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5AAC3A">
      <w:bookmarkStart w:id="501" w:name="_GoBack"/>
      <w:bookmarkEnd w:id="501"/>
    </w:p>
    <w:p w14:paraId="3B8DF47A">
      <w:pPr>
        <w:jc w:val="center"/>
      </w:pPr>
      <w:r>
        <w:drawing>
          <wp:inline distT="0" distB="0" distL="0" distR="0">
            <wp:extent cx="2713355" cy="742315"/>
            <wp:effectExtent l="0" t="0" r="0" b="0"/>
            <wp:docPr id="24" name="image1.png"/>
            <wp:cNvGraphicFramePr/>
            <a:graphic xmlns:a="http://schemas.openxmlformats.org/drawingml/2006/main">
              <a:graphicData uri="http://schemas.openxmlformats.org/drawingml/2006/picture">
                <pic:pic xmlns:pic="http://schemas.openxmlformats.org/drawingml/2006/picture">
                  <pic:nvPicPr>
                    <pic:cNvPr id="24" name="image1.png"/>
                    <pic:cNvPicPr preferRelativeResize="0"/>
                  </pic:nvPicPr>
                  <pic:blipFill>
                    <a:blip r:embed="rId31"/>
                    <a:srcRect/>
                    <a:stretch>
                      <a:fillRect/>
                    </a:stretch>
                  </pic:blipFill>
                  <pic:spPr>
                    <a:xfrm>
                      <a:off x="0" y="0"/>
                      <a:ext cx="2713741" cy="742362"/>
                    </a:xfrm>
                    <a:prstGeom prst="rect">
                      <a:avLst/>
                    </a:prstGeom>
                  </pic:spPr>
                </pic:pic>
              </a:graphicData>
            </a:graphic>
          </wp:inline>
        </w:drawing>
      </w:r>
    </w:p>
    <w:p w14:paraId="4FE8CA21"/>
    <w:p w14:paraId="309F3DB7"/>
    <w:p w14:paraId="680F5445"/>
    <w:p w14:paraId="2F20BD26"/>
    <w:p w14:paraId="16052BBB"/>
    <w:p w14:paraId="5F6B5F00"/>
    <w:p w14:paraId="35287A70"/>
    <w:p w14:paraId="6CEDE2B1">
      <w:pPr>
        <w:jc w:val="center"/>
        <w:rPr>
          <w:b/>
          <w:smallCaps/>
          <w:color w:val="C00000"/>
          <w:sz w:val="56"/>
          <w:szCs w:val="56"/>
        </w:rPr>
      </w:pPr>
      <w:r>
        <w:rPr>
          <w:b/>
          <w:smallCaps/>
          <w:color w:val="C00000"/>
          <w:sz w:val="56"/>
          <w:szCs w:val="56"/>
        </w:rPr>
        <w:t>CAPSTONE PROJECT REPORT</w:t>
      </w:r>
    </w:p>
    <w:p w14:paraId="7D1E8F7E">
      <w:pPr>
        <w:jc w:val="center"/>
        <w:rPr>
          <w:b/>
          <w:color w:val="C00000"/>
          <w:sz w:val="44"/>
          <w:szCs w:val="44"/>
        </w:rPr>
      </w:pPr>
      <w:r>
        <w:rPr>
          <w:b/>
          <w:color w:val="C00000"/>
          <w:sz w:val="44"/>
          <w:szCs w:val="44"/>
        </w:rPr>
        <w:t>Report 3 – Software Requirement Specification</w:t>
      </w:r>
    </w:p>
    <w:p w14:paraId="1873C3E5">
      <w:pPr>
        <w:jc w:val="center"/>
        <w:rPr>
          <w:b/>
          <w:sz w:val="44"/>
          <w:szCs w:val="44"/>
        </w:rPr>
      </w:pPr>
    </w:p>
    <w:p w14:paraId="2C2EEA0E">
      <w:pPr>
        <w:jc w:val="center"/>
        <w:rPr>
          <w:b/>
          <w:sz w:val="44"/>
          <w:szCs w:val="44"/>
        </w:rPr>
      </w:pPr>
      <w:r>
        <w:rPr>
          <w:b/>
          <w:color w:val="1F3864"/>
          <w:sz w:val="32"/>
          <w:szCs w:val="32"/>
        </w:rPr>
        <w:t>OMTS – Oyster Management and Traceability System</w:t>
      </w:r>
    </w:p>
    <w:p w14:paraId="1ED5E7F7">
      <w:pPr>
        <w:jc w:val="center"/>
        <w:rPr>
          <w:b/>
          <w:sz w:val="44"/>
          <w:szCs w:val="44"/>
        </w:rPr>
      </w:pPr>
      <w:r>
        <w:rPr>
          <w:sz w:val="26"/>
          <w:szCs w:val="26"/>
        </w:rPr>
        <w:t>Hợp tác xã Thủy sản Trung Nam</w:t>
      </w:r>
    </w:p>
    <w:p w14:paraId="0F30B025">
      <w:pPr>
        <w:jc w:val="center"/>
        <w:rPr>
          <w:b/>
          <w:sz w:val="44"/>
          <w:szCs w:val="44"/>
        </w:rPr>
      </w:pPr>
      <w:r>
        <w:rPr>
          <w:sz w:val="26"/>
          <w:szCs w:val="26"/>
        </w:rPr>
        <w:t>Software Requirement Specification v5.8 – 07/10/2026</w:t>
      </w:r>
    </w:p>
    <w:p w14:paraId="59E244DF">
      <w:pPr>
        <w:jc w:val="center"/>
        <w:rPr>
          <w:b/>
          <w:sz w:val="44"/>
          <w:szCs w:val="44"/>
        </w:rPr>
      </w:pPr>
      <w:r>
        <w:rPr>
          <w:sz w:val="22"/>
          <w:szCs w:val="22"/>
        </w:rPr>
        <w:t>66 Use Case · 52 entity · 61 màn hình</w:t>
      </w:r>
    </w:p>
    <w:p w14:paraId="5878F926">
      <w:pPr>
        <w:jc w:val="center"/>
        <w:rPr>
          <w:b/>
          <w:sz w:val="44"/>
          <w:szCs w:val="44"/>
        </w:rPr>
      </w:pPr>
    </w:p>
    <w:p w14:paraId="33FB145A">
      <w:pPr>
        <w:jc w:val="center"/>
        <w:rPr>
          <w:b/>
          <w:sz w:val="44"/>
          <w:szCs w:val="44"/>
        </w:rPr>
      </w:pPr>
    </w:p>
    <w:p w14:paraId="4248899A">
      <w:pPr>
        <w:jc w:val="center"/>
        <w:rPr>
          <w:b/>
          <w:sz w:val="44"/>
          <w:szCs w:val="44"/>
        </w:rPr>
      </w:pPr>
    </w:p>
    <w:p w14:paraId="73D3A8AB">
      <w:pPr>
        <w:jc w:val="center"/>
        <w:rPr>
          <w:b/>
          <w:sz w:val="44"/>
          <w:szCs w:val="44"/>
        </w:rPr>
      </w:pPr>
    </w:p>
    <w:p w14:paraId="19FA8C27">
      <w:pPr>
        <w:spacing w:before="89"/>
        <w:ind w:left="2526" w:right="2171"/>
        <w:jc w:val="center"/>
        <w:rPr>
          <w:sz w:val="28"/>
          <w:szCs w:val="28"/>
        </w:rPr>
      </w:pPr>
      <w:r>
        <w:rPr>
          <w:sz w:val="28"/>
          <w:szCs w:val="28"/>
        </w:rPr>
        <w:t>– Hanoi, Oct 2026 –</w:t>
      </w:r>
    </w:p>
    <w:p w14:paraId="3BDF7A87">
      <w:pPr>
        <w:keepNext/>
        <w:keepLines/>
        <w:pageBreakBefore/>
        <w:pBdr>
          <w:top w:val="none" w:color="auto" w:sz="0" w:space="0"/>
          <w:left w:val="none" w:color="auto" w:sz="0" w:space="0"/>
          <w:bottom w:val="none" w:color="auto" w:sz="0" w:space="0"/>
          <w:right w:val="none" w:color="auto" w:sz="0" w:space="0"/>
          <w:between w:val="none" w:color="auto" w:sz="0" w:space="0"/>
        </w:pBdr>
        <w:spacing w:before="240" w:after="0"/>
        <w:rPr>
          <w:b/>
          <w:color w:val="2E75B5"/>
          <w:sz w:val="32"/>
          <w:szCs w:val="32"/>
        </w:rPr>
      </w:pPr>
      <w:r>
        <w:rPr>
          <w:b/>
          <w:color w:val="2E75B5"/>
          <w:sz w:val="32"/>
          <w:szCs w:val="32"/>
        </w:rPr>
        <w:t>Table of Contents</w:t>
      </w:r>
    </w:p>
    <w:sdt>
      <w:sdtPr>
        <w:id w:val="-902988983"/>
        <w:docPartObj>
          <w:docPartGallery w:val="Table of Contents"/>
          <w:docPartUnique/>
        </w:docPartObj>
      </w:sdtPr>
      <w:sdtContent>
        <w:p w14:paraId="2663BE47">
          <w:pPr>
            <w:pStyle w:val="24"/>
            <w:tabs>
              <w:tab w:val="right" w:leader="dot" w:pos="9040"/>
            </w:tabs>
            <w:rPr>
              <w:rFonts w:ascii="Calibri" w:hAnsi="Calibri" w:eastAsia="Calibri" w:cs="Calibri"/>
              <w:sz w:val="22"/>
              <w:szCs w:val="22"/>
              <w:lang w:val="en-GB" w:eastAsia="en-US" w:bidi="ar-SA"/>
            </w:rPr>
          </w:pPr>
          <w:r>
            <w:fldChar w:fldCharType="begin"/>
            <w:instrText xml:space="preserve"> TOC \o "1-3" \h \z \u </w:instrText>
            <w:fldChar w:fldCharType="separate"/>
          </w:r>
        </w:p>
        <w:p w14:paraId="4DA9C903">
          <w:pPr>
            <w:pStyle w:val="24"/>
            <w:tabs>
              <w:tab w:val="right" w:leader="dot" w:pos="9050"/>
            </w:tabs>
          </w:pPr>
          <w:r>
            <w:fldChar w:fldCharType="begin"/>
            <w:instrText xml:space="preserve"> HYPERLINK \l _Toc24668 </w:instrText>
            <w:fldChar w:fldCharType="separate"/>
            <w:t>Change Log</w:t>
            <w:tab/>
            <w:fldChar w:fldCharType="begin"/>
            <w:instrText xml:space="preserve"> PAGEREF _Toc24668 \h </w:instrText>
            <w:fldChar w:fldCharType="separate"/>
            <w:t>9</w:t>
            <w:fldChar w:fldCharType="end"/>
            <w:fldChar w:fldCharType="end"/>
          </w:r>
        </w:p>
        <w:p w14:paraId="2579D751">
          <w:pPr>
            <w:pStyle w:val="24"/>
            <w:tabs>
              <w:tab w:val="right" w:leader="dot" w:pos="9050"/>
            </w:tabs>
          </w:pPr>
          <w:r>
            <w:fldChar w:fldCharType="begin"/>
            <w:instrText xml:space="preserve"> HYPERLINK \l _Toc4080 </w:instrText>
            <w:fldChar w:fldCharType="separate"/>
            <w:t>Definition and Acronyms</w:t>
            <w:tab/>
            <w:fldChar w:fldCharType="begin"/>
            <w:instrText xml:space="preserve"> PAGEREF _Toc4080 \h </w:instrText>
            <w:fldChar w:fldCharType="separate"/>
            <w:t>16</w:t>
            <w:fldChar w:fldCharType="end"/>
            <w:fldChar w:fldCharType="end"/>
          </w:r>
        </w:p>
        <w:p w14:paraId="05086C25">
          <w:pPr>
            <w:pStyle w:val="24"/>
            <w:tabs>
              <w:tab w:val="right" w:leader="dot" w:pos="9050"/>
            </w:tabs>
          </w:pPr>
          <w:r>
            <w:fldChar w:fldCharType="begin"/>
            <w:instrText xml:space="preserve"> HYPERLINK \l _Toc29623 </w:instrText>
            <w:fldChar w:fldCharType="separate"/>
            <w:t>I. Overall Requirements</w:t>
            <w:tab/>
            <w:fldChar w:fldCharType="begin"/>
            <w:instrText xml:space="preserve"> PAGEREF _Toc29623 \h </w:instrText>
            <w:fldChar w:fldCharType="separate"/>
            <w:t>17</w:t>
            <w:fldChar w:fldCharType="end"/>
            <w:fldChar w:fldCharType="end"/>
          </w:r>
        </w:p>
        <w:p w14:paraId="5469D8F2">
          <w:pPr>
            <w:pStyle w:val="25"/>
            <w:tabs>
              <w:tab w:val="right" w:leader="dot" w:pos="9050"/>
            </w:tabs>
          </w:pPr>
          <w:r>
            <w:fldChar w:fldCharType="begin"/>
            <w:instrText xml:space="preserve"> HYPERLINK \l _Toc15564 </w:instrText>
            <w:fldChar w:fldCharType="separate"/>
            <w:t>1. Context Diagram</w:t>
            <w:tab/>
            <w:fldChar w:fldCharType="begin"/>
            <w:instrText xml:space="preserve"> PAGEREF _Toc15564 \h </w:instrText>
            <w:fldChar w:fldCharType="separate"/>
            <w:t>17</w:t>
            <w:fldChar w:fldCharType="end"/>
            <w:fldChar w:fldCharType="end"/>
          </w:r>
        </w:p>
        <w:p w14:paraId="00E6149A">
          <w:pPr>
            <w:pStyle w:val="25"/>
            <w:tabs>
              <w:tab w:val="right" w:leader="dot" w:pos="9050"/>
            </w:tabs>
          </w:pPr>
          <w:r>
            <w:fldChar w:fldCharType="begin"/>
            <w:instrText xml:space="preserve"> HYPERLINK \l _Toc24704 </w:instrText>
            <w:fldChar w:fldCharType="separate"/>
            <w:t>2. Main Business Flow</w:t>
            <w:tab/>
            <w:fldChar w:fldCharType="begin"/>
            <w:instrText xml:space="preserve"> PAGEREF _Toc24704 \h </w:instrText>
            <w:fldChar w:fldCharType="separate"/>
            <w:t>19</w:t>
            <w:fldChar w:fldCharType="end"/>
            <w:fldChar w:fldCharType="end"/>
          </w:r>
        </w:p>
        <w:p w14:paraId="692F4A26">
          <w:pPr>
            <w:pStyle w:val="26"/>
            <w:tabs>
              <w:tab w:val="right" w:leader="dot" w:pos="9050"/>
            </w:tabs>
          </w:pPr>
          <w:r>
            <w:fldChar w:fldCharType="begin"/>
            <w:instrText xml:space="preserve"> HYPERLINK \l _Toc9209 </w:instrText>
            <w:fldChar w:fldCharType="separate"/>
            <w:t>2.1 Khởi tạo HTX và quyền (BF-01)</w:t>
            <w:tab/>
            <w:fldChar w:fldCharType="begin"/>
            <w:instrText xml:space="preserve"> PAGEREF _Toc9209 \h </w:instrText>
            <w:fldChar w:fldCharType="separate"/>
            <w:t>21</w:t>
            <w:fldChar w:fldCharType="end"/>
            <w:fldChar w:fldCharType="end"/>
          </w:r>
        </w:p>
        <w:p w14:paraId="3FAFD048">
          <w:pPr>
            <w:pStyle w:val="26"/>
            <w:tabs>
              <w:tab w:val="right" w:leader="dot" w:pos="9050"/>
            </w:tabs>
          </w:pPr>
          <w:r>
            <w:fldChar w:fldCharType="begin"/>
            <w:instrText xml:space="preserve"> HYPERLINK \l _Toc2945 </w:instrText>
            <w:fldChar w:fldCharType="separate"/>
            <w:t>2.2 Giống đến chu kỳ nuôi (BF-02)</w:t>
            <w:tab/>
            <w:fldChar w:fldCharType="begin"/>
            <w:instrText xml:space="preserve"> PAGEREF _Toc2945 \h </w:instrText>
            <w:fldChar w:fldCharType="separate"/>
            <w:t>23</w:t>
            <w:fldChar w:fldCharType="end"/>
            <w:fldChar w:fldCharType="end"/>
          </w:r>
        </w:p>
        <w:p w14:paraId="2DF8B1FB">
          <w:pPr>
            <w:pStyle w:val="26"/>
            <w:tabs>
              <w:tab w:val="right" w:leader="dot" w:pos="9050"/>
            </w:tabs>
          </w:pPr>
          <w:r>
            <w:fldChar w:fldCharType="begin"/>
            <w:instrText xml:space="preserve"> HYPERLINK \l _Toc17914 </w:instrText>
            <w:fldChar w:fldCharType="separate"/>
            <w:t>2.3 Đơn đến lô truy xuất (BF-03)</w:t>
            <w:tab/>
            <w:fldChar w:fldCharType="begin"/>
            <w:instrText xml:space="preserve"> PAGEREF _Toc17914 \h </w:instrText>
            <w:fldChar w:fldCharType="separate"/>
            <w:t>26</w:t>
            <w:fldChar w:fldCharType="end"/>
            <w:fldChar w:fldCharType="end"/>
          </w:r>
        </w:p>
        <w:p w14:paraId="6E9148AA">
          <w:pPr>
            <w:pStyle w:val="26"/>
            <w:tabs>
              <w:tab w:val="right" w:leader="dot" w:pos="9050"/>
            </w:tabs>
          </w:pPr>
          <w:r>
            <w:fldChar w:fldCharType="begin"/>
            <w:instrText xml:space="preserve"> HYPERLINK \l _Toc28301 </w:instrText>
            <w:fldChar w:fldCharType="separate"/>
            <w:t>2.4 Cân, giá và bàn giao (BF-04)</w:t>
            <w:tab/>
            <w:fldChar w:fldCharType="begin"/>
            <w:instrText xml:space="preserve"> PAGEREF _Toc28301 \h </w:instrText>
            <w:fldChar w:fldCharType="separate"/>
            <w:t>27</w:t>
            <w:fldChar w:fldCharType="end"/>
            <w:fldChar w:fldCharType="end"/>
          </w:r>
        </w:p>
        <w:p w14:paraId="7F1B465D">
          <w:pPr>
            <w:pStyle w:val="26"/>
            <w:tabs>
              <w:tab w:val="right" w:leader="dot" w:pos="9050"/>
            </w:tabs>
          </w:pPr>
          <w:r>
            <w:fldChar w:fldCharType="begin"/>
            <w:instrText xml:space="preserve"> HYPERLINK \l _Toc11086 </w:instrText>
            <w:fldChar w:fldCharType="separate"/>
            <w:t>2.5 Hậu mãi và bán lại (BF-05)</w:t>
            <w:tab/>
            <w:fldChar w:fldCharType="begin"/>
            <w:instrText xml:space="preserve"> PAGEREF _Toc11086 \h </w:instrText>
            <w:fldChar w:fldCharType="separate"/>
            <w:t>30</w:t>
            <w:fldChar w:fldCharType="end"/>
            <w:fldChar w:fldCharType="end"/>
          </w:r>
        </w:p>
        <w:p w14:paraId="3637F3C1">
          <w:pPr>
            <w:pStyle w:val="26"/>
            <w:tabs>
              <w:tab w:val="right" w:leader="dot" w:pos="9050"/>
            </w:tabs>
          </w:pPr>
          <w:r>
            <w:fldChar w:fldCharType="begin"/>
            <w:instrText xml:space="preserve"> HYPERLINK \l _Toc22093 </w:instrText>
            <w:fldChar w:fldCharType="separate"/>
            <w:t>2.6 Công lao động (BF-06)</w:t>
            <w:tab/>
            <w:fldChar w:fldCharType="begin"/>
            <w:instrText xml:space="preserve"> PAGEREF _Toc22093 \h </w:instrText>
            <w:fldChar w:fldCharType="separate"/>
            <w:t>32</w:t>
            <w:fldChar w:fldCharType="end"/>
            <w:fldChar w:fldCharType="end"/>
          </w:r>
        </w:p>
        <w:p w14:paraId="3E09A588">
          <w:pPr>
            <w:pStyle w:val="26"/>
            <w:tabs>
              <w:tab w:val="right" w:leader="dot" w:pos="9050"/>
            </w:tabs>
          </w:pPr>
          <w:r>
            <w:fldChar w:fldCharType="begin"/>
            <w:instrText xml:space="preserve"> HYPERLINK \l _Toc25462 </w:instrText>
            <w:fldChar w:fldCharType="separate"/>
            <w:t>2.7 Báo cáo và cảnh báo (BF-07)</w:t>
            <w:tab/>
            <w:fldChar w:fldCharType="begin"/>
            <w:instrText xml:space="preserve"> PAGEREF _Toc25462 \h </w:instrText>
            <w:fldChar w:fldCharType="separate"/>
            <w:t>34</w:t>
            <w:fldChar w:fldCharType="end"/>
            <w:fldChar w:fldCharType="end"/>
          </w:r>
        </w:p>
        <w:p w14:paraId="40E366F7">
          <w:pPr>
            <w:pStyle w:val="26"/>
            <w:tabs>
              <w:tab w:val="right" w:leader="dot" w:pos="9050"/>
            </w:tabs>
          </w:pPr>
          <w:r>
            <w:fldChar w:fldCharType="begin"/>
            <w:instrText xml:space="preserve"> HYPERLINK \l _Toc15294 </w:instrText>
            <w:fldChar w:fldCharType="separate"/>
            <w:t>2.8 Truy vết và sửa nguồn (BF-08)</w:t>
            <w:tab/>
            <w:fldChar w:fldCharType="begin"/>
            <w:instrText xml:space="preserve"> PAGEREF _Toc15294 \h </w:instrText>
            <w:fldChar w:fldCharType="separate"/>
            <w:t>36</w:t>
            <w:fldChar w:fldCharType="end"/>
            <w:fldChar w:fldCharType="end"/>
          </w:r>
        </w:p>
        <w:p w14:paraId="2E1BAC6A">
          <w:pPr>
            <w:pStyle w:val="26"/>
            <w:tabs>
              <w:tab w:val="right" w:leader="dot" w:pos="9050"/>
            </w:tabs>
          </w:pPr>
          <w:r>
            <w:fldChar w:fldCharType="begin"/>
            <w:instrText xml:space="preserve"> HYPERLINK \l _Toc29968 </w:instrText>
            <w:fldChar w:fldCharType="separate"/>
            <w:t>2.9 Liên lạc và quản trị nền (BF-09)</w:t>
            <w:tab/>
            <w:fldChar w:fldCharType="begin"/>
            <w:instrText xml:space="preserve"> PAGEREF _Toc29968 \h </w:instrText>
            <w:fldChar w:fldCharType="separate"/>
            <w:t>37</w:t>
            <w:fldChar w:fldCharType="end"/>
            <w:fldChar w:fldCharType="end"/>
          </w:r>
        </w:p>
        <w:p w14:paraId="7C462674">
          <w:pPr>
            <w:pStyle w:val="25"/>
            <w:tabs>
              <w:tab w:val="right" w:leader="dot" w:pos="9050"/>
            </w:tabs>
          </w:pPr>
          <w:r>
            <w:fldChar w:fldCharType="begin"/>
            <w:instrText xml:space="preserve"> HYPERLINK \l _Toc32328 </w:instrText>
            <w:fldChar w:fldCharType="separate"/>
            <w:t>3. Conceptual Data Model</w:t>
            <w:tab/>
            <w:fldChar w:fldCharType="begin"/>
            <w:instrText xml:space="preserve"> PAGEREF _Toc32328 \h </w:instrText>
            <w:fldChar w:fldCharType="separate"/>
            <w:t>40</w:t>
            <w:fldChar w:fldCharType="end"/>
            <w:fldChar w:fldCharType="end"/>
          </w:r>
        </w:p>
        <w:p w14:paraId="4C876EA7">
          <w:pPr>
            <w:pStyle w:val="26"/>
            <w:tabs>
              <w:tab w:val="right" w:leader="dot" w:pos="9050"/>
            </w:tabs>
          </w:pPr>
          <w:r>
            <w:fldChar w:fldCharType="begin"/>
            <w:instrText xml:space="preserve"> HYPERLINK \l _Toc4101 </w:instrText>
            <w:fldChar w:fldCharType="separate"/>
            <w:t>3.1 Entity Relationship Diagram</w:t>
            <w:tab/>
            <w:fldChar w:fldCharType="begin"/>
            <w:instrText xml:space="preserve"> PAGEREF _Toc4101 \h </w:instrText>
            <w:fldChar w:fldCharType="separate"/>
            <w:t>40</w:t>
            <w:fldChar w:fldCharType="end"/>
            <w:fldChar w:fldCharType="end"/>
          </w:r>
        </w:p>
        <w:p w14:paraId="762FA6ED">
          <w:pPr>
            <w:pStyle w:val="26"/>
            <w:tabs>
              <w:tab w:val="right" w:leader="dot" w:pos="9050"/>
            </w:tabs>
          </w:pPr>
          <w:r>
            <w:fldChar w:fldCharType="begin"/>
            <w:instrText xml:space="preserve"> HYPERLINK \l _Toc11218 </w:instrText>
            <w:fldChar w:fldCharType="separate"/>
            <w:t>3.2 Entity Descriptions</w:t>
            <w:tab/>
            <w:fldChar w:fldCharType="begin"/>
            <w:instrText xml:space="preserve"> PAGEREF _Toc11218 \h </w:instrText>
            <w:fldChar w:fldCharType="separate"/>
            <w:t>42</w:t>
            <w:fldChar w:fldCharType="end"/>
            <w:fldChar w:fldCharType="end"/>
          </w:r>
        </w:p>
        <w:p w14:paraId="21059DCE">
          <w:pPr>
            <w:pStyle w:val="26"/>
            <w:tabs>
              <w:tab w:val="right" w:leader="dot" w:pos="9050"/>
            </w:tabs>
          </w:pPr>
          <w:r>
            <w:fldChar w:fldCharType="begin"/>
            <w:instrText xml:space="preserve"> HYPERLINK \l _Toc6610 </w:instrText>
            <w:fldChar w:fldCharType="separate"/>
            <w:t>3.3 Data Business Rules</w:t>
            <w:tab/>
            <w:fldChar w:fldCharType="begin"/>
            <w:instrText xml:space="preserve"> PAGEREF _Toc6610 \h </w:instrText>
            <w:fldChar w:fldCharType="separate"/>
            <w:t>59</w:t>
            <w:fldChar w:fldCharType="end"/>
            <w:fldChar w:fldCharType="end"/>
          </w:r>
        </w:p>
        <w:p w14:paraId="61E593BF">
          <w:pPr>
            <w:pStyle w:val="26"/>
            <w:tabs>
              <w:tab w:val="right" w:leader="dot" w:pos="9050"/>
            </w:tabs>
          </w:pPr>
          <w:r>
            <w:fldChar w:fldCharType="begin"/>
            <w:instrText xml:space="preserve"> HYPERLINK \l _Toc11847 </w:instrText>
            <w:fldChar w:fldCharType="separate"/>
            <w:t>3.4 Status Catalogue (Danh mục trạng thái)</w:t>
            <w:tab/>
            <w:fldChar w:fldCharType="begin"/>
            <w:instrText xml:space="preserve"> PAGEREF _Toc11847 \h </w:instrText>
            <w:fldChar w:fldCharType="separate"/>
            <w:t>61</w:t>
            <w:fldChar w:fldCharType="end"/>
            <w:fldChar w:fldCharType="end"/>
          </w:r>
        </w:p>
        <w:p w14:paraId="06E57D2B">
          <w:pPr>
            <w:pStyle w:val="25"/>
            <w:tabs>
              <w:tab w:val="right" w:leader="dot" w:pos="9050"/>
            </w:tabs>
          </w:pPr>
          <w:r>
            <w:fldChar w:fldCharType="begin"/>
            <w:instrText xml:space="preserve"> HYPERLINK \l _Toc11642 </w:instrText>
            <w:fldChar w:fldCharType="separate"/>
            <w:t>4. User Requirements</w:t>
            <w:tab/>
            <w:fldChar w:fldCharType="begin"/>
            <w:instrText xml:space="preserve"> PAGEREF _Toc11642 \h </w:instrText>
            <w:fldChar w:fldCharType="separate"/>
            <w:t>74</w:t>
            <w:fldChar w:fldCharType="end"/>
            <w:fldChar w:fldCharType="end"/>
          </w:r>
        </w:p>
        <w:p w14:paraId="74F96D0D">
          <w:pPr>
            <w:pStyle w:val="26"/>
            <w:tabs>
              <w:tab w:val="right" w:leader="dot" w:pos="9050"/>
            </w:tabs>
          </w:pPr>
          <w:r>
            <w:fldChar w:fldCharType="begin"/>
            <w:instrText xml:space="preserve"> HYPERLINK \l _Toc12896 </w:instrText>
            <w:fldChar w:fldCharType="separate"/>
            <w:t>4.1 Actors</w:t>
            <w:tab/>
            <w:fldChar w:fldCharType="begin"/>
            <w:instrText xml:space="preserve"> PAGEREF _Toc12896 \h </w:instrText>
            <w:fldChar w:fldCharType="separate"/>
            <w:t>74</w:t>
            <w:fldChar w:fldCharType="end"/>
            <w:fldChar w:fldCharType="end"/>
          </w:r>
        </w:p>
        <w:p w14:paraId="71B06B5F">
          <w:pPr>
            <w:pStyle w:val="26"/>
            <w:tabs>
              <w:tab w:val="right" w:leader="dot" w:pos="9050"/>
            </w:tabs>
          </w:pPr>
          <w:r>
            <w:fldChar w:fldCharType="begin"/>
            <w:instrText xml:space="preserve"> HYPERLINK \l _Toc13216 </w:instrText>
            <w:fldChar w:fldCharType="separate"/>
            <w:t>4.2 Use Cases (UC)</w:t>
            <w:tab/>
            <w:fldChar w:fldCharType="begin"/>
            <w:instrText xml:space="preserve"> PAGEREF _Toc13216 \h </w:instrText>
            <w:fldChar w:fldCharType="separate"/>
            <w:t>75</w:t>
            <w:fldChar w:fldCharType="end"/>
            <w:fldChar w:fldCharType="end"/>
          </w:r>
        </w:p>
        <w:p w14:paraId="102CE9E1">
          <w:pPr>
            <w:pStyle w:val="26"/>
            <w:tabs>
              <w:tab w:val="right" w:leader="dot" w:pos="9050"/>
            </w:tabs>
          </w:pPr>
          <w:r>
            <w:fldChar w:fldCharType="begin"/>
            <w:instrText xml:space="preserve"> HYPERLINK \l _Toc31159 </w:instrText>
            <w:fldChar w:fldCharType="separate"/>
            <w:t>4.3 Use Case Diagrams</w:t>
            <w:tab/>
            <w:fldChar w:fldCharType="begin"/>
            <w:instrText xml:space="preserve"> PAGEREF _Toc31159 \h </w:instrText>
            <w:fldChar w:fldCharType="separate"/>
            <w:t>79</w:t>
            <w:fldChar w:fldCharType="end"/>
            <w:fldChar w:fldCharType="end"/>
          </w:r>
        </w:p>
        <w:p w14:paraId="665A2833">
          <w:pPr>
            <w:pStyle w:val="26"/>
            <w:tabs>
              <w:tab w:val="right" w:leader="dot" w:pos="9050"/>
            </w:tabs>
          </w:pPr>
          <w:r>
            <w:fldChar w:fldCharType="begin"/>
            <w:instrText xml:space="preserve"> HYPERLINK \l _Toc7386 </w:instrText>
            <w:fldChar w:fldCharType="separate"/>
            <w:t>4.4 Permission Matrix</w:t>
            <w:tab/>
            <w:fldChar w:fldCharType="begin"/>
            <w:instrText xml:space="preserve"> PAGEREF _Toc7386 \h </w:instrText>
            <w:fldChar w:fldCharType="separate"/>
            <w:t>90</w:t>
            <w:fldChar w:fldCharType="end"/>
            <w:fldChar w:fldCharType="end"/>
          </w:r>
        </w:p>
        <w:p w14:paraId="2D2F6D2B">
          <w:pPr>
            <w:pStyle w:val="25"/>
            <w:tabs>
              <w:tab w:val="right" w:leader="dot" w:pos="9050"/>
            </w:tabs>
          </w:pPr>
          <w:r>
            <w:fldChar w:fldCharType="begin"/>
            <w:instrText xml:space="preserve"> HYPERLINK \l _Toc6763 </w:instrText>
            <w:fldChar w:fldCharType="separate"/>
            <w:t>5. System Functionalities</w:t>
            <w:tab/>
            <w:fldChar w:fldCharType="begin"/>
            <w:instrText xml:space="preserve"> PAGEREF _Toc6763 \h </w:instrText>
            <w:fldChar w:fldCharType="separate"/>
            <w:t>92</w:t>
            <w:fldChar w:fldCharType="end"/>
            <w:fldChar w:fldCharType="end"/>
          </w:r>
        </w:p>
        <w:p w14:paraId="13C59840">
          <w:pPr>
            <w:pStyle w:val="26"/>
            <w:tabs>
              <w:tab w:val="right" w:leader="dot" w:pos="9050"/>
            </w:tabs>
          </w:pPr>
          <w:r>
            <w:fldChar w:fldCharType="begin"/>
            <w:instrText xml:space="preserve"> HYPERLINK \l _Toc22336 </w:instrText>
            <w:fldChar w:fldCharType="separate"/>
            <w:t>5.1 Screen Inventory</w:t>
            <w:tab/>
            <w:fldChar w:fldCharType="begin"/>
            <w:instrText xml:space="preserve"> PAGEREF _Toc22336 \h </w:instrText>
            <w:fldChar w:fldCharType="separate"/>
            <w:t>92</w:t>
            <w:fldChar w:fldCharType="end"/>
            <w:fldChar w:fldCharType="end"/>
          </w:r>
        </w:p>
        <w:p w14:paraId="455C8EDA">
          <w:pPr>
            <w:pStyle w:val="26"/>
            <w:tabs>
              <w:tab w:val="right" w:leader="dot" w:pos="9050"/>
            </w:tabs>
          </w:pPr>
          <w:r>
            <w:fldChar w:fldCharType="begin"/>
            <w:instrText xml:space="preserve"> HYPERLINK \l _Toc215 </w:instrText>
            <w:fldChar w:fldCharType="separate"/>
            <w:t>5.2 External API Inventory</w:t>
            <w:tab/>
            <w:fldChar w:fldCharType="begin"/>
            <w:instrText xml:space="preserve"> PAGEREF _Toc215 \h </w:instrText>
            <w:fldChar w:fldCharType="separate"/>
            <w:t>102</w:t>
            <w:fldChar w:fldCharType="end"/>
            <w:fldChar w:fldCharType="end"/>
          </w:r>
        </w:p>
        <w:p w14:paraId="602FB237">
          <w:pPr>
            <w:pStyle w:val="26"/>
            <w:tabs>
              <w:tab w:val="right" w:leader="dot" w:pos="9050"/>
            </w:tabs>
          </w:pPr>
          <w:r>
            <w:fldChar w:fldCharType="begin"/>
            <w:instrText xml:space="preserve"> HYPERLINK \l _Toc8638 </w:instrText>
            <w:fldChar w:fldCharType="separate"/>
            <w:t>5.3 Background Job Inventory</w:t>
            <w:tab/>
            <w:fldChar w:fldCharType="begin"/>
            <w:instrText xml:space="preserve"> PAGEREF _Toc8638 \h </w:instrText>
            <w:fldChar w:fldCharType="separate"/>
            <w:t>102</w:t>
            <w:fldChar w:fldCharType="end"/>
            <w:fldChar w:fldCharType="end"/>
          </w:r>
        </w:p>
        <w:p w14:paraId="521451E9">
          <w:pPr>
            <w:pStyle w:val="24"/>
            <w:tabs>
              <w:tab w:val="right" w:leader="dot" w:pos="9050"/>
            </w:tabs>
          </w:pPr>
          <w:r>
            <w:fldChar w:fldCharType="begin"/>
            <w:instrText xml:space="preserve"> HYPERLINK \l _Toc27702 </w:instrText>
            <w:fldChar w:fldCharType="separate"/>
            <w:t>II. Use Case Specifications</w:t>
            <w:tab/>
            <w:fldChar w:fldCharType="begin"/>
            <w:instrText xml:space="preserve"> PAGEREF _Toc27702 \h </w:instrText>
            <w:fldChar w:fldCharType="separate"/>
            <w:t>102</w:t>
            <w:fldChar w:fldCharType="end"/>
            <w:fldChar w:fldCharType="end"/>
          </w:r>
        </w:p>
        <w:p w14:paraId="7E1FB580">
          <w:pPr>
            <w:pStyle w:val="25"/>
            <w:tabs>
              <w:tab w:val="right" w:leader="dot" w:pos="9050"/>
            </w:tabs>
          </w:pPr>
          <w:r>
            <w:fldChar w:fldCharType="begin"/>
            <w:instrText xml:space="preserve"> HYPERLINK \l _Toc12983 </w:instrText>
            <w:fldChar w:fldCharType="separate"/>
            <w:t>1. Xác thực và tài khoản cá nhân</w:t>
            <w:tab/>
            <w:fldChar w:fldCharType="begin"/>
            <w:instrText xml:space="preserve"> PAGEREF _Toc12983 \h </w:instrText>
            <w:fldChar w:fldCharType="separate"/>
            <w:t>102</w:t>
            <w:fldChar w:fldCharType="end"/>
            <w:fldChar w:fldCharType="end"/>
          </w:r>
        </w:p>
        <w:p w14:paraId="38E57410">
          <w:pPr>
            <w:pStyle w:val="26"/>
            <w:tabs>
              <w:tab w:val="right" w:leader="dot" w:pos="9050"/>
            </w:tabs>
          </w:pPr>
          <w:r>
            <w:fldChar w:fldCharType="begin"/>
            <w:instrText xml:space="preserve"> HYPERLINK \l _Toc9509 </w:instrText>
            <w:fldChar w:fldCharType="separate"/>
            <w:t>1.1 UC01 - Đăng ký tài khoản khách hàng</w:t>
            <w:tab/>
            <w:fldChar w:fldCharType="begin"/>
            <w:instrText xml:space="preserve"> PAGEREF _Toc9509 \h </w:instrText>
            <w:fldChar w:fldCharType="separate"/>
            <w:t>102</w:t>
            <w:fldChar w:fldCharType="end"/>
            <w:fldChar w:fldCharType="end"/>
          </w:r>
        </w:p>
        <w:p w14:paraId="767D74C5">
          <w:pPr>
            <w:pStyle w:val="26"/>
            <w:tabs>
              <w:tab w:val="right" w:leader="dot" w:pos="9050"/>
            </w:tabs>
          </w:pPr>
          <w:r>
            <w:fldChar w:fldCharType="begin"/>
            <w:instrText xml:space="preserve"> HYPERLINK \l _Toc5369 </w:instrText>
            <w:fldChar w:fldCharType="separate"/>
            <w:t>1.2 UC02 - Đăng nhập</w:t>
            <w:tab/>
            <w:fldChar w:fldCharType="begin"/>
            <w:instrText xml:space="preserve"> PAGEREF _Toc5369 \h </w:instrText>
            <w:fldChar w:fldCharType="separate"/>
            <w:t>104</w:t>
            <w:fldChar w:fldCharType="end"/>
            <w:fldChar w:fldCharType="end"/>
          </w:r>
        </w:p>
        <w:p w14:paraId="294B4125">
          <w:pPr>
            <w:pStyle w:val="26"/>
            <w:tabs>
              <w:tab w:val="right" w:leader="dot" w:pos="9050"/>
            </w:tabs>
          </w:pPr>
          <w:r>
            <w:fldChar w:fldCharType="begin"/>
            <w:instrText xml:space="preserve"> HYPERLINK \l _Toc25945 </w:instrText>
            <w:fldChar w:fldCharType="separate"/>
            <w:t>1.3 UC03 - Khôi phục tài khoản tự phục vụ</w:t>
            <w:tab/>
            <w:fldChar w:fldCharType="begin"/>
            <w:instrText xml:space="preserve"> PAGEREF _Toc25945 \h </w:instrText>
            <w:fldChar w:fldCharType="separate"/>
            <w:t>106</w:t>
            <w:fldChar w:fldCharType="end"/>
            <w:fldChar w:fldCharType="end"/>
          </w:r>
        </w:p>
        <w:p w14:paraId="4680C88B">
          <w:pPr>
            <w:pStyle w:val="26"/>
            <w:tabs>
              <w:tab w:val="right" w:leader="dot" w:pos="9050"/>
            </w:tabs>
          </w:pPr>
          <w:r>
            <w:fldChar w:fldCharType="begin"/>
            <w:instrText xml:space="preserve"> HYPERLINK \l _Toc25109 </w:instrText>
            <w:fldChar w:fldCharType="separate"/>
            <w:t>1.4 UC04 - Đổi mật khẩu</w:t>
            <w:tab/>
            <w:fldChar w:fldCharType="begin"/>
            <w:instrText xml:space="preserve"> PAGEREF _Toc25109 \h </w:instrText>
            <w:fldChar w:fldCharType="separate"/>
            <w:t>108</w:t>
            <w:fldChar w:fldCharType="end"/>
            <w:fldChar w:fldCharType="end"/>
          </w:r>
        </w:p>
        <w:p w14:paraId="593FE9AB">
          <w:pPr>
            <w:pStyle w:val="26"/>
            <w:tabs>
              <w:tab w:val="right" w:leader="dot" w:pos="9050"/>
            </w:tabs>
          </w:pPr>
          <w:r>
            <w:fldChar w:fldCharType="begin"/>
            <w:instrText xml:space="preserve"> HYPERLINK \l _Toc10875 </w:instrText>
            <w:fldChar w:fldCharType="separate"/>
            <w:t>1.5 UC05 - Quản lý hồ sơ cá nhân</w:t>
            <w:tab/>
            <w:fldChar w:fldCharType="begin"/>
            <w:instrText xml:space="preserve"> PAGEREF _Toc10875 \h </w:instrText>
            <w:fldChar w:fldCharType="separate"/>
            <w:t>109</w:t>
            <w:fldChar w:fldCharType="end"/>
            <w:fldChar w:fldCharType="end"/>
          </w:r>
        </w:p>
        <w:p w14:paraId="3F47B100">
          <w:pPr>
            <w:pStyle w:val="26"/>
            <w:tabs>
              <w:tab w:val="right" w:leader="dot" w:pos="9050"/>
            </w:tabs>
          </w:pPr>
          <w:r>
            <w:fldChar w:fldCharType="begin"/>
            <w:instrText xml:space="preserve"> HYPERLINK \l _Toc14101 </w:instrText>
            <w:fldChar w:fldCharType="separate"/>
            <w:t>1.6 UC06 - Quản lý tùy chọn thông báo</w:t>
            <w:tab/>
            <w:fldChar w:fldCharType="begin"/>
            <w:instrText xml:space="preserve"> PAGEREF _Toc14101 \h </w:instrText>
            <w:fldChar w:fldCharType="separate"/>
            <w:t>111</w:t>
            <w:fldChar w:fldCharType="end"/>
            <w:fldChar w:fldCharType="end"/>
          </w:r>
        </w:p>
        <w:p w14:paraId="3DF75C4C">
          <w:pPr>
            <w:pStyle w:val="26"/>
            <w:tabs>
              <w:tab w:val="right" w:leader="dot" w:pos="9050"/>
            </w:tabs>
          </w:pPr>
          <w:r>
            <w:fldChar w:fldCharType="begin"/>
            <w:instrText xml:space="preserve"> HYPERLINK \l _Toc25432 </w:instrText>
            <w:fldChar w:fldCharType="separate"/>
            <w:t>1.7 UC07 - Đăng xuất</w:t>
            <w:tab/>
            <w:fldChar w:fldCharType="begin"/>
            <w:instrText xml:space="preserve"> PAGEREF _Toc25432 \h </w:instrText>
            <w:fldChar w:fldCharType="separate"/>
            <w:t>112</w:t>
            <w:fldChar w:fldCharType="end"/>
            <w:fldChar w:fldCharType="end"/>
          </w:r>
        </w:p>
        <w:p w14:paraId="5EBC109B">
          <w:pPr>
            <w:pStyle w:val="26"/>
            <w:tabs>
              <w:tab w:val="right" w:leader="dot" w:pos="9050"/>
            </w:tabs>
          </w:pPr>
          <w:r>
            <w:fldChar w:fldCharType="begin"/>
            <w:instrText xml:space="preserve"> HYPERLINK \l _Toc7689 </w:instrText>
            <w:fldChar w:fldCharType="separate"/>
            <w:t>1.8 UC08 - Xác minh email hoặc số điện thoại</w:t>
            <w:tab/>
            <w:fldChar w:fldCharType="begin"/>
            <w:instrText xml:space="preserve"> PAGEREF _Toc7689 \h </w:instrText>
            <w:fldChar w:fldCharType="separate"/>
            <w:t>113</w:t>
            <w:fldChar w:fldCharType="end"/>
            <w:fldChar w:fldCharType="end"/>
          </w:r>
        </w:p>
        <w:p w14:paraId="1DB4AB53">
          <w:pPr>
            <w:pStyle w:val="25"/>
            <w:tabs>
              <w:tab w:val="right" w:leader="dot" w:pos="9050"/>
            </w:tabs>
          </w:pPr>
          <w:r>
            <w:fldChar w:fldCharType="begin"/>
            <w:instrText xml:space="preserve"> HYPERLINK \l _Toc20085 </w:instrText>
            <w:fldChar w:fldCharType="separate"/>
            <w:t>2. Hợp tác xã và phân quyền</w:t>
            <w:tab/>
            <w:fldChar w:fldCharType="begin"/>
            <w:instrText xml:space="preserve"> PAGEREF _Toc20085 \h </w:instrText>
            <w:fldChar w:fldCharType="separate"/>
            <w:t>115</w:t>
            <w:fldChar w:fldCharType="end"/>
            <w:fldChar w:fldCharType="end"/>
          </w:r>
        </w:p>
        <w:p w14:paraId="4CC4DCDC">
          <w:pPr>
            <w:pStyle w:val="26"/>
            <w:tabs>
              <w:tab w:val="right" w:leader="dot" w:pos="9050"/>
            </w:tabs>
          </w:pPr>
          <w:r>
            <w:fldChar w:fldCharType="begin"/>
            <w:instrText xml:space="preserve"> HYPERLINK \l _Toc32485 </w:instrText>
            <w:fldChar w:fldCharType="separate"/>
            <w:t>2.1 UC09 - Quản lý hồ sơ hợp tác xã</w:t>
            <w:tab/>
            <w:fldChar w:fldCharType="begin"/>
            <w:instrText xml:space="preserve"> PAGEREF _Toc32485 \h </w:instrText>
            <w:fldChar w:fldCharType="separate"/>
            <w:t>115</w:t>
            <w:fldChar w:fldCharType="end"/>
            <w:fldChar w:fldCharType="end"/>
          </w:r>
        </w:p>
        <w:p w14:paraId="24E40179">
          <w:pPr>
            <w:pStyle w:val="26"/>
            <w:tabs>
              <w:tab w:val="right" w:leader="dot" w:pos="9050"/>
            </w:tabs>
          </w:pPr>
          <w:r>
            <w:fldChar w:fldCharType="begin"/>
            <w:instrText xml:space="preserve"> HYPERLINK \l _Toc16109 </w:instrText>
            <w:fldChar w:fldCharType="separate"/>
            <w:t>2.2 UC10 - Quản lý hồ sơ nhân viên</w:t>
            <w:tab/>
            <w:fldChar w:fldCharType="begin"/>
            <w:instrText xml:space="preserve"> PAGEREF _Toc16109 \h </w:instrText>
            <w:fldChar w:fldCharType="separate"/>
            <w:t>116</w:t>
            <w:fldChar w:fldCharType="end"/>
            <w:fldChar w:fldCharType="end"/>
          </w:r>
        </w:p>
        <w:p w14:paraId="4CDC1FF5">
          <w:pPr>
            <w:pStyle w:val="26"/>
            <w:tabs>
              <w:tab w:val="right" w:leader="dot" w:pos="9050"/>
            </w:tabs>
          </w:pPr>
          <w:r>
            <w:fldChar w:fldCharType="begin"/>
            <w:instrText xml:space="preserve"> HYPERLINK \l _Toc23998 </w:instrText>
            <w:fldChar w:fldCharType="separate"/>
            <w:t>2.3 UC11 - Quản lý tài khoản người dùng và phân quyền theo khu</w:t>
            <w:tab/>
            <w:fldChar w:fldCharType="begin"/>
            <w:instrText xml:space="preserve"> PAGEREF _Toc23998 \h </w:instrText>
            <w:fldChar w:fldCharType="separate"/>
            <w:t>118</w:t>
            <w:fldChar w:fldCharType="end"/>
            <w:fldChar w:fldCharType="end"/>
          </w:r>
        </w:p>
        <w:p w14:paraId="1F8F19D2">
          <w:pPr>
            <w:pStyle w:val="26"/>
            <w:tabs>
              <w:tab w:val="right" w:leader="dot" w:pos="9050"/>
            </w:tabs>
          </w:pPr>
          <w:r>
            <w:fldChar w:fldCharType="begin"/>
            <w:instrText xml:space="preserve"> HYPERLINK \l _Toc11605 </w:instrText>
            <w:fldChar w:fldCharType="separate"/>
            <w:t>2.4 UC12 - Quản lý vai trò và quyền hạn</w:t>
            <w:tab/>
            <w:fldChar w:fldCharType="begin"/>
            <w:instrText xml:space="preserve"> PAGEREF _Toc11605 \h </w:instrText>
            <w:fldChar w:fldCharType="separate"/>
            <w:t>120</w:t>
            <w:fldChar w:fldCharType="end"/>
            <w:fldChar w:fldCharType="end"/>
          </w:r>
        </w:p>
        <w:p w14:paraId="7084C191">
          <w:pPr>
            <w:pStyle w:val="25"/>
            <w:tabs>
              <w:tab w:val="right" w:leader="dot" w:pos="9050"/>
            </w:tabs>
          </w:pPr>
          <w:r>
            <w:fldChar w:fldCharType="begin"/>
            <w:instrText xml:space="preserve"> HYPERLINK \l _Toc24825 </w:instrText>
            <w:fldChar w:fldCharType="separate"/>
            <w:t>3. Vùng nuôi, bè và hồ sơ tuân thủ</w:t>
            <w:tab/>
            <w:fldChar w:fldCharType="begin"/>
            <w:instrText xml:space="preserve"> PAGEREF _Toc24825 \h </w:instrText>
            <w:fldChar w:fldCharType="separate"/>
            <w:t>121</w:t>
            <w:fldChar w:fldCharType="end"/>
            <w:fldChar w:fldCharType="end"/>
          </w:r>
        </w:p>
        <w:p w14:paraId="2F538FC8">
          <w:pPr>
            <w:pStyle w:val="26"/>
            <w:tabs>
              <w:tab w:val="right" w:leader="dot" w:pos="9050"/>
            </w:tabs>
          </w:pPr>
          <w:r>
            <w:fldChar w:fldCharType="begin"/>
            <w:instrText xml:space="preserve"> HYPERLINK \l _Toc21123 </w:instrText>
            <w:fldChar w:fldCharType="separate"/>
            <w:t>3.1 UC15 - Quản lý vùng nuôi và giấy tờ vùng nuôi</w:t>
            <w:tab/>
            <w:fldChar w:fldCharType="begin"/>
            <w:instrText xml:space="preserve"> PAGEREF _Toc21123 \h </w:instrText>
            <w:fldChar w:fldCharType="separate"/>
            <w:t>121</w:t>
            <w:fldChar w:fldCharType="end"/>
            <w:fldChar w:fldCharType="end"/>
          </w:r>
        </w:p>
        <w:p w14:paraId="2144A311">
          <w:pPr>
            <w:pStyle w:val="26"/>
            <w:tabs>
              <w:tab w:val="right" w:leader="dot" w:pos="9050"/>
            </w:tabs>
          </w:pPr>
          <w:r>
            <w:fldChar w:fldCharType="begin"/>
            <w:instrText xml:space="preserve"> HYPERLINK \l _Toc15734 </w:instrText>
            <w:fldChar w:fldCharType="separate"/>
            <w:t>3.2 UC18 - Quản lý bè</w:t>
            <w:tab/>
            <w:fldChar w:fldCharType="begin"/>
            <w:instrText xml:space="preserve"> PAGEREF _Toc15734 \h </w:instrText>
            <w:fldChar w:fldCharType="separate"/>
            <w:t>123</w:t>
            <w:fldChar w:fldCharType="end"/>
            <w:fldChar w:fldCharType="end"/>
          </w:r>
        </w:p>
        <w:p w14:paraId="0B10E008">
          <w:pPr>
            <w:pStyle w:val="26"/>
            <w:tabs>
              <w:tab w:val="right" w:leader="dot" w:pos="9050"/>
            </w:tabs>
          </w:pPr>
          <w:r>
            <w:fldChar w:fldCharType="begin"/>
            <w:instrText xml:space="preserve"> HYPERLINK \l _Toc20247 </w:instrText>
            <w:fldChar w:fldCharType="separate"/>
            <w:t>3.3 UC76 - Ghi vật tư bè</w:t>
            <w:tab/>
            <w:fldChar w:fldCharType="begin"/>
            <w:instrText xml:space="preserve"> PAGEREF _Toc20247 \h </w:instrText>
            <w:fldChar w:fldCharType="separate"/>
            <w:t>125</w:t>
            <w:fldChar w:fldCharType="end"/>
            <w:fldChar w:fldCharType="end"/>
          </w:r>
        </w:p>
        <w:p w14:paraId="190961F5">
          <w:pPr>
            <w:pStyle w:val="26"/>
            <w:tabs>
              <w:tab w:val="right" w:leader="dot" w:pos="9050"/>
            </w:tabs>
          </w:pPr>
          <w:r>
            <w:fldChar w:fldCharType="begin"/>
            <w:instrText xml:space="preserve"> HYPERLINK \l _Toc12089 </w:instrText>
            <w:fldChar w:fldCharType="separate"/>
            <w:t>3.4 UC77 - Xem vật tư và chi phí bè</w:t>
            <w:tab/>
            <w:fldChar w:fldCharType="begin"/>
            <w:instrText xml:space="preserve"> PAGEREF _Toc12089 \h </w:instrText>
            <w:fldChar w:fldCharType="separate"/>
            <w:t>126</w:t>
            <w:fldChar w:fldCharType="end"/>
            <w:fldChar w:fldCharType="end"/>
          </w:r>
        </w:p>
        <w:p w14:paraId="60860728">
          <w:pPr>
            <w:pStyle w:val="25"/>
            <w:tabs>
              <w:tab w:val="right" w:leader="dot" w:pos="9050"/>
            </w:tabs>
          </w:pPr>
          <w:r>
            <w:fldChar w:fldCharType="begin"/>
            <w:instrText xml:space="preserve"> HYPERLINK \l _Toc27248 </w:instrText>
            <w:fldChar w:fldCharType="separate"/>
            <w:t>4. Sản phẩm và nguồn giống</w:t>
            <w:tab/>
            <w:fldChar w:fldCharType="begin"/>
            <w:instrText xml:space="preserve"> PAGEREF _Toc27248 \h </w:instrText>
            <w:fldChar w:fldCharType="separate"/>
            <w:t>128</w:t>
            <w:fldChar w:fldCharType="end"/>
            <w:fldChar w:fldCharType="end"/>
          </w:r>
        </w:p>
        <w:p w14:paraId="26D4E4D8">
          <w:pPr>
            <w:pStyle w:val="26"/>
            <w:tabs>
              <w:tab w:val="right" w:leader="dot" w:pos="9050"/>
            </w:tabs>
          </w:pPr>
          <w:r>
            <w:fldChar w:fldCharType="begin"/>
            <w:instrText xml:space="preserve"> HYPERLINK \l _Toc5609 </w:instrText>
            <w:fldChar w:fldCharType="separate"/>
            <w:t>4.1 UC20 - Quản lý danh mục giống hàu và sản phẩm</w:t>
            <w:tab/>
            <w:fldChar w:fldCharType="begin"/>
            <w:instrText xml:space="preserve"> PAGEREF _Toc5609 \h </w:instrText>
            <w:fldChar w:fldCharType="separate"/>
            <w:t>128</w:t>
            <w:fldChar w:fldCharType="end"/>
            <w:fldChar w:fldCharType="end"/>
          </w:r>
        </w:p>
        <w:p w14:paraId="5BB4BB1F">
          <w:pPr>
            <w:pStyle w:val="26"/>
            <w:tabs>
              <w:tab w:val="right" w:leader="dot" w:pos="9050"/>
            </w:tabs>
          </w:pPr>
          <w:r>
            <w:fldChar w:fldCharType="begin"/>
            <w:instrText xml:space="preserve"> HYPERLINK \l _Toc27732 </w:instrText>
            <w:fldChar w:fldCharType="separate"/>
            <w:t>4.2 UC22 - Quản lý nhà cung cấp giống</w:t>
            <w:tab/>
            <w:fldChar w:fldCharType="begin"/>
            <w:instrText xml:space="preserve"> PAGEREF _Toc27732 \h </w:instrText>
            <w:fldChar w:fldCharType="separate"/>
            <w:t>129</w:t>
            <w:fldChar w:fldCharType="end"/>
            <w:fldChar w:fldCharType="end"/>
          </w:r>
        </w:p>
        <w:p w14:paraId="7FFB7F3A">
          <w:pPr>
            <w:pStyle w:val="26"/>
            <w:tabs>
              <w:tab w:val="right" w:leader="dot" w:pos="9050"/>
            </w:tabs>
          </w:pPr>
          <w:r>
            <w:fldChar w:fldCharType="begin"/>
            <w:instrText xml:space="preserve"> HYPERLINK \l _Toc19971 </w:instrText>
            <w:fldChar w:fldCharType="separate"/>
            <w:t>4.3 UC23 - Ghi nhận lô giống đã nhận</w:t>
            <w:tab/>
            <w:fldChar w:fldCharType="begin"/>
            <w:instrText xml:space="preserve"> PAGEREF _Toc19971 \h </w:instrText>
            <w:fldChar w:fldCharType="separate"/>
            <w:t>130</w:t>
            <w:fldChar w:fldCharType="end"/>
            <w:fldChar w:fldCharType="end"/>
          </w:r>
        </w:p>
        <w:p w14:paraId="1110AA47">
          <w:pPr>
            <w:pStyle w:val="25"/>
            <w:tabs>
              <w:tab w:val="right" w:leader="dot" w:pos="9050"/>
            </w:tabs>
          </w:pPr>
          <w:r>
            <w:fldChar w:fldCharType="begin"/>
            <w:instrText xml:space="preserve"> HYPERLINK \l _Toc27604 </w:instrText>
            <w:fldChar w:fldCharType="separate"/>
            <w:t>5. Nuôi trồng và môi trường</w:t>
            <w:tab/>
            <w:fldChar w:fldCharType="begin"/>
            <w:instrText xml:space="preserve"> PAGEREF _Toc27604 \h </w:instrText>
            <w:fldChar w:fldCharType="separate"/>
            <w:t>131</w:t>
            <w:fldChar w:fldCharType="end"/>
            <w:fldChar w:fldCharType="end"/>
          </w:r>
        </w:p>
        <w:p w14:paraId="5EFA70DD">
          <w:pPr>
            <w:pStyle w:val="26"/>
            <w:tabs>
              <w:tab w:val="right" w:leader="dot" w:pos="9050"/>
            </w:tabs>
          </w:pPr>
          <w:r>
            <w:fldChar w:fldCharType="begin"/>
            <w:instrText xml:space="preserve"> HYPERLINK \l _Toc13493 </w:instrText>
            <w:fldChar w:fldCharType="separate"/>
            <w:t>5.1 UC24 - Bắt đầu chu kỳ nuôi</w:t>
            <w:tab/>
            <w:fldChar w:fldCharType="begin"/>
            <w:instrText xml:space="preserve"> PAGEREF _Toc13493 \h </w:instrText>
            <w:fldChar w:fldCharType="separate"/>
            <w:t>131</w:t>
            <w:fldChar w:fldCharType="end"/>
            <w:fldChar w:fldCharType="end"/>
          </w:r>
        </w:p>
        <w:p w14:paraId="724CBE7D">
          <w:pPr>
            <w:pStyle w:val="26"/>
            <w:tabs>
              <w:tab w:val="right" w:leader="dot" w:pos="9050"/>
            </w:tabs>
          </w:pPr>
          <w:r>
            <w:fldChar w:fldCharType="begin"/>
            <w:instrText xml:space="preserve"> HYPERLINK \l _Toc29248 </w:instrText>
            <w:fldChar w:fldCharType="separate"/>
            <w:t>5.2 UC25 - Ghi nhận buổi thả giống</w:t>
            <w:tab/>
            <w:fldChar w:fldCharType="begin"/>
            <w:instrText xml:space="preserve"> PAGEREF _Toc29248 \h </w:instrText>
            <w:fldChar w:fldCharType="separate"/>
            <w:t>132</w:t>
            <w:fldChar w:fldCharType="end"/>
            <w:fldChar w:fldCharType="end"/>
          </w:r>
        </w:p>
        <w:p w14:paraId="0DE1AFDD">
          <w:pPr>
            <w:pStyle w:val="26"/>
            <w:tabs>
              <w:tab w:val="right" w:leader="dot" w:pos="9050"/>
            </w:tabs>
          </w:pPr>
          <w:r>
            <w:fldChar w:fldCharType="begin"/>
            <w:instrText xml:space="preserve"> HYPERLINK \l _Toc13191 </w:instrText>
            <w:fldChar w:fldCharType="separate"/>
            <w:t>5.3 UC26 - Ghi nhật ký nuôi trồng và chỉ số nước</w:t>
            <w:tab/>
            <w:fldChar w:fldCharType="begin"/>
            <w:instrText xml:space="preserve"> PAGEREF _Toc13191 \h </w:instrText>
            <w:fldChar w:fldCharType="separate"/>
            <w:t>133</w:t>
            <w:fldChar w:fldCharType="end"/>
            <w:fldChar w:fldCharType="end"/>
          </w:r>
        </w:p>
        <w:p w14:paraId="4C5DC153">
          <w:pPr>
            <w:pStyle w:val="26"/>
            <w:tabs>
              <w:tab w:val="right" w:leader="dot" w:pos="9050"/>
            </w:tabs>
          </w:pPr>
          <w:r>
            <w:fldChar w:fldCharType="begin"/>
            <w:instrText xml:space="preserve"> HYPERLINK \l _Toc31407 </w:instrText>
            <w:fldChar w:fldCharType="separate"/>
            <w:t>5.4 UC27 - Theo dõi tiến độ chu kỳ nuôi</w:t>
            <w:tab/>
            <w:fldChar w:fldCharType="begin"/>
            <w:instrText xml:space="preserve"> PAGEREF _Toc31407 \h </w:instrText>
            <w:fldChar w:fldCharType="separate"/>
            <w:t>135</w:t>
            <w:fldChar w:fldCharType="end"/>
            <w:fldChar w:fldCharType="end"/>
          </w:r>
        </w:p>
        <w:p w14:paraId="243D869C">
          <w:pPr>
            <w:pStyle w:val="25"/>
            <w:tabs>
              <w:tab w:val="right" w:leader="dot" w:pos="9050"/>
            </w:tabs>
          </w:pPr>
          <w:r>
            <w:fldChar w:fldCharType="begin"/>
            <w:instrText xml:space="preserve"> HYPERLINK \l _Toc23088 </w:instrText>
            <w:fldChar w:fldCharType="separate"/>
            <w:t>6. Thu hoạch và truy xuất</w:t>
            <w:tab/>
            <w:fldChar w:fldCharType="begin"/>
            <w:instrText xml:space="preserve"> PAGEREF _Toc23088 \h </w:instrText>
            <w:fldChar w:fldCharType="separate"/>
            <w:t>136</w:t>
            <w:fldChar w:fldCharType="end"/>
            <w:fldChar w:fldCharType="end"/>
          </w:r>
        </w:p>
        <w:p w14:paraId="15720884">
          <w:pPr>
            <w:pStyle w:val="26"/>
            <w:tabs>
              <w:tab w:val="right" w:leader="dot" w:pos="9050"/>
            </w:tabs>
          </w:pPr>
          <w:r>
            <w:fldChar w:fldCharType="begin"/>
            <w:instrText xml:space="preserve"> HYPERLINK \l _Toc23281 </w:instrText>
            <w:fldChar w:fldCharType="separate"/>
            <w:t>6.1 UC30 - Lập kế hoạch thu hoạch</w:t>
            <w:tab/>
            <w:fldChar w:fldCharType="begin"/>
            <w:instrText xml:space="preserve"> PAGEREF _Toc23281 \h </w:instrText>
            <w:fldChar w:fldCharType="separate"/>
            <w:t>136</w:t>
            <w:fldChar w:fldCharType="end"/>
            <w:fldChar w:fldCharType="end"/>
          </w:r>
        </w:p>
        <w:p w14:paraId="46DE94B6">
          <w:pPr>
            <w:pStyle w:val="26"/>
            <w:tabs>
              <w:tab w:val="right" w:leader="dot" w:pos="9050"/>
            </w:tabs>
          </w:pPr>
          <w:r>
            <w:fldChar w:fldCharType="begin"/>
            <w:instrText xml:space="preserve"> HYPERLINK \l _Toc85 </w:instrText>
            <w:fldChar w:fldCharType="separate"/>
            <w:t>6.2 UC31 - Ghi nhận thu hoạch thực tế</w:t>
            <w:tab/>
            <w:fldChar w:fldCharType="begin"/>
            <w:instrText xml:space="preserve"> PAGEREF _Toc85 \h </w:instrText>
            <w:fldChar w:fldCharType="separate"/>
            <w:t>138</w:t>
            <w:fldChar w:fldCharType="end"/>
            <w:fldChar w:fldCharType="end"/>
          </w:r>
        </w:p>
        <w:p w14:paraId="790D1B74">
          <w:pPr>
            <w:pStyle w:val="26"/>
            <w:tabs>
              <w:tab w:val="right" w:leader="dot" w:pos="9050"/>
            </w:tabs>
          </w:pPr>
          <w:r>
            <w:fldChar w:fldCharType="begin"/>
            <w:instrText xml:space="preserve"> HYPERLINK \l _Toc18658 </w:instrText>
            <w:fldChar w:fldCharType="separate"/>
            <w:t>6.3 UC32 - Rà soát và công bố hồ sơ truy xuất</w:t>
            <w:tab/>
            <w:fldChar w:fldCharType="begin"/>
            <w:instrText xml:space="preserve"> PAGEREF _Toc18658 \h </w:instrText>
            <w:fldChar w:fldCharType="separate"/>
            <w:t>139</w:t>
            <w:fldChar w:fldCharType="end"/>
            <w:fldChar w:fldCharType="end"/>
          </w:r>
        </w:p>
        <w:p w14:paraId="367BA55C">
          <w:pPr>
            <w:pStyle w:val="26"/>
            <w:tabs>
              <w:tab w:val="right" w:leader="dot" w:pos="9050"/>
            </w:tabs>
          </w:pPr>
          <w:r>
            <w:fldChar w:fldCharType="begin"/>
            <w:instrText xml:space="preserve"> HYPERLINK \l _Toc30212 </w:instrText>
            <w:fldChar w:fldCharType="separate"/>
            <w:t>6.4 UC36 - Truy ngược nguồn lô</w:t>
            <w:tab/>
            <w:fldChar w:fldCharType="begin"/>
            <w:instrText xml:space="preserve"> PAGEREF _Toc30212 \h </w:instrText>
            <w:fldChar w:fldCharType="separate"/>
            <w:t>142</w:t>
            <w:fldChar w:fldCharType="end"/>
            <w:fldChar w:fldCharType="end"/>
          </w:r>
        </w:p>
        <w:p w14:paraId="76343FDB">
          <w:pPr>
            <w:pStyle w:val="26"/>
            <w:tabs>
              <w:tab w:val="right" w:leader="dot" w:pos="9050"/>
            </w:tabs>
          </w:pPr>
          <w:r>
            <w:fldChar w:fldCharType="begin"/>
            <w:instrText xml:space="preserve"> HYPERLINK \l _Toc1905 </w:instrText>
            <w:fldChar w:fldCharType="separate"/>
            <w:t>6.5 UC37 - Truy xuôi lô tới khách</w:t>
            <w:tab/>
            <w:fldChar w:fldCharType="begin"/>
            <w:instrText xml:space="preserve"> PAGEREF _Toc1905 \h </w:instrText>
            <w:fldChar w:fldCharType="separate"/>
            <w:t>143</w:t>
            <w:fldChar w:fldCharType="end"/>
            <w:fldChar w:fldCharType="end"/>
          </w:r>
        </w:p>
        <w:p w14:paraId="4DC5BACB">
          <w:pPr>
            <w:pStyle w:val="26"/>
            <w:tabs>
              <w:tab w:val="right" w:leader="dot" w:pos="9050"/>
            </w:tabs>
          </w:pPr>
          <w:r>
            <w:fldChar w:fldCharType="begin"/>
            <w:instrText xml:space="preserve"> HYPERLINK \l _Toc16671 </w:instrText>
            <w:fldChar w:fldCharType="separate"/>
            <w:t>6.6 UC38 - Tạo báo cáo truy xuất</w:t>
            <w:tab/>
            <w:fldChar w:fldCharType="begin"/>
            <w:instrText xml:space="preserve"> PAGEREF _Toc16671 \h </w:instrText>
            <w:fldChar w:fldCharType="separate"/>
            <w:t>144</w:t>
            <w:fldChar w:fldCharType="end"/>
            <w:fldChar w:fldCharType="end"/>
          </w:r>
        </w:p>
        <w:p w14:paraId="716ADD6E">
          <w:pPr>
            <w:pStyle w:val="26"/>
            <w:tabs>
              <w:tab w:val="right" w:leader="dot" w:pos="9050"/>
            </w:tabs>
          </w:pPr>
          <w:r>
            <w:fldChar w:fldCharType="begin"/>
            <w:instrText xml:space="preserve"> HYPERLINK \l _Toc24803 </w:instrText>
            <w:fldChar w:fldCharType="separate"/>
            <w:t>6.7 UC39 - Đính chính dữ liệu nguồn gốc</w:t>
            <w:tab/>
            <w:fldChar w:fldCharType="begin"/>
            <w:instrText xml:space="preserve"> PAGEREF _Toc24803 \h </w:instrText>
            <w:fldChar w:fldCharType="separate"/>
            <w:t>145</w:t>
            <w:fldChar w:fldCharType="end"/>
            <w:fldChar w:fldCharType="end"/>
          </w:r>
        </w:p>
        <w:p w14:paraId="32054124">
          <w:pPr>
            <w:pStyle w:val="26"/>
            <w:tabs>
              <w:tab w:val="right" w:leader="dot" w:pos="9050"/>
            </w:tabs>
          </w:pPr>
          <w:r>
            <w:fldChar w:fldCharType="begin"/>
            <w:instrText xml:space="preserve"> HYPERLINK \l _Toc5916 </w:instrText>
            <w:fldChar w:fldCharType="separate"/>
            <w:t>6.8 UC40 - Xem truy xuất công khai</w:t>
            <w:tab/>
            <w:fldChar w:fldCharType="begin"/>
            <w:instrText xml:space="preserve"> PAGEREF _Toc5916 \h </w:instrText>
            <w:fldChar w:fldCharType="separate"/>
            <w:t>146</w:t>
            <w:fldChar w:fldCharType="end"/>
            <w:fldChar w:fldCharType="end"/>
          </w:r>
        </w:p>
        <w:p w14:paraId="6F055164">
          <w:pPr>
            <w:pStyle w:val="26"/>
            <w:tabs>
              <w:tab w:val="right" w:leader="dot" w:pos="9050"/>
            </w:tabs>
          </w:pPr>
          <w:r>
            <w:fldChar w:fldCharType="begin"/>
            <w:instrText xml:space="preserve"> HYPERLINK \l _Toc18 </w:instrText>
            <w:fldChar w:fldCharType="separate"/>
            <w:t>6.9 UC41 - Đồng bộ hồ sơ truy xuất</w:t>
            <w:tab/>
            <w:fldChar w:fldCharType="begin"/>
            <w:instrText xml:space="preserve"> PAGEREF _Toc18 \h </w:instrText>
            <w:fldChar w:fldCharType="separate"/>
            <w:t>147</w:t>
            <w:fldChar w:fldCharType="end"/>
            <w:fldChar w:fldCharType="end"/>
          </w:r>
        </w:p>
        <w:p w14:paraId="0CC00E6E">
          <w:pPr>
            <w:pStyle w:val="25"/>
            <w:tabs>
              <w:tab w:val="right" w:leader="dot" w:pos="9050"/>
            </w:tabs>
          </w:pPr>
          <w:r>
            <w:fldChar w:fldCharType="begin"/>
            <w:instrText xml:space="preserve"> HYPERLINK \l _Toc32192 </w:instrText>
            <w:fldChar w:fldCharType="separate"/>
            <w:t>7. Khách hàng, đơn hàng và bán hàng</w:t>
            <w:tab/>
            <w:fldChar w:fldCharType="begin"/>
            <w:instrText xml:space="preserve"> PAGEREF _Toc32192 \h </w:instrText>
            <w:fldChar w:fldCharType="separate"/>
            <w:t>148</w:t>
            <w:fldChar w:fldCharType="end"/>
            <w:fldChar w:fldCharType="end"/>
          </w:r>
        </w:p>
        <w:p w14:paraId="50A5AC17">
          <w:pPr>
            <w:pStyle w:val="26"/>
            <w:tabs>
              <w:tab w:val="right" w:leader="dot" w:pos="9050"/>
            </w:tabs>
          </w:pPr>
          <w:r>
            <w:fldChar w:fldCharType="begin"/>
            <w:instrText xml:space="preserve"> HYPERLINK \l _Toc2229 </w:instrText>
            <w:fldChar w:fldCharType="separate"/>
            <w:t>7.1 UC42 - Quản lý hồ sơ khách hàng</w:t>
            <w:tab/>
            <w:fldChar w:fldCharType="begin"/>
            <w:instrText xml:space="preserve"> PAGEREF _Toc2229 \h </w:instrText>
            <w:fldChar w:fldCharType="separate"/>
            <w:t>148</w:t>
            <w:fldChar w:fldCharType="end"/>
            <w:fldChar w:fldCharType="end"/>
          </w:r>
        </w:p>
        <w:p w14:paraId="12ED436E">
          <w:pPr>
            <w:pStyle w:val="26"/>
            <w:tabs>
              <w:tab w:val="right" w:leader="dot" w:pos="9050"/>
            </w:tabs>
          </w:pPr>
          <w:r>
            <w:fldChar w:fldCharType="begin"/>
            <w:instrText xml:space="preserve"> HYPERLINK \l _Toc4804 </w:instrText>
            <w:fldChar w:fldCharType="separate"/>
            <w:t>7.2 UC43 - Tạo yêu cầu mua hàng</w:t>
            <w:tab/>
            <w:fldChar w:fldCharType="begin"/>
            <w:instrText xml:space="preserve"> PAGEREF _Toc4804 \h </w:instrText>
            <w:fldChar w:fldCharType="separate"/>
            <w:t>149</w:t>
            <w:fldChar w:fldCharType="end"/>
            <w:fldChar w:fldCharType="end"/>
          </w:r>
        </w:p>
        <w:p w14:paraId="7870B907">
          <w:pPr>
            <w:pStyle w:val="26"/>
            <w:tabs>
              <w:tab w:val="right" w:leader="dot" w:pos="9050"/>
            </w:tabs>
          </w:pPr>
          <w:r>
            <w:fldChar w:fldCharType="begin"/>
            <w:instrText xml:space="preserve"> HYPERLINK \l _Toc3841 </w:instrText>
            <w:fldChar w:fldCharType="separate"/>
            <w:t>7.3 UC44 - Xét yêu cầu mua hàng</w:t>
            <w:tab/>
            <w:fldChar w:fldCharType="begin"/>
            <w:instrText xml:space="preserve"> PAGEREF _Toc3841 \h </w:instrText>
            <w:fldChar w:fldCharType="separate"/>
            <w:t>150</w:t>
            <w:fldChar w:fldCharType="end"/>
            <w:fldChar w:fldCharType="end"/>
          </w:r>
        </w:p>
        <w:p w14:paraId="38A7E2D5">
          <w:pPr>
            <w:pStyle w:val="26"/>
            <w:tabs>
              <w:tab w:val="right" w:leader="dot" w:pos="9050"/>
            </w:tabs>
          </w:pPr>
          <w:r>
            <w:fldChar w:fldCharType="begin"/>
            <w:instrText xml:space="preserve"> HYPERLINK \l _Toc14718 </w:instrText>
            <w:fldChar w:fldCharType="separate"/>
            <w:t>7.4 UC45 - Cân và bàn giao tại cảng theo đơn</w:t>
            <w:tab/>
            <w:fldChar w:fldCharType="begin"/>
            <w:instrText xml:space="preserve"> PAGEREF _Toc14718 \h </w:instrText>
            <w:fldChar w:fldCharType="separate"/>
            <w:t>152</w:t>
            <w:fldChar w:fldCharType="end"/>
            <w:fldChar w:fldCharType="end"/>
          </w:r>
        </w:p>
        <w:p w14:paraId="04A5A516">
          <w:pPr>
            <w:pStyle w:val="26"/>
            <w:tabs>
              <w:tab w:val="right" w:leader="dot" w:pos="9050"/>
            </w:tabs>
          </w:pPr>
          <w:r>
            <w:fldChar w:fldCharType="begin"/>
            <w:instrText xml:space="preserve"> HYPERLINK \l _Toc9995 </w:instrText>
            <w:fldChar w:fldCharType="separate"/>
            <w:t>7.5 UC46 - Xem đơn và kết quả nhận tại cảng của tôi</w:t>
            <w:tab/>
            <w:fldChar w:fldCharType="begin"/>
            <w:instrText xml:space="preserve"> PAGEREF _Toc9995 \h </w:instrText>
            <w:fldChar w:fldCharType="separate"/>
            <w:t>155</w:t>
            <w:fldChar w:fldCharType="end"/>
            <w:fldChar w:fldCharType="end"/>
          </w:r>
        </w:p>
        <w:p w14:paraId="24811421">
          <w:pPr>
            <w:pStyle w:val="26"/>
            <w:tabs>
              <w:tab w:val="right" w:leader="dot" w:pos="9050"/>
            </w:tabs>
          </w:pPr>
          <w:r>
            <w:fldChar w:fldCharType="begin"/>
            <w:instrText xml:space="preserve"> HYPERLINK \l _Toc26910 </w:instrText>
            <w:fldChar w:fldCharType="separate"/>
            <w:t>7.6 UC47 - Xem biên nhận và công nợ của mình</w:t>
            <w:tab/>
            <w:fldChar w:fldCharType="begin"/>
            <w:instrText xml:space="preserve"> PAGEREF _Toc26910 \h </w:instrText>
            <w:fldChar w:fldCharType="separate"/>
            <w:t>156</w:t>
            <w:fldChar w:fldCharType="end"/>
            <w:fldChar w:fldCharType="end"/>
          </w:r>
        </w:p>
        <w:p w14:paraId="5F2546CA">
          <w:pPr>
            <w:pStyle w:val="26"/>
            <w:tabs>
              <w:tab w:val="right" w:leader="dot" w:pos="9050"/>
            </w:tabs>
          </w:pPr>
          <w:r>
            <w:fldChar w:fldCharType="begin"/>
            <w:instrText xml:space="preserve"> HYPERLINK \l _Toc18572 </w:instrText>
            <w:fldChar w:fldCharType="separate"/>
            <w:t>7.7 UC48 - Chốt giao dịch bán</w:t>
            <w:tab/>
            <w:fldChar w:fldCharType="begin"/>
            <w:instrText xml:space="preserve"> PAGEREF _Toc18572 \h </w:instrText>
            <w:fldChar w:fldCharType="separate"/>
            <w:t>157</w:t>
            <w:fldChar w:fldCharType="end"/>
            <w:fldChar w:fldCharType="end"/>
          </w:r>
        </w:p>
        <w:p w14:paraId="3825AF96">
          <w:pPr>
            <w:pStyle w:val="25"/>
            <w:tabs>
              <w:tab w:val="right" w:leader="dot" w:pos="9050"/>
            </w:tabs>
          </w:pPr>
          <w:r>
            <w:fldChar w:fldCharType="begin"/>
            <w:instrText xml:space="preserve"> HYPERLINK \l _Toc9469 </w:instrText>
            <w:fldChar w:fldCharType="separate"/>
            <w:t>8. Thanh toán và xử lý sau bán</w:t>
            <w:tab/>
            <w:fldChar w:fldCharType="begin"/>
            <w:instrText xml:space="preserve"> PAGEREF _Toc9469 \h </w:instrText>
            <w:fldChar w:fldCharType="separate"/>
            <w:t>161</w:t>
            <w:fldChar w:fldCharType="end"/>
            <w:fldChar w:fldCharType="end"/>
          </w:r>
        </w:p>
        <w:p w14:paraId="3840DF58">
          <w:pPr>
            <w:pStyle w:val="26"/>
            <w:tabs>
              <w:tab w:val="right" w:leader="dot" w:pos="9050"/>
            </w:tabs>
          </w:pPr>
          <w:r>
            <w:fldChar w:fldCharType="begin"/>
            <w:instrText xml:space="preserve"> HYPERLINK \l _Toc7276 </w:instrText>
            <w:fldChar w:fldCharType="separate"/>
            <w:t>8.1 UC49 - Ghi nhận tiền khách thanh toán</w:t>
            <w:tab/>
            <w:fldChar w:fldCharType="begin"/>
            <w:instrText xml:space="preserve"> PAGEREF _Toc7276 \h </w:instrText>
            <w:fldChar w:fldCharType="separate"/>
            <w:t>161</w:t>
            <w:fldChar w:fldCharType="end"/>
            <w:fldChar w:fldCharType="end"/>
          </w:r>
        </w:p>
        <w:p w14:paraId="7B34BA9D">
          <w:pPr>
            <w:pStyle w:val="26"/>
            <w:tabs>
              <w:tab w:val="right" w:leader="dot" w:pos="9050"/>
            </w:tabs>
          </w:pPr>
          <w:r>
            <w:fldChar w:fldCharType="begin"/>
            <w:instrText xml:space="preserve"> HYPERLINK \l _Toc22795 </w:instrText>
            <w:fldChar w:fldCharType="separate"/>
            <w:t>8.2 UC50 - Đối soát công nợ khách hàng</w:t>
            <w:tab/>
            <w:fldChar w:fldCharType="begin"/>
            <w:instrText xml:space="preserve"> PAGEREF _Toc22795 \h </w:instrText>
            <w:fldChar w:fldCharType="separate"/>
            <w:t>162</w:t>
            <w:fldChar w:fldCharType="end"/>
            <w:fldChar w:fldCharType="end"/>
          </w:r>
        </w:p>
        <w:p w14:paraId="4A34B4BD">
          <w:pPr>
            <w:pStyle w:val="26"/>
            <w:tabs>
              <w:tab w:val="right" w:leader="dot" w:pos="9050"/>
            </w:tabs>
          </w:pPr>
          <w:r>
            <w:fldChar w:fldCharType="begin"/>
            <w:instrText xml:space="preserve"> HYPERLINK \l _Toc7891 </w:instrText>
            <w:fldChar w:fldCharType="separate"/>
            <w:t>8.3 UC51 - Gửi yêu cầu chất lượng hoặc trả hàng</w:t>
            <w:tab/>
            <w:fldChar w:fldCharType="begin"/>
            <w:instrText xml:space="preserve"> PAGEREF _Toc7891 \h </w:instrText>
            <w:fldChar w:fldCharType="separate"/>
            <w:t>164</w:t>
            <w:fldChar w:fldCharType="end"/>
            <w:fldChar w:fldCharType="end"/>
          </w:r>
        </w:p>
        <w:p w14:paraId="70A739C0">
          <w:pPr>
            <w:pStyle w:val="26"/>
            <w:tabs>
              <w:tab w:val="right" w:leader="dot" w:pos="9050"/>
            </w:tabs>
          </w:pPr>
          <w:r>
            <w:fldChar w:fldCharType="begin"/>
            <w:instrText xml:space="preserve"> HYPERLINK \l _Toc27964 </w:instrText>
            <w:fldChar w:fldCharType="separate"/>
            <w:t>8.4 UC52 - Xử lý yêu cầu chất lượng và hoàn hàng</w:t>
            <w:tab/>
            <w:fldChar w:fldCharType="begin"/>
            <w:instrText xml:space="preserve"> PAGEREF _Toc27964 \h </w:instrText>
            <w:fldChar w:fldCharType="separate"/>
            <w:t>165</w:t>
            <w:fldChar w:fldCharType="end"/>
            <w:fldChar w:fldCharType="end"/>
          </w:r>
        </w:p>
        <w:p w14:paraId="49C0E6B5">
          <w:pPr>
            <w:pStyle w:val="26"/>
            <w:tabs>
              <w:tab w:val="right" w:leader="dot" w:pos="9050"/>
            </w:tabs>
          </w:pPr>
          <w:r>
            <w:fldChar w:fldCharType="begin"/>
            <w:instrText xml:space="preserve"> HYPERLINK \l _Toc10926 </w:instrText>
            <w:fldChar w:fldCharType="separate"/>
            <w:t>8.5 UC53 - Áp dụng giảm giá sau bán</w:t>
            <w:tab/>
            <w:fldChar w:fldCharType="begin"/>
            <w:instrText xml:space="preserve"> PAGEREF _Toc10926 \h </w:instrText>
            <w:fldChar w:fldCharType="separate"/>
            <w:t>168</w:t>
            <w:fldChar w:fldCharType="end"/>
            <w:fldChar w:fldCharType="end"/>
          </w:r>
        </w:p>
        <w:p w14:paraId="2E99851C">
          <w:pPr>
            <w:pStyle w:val="26"/>
            <w:tabs>
              <w:tab w:val="right" w:leader="dot" w:pos="9050"/>
            </w:tabs>
          </w:pPr>
          <w:r>
            <w:fldChar w:fldCharType="begin"/>
            <w:instrText xml:space="preserve"> HYPERLINK \l _Toc8323 </w:instrText>
            <w:fldChar w:fldCharType="separate"/>
            <w:t>8.6 UC54 - Ghi nhận hoàn tiền khách hàng</w:t>
            <w:tab/>
            <w:fldChar w:fldCharType="begin"/>
            <w:instrText xml:space="preserve"> PAGEREF _Toc8323 \h </w:instrText>
            <w:fldChar w:fldCharType="separate"/>
            <w:t>169</w:t>
            <w:fldChar w:fldCharType="end"/>
            <w:fldChar w:fldCharType="end"/>
          </w:r>
        </w:p>
        <w:p w14:paraId="59205946">
          <w:pPr>
            <w:pStyle w:val="25"/>
            <w:tabs>
              <w:tab w:val="right" w:leader="dot" w:pos="9050"/>
            </w:tabs>
          </w:pPr>
          <w:r>
            <w:fldChar w:fldCharType="begin"/>
            <w:instrText xml:space="preserve"> HYPERLINK \l _Toc31731 </w:instrText>
            <w:fldChar w:fldCharType="separate"/>
            <w:t>9. Nhân sự và chi phí lao động</w:t>
            <w:tab/>
            <w:fldChar w:fldCharType="begin"/>
            <w:instrText xml:space="preserve"> PAGEREF _Toc31731 \h </w:instrText>
            <w:fldChar w:fldCharType="separate"/>
            <w:t>171</w:t>
            <w:fldChar w:fldCharType="end"/>
            <w:fldChar w:fldCharType="end"/>
          </w:r>
        </w:p>
        <w:p w14:paraId="28E0DFF0">
          <w:pPr>
            <w:pStyle w:val="26"/>
            <w:tabs>
              <w:tab w:val="right" w:leader="dot" w:pos="9050"/>
            </w:tabs>
          </w:pPr>
          <w:r>
            <w:fldChar w:fldCharType="begin"/>
            <w:instrText xml:space="preserve"> HYPERLINK \l _Toc7305 </w:instrText>
            <w:fldChar w:fldCharType="separate"/>
            <w:t>9.1 UC55 - Quản lý lao động thời vụ và người nhận khoán</w:t>
            <w:tab/>
            <w:fldChar w:fldCharType="begin"/>
            <w:instrText xml:space="preserve"> PAGEREF _Toc7305 \h </w:instrText>
            <w:fldChar w:fldCharType="separate"/>
            <w:t>171</w:t>
            <w:fldChar w:fldCharType="end"/>
            <w:fldChar w:fldCharType="end"/>
          </w:r>
        </w:p>
        <w:p w14:paraId="11A06008">
          <w:pPr>
            <w:pStyle w:val="26"/>
            <w:tabs>
              <w:tab w:val="right" w:leader="dot" w:pos="9050"/>
            </w:tabs>
          </w:pPr>
          <w:r>
            <w:fldChar w:fldCharType="begin"/>
            <w:instrText xml:space="preserve"> HYPERLINK \l _Toc9481 </w:instrText>
            <w:fldChar w:fldCharType="separate"/>
            <w:t>9.2 UC56 - Phân công việc lao động</w:t>
            <w:tab/>
            <w:fldChar w:fldCharType="begin"/>
            <w:instrText xml:space="preserve"> PAGEREF _Toc9481 \h </w:instrText>
            <w:fldChar w:fldCharType="separate"/>
            <w:t>172</w:t>
            <w:fldChar w:fldCharType="end"/>
            <w:fldChar w:fldCharType="end"/>
          </w:r>
        </w:p>
        <w:p w14:paraId="5DE4D9F3">
          <w:pPr>
            <w:pStyle w:val="26"/>
            <w:tabs>
              <w:tab w:val="right" w:leader="dot" w:pos="9050"/>
            </w:tabs>
          </w:pPr>
          <w:r>
            <w:fldChar w:fldCharType="begin"/>
            <w:instrText xml:space="preserve"> HYPERLINK \l _Toc1006 </w:instrText>
            <w:fldChar w:fldCharType="separate"/>
            <w:t>9.3 UC57 - Ghi nhận chấm công</w:t>
            <w:tab/>
            <w:fldChar w:fldCharType="begin"/>
            <w:instrText xml:space="preserve"> PAGEREF _Toc1006 \h </w:instrText>
            <w:fldChar w:fldCharType="separate"/>
            <w:t>173</w:t>
            <w:fldChar w:fldCharType="end"/>
            <w:fldChar w:fldCharType="end"/>
          </w:r>
        </w:p>
        <w:p w14:paraId="5E9B5B84">
          <w:pPr>
            <w:pStyle w:val="26"/>
            <w:tabs>
              <w:tab w:val="right" w:leader="dot" w:pos="9050"/>
            </w:tabs>
          </w:pPr>
          <w:r>
            <w:fldChar w:fldCharType="begin"/>
            <w:instrText xml:space="preserve"> HYPERLINK \l _Toc6276 </w:instrText>
            <w:fldChar w:fldCharType="separate"/>
            <w:t>9.4 UC58 - Cấu hình lương tháng và đơn giá công nhật</w:t>
            <w:tab/>
            <w:fldChar w:fldCharType="begin"/>
            <w:instrText xml:space="preserve"> PAGEREF _Toc6276 \h </w:instrText>
            <w:fldChar w:fldCharType="separate"/>
            <w:t>174</w:t>
            <w:fldChar w:fldCharType="end"/>
            <w:fldChar w:fldCharType="end"/>
          </w:r>
        </w:p>
        <w:p w14:paraId="779D4EAD">
          <w:pPr>
            <w:pStyle w:val="26"/>
            <w:tabs>
              <w:tab w:val="right" w:leader="dot" w:pos="9050"/>
            </w:tabs>
          </w:pPr>
          <w:r>
            <w:fldChar w:fldCharType="begin"/>
            <w:instrText xml:space="preserve"> HYPERLINK \l _Toc14245 </w:instrText>
            <w:fldChar w:fldCharType="separate"/>
            <w:t>9.5 UC59 - Chuẩn bị thanh toán lao động</w:t>
            <w:tab/>
            <w:fldChar w:fldCharType="begin"/>
            <w:instrText xml:space="preserve"> PAGEREF _Toc14245 \h </w:instrText>
            <w:fldChar w:fldCharType="separate"/>
            <w:t>175</w:t>
            <w:fldChar w:fldCharType="end"/>
            <w:fldChar w:fldCharType="end"/>
          </w:r>
        </w:p>
        <w:p w14:paraId="62E4B5F3">
          <w:pPr>
            <w:pStyle w:val="26"/>
            <w:tabs>
              <w:tab w:val="right" w:leader="dot" w:pos="9050"/>
            </w:tabs>
          </w:pPr>
          <w:r>
            <w:fldChar w:fldCharType="begin"/>
            <w:instrText xml:space="preserve"> HYPERLINK \l _Toc12682 </w:instrText>
            <w:fldChar w:fldCharType="separate"/>
            <w:t>9.6 UC60 - Chốt quyết toán lao động</w:t>
            <w:tab/>
            <w:fldChar w:fldCharType="begin"/>
            <w:instrText xml:space="preserve"> PAGEREF _Toc12682 \h </w:instrText>
            <w:fldChar w:fldCharType="separate"/>
            <w:t>176</w:t>
            <w:fldChar w:fldCharType="end"/>
            <w:fldChar w:fldCharType="end"/>
          </w:r>
        </w:p>
        <w:p w14:paraId="21EFC3A4">
          <w:pPr>
            <w:pStyle w:val="26"/>
            <w:tabs>
              <w:tab w:val="right" w:leader="dot" w:pos="9050"/>
            </w:tabs>
          </w:pPr>
          <w:r>
            <w:fldChar w:fldCharType="begin"/>
            <w:instrText xml:space="preserve"> HYPERLINK \l _Toc13362 </w:instrText>
            <w:fldChar w:fldCharType="separate"/>
            <w:t>9.7 UC61 - Ghi nhận chi trả lao động</w:t>
            <w:tab/>
            <w:fldChar w:fldCharType="begin"/>
            <w:instrText xml:space="preserve"> PAGEREF _Toc13362 \h </w:instrText>
            <w:fldChar w:fldCharType="separate"/>
            <w:t>177</w:t>
            <w:fldChar w:fldCharType="end"/>
            <w:fldChar w:fldCharType="end"/>
          </w:r>
        </w:p>
        <w:p w14:paraId="52D230B3">
          <w:pPr>
            <w:pStyle w:val="26"/>
            <w:tabs>
              <w:tab w:val="right" w:leader="dot" w:pos="9050"/>
            </w:tabs>
          </w:pPr>
          <w:r>
            <w:fldChar w:fldCharType="begin"/>
            <w:instrText xml:space="preserve"> HYPERLINK \l _Toc14497 </w:instrText>
            <w:fldChar w:fldCharType="separate"/>
            <w:t>9.8 UC62 - Xem công việc và lương cá nhân</w:t>
            <w:tab/>
            <w:fldChar w:fldCharType="begin"/>
            <w:instrText xml:space="preserve"> PAGEREF _Toc14497 \h </w:instrText>
            <w:fldChar w:fldCharType="separate"/>
            <w:t>179</w:t>
            <w:fldChar w:fldCharType="end"/>
            <w:fldChar w:fldCharType="end"/>
          </w:r>
        </w:p>
        <w:p w14:paraId="66CB6C58">
          <w:pPr>
            <w:pStyle w:val="25"/>
            <w:tabs>
              <w:tab w:val="right" w:leader="dot" w:pos="9050"/>
            </w:tabs>
          </w:pPr>
          <w:r>
            <w:fldChar w:fldCharType="begin"/>
            <w:instrText xml:space="preserve"> HYPERLINK \l _Toc11729 </w:instrText>
            <w:fldChar w:fldCharType="separate"/>
            <w:t>10. Báo cáo</w:t>
            <w:tab/>
            <w:fldChar w:fldCharType="begin"/>
            <w:instrText xml:space="preserve"> PAGEREF _Toc11729 \h </w:instrText>
            <w:fldChar w:fldCharType="separate"/>
            <w:t>180</w:t>
            <w:fldChar w:fldCharType="end"/>
            <w:fldChar w:fldCharType="end"/>
          </w:r>
        </w:p>
        <w:p w14:paraId="6C32B704">
          <w:pPr>
            <w:pStyle w:val="26"/>
            <w:tabs>
              <w:tab w:val="right" w:leader="dot" w:pos="9050"/>
            </w:tabs>
          </w:pPr>
          <w:r>
            <w:fldChar w:fldCharType="begin"/>
            <w:instrText xml:space="preserve"> HYPERLINK \l _Toc4025 </w:instrText>
            <w:fldChar w:fldCharType="separate"/>
            <w:t>10.1 UC63 - Xem bảng điều hành vận hành</w:t>
            <w:tab/>
            <w:fldChar w:fldCharType="begin"/>
            <w:instrText xml:space="preserve"> PAGEREF _Toc4025 \h </w:instrText>
            <w:fldChar w:fldCharType="separate"/>
            <w:t>180</w:t>
            <w:fldChar w:fldCharType="end"/>
            <w:fldChar w:fldCharType="end"/>
          </w:r>
        </w:p>
        <w:p w14:paraId="0A664F54">
          <w:pPr>
            <w:pStyle w:val="26"/>
            <w:tabs>
              <w:tab w:val="right" w:leader="dot" w:pos="9050"/>
            </w:tabs>
          </w:pPr>
          <w:r>
            <w:fldChar w:fldCharType="begin"/>
            <w:instrText xml:space="preserve"> HYPERLINK \l _Toc2763 </w:instrText>
            <w:fldChar w:fldCharType="separate"/>
            <w:t>10.2 UC64 - Phân tích bán hàng và khách hàng</w:t>
            <w:tab/>
            <w:fldChar w:fldCharType="begin"/>
            <w:instrText xml:space="preserve"> PAGEREF _Toc2763 \h </w:instrText>
            <w:fldChar w:fldCharType="separate"/>
            <w:t>181</w:t>
            <w:fldChar w:fldCharType="end"/>
            <w:fldChar w:fldCharType="end"/>
          </w:r>
        </w:p>
        <w:p w14:paraId="4D90BA5D">
          <w:pPr>
            <w:pStyle w:val="26"/>
            <w:tabs>
              <w:tab w:val="right" w:leader="dot" w:pos="9050"/>
            </w:tabs>
          </w:pPr>
          <w:r>
            <w:fldChar w:fldCharType="begin"/>
            <w:instrText xml:space="preserve"> HYPERLINK \l _Toc18343 </w:instrText>
            <w:fldChar w:fldCharType="separate"/>
            <w:t>10.3 UC65 - Phân tích sản lượng và hiệu quả vùng nuôi</w:t>
            <w:tab/>
            <w:fldChar w:fldCharType="begin"/>
            <w:instrText xml:space="preserve"> PAGEREF _Toc18343 \h </w:instrText>
            <w:fldChar w:fldCharType="separate"/>
            <w:t>182</w:t>
            <w:fldChar w:fldCharType="end"/>
            <w:fldChar w:fldCharType="end"/>
          </w:r>
        </w:p>
        <w:p w14:paraId="2D462E13">
          <w:pPr>
            <w:pStyle w:val="26"/>
            <w:tabs>
              <w:tab w:val="right" w:leader="dot" w:pos="9050"/>
            </w:tabs>
          </w:pPr>
          <w:r>
            <w:fldChar w:fldCharType="begin"/>
            <w:instrText xml:space="preserve"> HYPERLINK \l _Toc5512 </w:instrText>
            <w:fldChar w:fldCharType="separate"/>
            <w:t>10.4 UC66 - Phân tích xu hướng giá bán</w:t>
            <w:tab/>
            <w:fldChar w:fldCharType="begin"/>
            <w:instrText xml:space="preserve"> PAGEREF _Toc5512 \h </w:instrText>
            <w:fldChar w:fldCharType="separate"/>
            <w:t>182</w:t>
            <w:fldChar w:fldCharType="end"/>
            <w:fldChar w:fldCharType="end"/>
          </w:r>
        </w:p>
        <w:p w14:paraId="63808FDD">
          <w:pPr>
            <w:pStyle w:val="26"/>
            <w:tabs>
              <w:tab w:val="right" w:leader="dot" w:pos="9050"/>
            </w:tabs>
          </w:pPr>
          <w:r>
            <w:fldChar w:fldCharType="begin"/>
            <w:instrText xml:space="preserve"> HYPERLINK \l _Toc12920 </w:instrText>
            <w:fldChar w:fldCharType="separate"/>
            <w:t>10.5 UC67 - Phân tích hàng trả và giảm giá</w:t>
            <w:tab/>
            <w:fldChar w:fldCharType="begin"/>
            <w:instrText xml:space="preserve"> PAGEREF _Toc12920 \h </w:instrText>
            <w:fldChar w:fldCharType="separate"/>
            <w:t>183</w:t>
            <w:fldChar w:fldCharType="end"/>
            <w:fldChar w:fldCharType="end"/>
          </w:r>
        </w:p>
        <w:p w14:paraId="639F96D4">
          <w:pPr>
            <w:pStyle w:val="26"/>
            <w:tabs>
              <w:tab w:val="right" w:leader="dot" w:pos="9050"/>
            </w:tabs>
          </w:pPr>
          <w:r>
            <w:fldChar w:fldCharType="begin"/>
            <w:instrText xml:space="preserve"> HYPERLINK \l _Toc19486 </w:instrText>
            <w:fldChar w:fldCharType="separate"/>
            <w:t>10.6 UC68 - Xuất báo cáo</w:t>
            <w:tab/>
            <w:fldChar w:fldCharType="begin"/>
            <w:instrText xml:space="preserve"> PAGEREF _Toc19486 \h </w:instrText>
            <w:fldChar w:fldCharType="separate"/>
            <w:t>184</w:t>
            <w:fldChar w:fldCharType="end"/>
            <w:fldChar w:fldCharType="end"/>
          </w:r>
        </w:p>
        <w:p w14:paraId="1672514B">
          <w:pPr>
            <w:pStyle w:val="25"/>
            <w:tabs>
              <w:tab w:val="right" w:leader="dot" w:pos="9050"/>
            </w:tabs>
          </w:pPr>
          <w:r>
            <w:fldChar w:fldCharType="begin"/>
            <w:instrText xml:space="preserve"> HYPERLINK \l _Toc24890 </w:instrText>
            <w:fldChar w:fldCharType="separate"/>
            <w:t>11. Thông báo và liên lạc</w:t>
            <w:tab/>
            <w:fldChar w:fldCharType="begin"/>
            <w:instrText xml:space="preserve"> PAGEREF _Toc24890 \h </w:instrText>
            <w:fldChar w:fldCharType="separate"/>
            <w:t>186</w:t>
            <w:fldChar w:fldCharType="end"/>
            <w:fldChar w:fldCharType="end"/>
          </w:r>
        </w:p>
        <w:p w14:paraId="7B4A64F4">
          <w:pPr>
            <w:pStyle w:val="26"/>
            <w:tabs>
              <w:tab w:val="right" w:leader="dot" w:pos="9050"/>
            </w:tabs>
          </w:pPr>
          <w:r>
            <w:fldChar w:fldCharType="begin"/>
            <w:instrText xml:space="preserve"> HYPERLINK \l _Toc8557 </w:instrText>
            <w:fldChar w:fldCharType="separate"/>
            <w:t>11.1 UC69 - Xem thông báo</w:t>
            <w:tab/>
            <w:fldChar w:fldCharType="begin"/>
            <w:instrText xml:space="preserve"> PAGEREF _Toc8557 \h </w:instrText>
            <w:fldChar w:fldCharType="separate"/>
            <w:t>186</w:t>
            <w:fldChar w:fldCharType="end"/>
            <w:fldChar w:fldCharType="end"/>
          </w:r>
        </w:p>
        <w:p w14:paraId="1C32F105">
          <w:pPr>
            <w:pStyle w:val="26"/>
            <w:tabs>
              <w:tab w:val="right" w:leader="dot" w:pos="9050"/>
            </w:tabs>
          </w:pPr>
          <w:r>
            <w:fldChar w:fldCharType="begin"/>
            <w:instrText xml:space="preserve"> HYPERLINK \l _Toc12590 </w:instrText>
            <w:fldChar w:fldCharType="separate"/>
            <w:t>11.2 UC70 - Gửi chứng từ giao dịch cho khách hàng</w:t>
            <w:tab/>
            <w:fldChar w:fldCharType="begin"/>
            <w:instrText xml:space="preserve"> PAGEREF _Toc12590 \h </w:instrText>
            <w:fldChar w:fldCharType="separate"/>
            <w:t>187</w:t>
            <w:fldChar w:fldCharType="end"/>
            <w:fldChar w:fldCharType="end"/>
          </w:r>
        </w:p>
        <w:p w14:paraId="64CEF9AA">
          <w:pPr>
            <w:pStyle w:val="26"/>
            <w:tabs>
              <w:tab w:val="right" w:leader="dot" w:pos="9050"/>
            </w:tabs>
          </w:pPr>
          <w:r>
            <w:fldChar w:fldCharType="begin"/>
            <w:instrText xml:space="preserve"> HYPERLINK \l _Toc25610 </w:instrText>
            <w:fldChar w:fldCharType="separate"/>
            <w:t>11.3 UC71 - Kiểm tra trạng thái gửi thông điệp</w:t>
            <w:tab/>
            <w:fldChar w:fldCharType="begin"/>
            <w:instrText xml:space="preserve"> PAGEREF _Toc25610 \h </w:instrText>
            <w:fldChar w:fldCharType="separate"/>
            <w:t>188</w:t>
            <w:fldChar w:fldCharType="end"/>
            <w:fldChar w:fldCharType="end"/>
          </w:r>
        </w:p>
        <w:p w14:paraId="0550625A">
          <w:pPr>
            <w:pStyle w:val="25"/>
            <w:tabs>
              <w:tab w:val="right" w:leader="dot" w:pos="9050"/>
            </w:tabs>
          </w:pPr>
          <w:r>
            <w:fldChar w:fldCharType="begin"/>
            <w:instrText xml:space="preserve"> HYPERLINK \l _Toc27529 </w:instrText>
            <w:fldChar w:fldCharType="separate"/>
            <w:t>12. Quản trị nền tảng</w:t>
            <w:tab/>
            <w:fldChar w:fldCharType="begin"/>
            <w:instrText xml:space="preserve"> PAGEREF _Toc27529 \h </w:instrText>
            <w:fldChar w:fldCharType="separate"/>
            <w:t>189</w:t>
            <w:fldChar w:fldCharType="end"/>
            <w:fldChar w:fldCharType="end"/>
          </w:r>
        </w:p>
        <w:p w14:paraId="21B49871">
          <w:pPr>
            <w:pStyle w:val="26"/>
            <w:tabs>
              <w:tab w:val="right" w:leader="dot" w:pos="9050"/>
            </w:tabs>
          </w:pPr>
          <w:r>
            <w:fldChar w:fldCharType="begin"/>
            <w:instrText xml:space="preserve"> HYPERLINK \l _Toc24963 </w:instrText>
            <w:fldChar w:fldCharType="separate"/>
            <w:t>12.1 UC72 - Cấp quyền truy cập Chủ HTX ban đầu</w:t>
            <w:tab/>
            <w:fldChar w:fldCharType="begin"/>
            <w:instrText xml:space="preserve"> PAGEREF _Toc24963 \h </w:instrText>
            <w:fldChar w:fldCharType="separate"/>
            <w:t>189</w:t>
            <w:fldChar w:fldCharType="end"/>
            <w:fldChar w:fldCharType="end"/>
          </w:r>
        </w:p>
        <w:p w14:paraId="6F0C12AF">
          <w:pPr>
            <w:pStyle w:val="26"/>
            <w:tabs>
              <w:tab w:val="right" w:leader="dot" w:pos="9050"/>
            </w:tabs>
          </w:pPr>
          <w:r>
            <w:fldChar w:fldCharType="begin"/>
            <w:instrText xml:space="preserve"> HYPERLINK \l _Toc21541 </w:instrText>
            <w:fldChar w:fldCharType="separate"/>
            <w:t>12.2 UC73 - Quản lý cấu hình nền tảng</w:t>
            <w:tab/>
            <w:fldChar w:fldCharType="begin"/>
            <w:instrText xml:space="preserve"> PAGEREF _Toc21541 \h </w:instrText>
            <w:fldChar w:fldCharType="separate"/>
            <w:t>190</w:t>
            <w:fldChar w:fldCharType="end"/>
            <w:fldChar w:fldCharType="end"/>
          </w:r>
        </w:p>
        <w:p w14:paraId="101208EE">
          <w:pPr>
            <w:pStyle w:val="26"/>
            <w:tabs>
              <w:tab w:val="right" w:leader="dot" w:pos="9050"/>
            </w:tabs>
          </w:pPr>
          <w:r>
            <w:fldChar w:fldCharType="begin"/>
            <w:instrText xml:space="preserve"> HYPERLINK \l _Toc20673 </w:instrText>
            <w:fldChar w:fldCharType="separate"/>
            <w:t>12.3 UC74 - Hỗ trợ truy cập tài khoản</w:t>
            <w:tab/>
            <w:fldChar w:fldCharType="begin"/>
            <w:instrText xml:space="preserve"> PAGEREF _Toc20673 \h </w:instrText>
            <w:fldChar w:fldCharType="separate"/>
            <w:t>192</w:t>
            <w:fldChar w:fldCharType="end"/>
            <w:fldChar w:fldCharType="end"/>
          </w:r>
        </w:p>
        <w:p w14:paraId="2832201E">
          <w:pPr>
            <w:pStyle w:val="26"/>
            <w:tabs>
              <w:tab w:val="right" w:leader="dot" w:pos="9050"/>
            </w:tabs>
          </w:pPr>
          <w:r>
            <w:fldChar w:fldCharType="begin"/>
            <w:instrText xml:space="preserve"> HYPERLINK \l _Toc9939 </w:instrText>
            <w:fldChar w:fldCharType="separate"/>
            <w:t>12.4 UC75 - Tra cứu nhật ký kiểm toán</w:t>
            <w:tab/>
            <w:fldChar w:fldCharType="begin"/>
            <w:instrText xml:space="preserve"> PAGEREF _Toc9939 \h </w:instrText>
            <w:fldChar w:fldCharType="separate"/>
            <w:t>193</w:t>
            <w:fldChar w:fldCharType="end"/>
            <w:fldChar w:fldCharType="end"/>
          </w:r>
        </w:p>
        <w:p w14:paraId="4E19A5E2">
          <w:pPr>
            <w:pStyle w:val="24"/>
            <w:tabs>
              <w:tab w:val="right" w:leader="dot" w:pos="9050"/>
            </w:tabs>
          </w:pPr>
          <w:r>
            <w:fldChar w:fldCharType="begin"/>
            <w:instrText xml:space="preserve"> HYPERLINK \l _Toc9372 </w:instrText>
            <w:fldChar w:fldCharType="separate"/>
            <w:t>III. Functional Requirements</w:t>
            <w:tab/>
            <w:fldChar w:fldCharType="begin"/>
            <w:instrText xml:space="preserve"> PAGEREF _Toc9372 \h </w:instrText>
            <w:fldChar w:fldCharType="separate"/>
            <w:t>194</w:t>
            <w:fldChar w:fldCharType="end"/>
            <w:fldChar w:fldCharType="end"/>
          </w:r>
        </w:p>
        <w:p w14:paraId="25A81479">
          <w:pPr>
            <w:pStyle w:val="25"/>
            <w:tabs>
              <w:tab w:val="right" w:leader="dot" w:pos="9050"/>
            </w:tabs>
          </w:pPr>
          <w:r>
            <w:fldChar w:fldCharType="begin"/>
            <w:instrText xml:space="preserve"> HYPERLINK \l _Toc16433 </w:instrText>
            <w:fldChar w:fldCharType="separate"/>
            <w:t>1. Xác thực và tài khoản cá nhân</w:t>
            <w:tab/>
            <w:fldChar w:fldCharType="begin"/>
            <w:instrText xml:space="preserve"> PAGEREF _Toc16433 \h </w:instrText>
            <w:fldChar w:fldCharType="separate"/>
            <w:t>194</w:t>
            <w:fldChar w:fldCharType="end"/>
            <w:fldChar w:fldCharType="end"/>
          </w:r>
        </w:p>
        <w:p w14:paraId="721F2AD2">
          <w:pPr>
            <w:pStyle w:val="26"/>
            <w:tabs>
              <w:tab w:val="right" w:leader="dot" w:pos="9050"/>
            </w:tabs>
          </w:pPr>
          <w:r>
            <w:fldChar w:fldCharType="begin"/>
            <w:instrText xml:space="preserve"> HYPERLINK \l _Toc12246 </w:instrText>
            <w:fldChar w:fldCharType="separate"/>
            <w:t>1.1 Đăng ký tài khoản khách hàng (SCR-01)</w:t>
            <w:tab/>
            <w:fldChar w:fldCharType="begin"/>
            <w:instrText xml:space="preserve"> PAGEREF _Toc12246 \h </w:instrText>
            <w:fldChar w:fldCharType="separate"/>
            <w:t>195</w:t>
            <w:fldChar w:fldCharType="end"/>
            <w:fldChar w:fldCharType="end"/>
          </w:r>
        </w:p>
        <w:p w14:paraId="2A8FE9A2">
          <w:pPr>
            <w:pStyle w:val="26"/>
            <w:tabs>
              <w:tab w:val="right" w:leader="dot" w:pos="9050"/>
            </w:tabs>
          </w:pPr>
          <w:r>
            <w:fldChar w:fldCharType="begin"/>
            <w:instrText xml:space="preserve"> HYPERLINK \l _Toc22059 </w:instrText>
            <w:fldChar w:fldCharType="separate"/>
            <w:t>1.2 Xác minh email hoặc số điện thoại (SCR-02)</w:t>
            <w:tab/>
            <w:fldChar w:fldCharType="begin"/>
            <w:instrText xml:space="preserve"> PAGEREF _Toc22059 \h </w:instrText>
            <w:fldChar w:fldCharType="separate"/>
            <w:t>196</w:t>
            <w:fldChar w:fldCharType="end"/>
            <w:fldChar w:fldCharType="end"/>
          </w:r>
        </w:p>
        <w:p w14:paraId="40CEC95F">
          <w:pPr>
            <w:pStyle w:val="26"/>
            <w:tabs>
              <w:tab w:val="right" w:leader="dot" w:pos="9050"/>
            </w:tabs>
          </w:pPr>
          <w:r>
            <w:fldChar w:fldCharType="begin"/>
            <w:instrText xml:space="preserve"> HYPERLINK \l _Toc3604 </w:instrText>
            <w:fldChar w:fldCharType="separate"/>
            <w:t>1.3 Đăng nhập (SCR-03)</w:t>
            <w:tab/>
            <w:fldChar w:fldCharType="begin"/>
            <w:instrText xml:space="preserve"> PAGEREF _Toc3604 \h </w:instrText>
            <w:fldChar w:fldCharType="separate"/>
            <w:t>196</w:t>
            <w:fldChar w:fldCharType="end"/>
            <w:fldChar w:fldCharType="end"/>
          </w:r>
        </w:p>
        <w:p w14:paraId="5A85FBB9">
          <w:pPr>
            <w:pStyle w:val="26"/>
            <w:tabs>
              <w:tab w:val="right" w:leader="dot" w:pos="9050"/>
            </w:tabs>
          </w:pPr>
          <w:r>
            <w:fldChar w:fldCharType="begin"/>
            <w:instrText xml:space="preserve"> HYPERLINK \l _Toc1427 </w:instrText>
            <w:fldChar w:fldCharType="separate"/>
            <w:t>1.4 Khôi phục tài khoản (SCR-04)</w:t>
            <w:tab/>
            <w:fldChar w:fldCharType="begin"/>
            <w:instrText xml:space="preserve"> PAGEREF _Toc1427 \h </w:instrText>
            <w:fldChar w:fldCharType="separate"/>
            <w:t>197</w:t>
            <w:fldChar w:fldCharType="end"/>
            <w:fldChar w:fldCharType="end"/>
          </w:r>
        </w:p>
        <w:p w14:paraId="3A1D86CE">
          <w:pPr>
            <w:pStyle w:val="26"/>
            <w:tabs>
              <w:tab w:val="right" w:leader="dot" w:pos="9050"/>
            </w:tabs>
          </w:pPr>
          <w:r>
            <w:fldChar w:fldCharType="begin"/>
            <w:instrText xml:space="preserve"> HYPERLINK \l _Toc8599 </w:instrText>
            <w:fldChar w:fldCharType="separate"/>
            <w:t>1.5 Tài khoản của tôi (SCR-05)</w:t>
            <w:tab/>
            <w:fldChar w:fldCharType="begin"/>
            <w:instrText xml:space="preserve"> PAGEREF _Toc8599 \h </w:instrText>
            <w:fldChar w:fldCharType="separate"/>
            <w:t>197</w:t>
            <w:fldChar w:fldCharType="end"/>
            <w:fldChar w:fldCharType="end"/>
          </w:r>
        </w:p>
        <w:p w14:paraId="41A2F907">
          <w:pPr>
            <w:pStyle w:val="26"/>
            <w:tabs>
              <w:tab w:val="right" w:leader="dot" w:pos="9050"/>
            </w:tabs>
          </w:pPr>
          <w:r>
            <w:fldChar w:fldCharType="begin"/>
            <w:instrText xml:space="preserve"> HYPERLINK \l _Toc25976 </w:instrText>
            <w:fldChar w:fldCharType="separate"/>
            <w:t>1.6 Tùy chọn thông báo (SCR-06)</w:t>
            <w:tab/>
            <w:fldChar w:fldCharType="begin"/>
            <w:instrText xml:space="preserve"> PAGEREF _Toc25976 \h </w:instrText>
            <w:fldChar w:fldCharType="separate"/>
            <w:t>198</w:t>
            <w:fldChar w:fldCharType="end"/>
            <w:fldChar w:fldCharType="end"/>
          </w:r>
        </w:p>
        <w:p w14:paraId="5DB45EFE">
          <w:pPr>
            <w:pStyle w:val="25"/>
            <w:tabs>
              <w:tab w:val="right" w:leader="dot" w:pos="9050"/>
            </w:tabs>
          </w:pPr>
          <w:r>
            <w:fldChar w:fldCharType="begin"/>
            <w:instrText xml:space="preserve"> HYPERLINK \l _Toc13246 </w:instrText>
            <w:fldChar w:fldCharType="separate"/>
            <w:t>2. Hợp tác xã và phân quyền</w:t>
            <w:tab/>
            <w:fldChar w:fldCharType="begin"/>
            <w:instrText xml:space="preserve"> PAGEREF _Toc13246 \h </w:instrText>
            <w:fldChar w:fldCharType="separate"/>
            <w:t>199</w:t>
            <w:fldChar w:fldCharType="end"/>
            <w:fldChar w:fldCharType="end"/>
          </w:r>
        </w:p>
        <w:p w14:paraId="695CE4A2">
          <w:pPr>
            <w:pStyle w:val="26"/>
            <w:tabs>
              <w:tab w:val="right" w:leader="dot" w:pos="9050"/>
            </w:tabs>
          </w:pPr>
          <w:r>
            <w:fldChar w:fldCharType="begin"/>
            <w:instrText xml:space="preserve"> HYPERLINK \l _Toc5660 </w:instrText>
            <w:fldChar w:fldCharType="separate"/>
            <w:t>2.1 Hồ sơ hợp tác xã (SCR-07)</w:t>
            <w:tab/>
            <w:fldChar w:fldCharType="begin"/>
            <w:instrText xml:space="preserve"> PAGEREF _Toc5660 \h </w:instrText>
            <w:fldChar w:fldCharType="separate"/>
            <w:t>199</w:t>
            <w:fldChar w:fldCharType="end"/>
            <w:fldChar w:fldCharType="end"/>
          </w:r>
        </w:p>
        <w:p w14:paraId="41B3C0CC">
          <w:pPr>
            <w:pStyle w:val="26"/>
            <w:tabs>
              <w:tab w:val="right" w:leader="dot" w:pos="9050"/>
            </w:tabs>
          </w:pPr>
          <w:r>
            <w:fldChar w:fldCharType="begin"/>
            <w:instrText xml:space="preserve"> HYPERLINK \l _Toc30364 </w:instrText>
            <w:fldChar w:fldCharType="separate"/>
            <w:t>2.2 Hồ sơ nhân viên (SCR-08)</w:t>
            <w:tab/>
            <w:fldChar w:fldCharType="begin"/>
            <w:instrText xml:space="preserve"> PAGEREF _Toc30364 \h </w:instrText>
            <w:fldChar w:fldCharType="separate"/>
            <w:t>200</w:t>
            <w:fldChar w:fldCharType="end"/>
            <w:fldChar w:fldCharType="end"/>
          </w:r>
        </w:p>
        <w:p w14:paraId="05F85712">
          <w:pPr>
            <w:pStyle w:val="26"/>
            <w:tabs>
              <w:tab w:val="right" w:leader="dot" w:pos="9050"/>
            </w:tabs>
          </w:pPr>
          <w:r>
            <w:fldChar w:fldCharType="begin"/>
            <w:instrText xml:space="preserve"> HYPERLINK \l _Toc12479 </w:instrText>
            <w:fldChar w:fldCharType="separate"/>
            <w:t>2.3 Tài khoản người dùng và phân quyền theo khu (SCR-09)</w:t>
            <w:tab/>
            <w:fldChar w:fldCharType="begin"/>
            <w:instrText xml:space="preserve"> PAGEREF _Toc12479 \h </w:instrText>
            <w:fldChar w:fldCharType="separate"/>
            <w:t>201</w:t>
            <w:fldChar w:fldCharType="end"/>
            <w:fldChar w:fldCharType="end"/>
          </w:r>
        </w:p>
        <w:p w14:paraId="3D39F144">
          <w:pPr>
            <w:pStyle w:val="26"/>
            <w:tabs>
              <w:tab w:val="right" w:leader="dot" w:pos="9050"/>
            </w:tabs>
          </w:pPr>
          <w:r>
            <w:fldChar w:fldCharType="begin"/>
            <w:instrText xml:space="preserve"> HYPERLINK \l _Toc22559 </w:instrText>
            <w:fldChar w:fldCharType="separate"/>
            <w:t>2.4 Vai trò và quyền hạn (SCR-10)</w:t>
            <w:tab/>
            <w:fldChar w:fldCharType="begin"/>
            <w:instrText xml:space="preserve"> PAGEREF _Toc22559 \h </w:instrText>
            <w:fldChar w:fldCharType="separate"/>
            <w:t>201</w:t>
            <w:fldChar w:fldCharType="end"/>
            <w:fldChar w:fldCharType="end"/>
          </w:r>
        </w:p>
        <w:p w14:paraId="7E476F57">
          <w:pPr>
            <w:pStyle w:val="25"/>
            <w:tabs>
              <w:tab w:val="right" w:leader="dot" w:pos="9050"/>
            </w:tabs>
          </w:pPr>
          <w:r>
            <w:fldChar w:fldCharType="begin"/>
            <w:instrText xml:space="preserve"> HYPERLINK \l _Toc26262 </w:instrText>
            <w:fldChar w:fldCharType="separate"/>
            <w:t>3. Vùng nuôi, bè và hồ sơ tuân thủ</w:t>
            <w:tab/>
            <w:fldChar w:fldCharType="begin"/>
            <w:instrText xml:space="preserve"> PAGEREF _Toc26262 \h </w:instrText>
            <w:fldChar w:fldCharType="separate"/>
            <w:t>202</w:t>
            <w:fldChar w:fldCharType="end"/>
            <w:fldChar w:fldCharType="end"/>
          </w:r>
        </w:p>
        <w:p w14:paraId="1817EC51">
          <w:pPr>
            <w:pStyle w:val="26"/>
            <w:tabs>
              <w:tab w:val="right" w:leader="dot" w:pos="9050"/>
            </w:tabs>
          </w:pPr>
          <w:r>
            <w:fldChar w:fldCharType="begin"/>
            <w:instrText xml:space="preserve"> HYPERLINK \l _Toc23456 </w:instrText>
            <w:fldChar w:fldCharType="separate"/>
            <w:t>3.1 Vùng nuôi và giấy tờ vùng nuôi (SCR-11)</w:t>
            <w:tab/>
            <w:fldChar w:fldCharType="begin"/>
            <w:instrText xml:space="preserve"> PAGEREF _Toc23456 \h </w:instrText>
            <w:fldChar w:fldCharType="separate"/>
            <w:t>202</w:t>
            <w:fldChar w:fldCharType="end"/>
            <w:fldChar w:fldCharType="end"/>
          </w:r>
        </w:p>
        <w:p w14:paraId="671A47DE">
          <w:pPr>
            <w:pStyle w:val="26"/>
            <w:tabs>
              <w:tab w:val="right" w:leader="dot" w:pos="9050"/>
            </w:tabs>
          </w:pPr>
          <w:r>
            <w:fldChar w:fldCharType="begin"/>
            <w:instrText xml:space="preserve"> HYPERLINK \l _Toc20645 </w:instrText>
            <w:fldChar w:fldCharType="separate"/>
            <w:t>3.2 Bè và sơ đồ lối (SCR-12)</w:t>
            <w:tab/>
            <w:fldChar w:fldCharType="begin"/>
            <w:instrText xml:space="preserve"> PAGEREF _Toc20645 \h </w:instrText>
            <w:fldChar w:fldCharType="separate"/>
            <w:t>203</w:t>
            <w:fldChar w:fldCharType="end"/>
            <w:fldChar w:fldCharType="end"/>
          </w:r>
        </w:p>
        <w:p w14:paraId="54EF16DA">
          <w:pPr>
            <w:pStyle w:val="26"/>
            <w:tabs>
              <w:tab w:val="right" w:leader="dot" w:pos="9050"/>
            </w:tabs>
          </w:pPr>
          <w:r>
            <w:fldChar w:fldCharType="begin"/>
            <w:instrText xml:space="preserve"> HYPERLINK \l _Toc5338 </w:instrText>
            <w:fldChar w:fldCharType="separate"/>
            <w:t>3.3 Vật tư bè (SCR-60)</w:t>
            <w:tab/>
            <w:fldChar w:fldCharType="begin"/>
            <w:instrText xml:space="preserve"> PAGEREF _Toc5338 \h </w:instrText>
            <w:fldChar w:fldCharType="separate"/>
            <w:t>203</w:t>
            <w:fldChar w:fldCharType="end"/>
            <w:fldChar w:fldCharType="end"/>
          </w:r>
        </w:p>
        <w:p w14:paraId="237549A9">
          <w:pPr>
            <w:pStyle w:val="26"/>
            <w:tabs>
              <w:tab w:val="right" w:leader="dot" w:pos="9050"/>
            </w:tabs>
          </w:pPr>
          <w:r>
            <w:fldChar w:fldCharType="begin"/>
            <w:instrText xml:space="preserve"> HYPERLINK \l _Toc16223 </w:instrText>
            <w:fldChar w:fldCharType="separate"/>
            <w:t>3.4 Chi phí vật tư bè (SCR-61)</w:t>
            <w:tab/>
            <w:fldChar w:fldCharType="begin"/>
            <w:instrText xml:space="preserve"> PAGEREF _Toc16223 \h </w:instrText>
            <w:fldChar w:fldCharType="separate"/>
            <w:t>204</w:t>
            <w:fldChar w:fldCharType="end"/>
            <w:fldChar w:fldCharType="end"/>
          </w:r>
        </w:p>
        <w:p w14:paraId="3E5F80BC">
          <w:pPr>
            <w:pStyle w:val="25"/>
            <w:tabs>
              <w:tab w:val="right" w:leader="dot" w:pos="9050"/>
            </w:tabs>
          </w:pPr>
          <w:r>
            <w:fldChar w:fldCharType="begin"/>
            <w:instrText xml:space="preserve"> HYPERLINK \l _Toc30608 </w:instrText>
            <w:fldChar w:fldCharType="separate"/>
            <w:t>4. Sản phẩm và nguồn giống</w:t>
            <w:tab/>
            <w:fldChar w:fldCharType="begin"/>
            <w:instrText xml:space="preserve"> PAGEREF _Toc30608 \h </w:instrText>
            <w:fldChar w:fldCharType="separate"/>
            <w:t>205</w:t>
            <w:fldChar w:fldCharType="end"/>
            <w:fldChar w:fldCharType="end"/>
          </w:r>
        </w:p>
        <w:p w14:paraId="34107AE9">
          <w:pPr>
            <w:pStyle w:val="26"/>
            <w:tabs>
              <w:tab w:val="right" w:leader="dot" w:pos="9050"/>
            </w:tabs>
          </w:pPr>
          <w:r>
            <w:fldChar w:fldCharType="begin"/>
            <w:instrText xml:space="preserve"> HYPERLINK \l _Toc4143 </w:instrText>
            <w:fldChar w:fldCharType="separate"/>
            <w:t>4.1 Danh mục giống hàu và sản phẩm (SCR-13)</w:t>
            <w:tab/>
            <w:fldChar w:fldCharType="begin"/>
            <w:instrText xml:space="preserve"> PAGEREF _Toc4143 \h </w:instrText>
            <w:fldChar w:fldCharType="separate"/>
            <w:t>205</w:t>
            <w:fldChar w:fldCharType="end"/>
            <w:fldChar w:fldCharType="end"/>
          </w:r>
        </w:p>
        <w:p w14:paraId="658EB342">
          <w:pPr>
            <w:pStyle w:val="26"/>
            <w:tabs>
              <w:tab w:val="right" w:leader="dot" w:pos="9050"/>
            </w:tabs>
          </w:pPr>
          <w:r>
            <w:fldChar w:fldCharType="begin"/>
            <w:instrText xml:space="preserve"> HYPERLINK \l _Toc2412 </w:instrText>
            <w:fldChar w:fldCharType="separate"/>
            <w:t>4.2 Nhà cung cấp giống (SCR-14)</w:t>
            <w:tab/>
            <w:fldChar w:fldCharType="begin"/>
            <w:instrText xml:space="preserve"> PAGEREF _Toc2412 \h </w:instrText>
            <w:fldChar w:fldCharType="separate"/>
            <w:t>206</w:t>
            <w:fldChar w:fldCharType="end"/>
            <w:fldChar w:fldCharType="end"/>
          </w:r>
        </w:p>
        <w:p w14:paraId="26151375">
          <w:pPr>
            <w:pStyle w:val="26"/>
            <w:tabs>
              <w:tab w:val="right" w:leader="dot" w:pos="9050"/>
            </w:tabs>
          </w:pPr>
          <w:r>
            <w:fldChar w:fldCharType="begin"/>
            <w:instrText xml:space="preserve"> HYPERLINK \l _Toc87 </w:instrText>
            <w:fldChar w:fldCharType="separate"/>
            <w:t>4.3 Lô giống đã nhận (SCR-15)</w:t>
            <w:tab/>
            <w:fldChar w:fldCharType="begin"/>
            <w:instrText xml:space="preserve"> PAGEREF _Toc87 \h </w:instrText>
            <w:fldChar w:fldCharType="separate"/>
            <w:t>206</w:t>
            <w:fldChar w:fldCharType="end"/>
            <w:fldChar w:fldCharType="end"/>
          </w:r>
        </w:p>
        <w:p w14:paraId="36D21EDA">
          <w:pPr>
            <w:pStyle w:val="25"/>
            <w:tabs>
              <w:tab w:val="right" w:leader="dot" w:pos="9050"/>
            </w:tabs>
          </w:pPr>
          <w:r>
            <w:fldChar w:fldCharType="begin"/>
            <w:instrText xml:space="preserve"> HYPERLINK \l _Toc12258 </w:instrText>
            <w:fldChar w:fldCharType="separate"/>
            <w:t>5. Nuôi trồng và môi trường</w:t>
            <w:tab/>
            <w:fldChar w:fldCharType="begin"/>
            <w:instrText xml:space="preserve"> PAGEREF _Toc12258 \h </w:instrText>
            <w:fldChar w:fldCharType="separate"/>
            <w:t>206</w:t>
            <w:fldChar w:fldCharType="end"/>
            <w:fldChar w:fldCharType="end"/>
          </w:r>
        </w:p>
        <w:p w14:paraId="39DEAA77">
          <w:pPr>
            <w:pStyle w:val="26"/>
            <w:tabs>
              <w:tab w:val="right" w:leader="dot" w:pos="9050"/>
            </w:tabs>
          </w:pPr>
          <w:r>
            <w:fldChar w:fldCharType="begin"/>
            <w:instrText xml:space="preserve"> HYPERLINK \l _Toc28621 </w:instrText>
            <w:fldChar w:fldCharType="separate"/>
            <w:t>5.1 Chu kỳ nuôi và tiến độ sơ đồ lối (SCR-16)</w:t>
            <w:tab/>
            <w:fldChar w:fldCharType="begin"/>
            <w:instrText xml:space="preserve"> PAGEREF _Toc28621 \h </w:instrText>
            <w:fldChar w:fldCharType="separate"/>
            <w:t>207</w:t>
            <w:fldChar w:fldCharType="end"/>
            <w:fldChar w:fldCharType="end"/>
          </w:r>
        </w:p>
        <w:p w14:paraId="7621CF70">
          <w:pPr>
            <w:pStyle w:val="26"/>
            <w:tabs>
              <w:tab w:val="right" w:leader="dot" w:pos="9050"/>
            </w:tabs>
          </w:pPr>
          <w:r>
            <w:fldChar w:fldCharType="begin"/>
            <w:instrText xml:space="preserve"> HYPERLINK \l _Toc25113 </w:instrText>
            <w:fldChar w:fldCharType="separate"/>
            <w:t>5.2 Buổi thả giống (SCR-17)</w:t>
            <w:tab/>
            <w:fldChar w:fldCharType="begin"/>
            <w:instrText xml:space="preserve"> PAGEREF _Toc25113 \h </w:instrText>
            <w:fldChar w:fldCharType="separate"/>
            <w:t>208</w:t>
            <w:fldChar w:fldCharType="end"/>
            <w:fldChar w:fldCharType="end"/>
          </w:r>
        </w:p>
        <w:p w14:paraId="3CE19784">
          <w:pPr>
            <w:pStyle w:val="26"/>
            <w:tabs>
              <w:tab w:val="right" w:leader="dot" w:pos="9050"/>
            </w:tabs>
          </w:pPr>
          <w:r>
            <w:fldChar w:fldCharType="begin"/>
            <w:instrText xml:space="preserve"> HYPERLINK \l _Toc23548 </w:instrText>
            <w:fldChar w:fldCharType="separate"/>
            <w:t>5.3 Nhật ký nuôi trồng và chỉ số nước (SCR-18)</w:t>
            <w:tab/>
            <w:fldChar w:fldCharType="begin"/>
            <w:instrText xml:space="preserve"> PAGEREF _Toc23548 \h </w:instrText>
            <w:fldChar w:fldCharType="separate"/>
            <w:t>208</w:t>
            <w:fldChar w:fldCharType="end"/>
            <w:fldChar w:fldCharType="end"/>
          </w:r>
        </w:p>
        <w:p w14:paraId="57BFB811">
          <w:pPr>
            <w:pStyle w:val="25"/>
            <w:tabs>
              <w:tab w:val="right" w:leader="dot" w:pos="9050"/>
            </w:tabs>
          </w:pPr>
          <w:r>
            <w:fldChar w:fldCharType="begin"/>
            <w:instrText xml:space="preserve"> HYPERLINK \l _Toc1832 </w:instrText>
            <w:fldChar w:fldCharType="separate"/>
            <w:t>6. Thu hoạch và truy xuất</w:t>
            <w:tab/>
            <w:fldChar w:fldCharType="begin"/>
            <w:instrText xml:space="preserve"> PAGEREF _Toc1832 \h </w:instrText>
            <w:fldChar w:fldCharType="separate"/>
            <w:t>209</w:t>
            <w:fldChar w:fldCharType="end"/>
            <w:fldChar w:fldCharType="end"/>
          </w:r>
        </w:p>
        <w:p w14:paraId="7EF2E751">
          <w:pPr>
            <w:pStyle w:val="26"/>
            <w:tabs>
              <w:tab w:val="right" w:leader="dot" w:pos="9050"/>
            </w:tabs>
          </w:pPr>
          <w:r>
            <w:fldChar w:fldCharType="begin"/>
            <w:instrText xml:space="preserve"> HYPERLINK \l _Toc22935 </w:instrText>
            <w:fldChar w:fldCharType="separate"/>
            <w:t>6.1 Kế hoạch và ghi nhận thu hoạch của đơn (SCR-19)</w:t>
            <w:tab/>
            <w:fldChar w:fldCharType="begin"/>
            <w:instrText xml:space="preserve"> PAGEREF _Toc22935 \h </w:instrText>
            <w:fldChar w:fldCharType="separate"/>
            <w:t>209</w:t>
            <w:fldChar w:fldCharType="end"/>
            <w:fldChar w:fldCharType="end"/>
          </w:r>
        </w:p>
        <w:p w14:paraId="0318AD20">
          <w:pPr>
            <w:pStyle w:val="26"/>
            <w:tabs>
              <w:tab w:val="right" w:leader="dot" w:pos="9050"/>
            </w:tabs>
          </w:pPr>
          <w:r>
            <w:fldChar w:fldCharType="begin"/>
            <w:instrText xml:space="preserve"> HYPERLINK \l _Toc19238 </w:instrText>
            <w:fldChar w:fldCharType="separate"/>
            <w:t>6.2 Rà soát và công bố hồ sơ truy xuất (SCR-20)</w:t>
            <w:tab/>
            <w:fldChar w:fldCharType="begin"/>
            <w:instrText xml:space="preserve"> PAGEREF _Toc19238 \h </w:instrText>
            <w:fldChar w:fldCharType="separate"/>
            <w:t>210</w:t>
            <w:fldChar w:fldCharType="end"/>
            <w:fldChar w:fldCharType="end"/>
          </w:r>
        </w:p>
        <w:p w14:paraId="56AB48B6">
          <w:pPr>
            <w:pStyle w:val="26"/>
            <w:tabs>
              <w:tab w:val="right" w:leader="dot" w:pos="9050"/>
            </w:tabs>
          </w:pPr>
          <w:r>
            <w:fldChar w:fldCharType="begin"/>
            <w:instrText xml:space="preserve"> HYPERLINK \l _Toc19924 </w:instrText>
            <w:fldChar w:fldCharType="separate"/>
            <w:t>6.3 Truy vết lô (truy ngược và truy xuôi) (SCR-21)</w:t>
            <w:tab/>
            <w:fldChar w:fldCharType="begin"/>
            <w:instrText xml:space="preserve"> PAGEREF _Toc19924 \h </w:instrText>
            <w:fldChar w:fldCharType="separate"/>
            <w:t>211</w:t>
            <w:fldChar w:fldCharType="end"/>
            <w:fldChar w:fldCharType="end"/>
          </w:r>
        </w:p>
        <w:p w14:paraId="3F4BBDAE">
          <w:pPr>
            <w:pStyle w:val="26"/>
            <w:tabs>
              <w:tab w:val="right" w:leader="dot" w:pos="9050"/>
            </w:tabs>
          </w:pPr>
          <w:r>
            <w:fldChar w:fldCharType="begin"/>
            <w:instrText xml:space="preserve"> HYPERLINK \l _Toc18917 </w:instrText>
            <w:fldChar w:fldCharType="separate"/>
            <w:t>6.4 Báo cáo truy xuất (SCR-22)</w:t>
            <w:tab/>
            <w:fldChar w:fldCharType="begin"/>
            <w:instrText xml:space="preserve"> PAGEREF _Toc18917 \h </w:instrText>
            <w:fldChar w:fldCharType="separate"/>
            <w:t>211</w:t>
            <w:fldChar w:fldCharType="end"/>
            <w:fldChar w:fldCharType="end"/>
          </w:r>
        </w:p>
        <w:p w14:paraId="76685302">
          <w:pPr>
            <w:pStyle w:val="26"/>
            <w:tabs>
              <w:tab w:val="right" w:leader="dot" w:pos="9050"/>
            </w:tabs>
          </w:pPr>
          <w:r>
            <w:fldChar w:fldCharType="begin"/>
            <w:instrText xml:space="preserve"> HYPERLINK \l _Toc27350 </w:instrText>
            <w:fldChar w:fldCharType="separate"/>
            <w:t>6.5 Đính chính dữ liệu nguồn gốc (SCR-23)</w:t>
            <w:tab/>
            <w:fldChar w:fldCharType="begin"/>
            <w:instrText xml:space="preserve"> PAGEREF _Toc27350 \h </w:instrText>
            <w:fldChar w:fldCharType="separate"/>
            <w:t>212</w:t>
            <w:fldChar w:fldCharType="end"/>
            <w:fldChar w:fldCharType="end"/>
          </w:r>
        </w:p>
        <w:p w14:paraId="2B44A6CB">
          <w:pPr>
            <w:pStyle w:val="26"/>
            <w:tabs>
              <w:tab w:val="right" w:leader="dot" w:pos="9050"/>
            </w:tabs>
          </w:pPr>
          <w:r>
            <w:fldChar w:fldCharType="begin"/>
            <w:instrText xml:space="preserve"> HYPERLINK \l _Toc9289 </w:instrText>
            <w:fldChar w:fldCharType="separate"/>
            <w:t>6.6 Trang truy xuất công khai (SCR-24)</w:t>
            <w:tab/>
            <w:fldChar w:fldCharType="begin"/>
            <w:instrText xml:space="preserve"> PAGEREF _Toc9289 \h </w:instrText>
            <w:fldChar w:fldCharType="separate"/>
            <w:t>212</w:t>
            <w:fldChar w:fldCharType="end"/>
            <w:fldChar w:fldCharType="end"/>
          </w:r>
        </w:p>
        <w:p w14:paraId="782E1C29">
          <w:pPr>
            <w:pStyle w:val="26"/>
            <w:tabs>
              <w:tab w:val="right" w:leader="dot" w:pos="9050"/>
            </w:tabs>
          </w:pPr>
          <w:r>
            <w:fldChar w:fldCharType="begin"/>
            <w:instrText xml:space="preserve"> HYPERLINK \l _Toc20492 </w:instrText>
            <w:fldChar w:fldCharType="separate"/>
            <w:t>6.7 Hàng đợi đồng bộ cổng truy xuất (SCR-25)</w:t>
            <w:tab/>
            <w:fldChar w:fldCharType="begin"/>
            <w:instrText xml:space="preserve"> PAGEREF _Toc20492 \h </w:instrText>
            <w:fldChar w:fldCharType="separate"/>
            <w:t>212</w:t>
            <w:fldChar w:fldCharType="end"/>
            <w:fldChar w:fldCharType="end"/>
          </w:r>
        </w:p>
        <w:p w14:paraId="3F3FBD61">
          <w:pPr>
            <w:pStyle w:val="25"/>
            <w:tabs>
              <w:tab w:val="right" w:leader="dot" w:pos="9050"/>
            </w:tabs>
          </w:pPr>
          <w:r>
            <w:fldChar w:fldCharType="begin"/>
            <w:instrText xml:space="preserve"> HYPERLINK \l _Toc32159 </w:instrText>
            <w:fldChar w:fldCharType="separate"/>
            <w:t>7. Khách hàng, đơn hàng và bán hàng</w:t>
            <w:tab/>
            <w:fldChar w:fldCharType="begin"/>
            <w:instrText xml:space="preserve"> PAGEREF _Toc32159 \h </w:instrText>
            <w:fldChar w:fldCharType="separate"/>
            <w:t>213</w:t>
            <w:fldChar w:fldCharType="end"/>
            <w:fldChar w:fldCharType="end"/>
          </w:r>
        </w:p>
        <w:p w14:paraId="28BE796B">
          <w:pPr>
            <w:pStyle w:val="26"/>
            <w:tabs>
              <w:tab w:val="right" w:leader="dot" w:pos="9050"/>
            </w:tabs>
          </w:pPr>
          <w:r>
            <w:fldChar w:fldCharType="begin"/>
            <w:instrText xml:space="preserve"> HYPERLINK \l _Toc30406 </w:instrText>
            <w:fldChar w:fldCharType="separate"/>
            <w:t>7.1 Hồ sơ khách hàng (SCR-26)</w:t>
            <w:tab/>
            <w:fldChar w:fldCharType="begin"/>
            <w:instrText xml:space="preserve"> PAGEREF _Toc30406 \h </w:instrText>
            <w:fldChar w:fldCharType="separate"/>
            <w:t>213</w:t>
            <w:fldChar w:fldCharType="end"/>
            <w:fldChar w:fldCharType="end"/>
          </w:r>
        </w:p>
        <w:p w14:paraId="0A752359">
          <w:pPr>
            <w:pStyle w:val="26"/>
            <w:tabs>
              <w:tab w:val="right" w:leader="dot" w:pos="9050"/>
            </w:tabs>
          </w:pPr>
          <w:r>
            <w:fldChar w:fldCharType="begin"/>
            <w:instrText xml:space="preserve"> HYPERLINK \l _Toc2142 </w:instrText>
            <w:fldChar w:fldCharType="separate"/>
            <w:t>7.2 Yêu cầu mua hàng (SCR-27)</w:t>
            <w:tab/>
            <w:fldChar w:fldCharType="begin"/>
            <w:instrText xml:space="preserve"> PAGEREF _Toc2142 \h </w:instrText>
            <w:fldChar w:fldCharType="separate"/>
            <w:t>214</w:t>
            <w:fldChar w:fldCharType="end"/>
            <w:fldChar w:fldCharType="end"/>
          </w:r>
        </w:p>
        <w:p w14:paraId="1231397A">
          <w:pPr>
            <w:pStyle w:val="26"/>
            <w:tabs>
              <w:tab w:val="right" w:leader="dot" w:pos="9050"/>
            </w:tabs>
          </w:pPr>
          <w:r>
            <w:fldChar w:fldCharType="begin"/>
            <w:instrText xml:space="preserve"> HYPERLINK \l _Toc5214 </w:instrText>
            <w:fldChar w:fldCharType="separate"/>
            <w:t>7.3 Xét yêu cầu mua hàng (SCR-28)</w:t>
            <w:tab/>
            <w:fldChar w:fldCharType="begin"/>
            <w:instrText xml:space="preserve"> PAGEREF _Toc5214 \h </w:instrText>
            <w:fldChar w:fldCharType="separate"/>
            <w:t>214</w:t>
            <w:fldChar w:fldCharType="end"/>
            <w:fldChar w:fldCharType="end"/>
          </w:r>
        </w:p>
        <w:p w14:paraId="7D25085C">
          <w:pPr>
            <w:pStyle w:val="26"/>
            <w:tabs>
              <w:tab w:val="right" w:leader="dot" w:pos="9050"/>
            </w:tabs>
          </w:pPr>
          <w:r>
            <w:fldChar w:fldCharType="begin"/>
            <w:instrText xml:space="preserve"> HYPERLINK \l _Toc17973 </w:instrText>
            <w:fldChar w:fldCharType="separate"/>
            <w:t>7.4 Cân và bàn giao tại cảng (SCR-29)</w:t>
            <w:tab/>
            <w:fldChar w:fldCharType="begin"/>
            <w:instrText xml:space="preserve"> PAGEREF _Toc17973 \h </w:instrText>
            <w:fldChar w:fldCharType="separate"/>
            <w:t>215</w:t>
            <w:fldChar w:fldCharType="end"/>
            <w:fldChar w:fldCharType="end"/>
          </w:r>
        </w:p>
        <w:p w14:paraId="2C32F7D0">
          <w:pPr>
            <w:pStyle w:val="26"/>
            <w:tabs>
              <w:tab w:val="right" w:leader="dot" w:pos="9050"/>
            </w:tabs>
          </w:pPr>
          <w:r>
            <w:fldChar w:fldCharType="begin"/>
            <w:instrText xml:space="preserve"> HYPERLINK \l _Toc9882 </w:instrText>
            <w:fldChar w:fldCharType="separate"/>
            <w:t>7.5 Đơn và kết quả nhận tại cảng của tôi (SCR-30)</w:t>
            <w:tab/>
            <w:fldChar w:fldCharType="begin"/>
            <w:instrText xml:space="preserve"> PAGEREF _Toc9882 \h </w:instrText>
            <w:fldChar w:fldCharType="separate"/>
            <w:t>215</w:t>
            <w:fldChar w:fldCharType="end"/>
            <w:fldChar w:fldCharType="end"/>
          </w:r>
        </w:p>
        <w:p w14:paraId="35B64170">
          <w:pPr>
            <w:pStyle w:val="26"/>
            <w:tabs>
              <w:tab w:val="right" w:leader="dot" w:pos="9050"/>
            </w:tabs>
          </w:pPr>
          <w:r>
            <w:fldChar w:fldCharType="begin"/>
            <w:instrText xml:space="preserve"> HYPERLINK \l _Toc32091 </w:instrText>
            <w:fldChar w:fldCharType="separate"/>
            <w:t>7.6 Biên nhận và công nợ của tôi (SCR-31)</w:t>
            <w:tab/>
            <w:fldChar w:fldCharType="begin"/>
            <w:instrText xml:space="preserve"> PAGEREF _Toc32091 \h </w:instrText>
            <w:fldChar w:fldCharType="separate"/>
            <w:t>216</w:t>
            <w:fldChar w:fldCharType="end"/>
            <w:fldChar w:fldCharType="end"/>
          </w:r>
        </w:p>
        <w:p w14:paraId="229645BA">
          <w:pPr>
            <w:pStyle w:val="26"/>
            <w:tabs>
              <w:tab w:val="right" w:leader="dot" w:pos="9050"/>
            </w:tabs>
          </w:pPr>
          <w:r>
            <w:fldChar w:fldCharType="begin"/>
            <w:instrText xml:space="preserve"> HYPERLINK \l _Toc17464 </w:instrText>
            <w:fldChar w:fldCharType="separate"/>
            <w:t>7.7 Chốt giao dịch bán (SCR-32)</w:t>
            <w:tab/>
            <w:fldChar w:fldCharType="begin"/>
            <w:instrText xml:space="preserve"> PAGEREF _Toc17464 \h </w:instrText>
            <w:fldChar w:fldCharType="separate"/>
            <w:t>216</w:t>
            <w:fldChar w:fldCharType="end"/>
            <w:fldChar w:fldCharType="end"/>
          </w:r>
        </w:p>
        <w:p w14:paraId="19867782">
          <w:pPr>
            <w:pStyle w:val="25"/>
            <w:tabs>
              <w:tab w:val="right" w:leader="dot" w:pos="9050"/>
            </w:tabs>
          </w:pPr>
          <w:r>
            <w:fldChar w:fldCharType="begin"/>
            <w:instrText xml:space="preserve"> HYPERLINK \l _Toc13683 </w:instrText>
            <w:fldChar w:fldCharType="separate"/>
            <w:t>8. Thanh toán và xử lý sau bán</w:t>
            <w:tab/>
            <w:fldChar w:fldCharType="begin"/>
            <w:instrText xml:space="preserve"> PAGEREF _Toc13683 \h </w:instrText>
            <w:fldChar w:fldCharType="separate"/>
            <w:t>217</w:t>
            <w:fldChar w:fldCharType="end"/>
            <w:fldChar w:fldCharType="end"/>
          </w:r>
        </w:p>
        <w:p w14:paraId="6808F053">
          <w:pPr>
            <w:pStyle w:val="26"/>
            <w:tabs>
              <w:tab w:val="right" w:leader="dot" w:pos="9050"/>
            </w:tabs>
          </w:pPr>
          <w:r>
            <w:fldChar w:fldCharType="begin"/>
            <w:instrText xml:space="preserve"> HYPERLINK \l _Toc23233 </w:instrText>
            <w:fldChar w:fldCharType="separate"/>
            <w:t>8.1 Ghi nhận tiền khách thanh toán (SCR-33)</w:t>
            <w:tab/>
            <w:fldChar w:fldCharType="begin"/>
            <w:instrText xml:space="preserve"> PAGEREF _Toc23233 \h </w:instrText>
            <w:fldChar w:fldCharType="separate"/>
            <w:t>217</w:t>
            <w:fldChar w:fldCharType="end"/>
            <w:fldChar w:fldCharType="end"/>
          </w:r>
        </w:p>
        <w:p w14:paraId="52595BCD">
          <w:pPr>
            <w:pStyle w:val="26"/>
            <w:tabs>
              <w:tab w:val="right" w:leader="dot" w:pos="9050"/>
            </w:tabs>
          </w:pPr>
          <w:r>
            <w:fldChar w:fldCharType="begin"/>
            <w:instrText xml:space="preserve"> HYPERLINK \l _Toc24710 </w:instrText>
            <w:fldChar w:fldCharType="separate"/>
            <w:t>8.2 Đối soát công nợ khách hàng (SCR-34)</w:t>
            <w:tab/>
            <w:fldChar w:fldCharType="begin"/>
            <w:instrText xml:space="preserve"> PAGEREF _Toc24710 \h </w:instrText>
            <w:fldChar w:fldCharType="separate"/>
            <w:t>218</w:t>
            <w:fldChar w:fldCharType="end"/>
            <w:fldChar w:fldCharType="end"/>
          </w:r>
        </w:p>
        <w:p w14:paraId="3B01929A">
          <w:pPr>
            <w:pStyle w:val="26"/>
            <w:tabs>
              <w:tab w:val="right" w:leader="dot" w:pos="9050"/>
            </w:tabs>
          </w:pPr>
          <w:r>
            <w:fldChar w:fldCharType="begin"/>
            <w:instrText xml:space="preserve"> HYPERLINK \l _Toc3098 </w:instrText>
            <w:fldChar w:fldCharType="separate"/>
            <w:t>8.3 Báo vấn đề chất lượng hoặc trả hàng (SCR-35)</w:t>
            <w:tab/>
            <w:fldChar w:fldCharType="begin"/>
            <w:instrText xml:space="preserve"> PAGEREF _Toc3098 \h </w:instrText>
            <w:fldChar w:fldCharType="separate"/>
            <w:t>218</w:t>
            <w:fldChar w:fldCharType="end"/>
            <w:fldChar w:fldCharType="end"/>
          </w:r>
        </w:p>
        <w:p w14:paraId="0A4BE0D1">
          <w:pPr>
            <w:pStyle w:val="26"/>
            <w:tabs>
              <w:tab w:val="right" w:leader="dot" w:pos="9050"/>
            </w:tabs>
          </w:pPr>
          <w:r>
            <w:fldChar w:fldCharType="begin"/>
            <w:instrText xml:space="preserve"> HYPERLINK \l _Toc14564 </w:instrText>
            <w:fldChar w:fldCharType="separate"/>
            <w:t>8.4 Xử lý yêu cầu chất lượng và hoàn hàng (SCR-36)</w:t>
            <w:tab/>
            <w:fldChar w:fldCharType="begin"/>
            <w:instrText xml:space="preserve"> PAGEREF _Toc14564 \h </w:instrText>
            <w:fldChar w:fldCharType="separate"/>
            <w:t>219</w:t>
            <w:fldChar w:fldCharType="end"/>
            <w:fldChar w:fldCharType="end"/>
          </w:r>
        </w:p>
        <w:p w14:paraId="351DBB86">
          <w:pPr>
            <w:pStyle w:val="26"/>
            <w:tabs>
              <w:tab w:val="right" w:leader="dot" w:pos="9050"/>
            </w:tabs>
          </w:pPr>
          <w:r>
            <w:fldChar w:fldCharType="begin"/>
            <w:instrText xml:space="preserve"> HYPERLINK \l _Toc12648 </w:instrText>
            <w:fldChar w:fldCharType="separate"/>
            <w:t>8.5 Giảm giá sau bán (SCR-37)</w:t>
            <w:tab/>
            <w:fldChar w:fldCharType="begin"/>
            <w:instrText xml:space="preserve"> PAGEREF _Toc12648 \h </w:instrText>
            <w:fldChar w:fldCharType="separate"/>
            <w:t>219</w:t>
            <w:fldChar w:fldCharType="end"/>
            <w:fldChar w:fldCharType="end"/>
          </w:r>
        </w:p>
        <w:p w14:paraId="23F5DAB1">
          <w:pPr>
            <w:pStyle w:val="26"/>
            <w:tabs>
              <w:tab w:val="right" w:leader="dot" w:pos="9050"/>
            </w:tabs>
          </w:pPr>
          <w:r>
            <w:fldChar w:fldCharType="begin"/>
            <w:instrText xml:space="preserve"> HYPERLINK \l _Toc25318 </w:instrText>
            <w:fldChar w:fldCharType="separate"/>
            <w:t>8.6 Hoàn tiền khách hàng (SCR-38)</w:t>
            <w:tab/>
            <w:fldChar w:fldCharType="begin"/>
            <w:instrText xml:space="preserve"> PAGEREF _Toc25318 \h </w:instrText>
            <w:fldChar w:fldCharType="separate"/>
            <w:t>220</w:t>
            <w:fldChar w:fldCharType="end"/>
            <w:fldChar w:fldCharType="end"/>
          </w:r>
        </w:p>
        <w:p w14:paraId="616DD48F">
          <w:pPr>
            <w:pStyle w:val="25"/>
            <w:tabs>
              <w:tab w:val="right" w:leader="dot" w:pos="9050"/>
            </w:tabs>
          </w:pPr>
          <w:r>
            <w:fldChar w:fldCharType="begin"/>
            <w:instrText xml:space="preserve"> HYPERLINK \l _Toc30271 </w:instrText>
            <w:fldChar w:fldCharType="separate"/>
            <w:t>9. Nhân sự và chi phí lao động</w:t>
            <w:tab/>
            <w:fldChar w:fldCharType="begin"/>
            <w:instrText xml:space="preserve"> PAGEREF _Toc30271 \h </w:instrText>
            <w:fldChar w:fldCharType="separate"/>
            <w:t>220</w:t>
            <w:fldChar w:fldCharType="end"/>
            <w:fldChar w:fldCharType="end"/>
          </w:r>
        </w:p>
        <w:p w14:paraId="68FC72A1">
          <w:pPr>
            <w:pStyle w:val="26"/>
            <w:tabs>
              <w:tab w:val="right" w:leader="dot" w:pos="9050"/>
            </w:tabs>
          </w:pPr>
          <w:r>
            <w:fldChar w:fldCharType="begin"/>
            <w:instrText xml:space="preserve"> HYPERLINK \l _Toc6631 </w:instrText>
            <w:fldChar w:fldCharType="separate"/>
            <w:t>9.1 Lao động thời vụ và người nhận khoán (SCR-39)</w:t>
            <w:tab/>
            <w:fldChar w:fldCharType="begin"/>
            <w:instrText xml:space="preserve"> PAGEREF _Toc6631 \h </w:instrText>
            <w:fldChar w:fldCharType="separate"/>
            <w:t>221</w:t>
            <w:fldChar w:fldCharType="end"/>
            <w:fldChar w:fldCharType="end"/>
          </w:r>
        </w:p>
        <w:p w14:paraId="4E3418EA">
          <w:pPr>
            <w:pStyle w:val="26"/>
            <w:tabs>
              <w:tab w:val="right" w:leader="dot" w:pos="9050"/>
            </w:tabs>
          </w:pPr>
          <w:r>
            <w:fldChar w:fldCharType="begin"/>
            <w:instrText xml:space="preserve"> HYPERLINK \l _Toc22080 </w:instrText>
            <w:fldChar w:fldCharType="separate"/>
            <w:t>9.2 Phân công việc lao động (SCR-40)</w:t>
            <w:tab/>
            <w:fldChar w:fldCharType="begin"/>
            <w:instrText xml:space="preserve"> PAGEREF _Toc22080 \h </w:instrText>
            <w:fldChar w:fldCharType="separate"/>
            <w:t>221</w:t>
            <w:fldChar w:fldCharType="end"/>
            <w:fldChar w:fldCharType="end"/>
          </w:r>
        </w:p>
        <w:p w14:paraId="206E9A52">
          <w:pPr>
            <w:pStyle w:val="26"/>
            <w:tabs>
              <w:tab w:val="right" w:leader="dot" w:pos="9050"/>
            </w:tabs>
          </w:pPr>
          <w:r>
            <w:fldChar w:fldCharType="begin"/>
            <w:instrText xml:space="preserve"> HYPERLINK \l _Toc10743 </w:instrText>
            <w:fldChar w:fldCharType="separate"/>
            <w:t>9.3 Chấm công (SCR-41)</w:t>
            <w:tab/>
            <w:fldChar w:fldCharType="begin"/>
            <w:instrText xml:space="preserve"> PAGEREF _Toc10743 \h </w:instrText>
            <w:fldChar w:fldCharType="separate"/>
            <w:t>222</w:t>
            <w:fldChar w:fldCharType="end"/>
            <w:fldChar w:fldCharType="end"/>
          </w:r>
        </w:p>
        <w:p w14:paraId="3C14154B">
          <w:pPr>
            <w:pStyle w:val="26"/>
            <w:tabs>
              <w:tab w:val="right" w:leader="dot" w:pos="9050"/>
            </w:tabs>
          </w:pPr>
          <w:r>
            <w:fldChar w:fldCharType="begin"/>
            <w:instrText xml:space="preserve"> HYPERLINK \l _Toc22657 </w:instrText>
            <w:fldChar w:fldCharType="separate"/>
            <w:t>9.4 Quy tắc lương và đơn giá công nhật (SCR-42)</w:t>
            <w:tab/>
            <w:fldChar w:fldCharType="begin"/>
            <w:instrText xml:space="preserve"> PAGEREF _Toc22657 \h </w:instrText>
            <w:fldChar w:fldCharType="separate"/>
            <w:t>222</w:t>
            <w:fldChar w:fldCharType="end"/>
            <w:fldChar w:fldCharType="end"/>
          </w:r>
        </w:p>
        <w:p w14:paraId="3A5199B5">
          <w:pPr>
            <w:pStyle w:val="26"/>
            <w:tabs>
              <w:tab w:val="right" w:leader="dot" w:pos="9050"/>
            </w:tabs>
          </w:pPr>
          <w:r>
            <w:fldChar w:fldCharType="begin"/>
            <w:instrText xml:space="preserve"> HYPERLINK \l _Toc17413 </w:instrText>
            <w:fldChar w:fldCharType="separate"/>
            <w:t>9.5 Chuẩn bị thanh toán lao động (SCR-43)</w:t>
            <w:tab/>
            <w:fldChar w:fldCharType="begin"/>
            <w:instrText xml:space="preserve"> PAGEREF _Toc17413 \h </w:instrText>
            <w:fldChar w:fldCharType="separate"/>
            <w:t>223</w:t>
            <w:fldChar w:fldCharType="end"/>
            <w:fldChar w:fldCharType="end"/>
          </w:r>
        </w:p>
        <w:p w14:paraId="4005B4EB">
          <w:pPr>
            <w:pStyle w:val="26"/>
            <w:tabs>
              <w:tab w:val="right" w:leader="dot" w:pos="9050"/>
            </w:tabs>
          </w:pPr>
          <w:r>
            <w:fldChar w:fldCharType="begin"/>
            <w:instrText xml:space="preserve"> HYPERLINK \l _Toc32641 </w:instrText>
            <w:fldChar w:fldCharType="separate"/>
            <w:t>9.6 Chốt quyết toán lao động (SCR-44)</w:t>
            <w:tab/>
            <w:fldChar w:fldCharType="begin"/>
            <w:instrText xml:space="preserve"> PAGEREF _Toc32641 \h </w:instrText>
            <w:fldChar w:fldCharType="separate"/>
            <w:t>223</w:t>
            <w:fldChar w:fldCharType="end"/>
            <w:fldChar w:fldCharType="end"/>
          </w:r>
        </w:p>
        <w:p w14:paraId="62153C82">
          <w:pPr>
            <w:pStyle w:val="26"/>
            <w:tabs>
              <w:tab w:val="right" w:leader="dot" w:pos="9050"/>
            </w:tabs>
          </w:pPr>
          <w:r>
            <w:fldChar w:fldCharType="begin"/>
            <w:instrText xml:space="preserve"> HYPERLINK \l _Toc26786 </w:instrText>
            <w:fldChar w:fldCharType="separate"/>
            <w:t>9.7 Chi trả lao động (SCR-45)</w:t>
            <w:tab/>
            <w:fldChar w:fldCharType="begin"/>
            <w:instrText xml:space="preserve"> PAGEREF _Toc26786 \h </w:instrText>
            <w:fldChar w:fldCharType="separate"/>
            <w:t>224</w:t>
            <w:fldChar w:fldCharType="end"/>
            <w:fldChar w:fldCharType="end"/>
          </w:r>
        </w:p>
        <w:p w14:paraId="2A0A5E54">
          <w:pPr>
            <w:pStyle w:val="26"/>
            <w:tabs>
              <w:tab w:val="right" w:leader="dot" w:pos="9050"/>
            </w:tabs>
          </w:pPr>
          <w:r>
            <w:fldChar w:fldCharType="begin"/>
            <w:instrText xml:space="preserve"> HYPERLINK \l _Toc22903 </w:instrText>
            <w:fldChar w:fldCharType="separate"/>
            <w:t>9.8 Công việc và lương của tôi (SCR-46)</w:t>
            <w:tab/>
            <w:fldChar w:fldCharType="begin"/>
            <w:instrText xml:space="preserve"> PAGEREF _Toc22903 \h </w:instrText>
            <w:fldChar w:fldCharType="separate"/>
            <w:t>224</w:t>
            <w:fldChar w:fldCharType="end"/>
            <w:fldChar w:fldCharType="end"/>
          </w:r>
        </w:p>
        <w:p w14:paraId="2A0EA0D1">
          <w:pPr>
            <w:pStyle w:val="25"/>
            <w:tabs>
              <w:tab w:val="right" w:leader="dot" w:pos="9050"/>
            </w:tabs>
          </w:pPr>
          <w:r>
            <w:fldChar w:fldCharType="begin"/>
            <w:instrText xml:space="preserve"> HYPERLINK \l _Toc17794 </w:instrText>
            <w:fldChar w:fldCharType="separate"/>
            <w:t>10. Báo cáo</w:t>
            <w:tab/>
            <w:fldChar w:fldCharType="begin"/>
            <w:instrText xml:space="preserve"> PAGEREF _Toc17794 \h </w:instrText>
            <w:fldChar w:fldCharType="separate"/>
            <w:t>225</w:t>
            <w:fldChar w:fldCharType="end"/>
            <w:fldChar w:fldCharType="end"/>
          </w:r>
        </w:p>
        <w:p w14:paraId="74C42AE5">
          <w:pPr>
            <w:pStyle w:val="26"/>
            <w:tabs>
              <w:tab w:val="right" w:leader="dot" w:pos="9050"/>
            </w:tabs>
          </w:pPr>
          <w:r>
            <w:fldChar w:fldCharType="begin"/>
            <w:instrText xml:space="preserve"> HYPERLINK \l _Toc15407 </w:instrText>
            <w:fldChar w:fldCharType="separate"/>
            <w:t>10.1 Bảng điều hành vận hành (SCR-47)</w:t>
            <w:tab/>
            <w:fldChar w:fldCharType="begin"/>
            <w:instrText xml:space="preserve"> PAGEREF _Toc15407 \h </w:instrText>
            <w:fldChar w:fldCharType="separate"/>
            <w:t>225</w:t>
            <w:fldChar w:fldCharType="end"/>
            <w:fldChar w:fldCharType="end"/>
          </w:r>
        </w:p>
        <w:p w14:paraId="0985FB39">
          <w:pPr>
            <w:pStyle w:val="26"/>
            <w:tabs>
              <w:tab w:val="right" w:leader="dot" w:pos="9050"/>
            </w:tabs>
          </w:pPr>
          <w:r>
            <w:fldChar w:fldCharType="begin"/>
            <w:instrText xml:space="preserve"> HYPERLINK \l _Toc1131 </w:instrText>
            <w:fldChar w:fldCharType="separate"/>
            <w:t>10.2 Phân tích bán hàng và khách hàng (SCR-48)</w:t>
            <w:tab/>
            <w:fldChar w:fldCharType="begin"/>
            <w:instrText xml:space="preserve"> PAGEREF _Toc1131 \h </w:instrText>
            <w:fldChar w:fldCharType="separate"/>
            <w:t>226</w:t>
            <w:fldChar w:fldCharType="end"/>
            <w:fldChar w:fldCharType="end"/>
          </w:r>
        </w:p>
        <w:p w14:paraId="3E0D0673">
          <w:pPr>
            <w:pStyle w:val="26"/>
            <w:tabs>
              <w:tab w:val="right" w:leader="dot" w:pos="9050"/>
            </w:tabs>
          </w:pPr>
          <w:r>
            <w:fldChar w:fldCharType="begin"/>
            <w:instrText xml:space="preserve"> HYPERLINK \l _Toc20704 </w:instrText>
            <w:fldChar w:fldCharType="separate"/>
            <w:t>10.3 Phân tích sản lượng và hiệu quả vùng nuôi (SCR-49)</w:t>
            <w:tab/>
            <w:fldChar w:fldCharType="begin"/>
            <w:instrText xml:space="preserve"> PAGEREF _Toc20704 \h </w:instrText>
            <w:fldChar w:fldCharType="separate"/>
            <w:t>226</w:t>
            <w:fldChar w:fldCharType="end"/>
            <w:fldChar w:fldCharType="end"/>
          </w:r>
        </w:p>
        <w:p w14:paraId="74F97C2A">
          <w:pPr>
            <w:pStyle w:val="26"/>
            <w:tabs>
              <w:tab w:val="right" w:leader="dot" w:pos="9050"/>
            </w:tabs>
          </w:pPr>
          <w:r>
            <w:fldChar w:fldCharType="begin"/>
            <w:instrText xml:space="preserve"> HYPERLINK \l _Toc15922 </w:instrText>
            <w:fldChar w:fldCharType="separate"/>
            <w:t>10.4 Phân tích xu hướng giá bán (SCR-50)</w:t>
            <w:tab/>
            <w:fldChar w:fldCharType="begin"/>
            <w:instrText xml:space="preserve"> PAGEREF _Toc15922 \h </w:instrText>
            <w:fldChar w:fldCharType="separate"/>
            <w:t>226</w:t>
            <w:fldChar w:fldCharType="end"/>
            <w:fldChar w:fldCharType="end"/>
          </w:r>
        </w:p>
        <w:p w14:paraId="76967D30">
          <w:pPr>
            <w:pStyle w:val="26"/>
            <w:tabs>
              <w:tab w:val="right" w:leader="dot" w:pos="9050"/>
            </w:tabs>
          </w:pPr>
          <w:r>
            <w:fldChar w:fldCharType="begin"/>
            <w:instrText xml:space="preserve"> HYPERLINK \l _Toc30620 </w:instrText>
            <w:fldChar w:fldCharType="separate"/>
            <w:t>10.5 Phân tích hàng trả và giảm giá (SCR-51)</w:t>
            <w:tab/>
            <w:fldChar w:fldCharType="begin"/>
            <w:instrText xml:space="preserve"> PAGEREF _Toc30620 \h </w:instrText>
            <w:fldChar w:fldCharType="separate"/>
            <w:t>227</w:t>
            <w:fldChar w:fldCharType="end"/>
            <w:fldChar w:fldCharType="end"/>
          </w:r>
        </w:p>
        <w:p w14:paraId="7E6A1D57">
          <w:pPr>
            <w:pStyle w:val="26"/>
            <w:tabs>
              <w:tab w:val="right" w:leader="dot" w:pos="9050"/>
            </w:tabs>
          </w:pPr>
          <w:r>
            <w:fldChar w:fldCharType="begin"/>
            <w:instrText xml:space="preserve"> HYPERLINK \l _Toc6893 </w:instrText>
            <w:fldChar w:fldCharType="separate"/>
            <w:t>10.6 Hộp thoại xuất báo cáo (SCR-52)</w:t>
            <w:tab/>
            <w:fldChar w:fldCharType="begin"/>
            <w:instrText xml:space="preserve"> PAGEREF _Toc6893 \h </w:instrText>
            <w:fldChar w:fldCharType="separate"/>
            <w:t>227</w:t>
            <w:fldChar w:fldCharType="end"/>
            <w:fldChar w:fldCharType="end"/>
          </w:r>
        </w:p>
        <w:p w14:paraId="433DEFF4">
          <w:pPr>
            <w:pStyle w:val="25"/>
            <w:tabs>
              <w:tab w:val="right" w:leader="dot" w:pos="9050"/>
            </w:tabs>
          </w:pPr>
          <w:r>
            <w:fldChar w:fldCharType="begin"/>
            <w:instrText xml:space="preserve"> HYPERLINK \l _Toc1860 </w:instrText>
            <w:fldChar w:fldCharType="separate"/>
            <w:t>11. Thông báo và liên lạc</w:t>
            <w:tab/>
            <w:fldChar w:fldCharType="begin"/>
            <w:instrText xml:space="preserve"> PAGEREF _Toc1860 \h </w:instrText>
            <w:fldChar w:fldCharType="separate"/>
            <w:t>228</w:t>
            <w:fldChar w:fldCharType="end"/>
            <w:fldChar w:fldCharType="end"/>
          </w:r>
        </w:p>
        <w:p w14:paraId="4FB8DFAF">
          <w:pPr>
            <w:pStyle w:val="26"/>
            <w:tabs>
              <w:tab w:val="right" w:leader="dot" w:pos="9050"/>
            </w:tabs>
          </w:pPr>
          <w:r>
            <w:fldChar w:fldCharType="begin"/>
            <w:instrText xml:space="preserve"> HYPERLINK \l _Toc12430 </w:instrText>
            <w:fldChar w:fldCharType="separate"/>
            <w:t>11.1 Thông báo (SCR-53)</w:t>
            <w:tab/>
            <w:fldChar w:fldCharType="begin"/>
            <w:instrText xml:space="preserve"> PAGEREF _Toc12430 \h </w:instrText>
            <w:fldChar w:fldCharType="separate"/>
            <w:t>228</w:t>
            <w:fldChar w:fldCharType="end"/>
            <w:fldChar w:fldCharType="end"/>
          </w:r>
        </w:p>
        <w:p w14:paraId="450E302E">
          <w:pPr>
            <w:pStyle w:val="26"/>
            <w:tabs>
              <w:tab w:val="right" w:leader="dot" w:pos="9050"/>
            </w:tabs>
          </w:pPr>
          <w:r>
            <w:fldChar w:fldCharType="begin"/>
            <w:instrText xml:space="preserve"> HYPERLINK \l _Toc22062 </w:instrText>
            <w:fldChar w:fldCharType="separate"/>
            <w:t>11.2 Gửi chứng từ cho thương lái (SCR-54)</w:t>
            <w:tab/>
            <w:fldChar w:fldCharType="begin"/>
            <w:instrText xml:space="preserve"> PAGEREF _Toc22062 \h </w:instrText>
            <w:fldChar w:fldCharType="separate"/>
            <w:t>228</w:t>
            <w:fldChar w:fldCharType="end"/>
            <w:fldChar w:fldCharType="end"/>
          </w:r>
        </w:p>
        <w:p w14:paraId="5DF036E6">
          <w:pPr>
            <w:pStyle w:val="26"/>
            <w:tabs>
              <w:tab w:val="right" w:leader="dot" w:pos="9050"/>
            </w:tabs>
          </w:pPr>
          <w:r>
            <w:fldChar w:fldCharType="begin"/>
            <w:instrText xml:space="preserve"> HYPERLINK \l _Toc31619 </w:instrText>
            <w:fldChar w:fldCharType="separate"/>
            <w:t>11.3 Nhật ký gửi thông điệp (SCR-55)</w:t>
            <w:tab/>
            <w:fldChar w:fldCharType="begin"/>
            <w:instrText xml:space="preserve"> PAGEREF _Toc31619 \h </w:instrText>
            <w:fldChar w:fldCharType="separate"/>
            <w:t>229</w:t>
            <w:fldChar w:fldCharType="end"/>
            <w:fldChar w:fldCharType="end"/>
          </w:r>
        </w:p>
        <w:p w14:paraId="3912A2D1">
          <w:pPr>
            <w:pStyle w:val="25"/>
            <w:tabs>
              <w:tab w:val="right" w:leader="dot" w:pos="9050"/>
            </w:tabs>
          </w:pPr>
          <w:r>
            <w:fldChar w:fldCharType="begin"/>
            <w:instrText xml:space="preserve"> HYPERLINK \l _Toc6360 </w:instrText>
            <w:fldChar w:fldCharType="separate"/>
            <w:t>12. Quản trị nền tảng</w:t>
            <w:tab/>
            <w:fldChar w:fldCharType="begin"/>
            <w:instrText xml:space="preserve"> PAGEREF _Toc6360 \h </w:instrText>
            <w:fldChar w:fldCharType="separate"/>
            <w:t>229</w:t>
            <w:fldChar w:fldCharType="end"/>
            <w:fldChar w:fldCharType="end"/>
          </w:r>
        </w:p>
        <w:p w14:paraId="63252451">
          <w:pPr>
            <w:pStyle w:val="26"/>
            <w:tabs>
              <w:tab w:val="right" w:leader="dot" w:pos="9050"/>
            </w:tabs>
          </w:pPr>
          <w:r>
            <w:fldChar w:fldCharType="begin"/>
            <w:instrText xml:space="preserve"> HYPERLINK \l _Toc26887 </w:instrText>
            <w:fldChar w:fldCharType="separate"/>
            <w:t>12.1 Khởi tạo hợp tác xã (SCR-56)</w:t>
            <w:tab/>
            <w:fldChar w:fldCharType="begin"/>
            <w:instrText xml:space="preserve"> PAGEREF _Toc26887 \h </w:instrText>
            <w:fldChar w:fldCharType="separate"/>
            <w:t>230</w:t>
            <w:fldChar w:fldCharType="end"/>
            <w:fldChar w:fldCharType="end"/>
          </w:r>
        </w:p>
        <w:p w14:paraId="2516508E">
          <w:pPr>
            <w:pStyle w:val="26"/>
            <w:tabs>
              <w:tab w:val="right" w:leader="dot" w:pos="9050"/>
            </w:tabs>
          </w:pPr>
          <w:r>
            <w:fldChar w:fldCharType="begin"/>
            <w:instrText xml:space="preserve"> HYPERLINK \l _Toc20322 </w:instrText>
            <w:fldChar w:fldCharType="separate"/>
            <w:t>12.2 Cấu hình nền tảng (SCR-57)</w:t>
            <w:tab/>
            <w:fldChar w:fldCharType="begin"/>
            <w:instrText xml:space="preserve"> PAGEREF _Toc20322 \h </w:instrText>
            <w:fldChar w:fldCharType="separate"/>
            <w:t>231</w:t>
            <w:fldChar w:fldCharType="end"/>
            <w:fldChar w:fldCharType="end"/>
          </w:r>
        </w:p>
        <w:p w14:paraId="5A338046">
          <w:pPr>
            <w:pStyle w:val="26"/>
            <w:tabs>
              <w:tab w:val="right" w:leader="dot" w:pos="9050"/>
            </w:tabs>
          </w:pPr>
          <w:r>
            <w:fldChar w:fldCharType="begin"/>
            <w:instrText xml:space="preserve"> HYPERLINK \l _Toc26953 </w:instrText>
            <w:fldChar w:fldCharType="separate"/>
            <w:t>12.3 Hỗ trợ truy cập tài khoản (SCR-58)</w:t>
            <w:tab/>
            <w:fldChar w:fldCharType="begin"/>
            <w:instrText xml:space="preserve"> PAGEREF _Toc26953 \h </w:instrText>
            <w:fldChar w:fldCharType="separate"/>
            <w:t>231</w:t>
            <w:fldChar w:fldCharType="end"/>
            <w:fldChar w:fldCharType="end"/>
          </w:r>
        </w:p>
        <w:p w14:paraId="357C009E">
          <w:pPr>
            <w:pStyle w:val="26"/>
            <w:tabs>
              <w:tab w:val="right" w:leader="dot" w:pos="9050"/>
            </w:tabs>
          </w:pPr>
          <w:r>
            <w:fldChar w:fldCharType="begin"/>
            <w:instrText xml:space="preserve"> HYPERLINK \l _Toc32675 </w:instrText>
            <w:fldChar w:fldCharType="separate"/>
            <w:t>12.4 Nhật ký kiểm toán (SCR-59)</w:t>
            <w:tab/>
            <w:fldChar w:fldCharType="begin"/>
            <w:instrText xml:space="preserve"> PAGEREF _Toc32675 \h </w:instrText>
            <w:fldChar w:fldCharType="separate"/>
            <w:t>232</w:t>
            <w:fldChar w:fldCharType="end"/>
            <w:fldChar w:fldCharType="end"/>
          </w:r>
        </w:p>
        <w:p w14:paraId="470DEB43">
          <w:pPr>
            <w:pStyle w:val="25"/>
            <w:tabs>
              <w:tab w:val="right" w:leader="dot" w:pos="9050"/>
            </w:tabs>
          </w:pPr>
          <w:r>
            <w:fldChar w:fldCharType="begin"/>
            <w:instrText xml:space="preserve"> HYPERLINK \l _Toc28571 </w:instrText>
            <w:fldChar w:fldCharType="separate"/>
            <w:t>13. Background Job Inventory</w:t>
            <w:tab/>
            <w:fldChar w:fldCharType="begin"/>
            <w:instrText xml:space="preserve"> PAGEREF _Toc28571 \h </w:instrText>
            <w:fldChar w:fldCharType="separate"/>
            <w:t>232</w:t>
            <w:fldChar w:fldCharType="end"/>
            <w:fldChar w:fldCharType="end"/>
          </w:r>
        </w:p>
        <w:p w14:paraId="7A1AAE10">
          <w:pPr>
            <w:pStyle w:val="26"/>
            <w:tabs>
              <w:tab w:val="right" w:leader="dot" w:pos="9050"/>
            </w:tabs>
          </w:pPr>
          <w:r>
            <w:fldChar w:fldCharType="begin"/>
            <w:instrText xml:space="preserve"> HYPERLINK \l _Toc10513 </w:instrText>
            <w:fldChar w:fldCharType="separate"/>
            <w:t>13.1 JOB-01 Hết hạn mã xác minh và khóa tạm theo giới hạn thử</w:t>
            <w:tab/>
            <w:fldChar w:fldCharType="begin"/>
            <w:instrText xml:space="preserve"> PAGEREF _Toc10513 \h </w:instrText>
            <w:fldChar w:fldCharType="separate"/>
            <w:t>232</w:t>
            <w:fldChar w:fldCharType="end"/>
            <w:fldChar w:fldCharType="end"/>
          </w:r>
        </w:p>
        <w:p w14:paraId="6BC5EEBA">
          <w:pPr>
            <w:pStyle w:val="26"/>
            <w:tabs>
              <w:tab w:val="right" w:leader="dot" w:pos="9050"/>
            </w:tabs>
          </w:pPr>
          <w:r>
            <w:fldChar w:fldCharType="begin"/>
            <w:instrText xml:space="preserve"> HYPERLINK \l _Toc14659 </w:instrText>
            <w:fldChar w:fldCharType="separate"/>
            <w:t>13.2 JOB-02 Gửi và gửi lại chứng từ, thông điệp</w:t>
            <w:tab/>
            <w:fldChar w:fldCharType="begin"/>
            <w:instrText xml:space="preserve"> PAGEREF _Toc14659 \h </w:instrText>
            <w:fldChar w:fldCharType="separate"/>
            <w:t>232</w:t>
            <w:fldChar w:fldCharType="end"/>
            <w:fldChar w:fldCharType="end"/>
          </w:r>
        </w:p>
        <w:p w14:paraId="4D74CCCF">
          <w:pPr>
            <w:pStyle w:val="26"/>
            <w:tabs>
              <w:tab w:val="right" w:leader="dot" w:pos="9050"/>
            </w:tabs>
          </w:pPr>
          <w:r>
            <w:fldChar w:fldCharType="begin"/>
            <w:instrText xml:space="preserve"> HYPERLINK \l _Toc2271 </w:instrText>
            <w:fldChar w:fldCharType="separate"/>
            <w:t>13.3 JOB-03 Tự gửi QR sau khi công bố hồ sơ của lô bàn giao ngoại tuyến</w:t>
            <w:tab/>
            <w:fldChar w:fldCharType="begin"/>
            <w:instrText xml:space="preserve"> PAGEREF _Toc2271 \h </w:instrText>
            <w:fldChar w:fldCharType="separate"/>
            <w:t>233</w:t>
            <w:fldChar w:fldCharType="end"/>
            <w:fldChar w:fldCharType="end"/>
          </w:r>
        </w:p>
        <w:p w14:paraId="4CA8C7DE">
          <w:pPr>
            <w:pStyle w:val="26"/>
            <w:tabs>
              <w:tab w:val="right" w:leader="dot" w:pos="9050"/>
            </w:tabs>
          </w:pPr>
          <w:r>
            <w:fldChar w:fldCharType="begin"/>
            <w:instrText xml:space="preserve"> HYPERLINK \l _Toc14322 </w:instrText>
            <w:fldChar w:fldCharType="separate"/>
            <w:t>13.4 JOB-04 Đồng bộ hồ sơ truy xuất lên cổng truy xuất quốc gia</w:t>
            <w:tab/>
            <w:fldChar w:fldCharType="begin"/>
            <w:instrText xml:space="preserve"> PAGEREF _Toc14322 \h </w:instrText>
            <w:fldChar w:fldCharType="separate"/>
            <w:t>233</w:t>
            <w:fldChar w:fldCharType="end"/>
            <w:fldChar w:fldCharType="end"/>
          </w:r>
        </w:p>
        <w:p w14:paraId="67FC764C">
          <w:pPr>
            <w:pStyle w:val="26"/>
            <w:tabs>
              <w:tab w:val="right" w:leader="dot" w:pos="9050"/>
            </w:tabs>
          </w:pPr>
          <w:r>
            <w:fldChar w:fldCharType="begin"/>
            <w:instrText xml:space="preserve"> HYPERLINK \l _Toc8411 </w:instrText>
            <w:fldChar w:fldCharType="separate"/>
            <w:t>13.5 JOB-05 Nhắc đo chỉ số nước quá hạn</w:t>
            <w:tab/>
            <w:fldChar w:fldCharType="begin"/>
            <w:instrText xml:space="preserve"> PAGEREF _Toc8411 \h </w:instrText>
            <w:fldChar w:fldCharType="separate"/>
            <w:t>233</w:t>
            <w:fldChar w:fldCharType="end"/>
            <w:fldChar w:fldCharType="end"/>
          </w:r>
        </w:p>
        <w:p w14:paraId="7ABA6F8D">
          <w:pPr>
            <w:pStyle w:val="26"/>
            <w:tabs>
              <w:tab w:val="right" w:leader="dot" w:pos="9050"/>
            </w:tabs>
          </w:pPr>
          <w:r>
            <w:fldChar w:fldCharType="begin"/>
            <w:instrText xml:space="preserve"> HYPERLINK \l _Toc14754 </w:instrText>
            <w:fldChar w:fldCharType="separate"/>
            <w:t>13.6 JOB-06 Nhắc giấy tờ vùng nuôi sắp hết hạn</w:t>
            <w:tab/>
            <w:fldChar w:fldCharType="begin"/>
            <w:instrText xml:space="preserve"> PAGEREF _Toc14754 \h </w:instrText>
            <w:fldChar w:fldCharType="separate"/>
            <w:t>233</w:t>
            <w:fldChar w:fldCharType="end"/>
            <w:fldChar w:fldCharType="end"/>
          </w:r>
        </w:p>
        <w:p w14:paraId="2B1577CF">
          <w:pPr>
            <w:pStyle w:val="26"/>
            <w:tabs>
              <w:tab w:val="right" w:leader="dot" w:pos="9050"/>
            </w:tabs>
          </w:pPr>
          <w:r>
            <w:fldChar w:fldCharType="begin"/>
            <w:instrText xml:space="preserve"> HYPERLINK \l _Toc505 </w:instrText>
            <w:fldChar w:fldCharType="separate"/>
            <w:t>13.7 JOB-07 Nhắc hàng trả giữ tạm quá 3 ngày</w:t>
            <w:tab/>
            <w:fldChar w:fldCharType="begin"/>
            <w:instrText xml:space="preserve"> PAGEREF _Toc505 \h </w:instrText>
            <w:fldChar w:fldCharType="separate"/>
            <w:t>234</w:t>
            <w:fldChar w:fldCharType="end"/>
            <w:fldChar w:fldCharType="end"/>
          </w:r>
        </w:p>
        <w:p w14:paraId="6AA74DC1">
          <w:pPr>
            <w:pStyle w:val="25"/>
            <w:tabs>
              <w:tab w:val="right" w:leader="dot" w:pos="9050"/>
            </w:tabs>
          </w:pPr>
          <w:r>
            <w:fldChar w:fldCharType="begin"/>
            <w:instrText xml:space="preserve"> HYPERLINK \l _Toc2401 </w:instrText>
            <w:fldChar w:fldCharType="separate"/>
            <w:t>14. External API Inventory</w:t>
            <w:tab/>
            <w:fldChar w:fldCharType="begin"/>
            <w:instrText xml:space="preserve"> PAGEREF _Toc2401 \h </w:instrText>
            <w:fldChar w:fldCharType="separate"/>
            <w:t>234</w:t>
            <w:fldChar w:fldCharType="end"/>
            <w:fldChar w:fldCharType="end"/>
          </w:r>
        </w:p>
        <w:p w14:paraId="2A3F6241">
          <w:pPr>
            <w:pStyle w:val="26"/>
            <w:tabs>
              <w:tab w:val="right" w:leader="dot" w:pos="9050"/>
            </w:tabs>
          </w:pPr>
          <w:r>
            <w:fldChar w:fldCharType="begin"/>
            <w:instrText xml:space="preserve"> HYPERLINK \l _Toc18577 </w:instrText>
            <w:fldChar w:fldCharType="separate"/>
            <w:t>14.1 API-01 Gửi SMS (mã xác minh, tin báo thương lái)</w:t>
            <w:tab/>
            <w:fldChar w:fldCharType="begin"/>
            <w:instrText xml:space="preserve"> PAGEREF _Toc18577 \h </w:instrText>
            <w:fldChar w:fldCharType="separate"/>
            <w:t>234</w:t>
            <w:fldChar w:fldCharType="end"/>
            <w:fldChar w:fldCharType="end"/>
          </w:r>
        </w:p>
        <w:p w14:paraId="21527CFB">
          <w:pPr>
            <w:pStyle w:val="26"/>
            <w:tabs>
              <w:tab w:val="right" w:leader="dot" w:pos="9050"/>
            </w:tabs>
          </w:pPr>
          <w:r>
            <w:fldChar w:fldCharType="begin"/>
            <w:instrText xml:space="preserve"> HYPERLINK \l _Toc26301 </w:instrText>
            <w:fldChar w:fldCharType="separate"/>
            <w:t>14.2 API-02 Gửi thông báo đẩy</w:t>
            <w:tab/>
            <w:fldChar w:fldCharType="begin"/>
            <w:instrText xml:space="preserve"> PAGEREF _Toc26301 \h </w:instrText>
            <w:fldChar w:fldCharType="separate"/>
            <w:t>234</w:t>
            <w:fldChar w:fldCharType="end"/>
            <w:fldChar w:fldCharType="end"/>
          </w:r>
        </w:p>
        <w:p w14:paraId="4ED4A8FE">
          <w:pPr>
            <w:pStyle w:val="26"/>
            <w:tabs>
              <w:tab w:val="right" w:leader="dot" w:pos="9050"/>
            </w:tabs>
          </w:pPr>
          <w:r>
            <w:fldChar w:fldCharType="begin"/>
            <w:instrText xml:space="preserve"> HYPERLINK \l _Toc9520 </w:instrText>
            <w:fldChar w:fldCharType="separate"/>
            <w:t>14.3 API-03 Gửi email</w:t>
            <w:tab/>
            <w:fldChar w:fldCharType="begin"/>
            <w:instrText xml:space="preserve"> PAGEREF _Toc9520 \h </w:instrText>
            <w:fldChar w:fldCharType="separate"/>
            <w:t>234</w:t>
            <w:fldChar w:fldCharType="end"/>
            <w:fldChar w:fldCharType="end"/>
          </w:r>
        </w:p>
        <w:p w14:paraId="3A162B0C">
          <w:pPr>
            <w:pStyle w:val="26"/>
            <w:tabs>
              <w:tab w:val="right" w:leader="dot" w:pos="9050"/>
            </w:tabs>
          </w:pPr>
          <w:r>
            <w:fldChar w:fldCharType="begin"/>
            <w:instrText xml:space="preserve"> HYPERLINK \l _Toc23134 </w:instrText>
            <w:fldChar w:fldCharType="separate"/>
            <w:t>14.4 API-04 Gửi tin qua Zalo OA</w:t>
            <w:tab/>
            <w:fldChar w:fldCharType="begin"/>
            <w:instrText xml:space="preserve"> PAGEREF _Toc23134 \h </w:instrText>
            <w:fldChar w:fldCharType="separate"/>
            <w:t>235</w:t>
            <w:fldChar w:fldCharType="end"/>
            <w:fldChar w:fldCharType="end"/>
          </w:r>
        </w:p>
        <w:p w14:paraId="6AA1D759">
          <w:pPr>
            <w:pStyle w:val="26"/>
            <w:tabs>
              <w:tab w:val="right" w:leader="dot" w:pos="9050"/>
            </w:tabs>
          </w:pPr>
          <w:r>
            <w:fldChar w:fldCharType="begin"/>
            <w:instrText xml:space="preserve"> HYPERLINK \l _Toc30446 </w:instrText>
            <w:fldChar w:fldCharType="separate"/>
            <w:t>14.5 API-05 Hiển thị bản đồ và lấy vị trí</w:t>
            <w:tab/>
            <w:fldChar w:fldCharType="begin"/>
            <w:instrText xml:space="preserve"> PAGEREF _Toc30446 \h </w:instrText>
            <w:fldChar w:fldCharType="separate"/>
            <w:t>235</w:t>
            <w:fldChar w:fldCharType="end"/>
            <w:fldChar w:fldCharType="end"/>
          </w:r>
        </w:p>
        <w:p w14:paraId="7D41636B">
          <w:pPr>
            <w:pStyle w:val="26"/>
            <w:tabs>
              <w:tab w:val="right" w:leader="dot" w:pos="9050"/>
            </w:tabs>
          </w:pPr>
          <w:r>
            <w:fldChar w:fldCharType="begin"/>
            <w:instrText xml:space="preserve"> HYPERLINK \l _Toc996 </w:instrText>
            <w:fldChar w:fldCharType="separate"/>
            <w:t>14.6 API-06 Lưu và đọc tệp</w:t>
            <w:tab/>
            <w:fldChar w:fldCharType="begin"/>
            <w:instrText xml:space="preserve"> PAGEREF _Toc996 \h </w:instrText>
            <w:fldChar w:fldCharType="separate"/>
            <w:t>235</w:t>
            <w:fldChar w:fldCharType="end"/>
            <w:fldChar w:fldCharType="end"/>
          </w:r>
        </w:p>
        <w:p w14:paraId="794C36DA">
          <w:pPr>
            <w:pStyle w:val="26"/>
            <w:tabs>
              <w:tab w:val="right" w:leader="dot" w:pos="9050"/>
            </w:tabs>
          </w:pPr>
          <w:r>
            <w:fldChar w:fldCharType="begin"/>
            <w:instrText xml:space="preserve"> HYPERLINK \l _Toc12353 </w:instrText>
            <w:fldChar w:fldCharType="separate"/>
            <w:t>14.7 API-07 Đồng bộ hồ sơ truy xuất</w:t>
            <w:tab/>
            <w:fldChar w:fldCharType="begin"/>
            <w:instrText xml:space="preserve"> PAGEREF _Toc12353 \h </w:instrText>
            <w:fldChar w:fldCharType="separate"/>
            <w:t>236</w:t>
            <w:fldChar w:fldCharType="end"/>
            <w:fldChar w:fldCharType="end"/>
          </w:r>
        </w:p>
        <w:p w14:paraId="79E81AD5">
          <w:pPr>
            <w:pStyle w:val="26"/>
            <w:tabs>
              <w:tab w:val="right" w:leader="dot" w:pos="9050"/>
            </w:tabs>
          </w:pPr>
          <w:r>
            <w:fldChar w:fldCharType="begin"/>
            <w:instrText xml:space="preserve"> HYPERLINK \l _Toc32729 </w:instrText>
            <w:fldChar w:fldCharType="separate"/>
            <w:t>14.8 API-08 Nhận trạng thái gửi từ nhà cung cấp</w:t>
            <w:tab/>
            <w:fldChar w:fldCharType="begin"/>
            <w:instrText xml:space="preserve"> PAGEREF _Toc32729 \h </w:instrText>
            <w:fldChar w:fldCharType="separate"/>
            <w:t>236</w:t>
            <w:fldChar w:fldCharType="end"/>
            <w:fldChar w:fldCharType="end"/>
          </w:r>
        </w:p>
        <w:p w14:paraId="6CF3844E">
          <w:pPr>
            <w:pStyle w:val="26"/>
            <w:tabs>
              <w:tab w:val="right" w:leader="dot" w:pos="9050"/>
            </w:tabs>
          </w:pPr>
          <w:r>
            <w:fldChar w:fldCharType="begin"/>
            <w:instrText xml:space="preserve"> HYPERLINK \l _Toc26553 </w:instrText>
            <w:fldChar w:fldCharType="separate"/>
            <w:t>14.9 API-09 Nhận tin yêu cầu mua từ Zalo OA</w:t>
            <w:tab/>
            <w:fldChar w:fldCharType="begin"/>
            <w:instrText xml:space="preserve"> PAGEREF _Toc26553 \h </w:instrText>
            <w:fldChar w:fldCharType="separate"/>
            <w:t>236</w:t>
            <w:fldChar w:fldCharType="end"/>
            <w:fldChar w:fldCharType="end"/>
          </w:r>
        </w:p>
        <w:p w14:paraId="6DEAFF3C">
          <w:pPr>
            <w:pStyle w:val="26"/>
            <w:tabs>
              <w:tab w:val="right" w:leader="dot" w:pos="9050"/>
            </w:tabs>
          </w:pPr>
          <w:r>
            <w:fldChar w:fldCharType="begin"/>
            <w:instrText xml:space="preserve"> HYPERLINK \l _Toc28176 </w:instrText>
            <w:fldChar w:fldCharType="separate"/>
            <w:t>14.10 API-10 Nhận kết quả đồng bộ từ cổng truy xuất</w:t>
            <w:tab/>
            <w:fldChar w:fldCharType="begin"/>
            <w:instrText xml:space="preserve"> PAGEREF _Toc28176 \h </w:instrText>
            <w:fldChar w:fldCharType="separate"/>
            <w:t>236</w:t>
            <w:fldChar w:fldCharType="end"/>
            <w:fldChar w:fldCharType="end"/>
          </w:r>
        </w:p>
        <w:p w14:paraId="5512455B">
          <w:pPr>
            <w:pStyle w:val="26"/>
            <w:tabs>
              <w:tab w:val="right" w:leader="dot" w:pos="9050"/>
            </w:tabs>
          </w:pPr>
          <w:r>
            <w:fldChar w:fldCharType="begin"/>
            <w:instrText xml:space="preserve"> HYPERLINK \l _Toc6994 </w:instrText>
            <w:fldChar w:fldCharType="separate"/>
            <w:t>14.11 API-11 Nhận dạng chỉ số nước từ ảnh</w:t>
            <w:tab/>
            <w:fldChar w:fldCharType="begin"/>
            <w:instrText xml:space="preserve"> PAGEREF _Toc6994 \h </w:instrText>
            <w:fldChar w:fldCharType="separate"/>
            <w:t>237</w:t>
            <w:fldChar w:fldCharType="end"/>
            <w:fldChar w:fldCharType="end"/>
          </w:r>
        </w:p>
        <w:p w14:paraId="4EF17F9A">
          <w:pPr>
            <w:pStyle w:val="24"/>
            <w:tabs>
              <w:tab w:val="right" w:leader="dot" w:pos="9050"/>
            </w:tabs>
          </w:pPr>
          <w:r>
            <w:fldChar w:fldCharType="begin"/>
            <w:instrText xml:space="preserve"> HYPERLINK \l _Toc9261 </w:instrText>
            <w:fldChar w:fldCharType="separate"/>
            <w:t>IV. Non-Functional Requirements</w:t>
            <w:tab/>
            <w:fldChar w:fldCharType="begin"/>
            <w:instrText xml:space="preserve"> PAGEREF _Toc9261 \h </w:instrText>
            <w:fldChar w:fldCharType="separate"/>
            <w:t>237</w:t>
            <w:fldChar w:fldCharType="end"/>
            <w:fldChar w:fldCharType="end"/>
          </w:r>
        </w:p>
        <w:p w14:paraId="7A4940C4">
          <w:pPr>
            <w:pStyle w:val="25"/>
            <w:tabs>
              <w:tab w:val="right" w:leader="dot" w:pos="9050"/>
            </w:tabs>
          </w:pPr>
          <w:r>
            <w:fldChar w:fldCharType="begin"/>
            <w:instrText xml:space="preserve"> HYPERLINK \l _Toc9070 </w:instrText>
            <w:fldChar w:fldCharType="separate"/>
            <w:t>1. External Interfaces</w:t>
            <w:tab/>
            <w:fldChar w:fldCharType="begin"/>
            <w:instrText xml:space="preserve"> PAGEREF _Toc9070 \h </w:instrText>
            <w:fldChar w:fldCharType="separate"/>
            <w:t>237</w:t>
            <w:fldChar w:fldCharType="end"/>
            <w:fldChar w:fldCharType="end"/>
          </w:r>
        </w:p>
        <w:p w14:paraId="609060CA">
          <w:pPr>
            <w:pStyle w:val="25"/>
            <w:tabs>
              <w:tab w:val="right" w:leader="dot" w:pos="9050"/>
            </w:tabs>
          </w:pPr>
          <w:r>
            <w:fldChar w:fldCharType="begin"/>
            <w:instrText xml:space="preserve"> HYPERLINK \l _Toc13602 </w:instrText>
            <w:fldChar w:fldCharType="separate"/>
            <w:t>2. Quality Attributes</w:t>
            <w:tab/>
            <w:fldChar w:fldCharType="begin"/>
            <w:instrText xml:space="preserve"> PAGEREF _Toc13602 \h </w:instrText>
            <w:fldChar w:fldCharType="separate"/>
            <w:t>238</w:t>
            <w:fldChar w:fldCharType="end"/>
            <w:fldChar w:fldCharType="end"/>
          </w:r>
        </w:p>
        <w:p w14:paraId="6972F52A">
          <w:pPr>
            <w:pStyle w:val="26"/>
            <w:tabs>
              <w:tab w:val="right" w:leader="dot" w:pos="9050"/>
            </w:tabs>
          </w:pPr>
          <w:r>
            <w:fldChar w:fldCharType="begin"/>
            <w:instrText xml:space="preserve"> HYPERLINK \l _Toc31437 </w:instrText>
            <w:fldChar w:fldCharType="separate"/>
            <w:t>2.1 Usability</w:t>
            <w:tab/>
            <w:fldChar w:fldCharType="begin"/>
            <w:instrText xml:space="preserve"> PAGEREF _Toc31437 \h </w:instrText>
            <w:fldChar w:fldCharType="separate"/>
            <w:t>238</w:t>
            <w:fldChar w:fldCharType="end"/>
            <w:fldChar w:fldCharType="end"/>
          </w:r>
        </w:p>
        <w:p w14:paraId="3F67FBA9">
          <w:pPr>
            <w:pStyle w:val="26"/>
            <w:tabs>
              <w:tab w:val="right" w:leader="dot" w:pos="9050"/>
            </w:tabs>
          </w:pPr>
          <w:r>
            <w:fldChar w:fldCharType="begin"/>
            <w:instrText xml:space="preserve"> HYPERLINK \l _Toc32234 </w:instrText>
            <w:fldChar w:fldCharType="separate"/>
            <w:t>2.2 Performance</w:t>
            <w:tab/>
            <w:fldChar w:fldCharType="begin"/>
            <w:instrText xml:space="preserve"> PAGEREF _Toc32234 \h </w:instrText>
            <w:fldChar w:fldCharType="separate"/>
            <w:t>238</w:t>
            <w:fldChar w:fldCharType="end"/>
            <w:fldChar w:fldCharType="end"/>
          </w:r>
        </w:p>
        <w:p w14:paraId="476A6C69">
          <w:pPr>
            <w:pStyle w:val="26"/>
            <w:tabs>
              <w:tab w:val="right" w:leader="dot" w:pos="9050"/>
            </w:tabs>
          </w:pPr>
          <w:r>
            <w:fldChar w:fldCharType="begin"/>
            <w:instrText xml:space="preserve"> HYPERLINK \l _Toc27372 </w:instrText>
            <w:fldChar w:fldCharType="separate"/>
            <w:t>2.3 Security</w:t>
            <w:tab/>
            <w:fldChar w:fldCharType="begin"/>
            <w:instrText xml:space="preserve"> PAGEREF _Toc27372 \h </w:instrText>
            <w:fldChar w:fldCharType="separate"/>
            <w:t>238</w:t>
            <w:fldChar w:fldCharType="end"/>
            <w:fldChar w:fldCharType="end"/>
          </w:r>
        </w:p>
        <w:p w14:paraId="6EE07EA9">
          <w:pPr>
            <w:pStyle w:val="26"/>
            <w:tabs>
              <w:tab w:val="right" w:leader="dot" w:pos="9050"/>
            </w:tabs>
          </w:pPr>
          <w:r>
            <w:fldChar w:fldCharType="begin"/>
            <w:instrText xml:space="preserve"> HYPERLINK \l _Toc10441 </w:instrText>
            <w:fldChar w:fldCharType="separate"/>
            <w:t>2.4 Độ tin cậy, dữ liệu và đồng bộ</w:t>
            <w:tab/>
            <w:fldChar w:fldCharType="begin"/>
            <w:instrText xml:space="preserve"> PAGEREF _Toc10441 \h </w:instrText>
            <w:fldChar w:fldCharType="separate"/>
            <w:t>239</w:t>
            <w:fldChar w:fldCharType="end"/>
            <w:fldChar w:fldCharType="end"/>
          </w:r>
        </w:p>
        <w:p w14:paraId="518756C4">
          <w:pPr>
            <w:pStyle w:val="24"/>
            <w:tabs>
              <w:tab w:val="right" w:leader="dot" w:pos="9050"/>
            </w:tabs>
          </w:pPr>
          <w:r>
            <w:fldChar w:fldCharType="begin"/>
            <w:instrText xml:space="preserve"> HYPERLINK \l _Toc26805 </w:instrText>
            <w:fldChar w:fldCharType="separate"/>
            <w:t>V. Requirement Appendix</w:t>
            <w:tab/>
            <w:fldChar w:fldCharType="begin"/>
            <w:instrText xml:space="preserve"> PAGEREF _Toc26805 \h </w:instrText>
            <w:fldChar w:fldCharType="separate"/>
            <w:t>239</w:t>
            <w:fldChar w:fldCharType="end"/>
            <w:fldChar w:fldCharType="end"/>
          </w:r>
        </w:p>
        <w:p w14:paraId="7A7CC6CD">
          <w:pPr>
            <w:pStyle w:val="25"/>
            <w:tabs>
              <w:tab w:val="right" w:leader="dot" w:pos="9050"/>
            </w:tabs>
          </w:pPr>
          <w:r>
            <w:fldChar w:fldCharType="begin"/>
            <w:instrText xml:space="preserve"> HYPERLINK \l _Toc25559 </w:instrText>
            <w:fldChar w:fldCharType="separate"/>
            <w:t>1. Business Rules</w:t>
            <w:tab/>
            <w:fldChar w:fldCharType="begin"/>
            <w:instrText xml:space="preserve"> PAGEREF _Toc25559 \h </w:instrText>
            <w:fldChar w:fldCharType="separate"/>
            <w:t>239</w:t>
            <w:fldChar w:fldCharType="end"/>
            <w:fldChar w:fldCharType="end"/>
          </w:r>
        </w:p>
        <w:p w14:paraId="0C6C770F">
          <w:pPr>
            <w:pStyle w:val="25"/>
            <w:tabs>
              <w:tab w:val="right" w:leader="dot" w:pos="9050"/>
            </w:tabs>
          </w:pPr>
          <w:r>
            <w:fldChar w:fldCharType="begin"/>
            <w:instrText xml:space="preserve"> HYPERLINK \l _Toc2926 </w:instrText>
            <w:fldChar w:fldCharType="separate"/>
            <w:t>2. System Messages</w:t>
            <w:tab/>
            <w:fldChar w:fldCharType="begin"/>
            <w:instrText xml:space="preserve"> PAGEREF _Toc2926 \h </w:instrText>
            <w:fldChar w:fldCharType="separate"/>
            <w:t>243</w:t>
            <w:fldChar w:fldCharType="end"/>
            <w:fldChar w:fldCharType="end"/>
          </w:r>
        </w:p>
        <w:p w14:paraId="4683A595">
          <w:pPr>
            <w:pStyle w:val="25"/>
            <w:tabs>
              <w:tab w:val="right" w:leader="dot" w:pos="9050"/>
            </w:tabs>
          </w:pPr>
          <w:r>
            <w:fldChar w:fldCharType="begin"/>
            <w:instrText xml:space="preserve"> HYPERLINK \l _Toc11429 </w:instrText>
            <w:fldChar w:fldCharType="separate"/>
            <w:t>3. Other Requirements</w:t>
            <w:tab/>
            <w:fldChar w:fldCharType="begin"/>
            <w:instrText xml:space="preserve"> PAGEREF _Toc11429 \h </w:instrText>
            <w:fldChar w:fldCharType="separate"/>
            <w:t>246</w:t>
            <w:fldChar w:fldCharType="end"/>
            <w:fldChar w:fldCharType="end"/>
          </w:r>
        </w:p>
        <w:p w14:paraId="49644E45">
          <w:pPr>
            <w:pStyle w:val="26"/>
            <w:tabs>
              <w:tab w:val="right" w:leader="dot" w:pos="9050"/>
            </w:tabs>
          </w:pPr>
          <w:r>
            <w:fldChar w:fldCharType="begin"/>
            <w:instrText xml:space="preserve"> HYPERLINK \l _Toc6203 </w:instrText>
            <w:fldChar w:fldCharType="separate"/>
            <w:t>3.1 Acceptance criteria</w:t>
            <w:tab/>
            <w:fldChar w:fldCharType="begin"/>
            <w:instrText xml:space="preserve"> PAGEREF _Toc6203 \h </w:instrText>
            <w:fldChar w:fldCharType="separate"/>
            <w:t>247</w:t>
            <w:fldChar w:fldCharType="end"/>
            <w:fldChar w:fldCharType="end"/>
          </w:r>
        </w:p>
        <w:p w14:paraId="7710C9E4">
          <w:pPr>
            <w:pStyle w:val="26"/>
            <w:tabs>
              <w:tab w:val="right" w:leader="dot" w:pos="9050"/>
            </w:tabs>
          </w:pPr>
          <w:r>
            <w:fldChar w:fldCharType="begin"/>
            <w:instrText xml:space="preserve"> HYPERLINK \l _Toc25143 </w:instrText>
            <w:fldChar w:fldCharType="separate"/>
            <w:t>3.2 Điểm cần xác nhận trong đặc tả UC</w:t>
            <w:tab/>
            <w:fldChar w:fldCharType="begin"/>
            <w:instrText xml:space="preserve"> PAGEREF _Toc25143 \h </w:instrText>
            <w:fldChar w:fldCharType="separate"/>
            <w:t>248</w:t>
            <w:fldChar w:fldCharType="end"/>
            <w:fldChar w:fldCharType="end"/>
          </w:r>
        </w:p>
        <w:p w14:paraId="368C41E7">
          <w:pPr>
            <w:pStyle w:val="26"/>
            <w:tabs>
              <w:tab w:val="right" w:leader="dot" w:pos="9050"/>
            </w:tabs>
          </w:pPr>
          <w:r>
            <w:fldChar w:fldCharType="begin"/>
            <w:instrText xml:space="preserve"> HYPERLINK \l _Toc11964 </w:instrText>
            <w:fldChar w:fldCharType="separate"/>
            <w:t>3.3 Bảng ánh xạ mã UC (bản 29/09 → bản 30/09)</w:t>
            <w:tab/>
            <w:fldChar w:fldCharType="begin"/>
            <w:instrText xml:space="preserve"> PAGEREF _Toc11964 \h </w:instrText>
            <w:fldChar w:fldCharType="separate"/>
            <w:t>250</w:t>
            <w:fldChar w:fldCharType="end"/>
            <w:fldChar w:fldCharType="end"/>
          </w:r>
        </w:p>
        <w:p w14:paraId="5809EC47">
          <w:pPr>
            <w:pStyle w:val="26"/>
            <w:tabs>
              <w:tab w:val="right" w:leader="dot" w:pos="9050"/>
            </w:tabs>
          </w:pPr>
          <w:r>
            <w:fldChar w:fldCharType="begin"/>
            <w:instrText xml:space="preserve"> HYPERLINK \l _Toc6061 </w:instrText>
            <w:fldChar w:fldCharType="separate"/>
            <w:t>3.4 Bảng ánh xạ mã UC (bản 30/09 → bản 01/10/2026)</w:t>
            <w:tab/>
            <w:fldChar w:fldCharType="begin"/>
            <w:instrText xml:space="preserve"> PAGEREF _Toc6061 \h </w:instrText>
            <w:fldChar w:fldCharType="separate"/>
            <w:t>251</w:t>
            <w:fldChar w:fldCharType="end"/>
            <w:fldChar w:fldCharType="end"/>
          </w:r>
        </w:p>
        <w:p w14:paraId="2E99976E">
          <w:pPr>
            <w:pStyle w:val="24"/>
            <w:tabs>
              <w:tab w:val="right" w:leader="dot" w:pos="9040"/>
            </w:tabs>
          </w:pPr>
          <w:r>
            <w:fldChar w:fldCharType="end"/>
          </w:r>
        </w:p>
      </w:sdtContent>
    </w:sdt>
    <w:p w14:paraId="555326FC">
      <w:pPr>
        <w:rPr>
          <w:b/>
          <w:color w:val="C00000"/>
          <w:sz w:val="32"/>
          <w:szCs w:val="32"/>
        </w:rPr>
      </w:pPr>
      <w:r>
        <w:br w:type="page"/>
      </w:r>
    </w:p>
    <w:p w14:paraId="0E136C47">
      <w:pPr>
        <w:pStyle w:val="2"/>
      </w:pPr>
      <w:bookmarkStart w:id="0" w:name="_Toc32136"/>
      <w:bookmarkStart w:id="1" w:name="_Toc24668"/>
      <w:r>
        <w:t>Change Log</w:t>
      </w:r>
      <w:bookmarkEnd w:id="0"/>
      <w:bookmarkEnd w:id="1"/>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7"/>
        <w:gridCol w:w="1333"/>
        <w:gridCol w:w="2000"/>
        <w:gridCol w:w="4200"/>
      </w:tblGrid>
      <w:tr w14:paraId="3530E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67" w:type="dxa"/>
            <w:shd w:val="clear" w:color="auto" w:fill="DCE6F1"/>
          </w:tcPr>
          <w:p w14:paraId="1750AB04">
            <w:pPr>
              <w:spacing w:after="0" w:line="240" w:lineRule="auto"/>
            </w:pPr>
            <w:r>
              <w:rPr>
                <w:b/>
                <w:sz w:val="18"/>
              </w:rPr>
              <w:t>Date</w:t>
            </w:r>
          </w:p>
        </w:tc>
        <w:tc>
          <w:tcPr>
            <w:tcW w:w="1333" w:type="dxa"/>
            <w:shd w:val="clear" w:color="auto" w:fill="DCE6F1"/>
          </w:tcPr>
          <w:p w14:paraId="7B35D666">
            <w:pPr>
              <w:spacing w:after="0" w:line="240" w:lineRule="auto"/>
            </w:pPr>
            <w:r>
              <w:rPr>
                <w:b/>
                <w:sz w:val="18"/>
              </w:rPr>
              <w:t>A*</w:t>
            </w:r>
          </w:p>
          <w:p w14:paraId="37994882">
            <w:pPr>
              <w:spacing w:after="0" w:line="240" w:lineRule="auto"/>
            </w:pPr>
            <w:r>
              <w:rPr>
                <w:b/>
                <w:sz w:val="18"/>
              </w:rPr>
              <w:t>M, D</w:t>
            </w:r>
          </w:p>
        </w:tc>
        <w:tc>
          <w:tcPr>
            <w:tcW w:w="2000" w:type="dxa"/>
            <w:shd w:val="clear" w:color="auto" w:fill="DCE6F1"/>
          </w:tcPr>
          <w:p w14:paraId="73A3A313">
            <w:pPr>
              <w:spacing w:after="0" w:line="240" w:lineRule="auto"/>
            </w:pPr>
            <w:r>
              <w:rPr>
                <w:b/>
                <w:sz w:val="18"/>
              </w:rPr>
              <w:t>In charge</w:t>
            </w:r>
          </w:p>
        </w:tc>
        <w:tc>
          <w:tcPr>
            <w:tcW w:w="4200" w:type="dxa"/>
            <w:shd w:val="clear" w:color="auto" w:fill="DCE6F1"/>
          </w:tcPr>
          <w:p w14:paraId="2C36085F">
            <w:pPr>
              <w:spacing w:after="0" w:line="240" w:lineRule="auto"/>
            </w:pPr>
            <w:r>
              <w:rPr>
                <w:b/>
                <w:sz w:val="18"/>
              </w:rPr>
              <w:t>Change Description</w:t>
            </w:r>
          </w:p>
        </w:tc>
      </w:tr>
      <w:tr w14:paraId="7F314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3761C878">
            <w:pPr>
              <w:spacing w:after="0" w:line="240" w:lineRule="auto"/>
            </w:pPr>
            <w:r>
              <w:rPr>
                <w:sz w:val="17"/>
              </w:rPr>
              <w:t>27/09/2026</w:t>
            </w:r>
          </w:p>
        </w:tc>
        <w:tc>
          <w:tcPr>
            <w:tcW w:w="1333" w:type="dxa"/>
          </w:tcPr>
          <w:p w14:paraId="0E357043">
            <w:pPr>
              <w:spacing w:after="0" w:line="240" w:lineRule="auto"/>
            </w:pPr>
            <w:r>
              <w:rPr>
                <w:sz w:val="17"/>
              </w:rPr>
              <w:t>A</w:t>
            </w:r>
          </w:p>
        </w:tc>
        <w:tc>
          <w:tcPr>
            <w:tcW w:w="2000" w:type="dxa"/>
          </w:tcPr>
          <w:p w14:paraId="381DAA44">
            <w:pPr>
              <w:spacing w:after="0" w:line="240" w:lineRule="auto"/>
            </w:pPr>
            <w:r>
              <w:rPr>
                <w:sz w:val="17"/>
              </w:rPr>
              <w:t>OMTS project team</w:t>
            </w:r>
          </w:p>
        </w:tc>
        <w:tc>
          <w:tcPr>
            <w:tcW w:w="4200" w:type="dxa"/>
          </w:tcPr>
          <w:p w14:paraId="19C3EC7F">
            <w:pPr>
              <w:spacing w:after="0" w:line="240" w:lineRule="auto"/>
            </w:pPr>
            <w:r>
              <w:rPr>
                <w:sz w:val="17"/>
              </w:rPr>
              <w:t>Biên soạn theo form Report 3: UC hiện hành, mô tả chi tiết và mô hình entity suy ra từ SRS/UC description.</w:t>
            </w:r>
          </w:p>
        </w:tc>
      </w:tr>
      <w:tr w14:paraId="55B08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0CF1310C">
            <w:pPr>
              <w:spacing w:after="0" w:line="240" w:lineRule="auto"/>
            </w:pPr>
            <w:r>
              <w:t>29/09/2026</w:t>
            </w:r>
          </w:p>
        </w:tc>
        <w:tc>
          <w:tcPr>
            <w:tcW w:w="1333" w:type="dxa"/>
          </w:tcPr>
          <w:p w14:paraId="4AEFD929">
            <w:pPr>
              <w:spacing w:after="0" w:line="240" w:lineRule="auto"/>
            </w:pPr>
            <w:r>
              <w:t>M</w:t>
            </w:r>
          </w:p>
        </w:tc>
        <w:tc>
          <w:tcPr>
            <w:tcW w:w="2000" w:type="dxa"/>
          </w:tcPr>
          <w:p w14:paraId="67C75AA4">
            <w:pPr>
              <w:spacing w:after="0" w:line="240" w:lineRule="auto"/>
            </w:pPr>
            <w:r>
              <w:t>OMTS project team</w:t>
            </w:r>
          </w:p>
        </w:tc>
        <w:tc>
          <w:tcPr>
            <w:tcW w:w="4200" w:type="dxa"/>
          </w:tcPr>
          <w:p w14:paraId="65815277">
            <w:pPr>
              <w:spacing w:after="0" w:line="240" w:lineRule="auto"/>
            </w:pPr>
            <w:r>
              <w:t>Áp dụng quyết định Owner về hao hụt, công/lương, cân cảng, nước, quyền, QR, vòng đời bè, offline và tiền VND.</w:t>
            </w:r>
          </w:p>
        </w:tc>
      </w:tr>
      <w:tr w14:paraId="695D0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5D5E2F1F">
            <w:pPr>
              <w:spacing w:after="0" w:line="240" w:lineRule="auto"/>
            </w:pPr>
            <w:r>
              <w:t>30/09/2026</w:t>
            </w:r>
          </w:p>
        </w:tc>
        <w:tc>
          <w:tcPr>
            <w:tcW w:w="1333" w:type="dxa"/>
          </w:tcPr>
          <w:p w14:paraId="0491EFA1">
            <w:pPr>
              <w:spacing w:after="0" w:line="240" w:lineRule="auto"/>
            </w:pPr>
            <w:r>
              <w:t>M</w:t>
            </w:r>
          </w:p>
        </w:tc>
        <w:tc>
          <w:tcPr>
            <w:tcW w:w="2000" w:type="dxa"/>
          </w:tcPr>
          <w:p w14:paraId="340F678C">
            <w:pPr>
              <w:spacing w:after="0" w:line="240" w:lineRule="auto"/>
            </w:pPr>
            <w:r>
              <w:t>OMTS project team</w:t>
            </w:r>
          </w:p>
        </w:tc>
        <w:tc>
          <w:tcPr>
            <w:tcW w:w="4200" w:type="dxa"/>
          </w:tcPr>
          <w:p w14:paraId="5CDFC6A8">
            <w:pPr>
              <w:spacing w:after="0" w:line="240" w:lineRule="auto"/>
            </w:pPr>
            <w:r>
              <w:t>Chốt OPEN-11: bàn giao khi cảng mất mạng, đồng bộ sau rồi gửi QR cho thương lái; Owner sửa khi rà không đạt, giao dịch bán giữ nguyên; xung đột đồng bộ ưu tiên quyền rồi thứ tự đồng bộ (NFR-09). Cập nhật BF-04, BR-14, E42/E44/E45, UC32, UC33, UC35, UC45, UC48, UC69, UC70.</w:t>
            </w:r>
          </w:p>
        </w:tc>
      </w:tr>
      <w:tr w14:paraId="70D91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2B8BDEE2">
            <w:pPr>
              <w:spacing w:after="0" w:line="240" w:lineRule="auto"/>
            </w:pPr>
            <w:r>
              <w:t>30/09/2026</w:t>
            </w:r>
          </w:p>
        </w:tc>
        <w:tc>
          <w:tcPr>
            <w:tcW w:w="1333" w:type="dxa"/>
          </w:tcPr>
          <w:p w14:paraId="5EE867DE">
            <w:pPr>
              <w:spacing w:after="0" w:line="240" w:lineRule="auto"/>
            </w:pPr>
            <w:r>
              <w:t>M</w:t>
            </w:r>
          </w:p>
        </w:tc>
        <w:tc>
          <w:tcPr>
            <w:tcW w:w="2000" w:type="dxa"/>
          </w:tcPr>
          <w:p w14:paraId="5D858004">
            <w:pPr>
              <w:spacing w:after="0" w:line="240" w:lineRule="auto"/>
            </w:pPr>
            <w:r>
              <w:t>OMTS project team</w:t>
            </w:r>
          </w:p>
        </w:tc>
        <w:tc>
          <w:tcPr>
            <w:tcW w:w="4200" w:type="dxa"/>
          </w:tcPr>
          <w:p w14:paraId="4A832024">
            <w:pPr>
              <w:spacing w:after="0" w:line="240" w:lineRule="auto"/>
            </w:pPr>
            <w:r>
              <w:t>Áp dụng quyết định QĐ-01…09; gộp UC theo góp ý nhóm 27/09 và đánh số lại UC01–UC75 (xem V.3.5); bỏ actor Nhân viên truy xuất; thêm NFR-01…08, phạm vi, Acceptance criteria (V.3.3) và bảng điểm cần xác nhận (V.3.4); bỏ entity WorkCompletion (còn 71 entity); đổi OPEN-10 đang mở thành OPEN-14.</w:t>
            </w:r>
          </w:p>
        </w:tc>
      </w:tr>
      <w:tr w14:paraId="1F29D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69CCB695">
            <w:pPr>
              <w:spacing w:after="0" w:line="240" w:lineRule="auto"/>
            </w:pPr>
            <w:r>
              <w:t>30/09/2026</w:t>
            </w:r>
          </w:p>
        </w:tc>
        <w:tc>
          <w:tcPr>
            <w:tcW w:w="1333" w:type="dxa"/>
          </w:tcPr>
          <w:p w14:paraId="033BE8A2">
            <w:pPr>
              <w:spacing w:after="0" w:line="240" w:lineRule="auto"/>
            </w:pPr>
            <w:r>
              <w:t>M</w:t>
            </w:r>
          </w:p>
        </w:tc>
        <w:tc>
          <w:tcPr>
            <w:tcW w:w="2000" w:type="dxa"/>
          </w:tcPr>
          <w:p w14:paraId="12CDEF4D">
            <w:pPr>
              <w:spacing w:after="0" w:line="240" w:lineRule="auto"/>
            </w:pPr>
            <w:r>
              <w:t>OMTS project team</w:t>
            </w:r>
          </w:p>
        </w:tc>
        <w:tc>
          <w:tcPr>
            <w:tcW w:w="4200" w:type="dxa"/>
          </w:tcPr>
          <w:p w14:paraId="519AAC9D">
            <w:pPr>
              <w:spacing w:after="0" w:line="240" w:lineRule="auto"/>
            </w:pPr>
            <w:r>
              <w:t>Chốt OPEN-02, 07, 12, 14 (BR-22…25) và chỉ tiêu kỹ thuật của OPEN-13 (NFR-10…12); chốt các điểm chi tiết nghiệp vụ trong UC theo đề xuất (QĐ-10); thêm OPEN-15 cho góp ý nhóm về UC10.</w:t>
            </w:r>
          </w:p>
        </w:tc>
      </w:tr>
      <w:tr w14:paraId="5BEAA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2BFF5C3F">
            <w:pPr>
              <w:spacing w:after="0" w:line="240" w:lineRule="auto"/>
            </w:pPr>
            <w:r>
              <w:t>30/09/2026</w:t>
            </w:r>
          </w:p>
        </w:tc>
        <w:tc>
          <w:tcPr>
            <w:tcW w:w="1333" w:type="dxa"/>
          </w:tcPr>
          <w:p w14:paraId="1A259756">
            <w:pPr>
              <w:spacing w:after="0" w:line="240" w:lineRule="auto"/>
            </w:pPr>
            <w:r>
              <w:t>M</w:t>
            </w:r>
          </w:p>
        </w:tc>
        <w:tc>
          <w:tcPr>
            <w:tcW w:w="2000" w:type="dxa"/>
          </w:tcPr>
          <w:p w14:paraId="4C01AD87">
            <w:pPr>
              <w:spacing w:after="0" w:line="240" w:lineRule="auto"/>
            </w:pPr>
            <w:r>
              <w:t>OMTS project team</w:t>
            </w:r>
          </w:p>
        </w:tc>
        <w:tc>
          <w:tcPr>
            <w:tcW w:w="4200" w:type="dxa"/>
          </w:tcPr>
          <w:p w14:paraId="1A7DCAE8">
            <w:pPr>
              <w:spacing w:after="0" w:line="240" w:lineRule="auto"/>
            </w:pPr>
            <w:r>
              <w:t>Rà entity: thêm LaneWriteOffSegment, SyncConflict; gộp CooperativeProfileVersion, OcrCapture, PriceAgreement, ReturnDisposition, SeasonalEngagement vào entity liên quan; bỏ ExternalTraceSyncAttempt, TraceLabelIssue, Person; đổi PriceAdjustment → SaleAdjustment, WorkPayLine → PayLine; chỉnh thuộc tính theo quyết định 30/09. Còn 65 entity.</w:t>
            </w:r>
          </w:p>
        </w:tc>
      </w:tr>
      <w:tr w14:paraId="70AA0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56FF69BB">
            <w:pPr>
              <w:spacing w:after="0" w:line="240" w:lineRule="auto"/>
            </w:pPr>
            <w:r>
              <w:t>01/10/2026</w:t>
            </w:r>
          </w:p>
        </w:tc>
        <w:tc>
          <w:tcPr>
            <w:tcW w:w="1333" w:type="dxa"/>
          </w:tcPr>
          <w:p w14:paraId="4B05EF00">
            <w:pPr>
              <w:spacing w:after="0" w:line="240" w:lineRule="auto"/>
            </w:pPr>
            <w:r>
              <w:t>M</w:t>
            </w:r>
          </w:p>
        </w:tc>
        <w:tc>
          <w:tcPr>
            <w:tcW w:w="2000" w:type="dxa"/>
          </w:tcPr>
          <w:p w14:paraId="6DCE3699">
            <w:pPr>
              <w:spacing w:after="0" w:line="240" w:lineRule="auto"/>
            </w:pPr>
            <w:r>
              <w:t>OMTS project team</w:t>
            </w:r>
          </w:p>
        </w:tc>
        <w:tc>
          <w:tcPr>
            <w:tcW w:w="4200" w:type="dxa"/>
          </w:tcPr>
          <w:p w14:paraId="7AEE4B0D">
            <w:pPr>
              <w:spacing w:after="0" w:line="240" w:lineRule="auto"/>
            </w:pPr>
            <w:r>
              <w:t>Áp dụng “Đề xuất chỉnh sửa” 01/10: tách actor hệ thống ngoài (xác minh số điện thoại, thông báo đẩy, email, Zalo OA, Google Maps, lưu trữ đám mây, cổng truy xuất quốc gia) và ghi vào Secondary Actors của từng UC; viết lại UC09–UC12 (hồ sơ HTX, hồ sơ nhân viên, tài khoản + phân quyền khu – vai trò, vai trò và ma trận quyền); gộp UC13–14 vào UC11, UC16–17 vào UC15, UC19 vào UC18, UC21 vào UC20, UC28–29 vào UC26, UC33–35 vào UC32 (xem V.3.6); đặc tả UC trình bày theo bảng Report 3; Description theo mẫu “Tôi với vai trò…”; entity: thay PermissionTemplate, PermissionTemplateVersion, ZoneManagerAssignment bằng Role, Feature, RolePermission; thêm khu phụ trách cho SalesOrder. Còn 64 UC, 65 entity.</w:t>
            </w:r>
          </w:p>
        </w:tc>
      </w:tr>
      <w:tr w14:paraId="0113C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66CB4F2B">
            <w:pPr>
              <w:spacing w:after="0" w:line="240" w:lineRule="auto"/>
            </w:pPr>
            <w:r>
              <w:t>01/10/2026</w:t>
            </w:r>
          </w:p>
        </w:tc>
        <w:tc>
          <w:tcPr>
            <w:tcW w:w="1333" w:type="dxa"/>
          </w:tcPr>
          <w:p w14:paraId="1836F2A2">
            <w:pPr>
              <w:spacing w:after="0" w:line="240" w:lineRule="auto"/>
            </w:pPr>
            <w:r>
              <w:t>M</w:t>
            </w:r>
          </w:p>
        </w:tc>
        <w:tc>
          <w:tcPr>
            <w:tcW w:w="2000" w:type="dxa"/>
          </w:tcPr>
          <w:p w14:paraId="06B77607">
            <w:pPr>
              <w:spacing w:after="0" w:line="240" w:lineRule="auto"/>
            </w:pPr>
            <w:r>
              <w:t>OMTS project team</w:t>
            </w:r>
          </w:p>
        </w:tc>
        <w:tc>
          <w:tcPr>
            <w:tcW w:w="4200" w:type="dxa"/>
          </w:tcPr>
          <w:p w14:paraId="07FFD2D9">
            <w:pPr>
              <w:spacing w:after="0" w:line="240" w:lineRule="auto"/>
            </w:pPr>
            <w:r>
              <w:t>Giảm entity 65 → 48 theo góp ý giảng viên (đề xuất OMTS_DeXuat_Giam_Entity_2026-10-01): chuyển AuthSession, PhoneVerification, PlatformConfigVersion, SyncConflict sang SDD; NotificationPreference thành thuộc tính Account; bỏ ComplianceDocumentVersion (gia hạn = giấy mới thay giấy cũ), TraceReview (kết quả rà trên TracePublicationVersion), WaterThresholdVersion và WaterAlert (ngưỡng trên vùng, cảnh báo trên phép đo), OrderRevision (AuditEvent); gộp SeedingLaneSegment, HarvestPlanSegment, HarvestLaneSegment, LaneWriteOffSegment thành LaneSegment; bỏ HarvestPlan, LotHarvestSource, ReturnAllocation, Feature. Đánh số lại E01–E48; sửa BR-03/07/19/22, UC08, UC48, UC73.</w:t>
            </w:r>
          </w:p>
        </w:tc>
      </w:tr>
      <w:tr w14:paraId="683C0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4A83FDCD">
            <w:pPr>
              <w:spacing w:after="0" w:line="240" w:lineRule="auto"/>
            </w:pPr>
            <w:r>
              <w:t>01/10/2026</w:t>
            </w:r>
          </w:p>
        </w:tc>
        <w:tc>
          <w:tcPr>
            <w:tcW w:w="1333" w:type="dxa"/>
          </w:tcPr>
          <w:p w14:paraId="6F0DEB53">
            <w:pPr>
              <w:spacing w:after="0" w:line="240" w:lineRule="auto"/>
            </w:pPr>
            <w:r>
              <w:t>A</w:t>
            </w:r>
          </w:p>
        </w:tc>
        <w:tc>
          <w:tcPr>
            <w:tcW w:w="2000" w:type="dxa"/>
          </w:tcPr>
          <w:p w14:paraId="47600FFE">
            <w:pPr>
              <w:spacing w:after="0" w:line="240" w:lineRule="auto"/>
            </w:pPr>
            <w:r>
              <w:t>OMTS project team</w:t>
            </w:r>
          </w:p>
        </w:tc>
        <w:tc>
          <w:tcPr>
            <w:tcW w:w="4200" w:type="dxa"/>
          </w:tcPr>
          <w:p w14:paraId="214A97FB">
            <w:pPr>
              <w:spacing w:after="0" w:line="240" w:lineRule="auto"/>
            </w:pPr>
            <w:r>
              <w:t>Chèn ERD logic v6 (48 entity) vào mục 3.1: tổng quan, sơ đồ đầy đủ một trang và 9 sơ đồ theo nhóm, đặt trên trang ngang.</w:t>
            </w:r>
          </w:p>
        </w:tc>
      </w:tr>
      <w:tr w14:paraId="66555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726266BA">
            <w:pPr>
              <w:spacing w:after="0" w:line="240" w:lineRule="auto"/>
            </w:pPr>
            <w:r>
              <w:t>02/10/2026</w:t>
            </w:r>
          </w:p>
        </w:tc>
        <w:tc>
          <w:tcPr>
            <w:tcW w:w="1333" w:type="dxa"/>
          </w:tcPr>
          <w:p w14:paraId="6EB9D253">
            <w:pPr>
              <w:spacing w:after="0" w:line="240" w:lineRule="auto"/>
            </w:pPr>
            <w:r>
              <w:t>A</w:t>
            </w:r>
          </w:p>
        </w:tc>
        <w:tc>
          <w:tcPr>
            <w:tcW w:w="2000" w:type="dxa"/>
          </w:tcPr>
          <w:p w14:paraId="08929C3A">
            <w:pPr>
              <w:spacing w:after="0" w:line="240" w:lineRule="auto"/>
            </w:pPr>
            <w:r>
              <w:t>OMTS project team</w:t>
            </w:r>
          </w:p>
        </w:tc>
        <w:tc>
          <w:tcPr>
            <w:tcW w:w="4200" w:type="dxa"/>
          </w:tcPr>
          <w:p w14:paraId="648038FA">
            <w:pPr>
              <w:spacing w:after="0" w:line="240" w:lineRule="auto"/>
            </w:pPr>
            <w:r>
              <w:t>Hoàn thiện theo cấu trúc Report 3: giới thiệu và ngữ cảnh (I.1), mục con luồng BF (I.2), bảng Field/Value cho 52 entity (I.3.2), BR dữ liệu (I.3.3), ma trận quyền theo UC (I.4.4), danh sách màn hình SCR (I.5.1), API và Background Job (I.5.2, I.5.3); viết lại mục III theo màn hình (61 SCR) kèm Job/API chi tiết; V.1 đủ 5 cột; V.2 61 thông báo MSG; gắn mã SCR/MSG vào UC; thêm sơ đồ Context, Use Case, BF và Screen Flow. Không đổi nghiệp vụ.</w:t>
            </w:r>
          </w:p>
        </w:tc>
      </w:tr>
      <w:tr w14:paraId="272CA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65EDCB77">
            <w:pPr>
              <w:spacing w:after="0" w:line="240" w:lineRule="auto"/>
            </w:pPr>
            <w:r>
              <w:t>03/10/2026</w:t>
            </w:r>
          </w:p>
        </w:tc>
        <w:tc>
          <w:tcPr>
            <w:tcW w:w="1333" w:type="dxa"/>
          </w:tcPr>
          <w:p w14:paraId="34A89777">
            <w:pPr>
              <w:spacing w:after="0" w:line="240" w:lineRule="auto"/>
            </w:pPr>
            <w:r>
              <w:t>M</w:t>
            </w:r>
          </w:p>
        </w:tc>
        <w:tc>
          <w:tcPr>
            <w:tcW w:w="2000" w:type="dxa"/>
          </w:tcPr>
          <w:p w14:paraId="2A5DD61C">
            <w:pPr>
              <w:spacing w:after="0" w:line="240" w:lineRule="auto"/>
            </w:pPr>
            <w:r>
              <w:t>OMTS project team</w:t>
            </w:r>
          </w:p>
        </w:tc>
        <w:tc>
          <w:tcPr>
            <w:tcW w:w="4200" w:type="dxa"/>
          </w:tcPr>
          <w:p w14:paraId="6B27FE81">
            <w:pPr>
              <w:spacing w:after="0" w:line="240" w:lineRule="auto"/>
            </w:pPr>
            <w:r>
              <w:t>Sửa theo báo cáo đối chiếu Thinhnotes: chuẩn hóa tên actor trong 64 UC (điều kiện quyền chuyển sang Preconditions); thêm hàng Trigger, Priority, Exception Flows, Business Rules / NFR; đánh số nhánh 2a/2a1 kèm câu kết; rút gọn Description; đổi tên UC27, UC32, UC48; vẽ lại sơ đồ Use Case (include/extend, actor tổng quát, 8 sơ đồ ≤ 10 UC), BF theo BPMN 2.0 (pool, message flow, event, data object), Context dạng tiến trình tròn với luồng dữ liệu hai chiều tách riêng; sửa ma trận quyền UC08, UC42, UC60, UC68; khóa ghép E09; Quản lý khu và Kế toán chuyển thành vai trò mẫu, không là actor; thêm sơ đồ nút luồng cho UC32, UC45, UC48, UC52.</w:t>
            </w:r>
          </w:p>
        </w:tc>
      </w:tr>
      <w:tr w14:paraId="53773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37DB6134">
            <w:pPr>
              <w:spacing w:after="0" w:line="240" w:lineRule="auto"/>
            </w:pPr>
            <w:r>
              <w:t>04/10/2026</w:t>
            </w:r>
          </w:p>
        </w:tc>
        <w:tc>
          <w:tcPr>
            <w:tcW w:w="1333" w:type="dxa"/>
          </w:tcPr>
          <w:p w14:paraId="66998FC1">
            <w:pPr>
              <w:spacing w:after="0" w:line="240" w:lineRule="auto"/>
            </w:pPr>
            <w:r>
              <w:t>M</w:t>
            </w:r>
          </w:p>
        </w:tc>
        <w:tc>
          <w:tcPr>
            <w:tcW w:w="2000" w:type="dxa"/>
          </w:tcPr>
          <w:p w14:paraId="55EF3DB0">
            <w:pPr>
              <w:spacing w:after="0" w:line="240" w:lineRule="auto"/>
            </w:pPr>
            <w:r>
              <w:t>OMTS project team</w:t>
            </w:r>
          </w:p>
        </w:tc>
        <w:tc>
          <w:tcPr>
            <w:tcW w:w="4200" w:type="dxa"/>
          </w:tcPr>
          <w:p w14:paraId="7B07C51F">
            <w:pPr>
              <w:spacing w:after="0" w:line="240" w:lineRule="auto"/>
            </w:pPr>
            <w:r>
              <w:t>Áp các mục đã duyệt trong ghi chú thảo luận 03/10: bỏ actor trừu tượng “Người dùng có tài khoản”, UC02, UC04–UC07, UC69 nối thẳng 4 actor; sơ đồ Use Case dùng ghi chú UML nêu C/R/U/D thay cho [R/U]; MessageDeliveryAttempt nối Customer, Account và 5 loại chứng từ nguồn (86 quan hệ), thêm BR-26; UC48 gửi QR thanh toán và biên nhận qua UC70 (include), đổi tên SCR-54; UC26 thêm luồng hiệu chỉnh phép đo, xung đột khi cùng sửa (</w:t>
              <w:fldChar w:fldCharType="begin"/>
              <w:instrText xml:space="preserve"> HYPERLINK \l "MSG06" \o "MSG06 (Cảnh báo): Dữ liệu vừa được {user_name} cập nhật lúc {time}. Thay đổi của bạn chưa được lưu; vui lòng xem bản mới rồi lưu lại hoặc hủy." </w:instrText>
              <w:fldChar w:fldCharType="separate"/>
              <w:t>MSG06</w:t>
              <w:fldChar w:fldCharType="end"/>
              <w:t xml:space="preserve">) và báo đang có người sửa (NFR-13, </w:t>
              <w:fldChar w:fldCharType="begin"/>
              <w:instrText xml:space="preserve"> HYPERLINK \l "MSG58" \o "MSG58 (Thông tin): {user_name} đang sửa bản ghi này từ {time}. Bạn có thể đợi hoặc vẫn sửa; nếu lưu sau, bạn sẽ được xem bản mới trước khi lưu." </w:instrText>
              <w:fldChar w:fldCharType="separate"/>
              <w:t>MSG58</w:t>
              <w:fldChar w:fldCharType="end"/>
              <w:t>), NFR-09 bổ sung trường hợp đều có mạng; AuditEvent sửa “Used in”, thêm hậu điều kiện ghi nhật ký kiểm toán; OCR dùng dịch vụ ngoài (Dịch vụ OCR, API-11); mục 3.1 chỉ giữ ERD-FULL, ERD theo nhóm chuyển sang SDD.</w:t>
            </w:r>
          </w:p>
        </w:tc>
      </w:tr>
      <w:tr w14:paraId="3FF0B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7F81C8A3">
            <w:pPr>
              <w:spacing w:after="0" w:line="240" w:lineRule="auto"/>
            </w:pPr>
            <w:r>
              <w:t>05/10/2026</w:t>
            </w:r>
          </w:p>
        </w:tc>
        <w:tc>
          <w:tcPr>
            <w:tcW w:w="1333" w:type="dxa"/>
          </w:tcPr>
          <w:p w14:paraId="4A9E8CD8">
            <w:pPr>
              <w:spacing w:after="0" w:line="240" w:lineRule="auto"/>
            </w:pPr>
            <w:r>
              <w:t>A, M</w:t>
            </w:r>
          </w:p>
        </w:tc>
        <w:tc>
          <w:tcPr>
            <w:tcW w:w="2000" w:type="dxa"/>
          </w:tcPr>
          <w:p w14:paraId="69677D2C">
            <w:pPr>
              <w:spacing w:after="0" w:line="240" w:lineRule="auto"/>
            </w:pPr>
            <w:r>
              <w:t>OMTS project team</w:t>
            </w:r>
          </w:p>
        </w:tc>
        <w:tc>
          <w:tcPr>
            <w:tcW w:w="4200" w:type="dxa"/>
          </w:tcPr>
          <w:p w14:paraId="34AEE44A">
            <w:pPr>
              <w:spacing w:after="0" w:line="240" w:lineRule="auto"/>
            </w:pPr>
            <w:r>
              <w:t xml:space="preserve">Theo góp ý giảng viên: thêm quản lý vật tư bè (không có kho; vật tư gồm phao, dây dọc, dây ngang; chi phí chỉ khi tạo bè và khi thay thế): UC76 Ghi vật tư bè, UC77 Xem vật tư và chi phí bè, UC18 include UC76; entity RaftMaterialRecord, RaftMaterialLine; BR-27, BR-28; SCR-60, SCR-61; </w:t>
              <w:fldChar w:fldCharType="begin"/>
              <w:instrText xml:space="preserve"> HYPERLINK \l "MSG59" \o "MSG59 (Lỗi): Số lượng phải lớn hơn 0 và đơn giá không âm." </w:instrText>
              <w:fldChar w:fldCharType="separate"/>
              <w:t>MSG59</w:t>
              <w:fldChar w:fldCharType="end"/>
              <w:t xml:space="preserve">, </w:t>
              <w:fldChar w:fldCharType="begin"/>
              <w:instrText xml:space="preserve"> HYPERLINK \l "MSG60" \o "MSG60 (Lỗi): Số lượng hoặc vị trí thay thế không khớp vật tư của bè {raft_code}. Vui lòng kiểm tra lại." </w:instrText>
              <w:fldChar w:fldCharType="separate"/>
              <w:t>MSG60</w:t>
              <w:fldChar w:fldCharType="end"/>
              <w:t xml:space="preserve">; sơ đồ UCD-RAFT tách từ UCD-FARM. Thêm danh mục trạng thái: entity Status, StatusTransition; mục 3.4 nêu giá trị và chuyển trạng thái của 13 entity có vòng đời, nhóm Đang dùng / Ngừng dùng của 9 entity, trạng thái suy ra; 4 sơ đồ trạng thái UML; BR-29, BR-30, </w:t>
              <w:fldChar w:fldCharType="begin"/>
              <w:instrText xml:space="preserve"> HYPERLINK \l "MSG61" \o "MSG61 (Lỗi): Không thể chuyển {object_name} từ “{current_status}” sang “{new_status}”: {reason}." </w:instrText>
              <w:fldChar w:fldCharType="separate"/>
              <w:t>MSG61</w:t>
              <w:fldChar w:fldCharType="end"/>
              <w:t>; UC73 sửa nhãn trạng thái; tên trạng thái trong UC thống nhất với 3.4. Phần chữ BF viết theo lưu đồ có làn, bỏ thuật ngữ BPMN. ERD v9: 52 entity, 91 quan hệ.</w:t>
            </w:r>
          </w:p>
        </w:tc>
      </w:tr>
      <w:tr w14:paraId="66BDF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5E6370FC">
            <w:pPr>
              <w:spacing w:after="0" w:line="240" w:lineRule="auto"/>
            </w:pPr>
            <w:r>
              <w:t>06/10/2026</w:t>
            </w:r>
          </w:p>
        </w:tc>
        <w:tc>
          <w:tcPr>
            <w:tcW w:w="1333" w:type="dxa"/>
          </w:tcPr>
          <w:p w14:paraId="43265B83">
            <w:pPr>
              <w:spacing w:after="0" w:line="240" w:lineRule="auto"/>
            </w:pPr>
            <w:r>
              <w:t>A, M</w:t>
            </w:r>
          </w:p>
        </w:tc>
        <w:tc>
          <w:tcPr>
            <w:tcW w:w="2000" w:type="dxa"/>
          </w:tcPr>
          <w:p w14:paraId="0EC81CBC">
            <w:pPr>
              <w:spacing w:after="0" w:line="240" w:lineRule="auto"/>
            </w:pPr>
            <w:r>
              <w:t>OMTS project team</w:t>
            </w:r>
          </w:p>
        </w:tc>
        <w:tc>
          <w:tcPr>
            <w:tcW w:w="4200" w:type="dxa"/>
          </w:tcPr>
          <w:p w14:paraId="02CD648E">
            <w:pPr>
              <w:spacing w:after="0" w:line="240" w:lineRule="auto"/>
            </w:pPr>
            <w:r>
              <w:t xml:space="preserve">Áp dụng quyết định 06/10/2026 sau rà soát SDS v1.0: UC03 gửi mã qua email đã xác minh trước, SMS (UC08) thành «extend» của UC03 và luôn trả </w:t>
              <w:fldChar w:fldCharType="begin"/>
              <w:instrText xml:space="preserve"> HYPERLINK \l "MSG15" \o "MSG15 (Thông tin): Nếu thông tin hợp lệ, mã xác minh sẽ được gửi tới email hoặc số điện thoại bạn vừa nhập." </w:instrText>
              <w:fldChar w:fldCharType="separate"/>
              <w:t>MSG15</w:t>
              <w:fldChar w:fldCharType="end"/>
              <w:t>; UC05 thêm xác minh email (</w:t>
              <w:fldChar w:fldCharType="begin"/>
              <w:instrText xml:space="preserve"> HYPERLINK \l "MSG62" \o "MSG62 (Thông tin): Mã xác minh đã được gửi tới {masked_email}. Nhập mã để hoàn tất; email cũ vẫn được dùng cho tới khi xác minh xong." </w:instrText>
              <w:fldChar w:fldCharType="separate"/>
              <w:t>MSG62</w:t>
              <w:fldChar w:fldCharType="end"/>
              <w:t>), chỉ sửa tên hiển thị và email; UC04 đổi mật khẩu bằng mã email; UC10, UC11 chỉ Chủ HTX khóa/mở khóa, thu hồi phân quyền (bắt buộc lý do) và đổi tình trạng nhân viên; mật khẩu tạm 10 ký tự, hiệu lực 24 giờ; nhân viên không bắt buộc OTP; một khu có nhiều Quản lý khu; UC12 Xem bắt buộc khi có quyền khác; BR-31, BR-32; QĐ-16 đến QĐ-18; sơ đồ UCD-ACC. Định dạng theo mẫu Report 3 SEP490: bìa, mục lục, font, số trang x/tổng, mục V chỉ còn 1–3.</w:t>
            </w:r>
          </w:p>
        </w:tc>
      </w:tr>
      <w:tr w14:paraId="064FB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202E5E50">
            <w:pPr>
              <w:spacing w:after="0" w:line="240" w:lineRule="auto"/>
            </w:pPr>
            <w:r>
              <w:t>06/10/2026</w:t>
            </w:r>
          </w:p>
        </w:tc>
        <w:tc>
          <w:tcPr>
            <w:tcW w:w="1333" w:type="dxa"/>
          </w:tcPr>
          <w:p w14:paraId="49BBF0E7">
            <w:pPr>
              <w:spacing w:after="0" w:line="240" w:lineRule="auto"/>
            </w:pPr>
            <w:r>
              <w:t>A, M</w:t>
            </w:r>
          </w:p>
        </w:tc>
        <w:tc>
          <w:tcPr>
            <w:tcW w:w="2000" w:type="dxa"/>
          </w:tcPr>
          <w:p w14:paraId="5A2C14BD">
            <w:pPr>
              <w:spacing w:after="0" w:line="240" w:lineRule="auto"/>
            </w:pPr>
            <w:r>
              <w:t>OMTS project team</w:t>
            </w:r>
          </w:p>
        </w:tc>
        <w:tc>
          <w:tcPr>
            <w:tcW w:w="4200" w:type="dxa"/>
          </w:tcPr>
          <w:p w14:paraId="59D75561">
            <w:pPr>
              <w:spacing w:after="0" w:line="240" w:lineRule="auto"/>
            </w:pPr>
            <w:r>
              <w:t>Bổ sung state transition theo góp ý review (trạng thái tương ứng hành động hay thời gian nào): cột Sự kiện kích hoạt và Điều kiện ràng buộc ở Bảng 3.4-2; mục 3.4.5 Sự kiện và ràng buộc theo thời gian (Bảng 3.4-3, giá trị theo QĐ-16, QĐ-18, BR-06, BR-22); sơ đồ trạng thái STD-ACCOUNT, STD-RETURN (Hình 3.4-5, 3.4-6), mục sơ đồ thành 3.4.6; dòng Trạng thái ở BF-01 đến BF-09; vòng đời E02, E06, E07, E08, E33, E47. Không đổi trạng thái, chuyển trạng thái và nghiệp vụ.</w:t>
            </w:r>
          </w:p>
        </w:tc>
      </w:tr>
      <w:tr w14:paraId="47BA9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1C279C66">
            <w:pPr>
              <w:spacing w:after="0" w:line="240" w:lineRule="auto"/>
            </w:pPr>
            <w:r>
              <w:t>07/10/2026</w:t>
            </w:r>
          </w:p>
        </w:tc>
        <w:tc>
          <w:tcPr>
            <w:tcW w:w="1333" w:type="dxa"/>
          </w:tcPr>
          <w:p w14:paraId="5279C56A">
            <w:pPr>
              <w:spacing w:after="0" w:line="240" w:lineRule="auto"/>
            </w:pPr>
            <w:r>
              <w:t>A, M</w:t>
            </w:r>
          </w:p>
        </w:tc>
        <w:tc>
          <w:tcPr>
            <w:tcW w:w="2000" w:type="dxa"/>
          </w:tcPr>
          <w:p w14:paraId="4C84BB4B">
            <w:pPr>
              <w:spacing w:after="0" w:line="240" w:lineRule="auto"/>
            </w:pPr>
            <w:r>
              <w:t>OMTS project team</w:t>
            </w:r>
          </w:p>
        </w:tc>
        <w:tc>
          <w:tcPr>
            <w:tcW w:w="4200" w:type="dxa"/>
          </w:tcPr>
          <w:p w14:paraId="6FB8CD5D">
            <w:pPr>
              <w:spacing w:after="0" w:line="240" w:lineRule="auto"/>
            </w:pPr>
            <w:r>
              <w:t xml:space="preserve">Điều chỉnh trạng thái theo góp ý nhóm: SalesOrder thêm Yêu cầu trả hàng, Đã chấp nhận trả, Đã nhận hàng trả (thương lái trả hàng thì trả toàn bộ đơn đã nhận; Đã chốt bán không còn là trạng thái kết thúc); TracePublicationVersion thêm Cần rà lại (sau đính chính ở UC39; trang QR hiện kèm dòng “đang cập nhật”; không bàn giao, bán lại ở UC45, không đồng bộ ở UC41), bỏ chuyển thẳng Đã công bố → Đã thay thế; yêu cầu chất lượng bỏ phương án “cả hai”. Áp dụng QĐ-19 (07/10/2026) về trả hàng: chỉ trong 24 giờ kể từ lúc chốt bán và khi đơn chưa được giảm giá; hiện số điện thoại thương lái; báo thương lái khi chấp nhận trả (Zalo OA, hoặc email rồi SMS); thêm chuyển Đã chấp nhận trả → Đã chốt bán (Chủ HTX hủy, có lý do); </w:t>
              <w:fldChar w:fldCharType="begin"/>
              <w:instrText xml:space="preserve"> HYPERLINK \l "MSG63" \o "MSG63 (Lỗi): Hồ sơ truy xuất của lô {batch_code} đang được cập nhật sau đính chính. Chưa thể {action} cho tới khi bản mới được công bố." </w:instrText>
              <w:fldChar w:fldCharType="separate"/>
              <w:t>MSG63</w:t>
              <w:fldChar w:fldCharType="end"/>
              <w:t>–</w:t>
              <w:fldChar w:fldCharType="begin"/>
              <w:instrText xml:space="preserve"> HYPERLINK \l "MSG66" \o "MSG66 (Thông tin): HTX {coop_name} đã chấp nhận trả toàn bộ đơn {order_code}. Vui lòng liên hệ {contact_phone} để hẹn giao hàng trả." </w:instrText>
              <w:fldChar w:fldCharType="separate"/>
              <w:t>MSG66</w:t>
              <w:fldChar w:fldCharType="end"/>
              <w:t xml:space="preserve">; chặn Ngừng dùng khách còn đơn trong thời hạn trả. Bảng 3.4-1 (45 trạng thái), 3.4-2 (42 chuyển), 3.4-3; Hình 1-1, 4.3-8, 3.4-1, 3.4-2, 3.4-3, BF-05, UC32-1, UC45-1, UC52-1; UC32, UC39, UC40, UC41, UC45, UC51, UC52, UC53; SCR-20, 24, 25, 29, 35, 36, 37; E23, E29, E30, E33, Customer; BF-04, BF-05, BF-08; actor, API-01/03/04; FR, BR-14, BR-15, </w:t>
              <w:fldChar w:fldCharType="begin"/>
              <w:instrText xml:space="preserve"> HYPERLINK \l "MSG46" \o "MSG46 (Cảnh báo): Đơn này đang hoặc đã được trả toàn bộ nên không áp dụng giảm giá." </w:instrText>
              <w:fldChar w:fldCharType="separate"/>
              <w:t>MSG46</w:t>
              <w:fldChar w:fldCharType="end"/>
              <w:t>; QĐ-19.</w:t>
            </w:r>
          </w:p>
        </w:tc>
      </w:tr>
      <w:tr w14:paraId="6D890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0048538F">
            <w:pPr>
              <w:spacing w:after="0" w:line="240" w:lineRule="auto"/>
            </w:pPr>
            <w:r>
              <w:t>07/10/2026</w:t>
            </w:r>
          </w:p>
        </w:tc>
        <w:tc>
          <w:tcPr>
            <w:tcW w:w="1333" w:type="dxa"/>
          </w:tcPr>
          <w:p w14:paraId="5188DAFF">
            <w:pPr>
              <w:spacing w:after="0" w:line="240" w:lineRule="auto"/>
            </w:pPr>
            <w:r>
              <w:t>M</w:t>
            </w:r>
          </w:p>
        </w:tc>
        <w:tc>
          <w:tcPr>
            <w:tcW w:w="2000" w:type="dxa"/>
          </w:tcPr>
          <w:p w14:paraId="6E9D7D4A">
            <w:pPr>
              <w:spacing w:after="0" w:line="240" w:lineRule="auto"/>
            </w:pPr>
            <w:r>
              <w:t>OMTS project team</w:t>
            </w:r>
          </w:p>
        </w:tc>
        <w:tc>
          <w:tcPr>
            <w:tcW w:w="4200" w:type="dxa"/>
          </w:tcPr>
          <w:p w14:paraId="607B9F5F">
            <w:pPr>
              <w:spacing w:after="0" w:line="240" w:lineRule="auto"/>
            </w:pPr>
            <w:r>
              <w:t xml:space="preserve">Sửa theo góp ý nhóm 06/10/2026 (Ghi chú 6_10) và rà soát thêm các UC (QĐ-20): UC08 thành Xác minh email hoặc số điện thoại (UC01, UC03 include; extend UC05); UC01 đăng ký bằng email hoặc số điện thoại; UC02 đăng nhập thêm email đã xác minh, nhân viên quên mật khẩu đi UC03; UC03 viết lại (nhân viên dùng được, chỉ gửi mã khi định danh có tài khoản và đã xác minh, gửi đúng kênh đã nhập); UC04, UC11 bỏ cụm “mật khẩu dạng rõ”; UC05 bỏ đổi số điện thoại, rõ nhánh 4a/4b/5a; hồ sơ (UC05, UC09, UC10, UC12, UC15, UC30, UC42, UC55–UC57) không lưu phiên bản cũ, chỉ ghi nhật ký kiểm toán; UC26 2b thêm </w:t>
              <w:fldChar w:fldCharType="begin"/>
              <w:instrText xml:space="preserve"> HYPERLINK \l "MSG11" \o "MSG11 (Lỗi): Không thể thực hiện vì còn {count} bản ghi đang sử dụng: {related_list}. Vui lòng xử lý các bản ghi này trước." </w:instrText>
              <w:fldChar w:fldCharType="separate"/>
              <w:t>MSG11</w:t>
              <w:fldChar w:fldCharType="end"/>
              <w:t xml:space="preserve">; BR-31, BR-32, BR-33 mới; </w:t>
              <w:fldChar w:fldCharType="begin"/>
              <w:instrText xml:space="preserve"> HYPERLINK \l "MSG11" \o "MSG11 (Lỗi): Không thể thực hiện vì còn {count} bản ghi đang sử dụng: {related_list}. Vui lòng xử lý các bản ghi này trước." </w:instrText>
              <w:fldChar w:fldCharType="separate"/>
              <w:t>MSG11</w:t>
              <w:fldChar w:fldCharType="end"/>
              <w:t>, 14, 15, 19, 20, 62; CX-UC-11, CX-UC-12; E02; SCR-01–05; actor, API-01/03/04; Hình 4.3-1, 4.3-2. Trình bày: xếp nhánh theo số bước (18 ô), thêm dấu chấm cuối 43 bước con; mã MSG trong tài liệu là liên kết tới bảng MSG, rê chuột hiện nội dung thông báo.</w:t>
            </w:r>
          </w:p>
        </w:tc>
      </w:tr>
      <w:tr w14:paraId="234D2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02DA7DEA">
            <w:pPr>
              <w:spacing w:after="0" w:line="240" w:lineRule="auto"/>
            </w:pPr>
            <w:r>
              <w:t>07/10/2026</w:t>
            </w:r>
          </w:p>
        </w:tc>
        <w:tc>
          <w:tcPr>
            <w:tcW w:w="1333" w:type="dxa"/>
          </w:tcPr>
          <w:p w14:paraId="69FA0A90">
            <w:pPr>
              <w:spacing w:after="0" w:line="240" w:lineRule="auto"/>
            </w:pPr>
            <w:r>
              <w:t>A, M</w:t>
            </w:r>
          </w:p>
        </w:tc>
        <w:tc>
          <w:tcPr>
            <w:tcW w:w="2000" w:type="dxa"/>
          </w:tcPr>
          <w:p w14:paraId="350C6BB3">
            <w:pPr>
              <w:spacing w:after="0" w:line="240" w:lineRule="auto"/>
            </w:pPr>
            <w:r>
              <w:t>OMTS project team</w:t>
            </w:r>
          </w:p>
        </w:tc>
        <w:tc>
          <w:tcPr>
            <w:tcW w:w="4200" w:type="dxa"/>
          </w:tcPr>
          <w:p w14:paraId="047F0A67">
            <w:pPr>
              <w:spacing w:after="0" w:line="240" w:lineRule="auto"/>
            </w:pPr>
            <w:r>
              <w:t xml:space="preserve">Áp dụng QĐ-21 (trả lời CX-UC-11, CX-UC-12): mã xác minh qua email dùng cùng tham số với mã SMS (QĐ-18); tài khoản thương lái đăng ký bằng email và tài khoản nhân viên do Chủ HTX tạo phải thêm hoặc xác minh số điện thoại bằng mã SMS ngay sau khi đăng nhập (UC02 nhánh 3a, UC08 «extend» UC02, </w:t>
              <w:fldChar w:fldCharType="begin"/>
              <w:instrText xml:space="preserve"> HYPERLINK \l "MSG67" \o "MSG67 (Cảnh báo): Tài khoản của bạn cần số điện thoại đã xác minh để tiếp tục sử dụng OMTS. Vui lòng nhập hoặc xác nhận số điện thoại và nhập mã xác minh gửi qua SMS." </w:instrText>
              <w:fldChar w:fldCharType="separate"/>
              <w:t>MSG67</w:t>
              <w:fldChar w:fldCharType="end"/>
              <w:t xml:space="preserve">, BR-34), thay ý nhân viên không xác minh số của QĐ-16, nhân viên nhập số khác khi số Chủ HTX nhập sai; UC11 số sửa phải xác minh lại; mọi người dùng (thương lái, Chủ HTX, nhân viên, Quản trị hệ thống) tự đổi số của chính mình ở UC05 nhánh 3b bằng mã SMS gửi tới số mới (UC08 «extend» UC05, thay ý không tự sửa số của QĐ-20); thương lái thêm hoặc đổi số thì tự ghép hồ sơ khách offline khớp duy nhất (UC02 3a4, UC05 3b3; </w:t>
              <w:fldChar w:fldCharType="begin"/>
              <w:instrText xml:space="preserve"> HYPERLINK \l "MSG57" \o "MSG57 (Thông tin): Chứng từ cũ tạm thời được ẩn cho tới khi xác minh xong danh tính." </w:instrText>
              <w:fldChar w:fldCharType="separate"/>
              <w:t>MSG57</w:t>
              <w:fldChar w:fldCharType="end"/>
              <w:t xml:space="preserve"> khi không khớp duy nhất); E02; SCR-02, SCR-03, SCR-04, SCR-05, SCR-09; </w:t>
              <w:fldChar w:fldCharType="begin"/>
              <w:instrText xml:space="preserve"> HYPERLINK \l "MSG01" \o "MSG01 (Lỗi): {field_name} chưa hợp lệ. Vui lòng kiểm tra và nhập lại." </w:instrText>
              <w:fldChar w:fldCharType="separate"/>
              <w:t>MSG01</w:t>
              <w:fldChar w:fldCharType="end"/>
              <w:t xml:space="preserve">, </w:t>
              <w:fldChar w:fldCharType="begin"/>
              <w:instrText xml:space="preserve"> HYPERLINK \l "MSG16" \o "MSG16 (Lỗi): Mã xác minh không đúng hoặc đã hết hạn. Bạn có thể nhập lại hoặc yêu cầu mã mới." </w:instrText>
              <w:fldChar w:fldCharType="separate"/>
              <w:t>MSG16</w:t>
              <w:fldChar w:fldCharType="end"/>
              <w:t xml:space="preserve">, </w:t>
              <w:fldChar w:fldCharType="begin"/>
              <w:instrText xml:space="preserve"> HYPERLINK \l "MSG20" \o "MSG20 (Lỗi): Không thể tự sửa tên đăng nhập. Vui lòng liên hệ Chủ HTX hoặc kênh hỗ trợ." </w:instrText>
              <w:fldChar w:fldCharType="separate"/>
              <w:t>MSG20</w:t>
              <w:fldChar w:fldCharType="end"/>
              <w:t xml:space="preserve">, </w:t>
              <w:fldChar w:fldCharType="begin"/>
              <w:instrText xml:space="preserve"> HYPERLINK \l "MSG57" \o "MSG57 (Thông tin): Chứng từ cũ tạm thời được ẩn cho tới khi xác minh xong danh tính." </w:instrText>
              <w:fldChar w:fldCharType="separate"/>
              <w:t>MSG57</w:t>
              <w:fldChar w:fldCharType="end"/>
              <w:t>; Hình 4.3-1, 4.3-2.</w:t>
            </w:r>
          </w:p>
        </w:tc>
      </w:tr>
      <w:tr w14:paraId="17733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41E6A8EB">
            <w:pPr>
              <w:spacing w:after="0" w:line="240" w:lineRule="auto"/>
            </w:pPr>
            <w:r>
              <w:t>07/10/2026</w:t>
            </w:r>
          </w:p>
        </w:tc>
        <w:tc>
          <w:tcPr>
            <w:tcW w:w="1333" w:type="dxa"/>
          </w:tcPr>
          <w:p w14:paraId="6097CB31">
            <w:pPr>
              <w:spacing w:after="0" w:line="240" w:lineRule="auto"/>
            </w:pPr>
            <w:r>
              <w:t>A, M</w:t>
            </w:r>
          </w:p>
        </w:tc>
        <w:tc>
          <w:tcPr>
            <w:tcW w:w="2000" w:type="dxa"/>
          </w:tcPr>
          <w:p w14:paraId="291F2D58">
            <w:pPr>
              <w:spacing w:after="0" w:line="240" w:lineRule="auto"/>
            </w:pPr>
            <w:r>
              <w:t>OMTS project team</w:t>
            </w:r>
          </w:p>
        </w:tc>
        <w:tc>
          <w:tcPr>
            <w:tcW w:w="4200" w:type="dxa"/>
          </w:tcPr>
          <w:p w14:paraId="698F68AD">
            <w:pPr>
              <w:spacing w:after="0" w:line="240" w:lineRule="auto"/>
            </w:pPr>
            <w:r>
              <w:t>Áp dụng QĐ-22 (cập nhật actor): khôi phục actor Quản lý khu và Kế toán, là actor con của Nhân viên (Hình 4.1-1 mới); Nhân viên là nhân viên chính thức, vẫn là actor riêng; bỏ vai trò mẫu Thu ngân. Mục 4.1 (bảng actor, bảng vai trò), 4.4 (bảng phạm vi quyền, ma trận quyền thêm cột Quản lý khu và Kế toán); Primary Actors, Description, Preconditions của UC15, UC18, UC22–UC27, UC30–UC32, UC36–UC39, UC42, UC45, UC48–UC50, UC53–UC59, UC61, UC63–UC68, UC70, UC71, UC76, UC77; Bảng 3.4-2 (người thực hiện); E Role, AccessGrant, Sale, RaftMaterialRecord; FR-UC11, 12, 39, 42, 45, 48, 56, 62, 69, 70, 71; BR-07, BR-14; NFR-09; SCR (Màn hình này cho phép); BF-02, 03, 04, 05, 06, 07, 08, 09; Hình 1-1, 2-3, 2-4, 2-7 đến 2-11, 4.3-4 đến 4.3-10; CX-UC-05 đóng, CX-UC-13 mới.</w:t>
            </w:r>
          </w:p>
        </w:tc>
      </w:tr>
      <w:tr w14:paraId="4481C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115B7F51">
            <w:pPr>
              <w:spacing w:after="0" w:line="240" w:lineRule="auto"/>
            </w:pPr>
            <w:r>
              <w:t>07/10/2026</w:t>
            </w:r>
          </w:p>
        </w:tc>
        <w:tc>
          <w:tcPr>
            <w:tcW w:w="1333" w:type="dxa"/>
          </w:tcPr>
          <w:p w14:paraId="0682B2FD">
            <w:pPr>
              <w:spacing w:after="0" w:line="240" w:lineRule="auto"/>
            </w:pPr>
            <w:r>
              <w:t>M</w:t>
            </w:r>
          </w:p>
        </w:tc>
        <w:tc>
          <w:tcPr>
            <w:tcW w:w="2000" w:type="dxa"/>
          </w:tcPr>
          <w:p w14:paraId="25C12D46">
            <w:pPr>
              <w:spacing w:after="0" w:line="240" w:lineRule="auto"/>
            </w:pPr>
            <w:r>
              <w:t>OMTS project team</w:t>
            </w:r>
          </w:p>
        </w:tc>
        <w:tc>
          <w:tcPr>
            <w:tcW w:w="4200" w:type="dxa"/>
          </w:tcPr>
          <w:p w14:paraId="0871843F">
            <w:pPr>
              <w:spacing w:after="0" w:line="240" w:lineRule="auto"/>
            </w:pPr>
            <w:r>
              <w:t xml:space="preserve">Áp dụng QĐ-23: bỏ nút “Kết nối hồ sơ giao dịch cũ” ở phác thảo UC01, SCR-01, SCR-02 (đánh lại số mục); thương lái xem lịch sử đã ghép ở UC46, UC47 (dòng báo </w:t>
              <w:fldChar w:fldCharType="begin"/>
              <w:instrText xml:space="preserve"> HYPERLINK \l "MSG57" \o "MSG57 (Thông tin): Chứng từ cũ tạm thời được ẩn cho tới khi xác minh xong danh tính." </w:instrText>
              <w:fldChar w:fldCharType="separate"/>
              <w:t>MSG57</w:t>
              <w:fldChar w:fldCharType="end"/>
              <w:t xml:space="preserve"> ở SCR-30, SCR-31; UC liên kết của UC01, SCR-01, SCR-02). Việc của vai trò Quản lý khu, Kế toán ghi đúng tên actor ở FR-UC02, 18, 24, 25, 26, 31, 32, 49, 50, 59, 62, 64, 74, BR-24, BF-06 và ghi chú UC58–UC60.</w:t>
            </w:r>
          </w:p>
        </w:tc>
      </w:tr>
      <w:tr w14:paraId="1E3CD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2D49D3FC">
            <w:pPr>
              <w:spacing w:after="0" w:line="240" w:lineRule="auto"/>
            </w:pPr>
            <w:r>
              <w:t>07/10/2026</w:t>
            </w:r>
          </w:p>
        </w:tc>
        <w:tc>
          <w:tcPr>
            <w:tcW w:w="1333" w:type="dxa"/>
          </w:tcPr>
          <w:p w14:paraId="4C390728">
            <w:pPr>
              <w:spacing w:after="0" w:line="240" w:lineRule="auto"/>
            </w:pPr>
            <w:r>
              <w:t>M</w:t>
            </w:r>
          </w:p>
        </w:tc>
        <w:tc>
          <w:tcPr>
            <w:tcW w:w="2000" w:type="dxa"/>
          </w:tcPr>
          <w:p w14:paraId="4619B357">
            <w:pPr>
              <w:spacing w:after="0" w:line="240" w:lineRule="auto"/>
            </w:pPr>
            <w:r>
              <w:t>OMTS project team</w:t>
            </w:r>
          </w:p>
        </w:tc>
        <w:tc>
          <w:tcPr>
            <w:tcW w:w="4200" w:type="dxa"/>
          </w:tcPr>
          <w:p w14:paraId="1AF11EEB">
            <w:pPr>
              <w:spacing w:after="0" w:line="240" w:lineRule="auto"/>
            </w:pPr>
            <w:r>
              <w:t>Áp dụng QĐ-24 (đóng CX-UC-13): UC10, UC11 chỉ Chủ HTX (Primary Actors, Preconditions, UC10 bỏ nhánh 3c, UC11 bỏ nhánh 1g, sửa bước 4 và nhánh 4b; ma trận quyền; SCR-08, SCR-09; Hình 4.3-3 UCD-COOP); UC52 ghi hàng trả thực nhận do Quản lý khu (Primary Actors, Preconditions, FR-UC52, Bảng 3.4-2, SCR-36, BF-05, Hình 2-7, 4.3-8); bảng actor, vai trò, Hình 4.1-1.</w:t>
            </w:r>
          </w:p>
        </w:tc>
      </w:tr>
      <w:tr w14:paraId="0A7D6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50FF884E">
            <w:pPr>
              <w:spacing w:after="0" w:line="240" w:lineRule="auto"/>
            </w:pPr>
            <w:r>
              <w:t>07/10/2026</w:t>
            </w:r>
          </w:p>
        </w:tc>
        <w:tc>
          <w:tcPr>
            <w:tcW w:w="1333" w:type="dxa"/>
          </w:tcPr>
          <w:p w14:paraId="598DE19C">
            <w:pPr>
              <w:spacing w:after="0" w:line="240" w:lineRule="auto"/>
            </w:pPr>
            <w:r>
              <w:t>M</w:t>
            </w:r>
          </w:p>
        </w:tc>
        <w:tc>
          <w:tcPr>
            <w:tcW w:w="2000" w:type="dxa"/>
          </w:tcPr>
          <w:p w14:paraId="0D90A381">
            <w:pPr>
              <w:spacing w:after="0" w:line="240" w:lineRule="auto"/>
            </w:pPr>
            <w:r>
              <w:t>OMTS project team</w:t>
            </w:r>
          </w:p>
        </w:tc>
        <w:tc>
          <w:tcPr>
            <w:tcW w:w="4200" w:type="dxa"/>
          </w:tcPr>
          <w:p w14:paraId="493C74A4">
            <w:pPr>
              <w:spacing w:after="0" w:line="240" w:lineRule="auto"/>
            </w:pPr>
            <w:r>
              <w:t xml:space="preserve">Áp dụng QĐ-25: bỏ quy cách/cỡ của sản phẩm ở E21 Product (mục đích, thuộc tính chính), UC20 (Trigger, nhánh 2b1, phác thảo), FR-UC20, SCR-13, UC43 nhánh 2b, SCR-50, </w:t>
              <w:fldChar w:fldCharType="begin"/>
              <w:instrText xml:space="preserve"> HYPERLINK \l "MSG39" \o "MSG39 (Lỗi): Sản phẩm {product_name} đã ngừng bán. Vui lòng chọn sản phẩm đang bán." </w:instrText>
              <w:fldChar w:fldCharType="separate"/>
              <w:t>MSG39</w:t>
              <w:fldChar w:fldCharType="end"/>
              <w:t>.</w:t>
            </w:r>
          </w:p>
        </w:tc>
      </w:tr>
      <w:tr w14:paraId="7F415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566610E2">
            <w:pPr>
              <w:spacing w:after="0" w:line="240" w:lineRule="auto"/>
            </w:pPr>
            <w:r>
              <w:t>07/10/2026</w:t>
            </w:r>
          </w:p>
        </w:tc>
        <w:tc>
          <w:tcPr>
            <w:tcW w:w="1333" w:type="dxa"/>
          </w:tcPr>
          <w:p w14:paraId="7C492725">
            <w:pPr>
              <w:spacing w:after="0" w:line="240" w:lineRule="auto"/>
            </w:pPr>
            <w:r>
              <w:t>A, M</w:t>
            </w:r>
          </w:p>
        </w:tc>
        <w:tc>
          <w:tcPr>
            <w:tcW w:w="2000" w:type="dxa"/>
          </w:tcPr>
          <w:p w14:paraId="243D4D92">
            <w:pPr>
              <w:spacing w:after="0" w:line="240" w:lineRule="auto"/>
            </w:pPr>
            <w:r>
              <w:t>OMTS project team</w:t>
            </w:r>
          </w:p>
        </w:tc>
        <w:tc>
          <w:tcPr>
            <w:tcW w:w="4200" w:type="dxa"/>
          </w:tcPr>
          <w:p w14:paraId="4DDF3569">
            <w:pPr>
              <w:spacing w:after="0" w:line="240" w:lineRule="auto"/>
            </w:pPr>
            <w:r>
              <w:t>Sửa theo rà soát SRS v5.8 (07/10/2026), áp dụng QĐ-26 đến QĐ-30: StatusTransition 44 chuyển; E47, BR-26 (đúng một nguồn, khách nhận của QR truy xuất, kênh email/Zalo OA/SMS); FR-UC76, FR-UC77 mới; API-06 Caller thêm UC40; Notification thêm UC43, UC70; WaterMeasurement tách trạng thái đồng bộ; UC75 thời gian lưu theo NFR-02; UC11 bỏ nhánh xóa tài khoản; QĐ-26 đổi tên Dịch vụ xác minh số điện thoại thành Dịch vụ SMS (API-01, UC48, UC70, SCR-54, FR-UC70); QĐ-27 UC44 nhánh 2b2, SalesOrder, SCR-28, Bảng 3.4-2; QĐ-28 UC57 bỏ nhánh QR và Google Maps (API-05); QĐ-29 VietQR (UC09, UC48, SCR-07, E01, FR-UC09); QĐ-30 Customer, BR-22, BR-34, UC05, UC42, UC43, API-09; NFR-03, 05, 06, 10, 11, 12; mục 3.1; QĐ-16, QĐ-17, QĐ-22 ghi chú bị thay; bảng điểm cần xác nhận (UC10, UC11, UC43–UC48, UC57, UC52/BR-22) và CX-UC-02 đến CX-UC-05, CX-UC-11 đến CX-UC-13; Priority ghi “(đề xuất)”; Hình 1-1, 4.3-2, 4.3-3, 4.3-7, 4.3-8, 4.3-9, 4.3-10.</w:t>
            </w:r>
          </w:p>
        </w:tc>
      </w:tr>
      <w:tr w14:paraId="377EC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263AB9C8">
            <w:pPr>
              <w:spacing w:after="0" w:line="240" w:lineRule="auto"/>
            </w:pPr>
            <w:r>
              <w:t>07/10/2026</w:t>
            </w:r>
          </w:p>
        </w:tc>
        <w:tc>
          <w:tcPr>
            <w:tcW w:w="1333" w:type="dxa"/>
          </w:tcPr>
          <w:p w14:paraId="20D5C0EC">
            <w:pPr>
              <w:spacing w:after="0" w:line="240" w:lineRule="auto"/>
            </w:pPr>
            <w:r>
              <w:t>M, D</w:t>
            </w:r>
          </w:p>
        </w:tc>
        <w:tc>
          <w:tcPr>
            <w:tcW w:w="2000" w:type="dxa"/>
          </w:tcPr>
          <w:p w14:paraId="7312076A">
            <w:pPr>
              <w:spacing w:after="0" w:line="240" w:lineRule="auto"/>
            </w:pPr>
            <w:r>
              <w:t>OMTS project team</w:t>
            </w:r>
          </w:p>
        </w:tc>
        <w:tc>
          <w:tcPr>
            <w:tcW w:w="4200" w:type="dxa"/>
          </w:tcPr>
          <w:p w14:paraId="7863963D">
            <w:pPr>
              <w:spacing w:after="0" w:line="240" w:lineRule="auto"/>
            </w:pPr>
            <w:r>
              <w:t>Tách bảng vấn đề còn mở (V.3.1) và quyết định đã chốt (V.3.2) sang tài liệu riêng OMTS Decision Log vì mẫu Report 3 không có phần này; bỏ mã QĐ-xx, OPEN-xx trong thân tài liệu (ghi chú UC, BR, Bảng 3.4-3, SCR, API, NFR, V.3), giữ nội dung yêu cầu; V.3.3–V.3.6 thành V.3.1–V.3.4.</w:t>
            </w:r>
          </w:p>
        </w:tc>
      </w:tr>
      <w:tr w14:paraId="0B7A1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0DF8900B">
            <w:pPr>
              <w:spacing w:after="0" w:line="240" w:lineRule="auto"/>
            </w:pPr>
            <w:r>
              <w:t>07/10/2026</w:t>
            </w:r>
          </w:p>
        </w:tc>
        <w:tc>
          <w:tcPr>
            <w:tcW w:w="1333" w:type="dxa"/>
          </w:tcPr>
          <w:p w14:paraId="7EA2AF0D">
            <w:pPr>
              <w:spacing w:after="0" w:line="240" w:lineRule="auto"/>
            </w:pPr>
            <w:r>
              <w:t>A, M, D</w:t>
            </w:r>
          </w:p>
        </w:tc>
        <w:tc>
          <w:tcPr>
            <w:tcW w:w="2000" w:type="dxa"/>
          </w:tcPr>
          <w:p w14:paraId="71E19445">
            <w:pPr>
              <w:spacing w:after="0" w:line="240" w:lineRule="auto"/>
            </w:pPr>
            <w:r>
              <w:t>OMTS project team</w:t>
            </w:r>
          </w:p>
        </w:tc>
        <w:tc>
          <w:tcPr>
            <w:tcW w:w="4200" w:type="dxa"/>
          </w:tcPr>
          <w:p w14:paraId="3858E6A9">
            <w:pPr>
              <w:spacing w:after="0" w:line="240" w:lineRule="auto"/>
            </w:pPr>
            <w:r>
              <w:t xml:space="preserve">Sửa theo danh sách lỗi rà soát SRS v5.8 (07/10/2026, 47 mục), áp dụng QĐ-31 đến QĐ-37: số liệu và tham chiếu (I.3.3, I.4.3, JOB, tên UC48, UC32, BR-32, BR-33, </w:t>
              <w:fldChar w:fldCharType="begin"/>
              <w:instrText xml:space="preserve"> HYPERLINK \l "MSG02" \o "MSG02 (Lỗi): Bạn không có quyền thực hiện thao tác này." </w:instrText>
              <w:fldChar w:fldCharType="separate"/>
              <w:t>MSG02</w:t>
              <w:fldChar w:fldCharType="end"/>
              <w:t xml:space="preserve">, </w:t>
              <w:fldChar w:fldCharType="begin"/>
              <w:instrText xml:space="preserve"> HYPERLINK \l "MSG62" \o "MSG62 (Thông tin): Mã xác minh đã được gửi tới {masked_email}. Nhập mã để hoàn tất; email cũ vẫn được dùng cho tới khi xác minh xong." </w:instrText>
              <w:fldChar w:fldCharType="separate"/>
              <w:t>MSG62</w:t>
              <w:fldChar w:fldCharType="end"/>
              <w:t xml:space="preserve">, </w:t>
              <w:fldChar w:fldCharType="begin"/>
              <w:instrText xml:space="preserve"> HYPERLINK \l "MSG67" \o "MSG67 (Cảnh báo): Tài khoản của bạn cần số điện thoại đã xác minh để tiếp tục sử dụng OMTS. Vui lòng nhập hoặc xác nhận số điện thoại và nhập mã xác minh gửi qua SMS." </w:instrText>
              <w:fldChar w:fldCharType="separate"/>
              <w:t>MSG67</w:t>
              <w:fldChar w:fldCharType="end"/>
              <w:t xml:space="preserve">, E46, E48, phiếu Tạo bè, khóa mã bè trong vùng); kênh SMS (BF-09, Bảng 3.4-2, API-01, API-08, JOB-02, UC32, UC71, UC73, SCR-57); UC05 ở I.4.2; SCR-09; API-05; UC72 khởi tạo một lần (QĐ-37); dữ liệu chung HTX không gắn khu (QĐ-31); khoán việc vào phạm vi (QĐ-32: UC56, UC57, UC59, FR, E38, E40, E43, BR-20, AC-10, V.3, BF-06); vòng đời đơn (QĐ-33: hủy từ Chờ xét, Chờ khách đồng ý, Đang thu hoạch; UC31 lần thu đầu; Đạt → Nháp; bước chuyển trạng thái ở UC09, UC27, UC30, UC31, UC48); SaleAdjustment, PayRuleVersion có trạng thái Nháp/Đã duyệt/Từ chối (QĐ-34; Bảng 3.4-1: 51 trạng thái, 15 nhóm; Bảng 3.4-2: 50 chuyển); mật khẩu tạm khi tạo tài khoản, UC02 2c/2d/2e, </w:t>
              <w:fldChar w:fldCharType="begin"/>
              <w:instrText xml:space="preserve"> HYPERLINK \l "MSG68" \o "MSG68 (Lỗi): Mật khẩu tạm đã hết hạn. Vui lòng liên hệ Chủ HTX để đặt lại." </w:instrText>
              <w:fldChar w:fldCharType="separate"/>
              <w:t>MSG68</w:t>
              <w:fldChar w:fldCharType="end"/>
              <w:t xml:space="preserve">, </w:t>
              <w:fldChar w:fldCharType="begin"/>
              <w:instrText xml:space="preserve"> HYPERLINK \l "MSG69" \o "MSG69 (Lỗi): Bạn đã nhập sai quá số lần cho phép. Vui lòng thử lại sau 15 phút." </w:instrText>
              <w:fldChar w:fldCharType="separate"/>
              <w:t>MSG69</w:t>
              <w:fldChar w:fldCharType="end"/>
              <w:t xml:space="preserve">, quy tắc mật khẩu 8 ký tự (QĐ-35); mô hình dữ liệu (QĐ-36: một đơn một sản phẩm, phân công gắn người, bỏ chuyến tàu, người phụ trách chu kỳ, giống cung ứng; thuộc tính E13, E17, E21, E22; in nhãn và sửa hồ sơ ghi AuditEvent; đồng bộ cổng ở SDS; ERD v10: 95 quan hệ); quyền và luồng (QĐ-37: đính chính hồ sơ, Quản trị hệ thống chỉ mở khóa tài khoản do mình khóa, UC48 ghi tiền, UC52, ngừng vùng khi còn bè Đang dùng, UC23, UC44 gửi thông tin đơn, include có điều kiện); tên actor, SDS, thuật ngữ, process, UC liên kết, loại nhập, SCR-02, SCR-03, FR-UC09–12, 15, 20, 26, 32; nhánh thành công chuyển sang Alternative Flows; ma trận quyền, BR-25, bỏ bảng </w:t>
            </w:r>
            <w:del w:id="1502" w:author="Claude" w:date="2026-10-08T00:00:00Z">
              <w:r>
                <w:delText xml:space="preserve">CX</w:delText>
              </w:r>
            </w:del>
            <w:ins w:id="1503" w:author="Claude" w:date="2026-10-08T00:00:00Z">
              <w:r>
                <w:t xml:space="preserve">giới hạn trường (CX-01)</w:t>
              </w:r>
            </w:ins>
            <w:r>
              <w:t xml:space="preserve">; Hình 2-2, 2-4, 2-8, 2-11, 3.1-1, 3.4-1, 3.4-2, 3.4-5, UC32-1, UC45-1, UC48-1.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3317" w:author="Claude" w:date="2026-10-08T00:00:00Z"/>
        </w:trPr>
        <w:tc>
          <w:tcPr>
            <w:tcW w:w="1467" w:type="dxa"/>
          </w:tcPr>
          <w:p>
            <w:pPr>
              <w:spacing w:after="0" w:line="240" w:lineRule="auto"/>
              <w:rPr>
                <w:ins w:id="3318" w:author="Claude" w:date="2026-10-08T00:00:00Z"/>
              </w:rPr>
            </w:pPr>
            <w:ins w:id="3319" w:author="Claude" w:date="2026-10-08T00:00:00Z">
              <w:r>
                <w:t xml:space="preserve">08/10/2026</w:t>
              </w:r>
            </w:ins>
          </w:p>
        </w:tc>
        <w:tc>
          <w:tcPr>
            <w:tcW w:w="1333" w:type="dxa"/>
          </w:tcPr>
          <w:p>
            <w:pPr>
              <w:spacing w:after="0" w:line="240" w:lineRule="auto"/>
              <w:rPr>
                <w:ins w:id="3320" w:author="Claude" w:date="2026-10-08T00:00:00Z"/>
              </w:rPr>
            </w:pPr>
            <w:ins w:id="3321" w:author="Claude" w:date="2026-10-08T00:00:00Z">
              <w:r>
                <w:t xml:space="preserve">A, M, D</w:t>
              </w:r>
            </w:ins>
          </w:p>
        </w:tc>
        <w:tc>
          <w:tcPr>
            <w:tcW w:w="2000" w:type="dxa"/>
          </w:tcPr>
          <w:p>
            <w:pPr>
              <w:spacing w:after="0" w:line="240" w:lineRule="auto"/>
              <w:rPr>
                <w:ins w:id="3322" w:author="Claude" w:date="2026-10-08T00:00:00Z"/>
              </w:rPr>
            </w:pPr>
            <w:ins w:id="3323" w:author="Claude" w:date="2026-10-08T00:00:00Z">
              <w:r>
                <w:t xml:space="preserve">OMTS project team</w:t>
              </w:r>
            </w:ins>
          </w:p>
        </w:tc>
        <w:tc>
          <w:tcPr>
            <w:tcW w:w="4200" w:type="dxa"/>
          </w:tcPr>
          <w:p>
            <w:pPr>
              <w:spacing w:after="0" w:line="240" w:lineRule="auto"/>
              <w:rPr>
                <w:ins w:id="3324" w:author="Claude" w:date="2026-10-08T00:00:00Z"/>
              </w:rPr>
            </w:pPr>
            <w:ins w:id="3325" w:author="Claude" w:date="2026-10-08T00:00:00Z">
              <w:r>
                <w:t xml:space="preserve">Sửa theo rà soát SRS v5.8 vòng 2 và vòng 3 (08/10/2026): vòng đời đơn (thêm Đã thu → Đã hủy và Đã xác nhận → Đã thu khi nhận lô của đơn bị hủy, UC44 nhánh 5a; chọn Thu xong ở UC31; StatusTransition 54 chuyển); phiếu điều chỉnh do sửa cân sau bán (UC39) lưu Nháp, Chủ HTX duyệt; yêu cầu chất lượng đóng khi điều chỉnh được duyệt hoặc từ chối, chỉ nhận trả với đề nghị trả hàng; quá hạn giữ hàng trả tính tới khi Đã xử lý xong; mật khẩu tạm của Chủ HTX (UC72), đặt lại ở UC74, MSG68; UC01, UC02 tách lỗi gửi mã (MSG04); UC04 mã qua email dùng MSG16; UC42 chặn Ngừng dùng và nhánh ghép tay hồ sơ khách (E22 merged_into_customer_id); UC44 chọn khu phụ trách ở nhánh 2a, 2b, thêm sửa đơn đã xác nhận (5c), hủy được tới trước bàn giao; UC48 bỏ sửa đơn trước giao; tin báo thương lái ghi lần gửi, dự phòng SMS (E47, BR-26); UC55 chỉ quản lý hồ sơ, người nhận khoán của ngày chọn ở UC57; nghiệm thu không đạt; bổ sung thuộc tính E16, E18, E19, E20, E24, E36, E42 (employee_id), E43 (settlement_id); dữ liệu chung HTX ghi rõ ở 4.1, BF-02, BF-06, UC22, UC23, UC42, UC55, UC57; định nghĩa Lô nguồn, Người nhận khoán, Khoán việc, Người phụ trách đơn; FR-UC76, FR-UC77 chuyển về III.3; sửa FR, SCR (trường, loại nhập, thông báo liên quan), JOB-01, JOB-07, API-01, API-04, API-06, IV.1, MSG04, MSG10, MSG11, MSG16, MSG43, MSG61, MSG68.</w:t>
              </w:r>
            </w:ins>
          </w:p>
        </w:tc>
      </w:tr>
    </w:tbl>
    <w:p w14:paraId="54899E10">
      <w:pPr>
        <w:rPr>
          <w:sz w:val="28"/>
          <w:szCs w:val="28"/>
        </w:rPr>
      </w:pPr>
      <w:r>
        <w:t>*A - Added M - Modified D - Deleted</w:t>
      </w:r>
    </w:p>
    <w:p w14:paraId="21A30E4A"/>
    <w:p w14:paraId="47EFC5B9">
      <w:pPr>
        <w:pStyle w:val="2"/>
      </w:pPr>
      <w:bookmarkStart w:id="2" w:name="_Toc9529"/>
      <w:bookmarkStart w:id="3" w:name="_Toc4080"/>
      <w:r>
        <w:t>Definition and Acronyms</w:t>
      </w:r>
      <w:bookmarkEnd w:id="2"/>
      <w:bookmarkEnd w:id="3"/>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3"/>
        <w:gridCol w:w="6867"/>
      </w:tblGrid>
      <w:tr w14:paraId="4B82F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33" w:type="dxa"/>
            <w:shd w:val="clear" w:color="auto" w:fill="DCE6F1"/>
          </w:tcPr>
          <w:p w14:paraId="4D8A0C9F">
            <w:pPr>
              <w:spacing w:after="0" w:line="240" w:lineRule="auto"/>
            </w:pPr>
            <w:r>
              <w:rPr>
                <w:b/>
                <w:sz w:val="18"/>
              </w:rPr>
              <w:t>Term</w:t>
            </w:r>
          </w:p>
        </w:tc>
        <w:tc>
          <w:tcPr>
            <w:tcW w:w="6867" w:type="dxa"/>
            <w:shd w:val="clear" w:color="auto" w:fill="DCE6F1"/>
          </w:tcPr>
          <w:p w14:paraId="3FC650F8">
            <w:pPr>
              <w:spacing w:after="0" w:line="240" w:lineRule="auto"/>
            </w:pPr>
            <w:r>
              <w:rPr>
                <w:b/>
                <w:sz w:val="18"/>
              </w:rPr>
              <w:t>Definition</w:t>
            </w:r>
          </w:p>
        </w:tc>
      </w:tr>
      <w:tr w14:paraId="5504E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36692300">
            <w:pPr>
              <w:spacing w:after="0" w:line="240" w:lineRule="auto"/>
            </w:pPr>
            <w:r>
              <w:rPr>
                <w:sz w:val="17"/>
              </w:rPr>
              <w:t>Vùng nuôi</w:t>
            </w:r>
          </w:p>
        </w:tc>
        <w:tc>
          <w:tcPr>
            <w:tcW w:w="6867" w:type="dxa"/>
          </w:tcPr>
          <w:p w14:paraId="34B73E2D">
            <w:pPr>
              <w:spacing w:after="0" w:line="240" w:lineRule="auto"/>
            </w:pPr>
            <w:r>
              <w:rPr>
                <w:sz w:val="17"/>
              </w:rPr>
              <w:t>Khu vực nuôi của HTX (còn gọi là khu); là đơn vị phân quyền theo khu cho tài khoản (UC11).</w:t>
            </w:r>
          </w:p>
        </w:tc>
      </w:tr>
      <w:tr w14:paraId="413D6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43FE45F0">
            <w:pPr>
              <w:spacing w:after="0" w:line="240" w:lineRule="auto"/>
            </w:pPr>
            <w:r>
              <w:rPr>
                <w:sz w:val="17"/>
              </w:rPr>
              <w:t>Bè</w:t>
            </w:r>
          </w:p>
        </w:tc>
        <w:tc>
          <w:tcPr>
            <w:tcW w:w="6867" w:type="dxa"/>
          </w:tcPr>
          <w:p w14:paraId="1FC838CB">
            <w:pPr>
              <w:spacing w:after="0" w:line="240" w:lineRule="auto"/>
            </w:pPr>
            <w:r>
              <w:rPr>
                <w:sz w:val="17"/>
              </w:rPr>
              <w:t>Kết cấu nổi gồm dây dọc (dây chính), dây ngang trợ lực và phao; không phải đơn vị cấp quyền riêng.</w:t>
            </w:r>
          </w:p>
        </w:tc>
      </w:tr>
      <w:tr w14:paraId="44EA2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2E536F1C">
            <w:pPr>
              <w:spacing w:after="0" w:line="240" w:lineRule="auto"/>
            </w:pPr>
            <w:r>
              <w:rPr>
                <w:sz w:val="17"/>
              </w:rPr>
              <w:t>Lối</w:t>
            </w:r>
          </w:p>
        </w:tc>
        <w:tc>
          <w:tcPr>
            <w:tcW w:w="6867" w:type="dxa"/>
          </w:tcPr>
          <w:p w14:paraId="0A93D23F">
            <w:pPr>
              <w:spacing w:after="0" w:line="240" w:lineRule="auto"/>
            </w:pPr>
            <w:r>
              <w:rPr>
                <w:sz w:val="17"/>
              </w:rPr>
              <w:t>Khoảng giữa hai dây chính liền kề; được định danh, có chiều dài/phần đã thu và lịch sử qua nhiều ngày.</w:t>
            </w:r>
          </w:p>
        </w:tc>
      </w:tr>
      <w:tr w14:paraId="1C2F3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111DDC84">
            <w:pPr>
              <w:spacing w:after="0" w:line="240" w:lineRule="auto"/>
            </w:pPr>
            <w:r>
              <w:rPr>
                <w:sz w:val="17"/>
              </w:rPr>
              <w:t>Dây treo hàu nhỏ</w:t>
            </w:r>
          </w:p>
        </w:tc>
        <w:tc>
          <w:tcPr>
            <w:tcW w:w="6867" w:type="dxa"/>
          </w:tcPr>
          <w:p w14:paraId="7A233B40">
            <w:pPr>
              <w:spacing w:after="0" w:line="240" w:lineRule="auto"/>
            </w:pPr>
            <w:r>
              <w:rPr>
                <w:sz w:val="17"/>
              </w:rPr>
              <w:t>Dây cắt khi thu, khác dây trợ lực; không có mã hoặc lịch sử riêng.</w:t>
            </w:r>
          </w:p>
        </w:tc>
      </w:tr>
      <w:tr w14:paraId="6DC69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4420A175">
            <w:pPr>
              <w:spacing w:after="0" w:line="240" w:lineRule="auto"/>
            </w:pPr>
            <w:r>
              <w:rPr>
                <w:sz w:val="17"/>
              </w:rPr>
              <w:t>Chu kỳ nuôi</w:t>
            </w:r>
          </w:p>
        </w:tc>
        <w:tc>
          <w:tcPr>
            <w:tcW w:w="6867" w:type="dxa"/>
          </w:tcPr>
          <w:p w14:paraId="32197BC8">
            <w:pPr>
              <w:spacing w:after="0" w:line="240" w:lineRule="auto"/>
            </w:pPr>
            <w:r>
              <w:rPr>
                <w:sz w:val="17"/>
              </w:rPr>
              <w:t>Chu kỳ từ thả giống đến thu/xử lý hết các phần lối liên quan.</w:t>
            </w:r>
          </w:p>
        </w:tc>
      </w:tr>
      <w:tr w14:paraId="40DEA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6ECAC957">
            <w:pPr>
              <w:spacing w:after="0" w:line="240" w:lineRule="auto"/>
            </w:pPr>
            <w:r>
              <w:rPr>
                <w:sz w:val="17"/>
              </w:rPr>
              <w:t>Lô nguồn</w:t>
            </w:r>
          </w:p>
        </w:tc>
        <w:tc>
          <w:tcPr>
            <w:tcW w:w="6867" w:type="dxa"/>
          </w:tcPr>
          <w:p w14:paraId="773D9D99">
            <w:pPr>
              <w:spacing w:after="0" w:line="240" w:lineRule="auto"/>
            </w:pPr>
            <w:del w:id="1531" w:author="Claude" w:date="2026-10-08T00:00:00Z">
              <w:r>
                <w:rPr>
                  <w:sz w:val="17"/>
                </w:rPr>
                <w:delText xml:space="preserve">Lần</w:delText>
              </w:r>
            </w:del>
            <w:ins w:id="1532" w:author="Claude" w:date="2026-10-08T00:00:00Z">
              <w:r>
                <w:rPr>
                  <w:sz w:val="17"/>
                </w:rPr>
                <w:t xml:space="preserve">Tập hàng</w:t>
              </w:r>
            </w:ins>
            <w:r>
              <w:rPr>
                <w:sz w:val="17"/>
              </w:rPr>
              <w:t xml:space="preserve"> thu</w:t>
            </w:r>
            <w:del w:id="1530" w:author="Claude" w:date="2026-10-08T00:00:00Z">
              <w:r>
                <w:rPr>
                  <w:sz w:val="17"/>
                </w:rPr>
                <w:delText xml:space="preserve"> hoạch</w:delText>
              </w:r>
            </w:del>
            <w:r>
              <w:rPr>
                <w:sz w:val="17"/>
              </w:rPr>
              <w:t xml:space="preserve"> cho một đơn bán đầu, </w:t>
            </w:r>
            <w:del w:id="1528" w:author="Claude" w:date="2026-10-08T00:00:00Z">
              <w:r>
                <w:rPr>
                  <w:sz w:val="17"/>
                </w:rPr>
                <w:delText xml:space="preserve">gom</w:delText>
              </w:r>
            </w:del>
            <w:ins w:id="1529" w:author="Claude" w:date="2026-10-08T00:00:00Z">
              <w:r>
                <w:rPr>
                  <w:sz w:val="17"/>
                </w:rPr>
                <w:t xml:space="preserve">gồm một hay nhiều lần thu trên</w:t>
              </w:r>
            </w:ins>
            <w:r>
              <w:rPr>
                <w:sz w:val="17"/>
              </w:rPr>
              <w:t xml:space="preserve"> các bè/lối nguồn; một QR chung. Sau trả hàng, lô/QR này có thể tham chiếu trong đơn bán lại.</w:t>
            </w:r>
          </w:p>
        </w:tc>
      </w:tr>
      <w:tr w14:paraId="2D67A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0F543219">
            <w:pPr>
              <w:spacing w:after="0" w:line="240" w:lineRule="auto"/>
            </w:pPr>
            <w:r>
              <w:rPr>
                <w:sz w:val="17"/>
              </w:rPr>
              <w:t>Số cân chốt</w:t>
            </w:r>
          </w:p>
        </w:tc>
        <w:tc>
          <w:tcPr>
            <w:tcW w:w="6867" w:type="dxa"/>
          </w:tcPr>
          <w:p w14:paraId="33C68306">
            <w:pPr>
              <w:spacing w:after="0" w:line="240" w:lineRule="auto"/>
            </w:pPr>
            <w:r>
              <w:rPr>
                <w:sz w:val="17"/>
              </w:rPr>
              <w:t>Khối lượng cân tại cảng được người mua của lần giao đó xác nhận; là lượng tính tiền của lần giao.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1523" w:author="Claude" w:date="2026-10-08T00:00:00Z"/>
        </w:trPr>
        <w:tc>
          <w:tcPr>
            <w:tcW w:w="2133" w:type="dxa"/>
          </w:tcPr>
          <w:p>
            <w:pPr>
              <w:spacing w:after="0" w:line="240" w:lineRule="auto"/>
              <w:rPr>
                <w:ins w:id="1524" w:author="Claude" w:date="2026-10-08T00:00:00Z"/>
              </w:rPr>
            </w:pPr>
            <w:ins w:id="1525" w:author="Claude" w:date="2026-10-08T00:00:00Z">
              <w:r>
                <w:rPr>
                  <w:sz w:val="17"/>
                </w:rPr>
                <w:t xml:space="preserve">Người phụ trách đơn</w:t>
              </w:r>
            </w:ins>
          </w:p>
        </w:tc>
        <w:tc>
          <w:tcPr>
            <w:tcW w:w="6867" w:type="dxa"/>
          </w:tcPr>
          <w:p>
            <w:pPr>
              <w:spacing w:after="0" w:line="240" w:lineRule="auto"/>
              <w:rPr>
                <w:ins w:id="1526" w:author="Claude" w:date="2026-10-08T00:00:00Z"/>
              </w:rPr>
            </w:pPr>
            <w:ins w:id="1527" w:author="Claude" w:date="2026-10-08T00:00:00Z">
              <w:r>
                <w:rPr>
                  <w:sz w:val="17"/>
                </w:rPr>
                <w:t xml:space="preserve">Chủ HTX, hoặc Quản lý khu có cặp khu – vai trò Quản lý khu còn hiệu lực tại khu phụ trách đơn (zone_id của SalesOrder). Cụm “Quản lý khu được giao phụ trách đơn” trong tài liệu hiểu theo nghĩa này; OMTS không lưu người phụ trách riêng cho từng đơn.</w:t>
              </w:r>
            </w:ins>
          </w:p>
        </w:tc>
      </w:tr>
      <w:tr w14:paraId="49F0B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7E88A380">
            <w:pPr>
              <w:spacing w:after="0" w:line="240" w:lineRule="auto"/>
            </w:pPr>
            <w:r>
              <w:rPr>
                <w:sz w:val="17"/>
              </w:rPr>
              <w:t>Người nhận khoán</w:t>
            </w:r>
          </w:p>
        </w:tc>
        <w:tc>
          <w:tcPr>
            <w:tcW w:w="6867" w:type="dxa"/>
          </w:tcPr>
          <w:p w14:paraId="4BB14F93">
            <w:pPr>
              <w:spacing w:after="0" w:line="240" w:lineRule="auto"/>
            </w:pPr>
            <w:r>
              <w:rPr>
                <w:sz w:val="17"/>
              </w:rPr>
              <w:t xml:space="preserve">Đầu mối </w:t>
            </w:r>
            <w:del w:id="1521" w:author="Claude" w:date="2026-10-08T00:00:00Z">
              <w:r>
                <w:rPr>
                  <w:sz w:val="17"/>
                </w:rPr>
                <w:delText xml:space="preserve">trung</w:delText>
              </w:r>
            </w:del>
            <w:ins w:id="1522" w:author="Claude" w:date="2026-10-08T00:00:00Z">
              <w:r>
                <w:rPr>
                  <w:sz w:val="17"/>
                </w:rPr>
                <w:t xml:space="preserve">nhận</w:t>
              </w:r>
            </w:ins>
            <w:r>
              <w:rPr>
                <w:sz w:val="17"/>
              </w:rPr>
              <w:t xml:space="preserve"> </w:t>
            </w:r>
            <w:del w:id="1519" w:author="Claude" w:date="2026-10-08T00:00:00Z">
              <w:r>
                <w:rPr>
                  <w:sz w:val="17"/>
                </w:rPr>
                <w:delText xml:space="preserve">gian</w:delText>
              </w:r>
            </w:del>
            <w:ins w:id="1520" w:author="Claude" w:date="2026-10-08T00:00:00Z">
              <w:r>
                <w:rPr>
                  <w:sz w:val="17"/>
                </w:rPr>
                <w:t xml:space="preserve">tiền công từ HTX theo một trong hai cách:</w:t>
              </w:r>
            </w:ins>
            <w:r>
              <w:rPr>
                <w:sz w:val="17"/>
              </w:rPr>
              <w:t xml:space="preserve"> huy động lao động thời vụ </w:t>
            </w:r>
            <w:del w:id="1517" w:author="Claude" w:date="2026-10-08T00:00:00Z">
              <w:r>
                <w:rPr>
                  <w:sz w:val="17"/>
                </w:rPr>
                <w:delText xml:space="preserve">và nhận tiền</w:delText>
              </w:r>
            </w:del>
            <w:ins w:id="1518" w:author="Claude" w:date="2026-10-08T00:00:00Z">
              <w:r>
                <w:rPr>
                  <w:sz w:val="17"/>
                </w:rPr>
                <w:t xml:space="preserve">làm</w:t>
              </w:r>
            </w:ins>
            <w:r>
              <w:rPr>
                <w:sz w:val="17"/>
              </w:rPr>
              <w:t xml:space="preserve"> công </w:t>
            </w:r>
            <w:del w:id="1515" w:author="Claude" w:date="2026-10-08T00:00:00Z">
              <w:r>
                <w:rPr>
                  <w:sz w:val="17"/>
                </w:rPr>
                <w:delText xml:space="preserve">từ</w:delText>
              </w:r>
            </w:del>
            <w:ins w:id="1516" w:author="Claude" w:date="2026-10-08T00:00:00Z">
              <w:r>
                <w:rPr>
                  <w:sz w:val="17"/>
                </w:rPr>
                <w:t xml:space="preserve">nhật</w:t>
              </w:r>
            </w:ins>
            <w:r>
              <w:rPr>
                <w:sz w:val="17"/>
              </w:rPr>
              <w:t xml:space="preserve"> </w:t>
            </w:r>
            <w:del w:id="1513" w:author="Claude" w:date="2026-10-08T00:00:00Z">
              <w:r>
                <w:rPr>
                  <w:sz w:val="17"/>
                </w:rPr>
                <w:delText xml:space="preserve">HTX; từng</w:delText>
              </w:r>
            </w:del>
            <w:ins w:id="1514" w:author="Claude" w:date="2026-10-08T00:00:00Z">
              <w:r>
                <w:rPr>
                  <w:sz w:val="17"/>
                </w:rPr>
                <w:t xml:space="preserve">(từng</w:t>
              </w:r>
            </w:ins>
            <w:r>
              <w:rPr>
                <w:sz w:val="17"/>
              </w:rPr>
              <w:t xml:space="preserve"> lao động vẫn được </w:t>
            </w:r>
            <w:del w:id="1511" w:author="Claude" w:date="2026-10-08T00:00:00Z">
              <w:r>
                <w:rPr>
                  <w:sz w:val="17"/>
                </w:rPr>
                <w:delText xml:space="preserve">ghi</w:delText>
              </w:r>
            </w:del>
            <w:ins w:id="1512" w:author="Claude" w:date="2026-10-08T00:00:00Z">
              <w:r>
                <w:rPr>
                  <w:sz w:val="17"/>
                </w:rPr>
                <w:t xml:space="preserve">chấm công</w:t>
              </w:r>
            </w:ins>
            <w:r>
              <w:rPr>
                <w:sz w:val="17"/>
              </w:rPr>
              <w:t xml:space="preserve"> theo </w:t>
            </w:r>
            <w:del w:id="1509" w:author="Claude" w:date="2026-10-08T00:00:00Z">
              <w:r>
                <w:rPr>
                  <w:sz w:val="17"/>
                </w:rPr>
                <w:delText xml:space="preserve">ngày.</w:delText>
              </w:r>
            </w:del>
            <w:ins w:id="1510" w:author="Claude" w:date="2026-10-08T00:00:00Z">
              <w:r>
                <w:rPr>
                  <w:sz w:val="17"/>
                </w:rPr>
                <w:t xml:space="preserve">ngày), hoặc nhận khoán trọn một việc với số tiền khoán (không chấm công từng người).</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1504" w:author="Claude" w:date="2026-10-08T00:00:00Z"/>
        </w:trPr>
        <w:tc>
          <w:tcPr>
            <w:tcW w:w="2133" w:type="dxa"/>
          </w:tcPr>
          <w:p>
            <w:pPr>
              <w:spacing w:after="0" w:line="240" w:lineRule="auto"/>
              <w:rPr>
                <w:ins w:id="1505" w:author="Claude" w:date="2026-10-08T00:00:00Z"/>
              </w:rPr>
            </w:pPr>
            <w:ins w:id="1506" w:author="Claude" w:date="2026-10-08T00:00:00Z">
              <w:r>
                <w:rPr>
                  <w:sz w:val="17"/>
                </w:rPr>
                <w:t xml:space="preserve">Khoán việc</w:t>
              </w:r>
            </w:ins>
          </w:p>
        </w:tc>
        <w:tc>
          <w:tcPr>
            <w:tcW w:w="6867" w:type="dxa"/>
          </w:tcPr>
          <w:p>
            <w:pPr>
              <w:spacing w:after="0" w:line="240" w:lineRule="auto"/>
              <w:rPr>
                <w:ins w:id="1507" w:author="Claude" w:date="2026-10-08T00:00:00Z"/>
              </w:rPr>
            </w:pPr>
            <w:ins w:id="1508" w:author="Claude" w:date="2026-10-08T00:00:00Z">
              <w:r>
                <w:rPr>
                  <w:sz w:val="17"/>
                </w:rPr>
                <w:t xml:space="preserve">Giao trọn một việc cho người nhận khoán với số tiền khoán thỏa thuận trước (bội số 1.000 VND); nghiệm thu đạt thì số tiền khoán thành khoản phải trả cho người nhận khoán, không chấm công từng người (UC56, UC57, UC59).</w:t>
              </w:r>
            </w:ins>
          </w:p>
        </w:tc>
      </w:tr>
      <w:tr w14:paraId="6D202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4E6989C8">
            <w:pPr>
              <w:spacing w:after="0" w:line="240" w:lineRule="auto"/>
            </w:pPr>
            <w:r>
              <w:rPr>
                <w:sz w:val="17"/>
              </w:rPr>
              <w:t>UC</w:t>
            </w:r>
          </w:p>
        </w:tc>
        <w:tc>
          <w:tcPr>
            <w:tcW w:w="6867" w:type="dxa"/>
          </w:tcPr>
          <w:p w14:paraId="4BEEEDC7">
            <w:pPr>
              <w:spacing w:after="0" w:line="240" w:lineRule="auto"/>
            </w:pPr>
            <w:r>
              <w:rPr>
                <w:sz w:val="17"/>
              </w:rPr>
              <w:t>Use Case - trường hợp sử dụng</w:t>
            </w:r>
          </w:p>
        </w:tc>
      </w:tr>
      <w:tr w14:paraId="4808E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59E4DE94">
            <w:pPr>
              <w:spacing w:after="0" w:line="240" w:lineRule="auto"/>
            </w:pPr>
            <w:r>
              <w:rPr>
                <w:sz w:val="17"/>
              </w:rPr>
              <w:t>SRS</w:t>
            </w:r>
          </w:p>
        </w:tc>
        <w:tc>
          <w:tcPr>
            <w:tcW w:w="6867" w:type="dxa"/>
          </w:tcPr>
          <w:p w14:paraId="4EF5032B">
            <w:pPr>
              <w:spacing w:after="0" w:line="240" w:lineRule="auto"/>
            </w:pPr>
            <w:r>
              <w:rPr>
                <w:sz w:val="17"/>
              </w:rPr>
              <w:t>Software Requirement Specification</w:t>
            </w:r>
          </w:p>
        </w:tc>
      </w:tr>
      <w:tr w14:paraId="20E45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2EE1DC09">
            <w:pPr>
              <w:spacing w:after="0" w:line="240" w:lineRule="auto"/>
            </w:pPr>
            <w:r>
              <w:rPr>
                <w:sz w:val="17"/>
              </w:rPr>
              <w:t>OCR</w:t>
            </w:r>
          </w:p>
        </w:tc>
        <w:tc>
          <w:tcPr>
            <w:tcW w:w="6867" w:type="dxa"/>
          </w:tcPr>
          <w:p w14:paraId="43EFC65D">
            <w:pPr>
              <w:spacing w:after="0" w:line="240" w:lineRule="auto"/>
            </w:pPr>
            <w:r>
              <w:rPr>
                <w:sz w:val="17"/>
              </w:rPr>
              <w:t>Nhận dạng ký tự từ ảnh số đo nước</w:t>
            </w:r>
          </w:p>
        </w:tc>
      </w:tr>
      <w:tr w14:paraId="2FF96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16AA562E">
            <w:pPr>
              <w:spacing w:after="0" w:line="240" w:lineRule="auto"/>
            </w:pPr>
            <w:r>
              <w:rPr>
                <w:sz w:val="17"/>
              </w:rPr>
              <w:t>QR</w:t>
            </w:r>
          </w:p>
        </w:tc>
        <w:tc>
          <w:tcPr>
            <w:tcW w:w="6867" w:type="dxa"/>
          </w:tcPr>
          <w:p w14:paraId="270959FF">
            <w:pPr>
              <w:spacing w:after="0" w:line="240" w:lineRule="auto"/>
            </w:pPr>
            <w:r>
              <w:rPr>
                <w:sz w:val="17"/>
              </w:rPr>
              <w:t>Mã truy xuất công khai của lô nguồn</w:t>
            </w:r>
          </w:p>
        </w:tc>
      </w:tr>
      <w:tr w14:paraId="791BE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2C449825">
            <w:pPr>
              <w:spacing w:after="0" w:line="240" w:lineRule="auto"/>
            </w:pPr>
            <w:r>
              <w:rPr>
                <w:sz w:val="17"/>
              </w:rPr>
              <w:t>Vai trò</w:t>
            </w:r>
          </w:p>
        </w:tc>
        <w:tc>
          <w:tcPr>
            <w:tcW w:w="6867" w:type="dxa"/>
          </w:tcPr>
          <w:p w14:paraId="4599F269">
            <w:pPr>
              <w:spacing w:after="0" w:line="240" w:lineRule="auto"/>
            </w:pPr>
            <w:r>
              <w:rPr>
                <w:sz w:val="17"/>
              </w:rPr>
              <w:t>Tập quyền Tạo/Xem/Sửa/Xóa và quyền khác (xuất, nhập…) trên từng chức năng do Chủ HTX định nghĩa ở UC12, ví dụ Quản lý khu, Kế toán (ứng với actor cùng tên, mục 4.1).</w:t>
            </w:r>
          </w:p>
        </w:tc>
      </w:tr>
      <w:tr w14:paraId="37311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46FA78B8">
            <w:pPr>
              <w:spacing w:after="0" w:line="240" w:lineRule="auto"/>
            </w:pPr>
            <w:r>
              <w:rPr>
                <w:sz w:val="17"/>
              </w:rPr>
              <w:t>Phân quyền theo khu</w:t>
            </w:r>
          </w:p>
        </w:tc>
        <w:tc>
          <w:tcPr>
            <w:tcW w:w="6867" w:type="dxa"/>
          </w:tcPr>
          <w:p w14:paraId="234D8F78">
            <w:pPr>
              <w:spacing w:after="0" w:line="240" w:lineRule="auto"/>
            </w:pPr>
            <w:r>
              <w:rPr>
                <w:sz w:val="17"/>
              </w:rPr>
              <w:t>Cặp khu – vai trò gán cho một tài khoản ở UC11; khu là một vùng nuôi cụ thể hoặc toàn bộ khu. Một tài khoản có thể có nhiều cặp.</w:t>
            </w:r>
          </w:p>
        </w:tc>
      </w:tr>
      <w:tr w14:paraId="0ABD4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3F6295BC">
            <w:pPr>
              <w:spacing w:after="0" w:line="240" w:lineRule="auto"/>
            </w:pPr>
            <w:r>
              <w:rPr>
                <w:sz w:val="17"/>
              </w:rPr>
              <w:t>Dây dọc (dây chính)</w:t>
            </w:r>
          </w:p>
        </w:tc>
        <w:tc>
          <w:tcPr>
            <w:tcW w:w="6867" w:type="dxa"/>
          </w:tcPr>
          <w:p w14:paraId="7CDC9F7C">
            <w:pPr>
              <w:spacing w:after="0" w:line="240" w:lineRule="auto"/>
            </w:pPr>
            <w:r>
              <w:rPr>
                <w:sz w:val="17"/>
              </w:rPr>
              <w:t>Dây chạy dọc bè; bè có N lối thì có N + 1 dây dọc, đánh số 0…N; lối là khoảng giữa hai dây dọc liền kề.</w:t>
            </w:r>
          </w:p>
        </w:tc>
      </w:tr>
      <w:tr w14:paraId="08B3B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6754E375">
            <w:pPr>
              <w:spacing w:after="0" w:line="240" w:lineRule="auto"/>
            </w:pPr>
            <w:r>
              <w:rPr>
                <w:sz w:val="17"/>
              </w:rPr>
              <w:t>Dây ngang</w:t>
            </w:r>
          </w:p>
        </w:tc>
        <w:tc>
          <w:tcPr>
            <w:tcW w:w="6867" w:type="dxa"/>
          </w:tcPr>
          <w:p w14:paraId="4705369B">
            <w:pPr>
              <w:spacing w:after="0" w:line="240" w:lineRule="auto"/>
            </w:pPr>
            <w:r>
              <w:rPr>
                <w:sz w:val="17"/>
              </w:rPr>
              <w:t>Dây trợ lực nối ngang các dây dọc; đánh số thứ tự trên bè.</w:t>
            </w:r>
          </w:p>
        </w:tc>
      </w:tr>
      <w:tr w14:paraId="72A94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31503725">
            <w:pPr>
              <w:spacing w:after="0" w:line="240" w:lineRule="auto"/>
            </w:pPr>
            <w:r>
              <w:rPr>
                <w:sz w:val="17"/>
              </w:rPr>
              <w:t>Phao</w:t>
            </w:r>
          </w:p>
        </w:tc>
        <w:tc>
          <w:tcPr>
            <w:tcW w:w="6867" w:type="dxa"/>
          </w:tcPr>
          <w:p w14:paraId="783B8725">
            <w:pPr>
              <w:spacing w:after="0" w:line="240" w:lineRule="auto"/>
            </w:pPr>
            <w:r>
              <w:rPr>
                <w:sz w:val="17"/>
              </w:rPr>
              <w:t>Vật nổi giữ bè; số phao của bè lấy từ phiếu vật tư Tạo bè.</w:t>
            </w:r>
          </w:p>
        </w:tc>
      </w:tr>
      <w:tr w14:paraId="6E961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0421A85C">
            <w:pPr>
              <w:spacing w:after="0" w:line="240" w:lineRule="auto"/>
            </w:pPr>
            <w:r>
              <w:rPr>
                <w:sz w:val="17"/>
              </w:rPr>
              <w:t>Phiếu vật tư bè</w:t>
            </w:r>
          </w:p>
        </w:tc>
        <w:tc>
          <w:tcPr>
            <w:tcW w:w="6867" w:type="dxa"/>
          </w:tcPr>
          <w:p w14:paraId="6EF4AEA5">
            <w:pPr>
              <w:spacing w:after="0" w:line="240" w:lineRule="auto"/>
            </w:pPr>
            <w:r>
              <w:rPr>
                <w:sz w:val="17"/>
              </w:rPr>
              <w:t>Phiếu Tạo bè (một phiếu khi thêm bè) hoặc phiếu Thay thế (khi phao, dây hỏng); có dòng vật tư, đơn giá và ảnh hóa đơn (UC76).</w:t>
            </w:r>
          </w:p>
        </w:tc>
      </w:tr>
      <w:tr w14:paraId="7F2B7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1A276455">
            <w:pPr>
              <w:spacing w:after="0" w:line="240" w:lineRule="auto"/>
            </w:pPr>
            <w:r>
              <w:rPr>
                <w:sz w:val="17"/>
              </w:rPr>
              <w:t>Trạng thái, nhóm trạng thái</w:t>
            </w:r>
          </w:p>
        </w:tc>
        <w:tc>
          <w:tcPr>
            <w:tcW w:w="6867" w:type="dxa"/>
          </w:tcPr>
          <w:p w14:paraId="05AC45A5">
            <w:pPr>
              <w:spacing w:after="0" w:line="240" w:lineRule="auto"/>
            </w:pPr>
            <w:r>
              <w:rPr>
                <w:sz w:val="17"/>
              </w:rPr>
              <w:t>Giá trị trong danh mục Status; mỗi entity có vòng đời dùng một nhóm riêng, các entity Đang dùng / Ngừng dùng dùng chung nhóm USAGE (I.3.4).</w:t>
            </w:r>
          </w:p>
        </w:tc>
      </w:tr>
      <w:tr w14:paraId="05F46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7965D8EA">
            <w:pPr>
              <w:spacing w:after="0" w:line="240" w:lineRule="auto"/>
            </w:pPr>
            <w:r>
              <w:rPr>
                <w:sz w:val="17"/>
              </w:rPr>
              <w:t>HTX</w:t>
            </w:r>
          </w:p>
        </w:tc>
        <w:tc>
          <w:tcPr>
            <w:tcW w:w="6867" w:type="dxa"/>
          </w:tcPr>
          <w:p w14:paraId="3627248C">
            <w:pPr>
              <w:spacing w:after="0" w:line="240" w:lineRule="auto"/>
            </w:pPr>
            <w:r>
              <w:rPr>
                <w:sz w:val="17"/>
              </w:rPr>
              <w:t>Hợp tác xã; trong OMTS là HTX Thủy sản Trung Nam.</w:t>
            </w:r>
          </w:p>
        </w:tc>
      </w:tr>
      <w:tr w14:paraId="7E88F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0CEA4B20">
            <w:pPr>
              <w:spacing w:after="0" w:line="240" w:lineRule="auto"/>
            </w:pPr>
            <w:r>
              <w:rPr>
                <w:sz w:val="17"/>
              </w:rPr>
              <w:t>BR</w:t>
            </w:r>
          </w:p>
        </w:tc>
        <w:tc>
          <w:tcPr>
            <w:tcW w:w="6867" w:type="dxa"/>
          </w:tcPr>
          <w:p w14:paraId="7EFE90E9">
            <w:pPr>
              <w:spacing w:after="0" w:line="240" w:lineRule="auto"/>
            </w:pPr>
            <w:r>
              <w:rPr>
                <w:sz w:val="17"/>
              </w:rPr>
              <w:t>Business Rule – quy tắc nghiệp vụ (V.1).</w:t>
            </w:r>
          </w:p>
        </w:tc>
      </w:tr>
      <w:tr w14:paraId="66206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67D57736">
            <w:pPr>
              <w:spacing w:after="0" w:line="240" w:lineRule="auto"/>
            </w:pPr>
            <w:r>
              <w:rPr>
                <w:sz w:val="17"/>
              </w:rPr>
              <w:t>FR</w:t>
            </w:r>
          </w:p>
        </w:tc>
        <w:tc>
          <w:tcPr>
            <w:tcW w:w="6867" w:type="dxa"/>
          </w:tcPr>
          <w:p w14:paraId="221726C7">
            <w:pPr>
              <w:spacing w:after="0" w:line="240" w:lineRule="auto"/>
            </w:pPr>
            <w:r>
              <w:rPr>
                <w:sz w:val="17"/>
              </w:rPr>
              <w:t>Functional Requirement – yêu cầu chức năng (mục III).</w:t>
            </w:r>
          </w:p>
        </w:tc>
      </w:tr>
      <w:tr w14:paraId="479A1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18C0D086">
            <w:pPr>
              <w:spacing w:after="0" w:line="240" w:lineRule="auto"/>
            </w:pPr>
            <w:r>
              <w:rPr>
                <w:sz w:val="17"/>
              </w:rPr>
              <w:t>NFR</w:t>
            </w:r>
          </w:p>
        </w:tc>
        <w:tc>
          <w:tcPr>
            <w:tcW w:w="6867" w:type="dxa"/>
          </w:tcPr>
          <w:p w14:paraId="59BEA4D0">
            <w:pPr>
              <w:spacing w:after="0" w:line="240" w:lineRule="auto"/>
            </w:pPr>
            <w:r>
              <w:rPr>
                <w:sz w:val="17"/>
              </w:rPr>
              <w:t>Non-Functional Requirement – yêu cầu phi chức năng (mục IV).</w:t>
            </w:r>
          </w:p>
        </w:tc>
      </w:tr>
      <w:tr w14:paraId="10A16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167E0ED2">
            <w:pPr>
              <w:spacing w:after="0" w:line="240" w:lineRule="auto"/>
            </w:pPr>
            <w:r>
              <w:rPr>
                <w:sz w:val="17"/>
              </w:rPr>
              <w:t>MSG</w:t>
            </w:r>
          </w:p>
        </w:tc>
        <w:tc>
          <w:tcPr>
            <w:tcW w:w="6867" w:type="dxa"/>
          </w:tcPr>
          <w:p w14:paraId="1E308729">
            <w:pPr>
              <w:spacing w:after="0" w:line="240" w:lineRule="auto"/>
            </w:pPr>
            <w:r>
              <w:rPr>
                <w:sz w:val="17"/>
              </w:rPr>
              <w:t>Mã thông báo hệ thống (V.2).</w:t>
            </w:r>
          </w:p>
        </w:tc>
      </w:tr>
      <w:tr w14:paraId="06ADF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1D3D9141">
            <w:pPr>
              <w:spacing w:after="0" w:line="240" w:lineRule="auto"/>
            </w:pPr>
            <w:r>
              <w:rPr>
                <w:sz w:val="17"/>
              </w:rPr>
              <w:t>SCR</w:t>
            </w:r>
          </w:p>
        </w:tc>
        <w:tc>
          <w:tcPr>
            <w:tcW w:w="6867" w:type="dxa"/>
          </w:tcPr>
          <w:p w14:paraId="6A5E8CFA">
            <w:pPr>
              <w:spacing w:after="0" w:line="240" w:lineRule="auto"/>
            </w:pPr>
            <w:r>
              <w:rPr>
                <w:sz w:val="17"/>
              </w:rPr>
              <w:t>Mã màn hình (mục I.5, III).</w:t>
            </w:r>
          </w:p>
        </w:tc>
      </w:tr>
      <w:tr w14:paraId="67013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7B2C5A12">
            <w:pPr>
              <w:spacing w:after="0" w:line="240" w:lineRule="auto"/>
            </w:pPr>
            <w:r>
              <w:rPr>
                <w:sz w:val="17"/>
              </w:rPr>
              <w:t>BF</w:t>
            </w:r>
          </w:p>
        </w:tc>
        <w:tc>
          <w:tcPr>
            <w:tcW w:w="6867" w:type="dxa"/>
          </w:tcPr>
          <w:p w14:paraId="64E79E1A">
            <w:pPr>
              <w:spacing w:after="0" w:line="240" w:lineRule="auto"/>
            </w:pPr>
            <w:r>
              <w:rPr>
                <w:sz w:val="17"/>
              </w:rPr>
              <w:t>Business Flow – luồng nghiệp vụ (mục I.2).</w:t>
            </w:r>
          </w:p>
        </w:tc>
      </w:tr>
      <w:tr w14:paraId="6B485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4A06006A">
            <w:pPr>
              <w:spacing w:after="0" w:line="240" w:lineRule="auto"/>
            </w:pPr>
            <w:r>
              <w:rPr>
                <w:sz w:val="17"/>
              </w:rPr>
              <w:t>API</w:t>
            </w:r>
          </w:p>
        </w:tc>
        <w:tc>
          <w:tcPr>
            <w:tcW w:w="6867" w:type="dxa"/>
          </w:tcPr>
          <w:p w14:paraId="5AACE17A">
            <w:pPr>
              <w:spacing w:after="0" w:line="240" w:lineRule="auto"/>
            </w:pPr>
            <w:r>
              <w:rPr>
                <w:sz w:val="17"/>
              </w:rPr>
              <w:t>Giao diện kết nối với hệ thống ngoài (mục III, IV.1).</w:t>
            </w:r>
          </w:p>
        </w:tc>
      </w:tr>
      <w:tr w14:paraId="6CF79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09C6573B">
            <w:pPr>
              <w:spacing w:after="0" w:line="240" w:lineRule="auto"/>
            </w:pPr>
            <w:r>
              <w:rPr>
                <w:sz w:val="17"/>
              </w:rPr>
              <w:t>JOB</w:t>
            </w:r>
          </w:p>
        </w:tc>
        <w:tc>
          <w:tcPr>
            <w:tcW w:w="6867" w:type="dxa"/>
          </w:tcPr>
          <w:p w14:paraId="59191330">
            <w:pPr>
              <w:spacing w:after="0" w:line="240" w:lineRule="auto"/>
            </w:pPr>
            <w:r>
              <w:rPr>
                <w:sz w:val="17"/>
              </w:rPr>
              <w:t>Background Job – tác vụ nền chạy theo lịch (mục III).</w:t>
            </w:r>
          </w:p>
        </w:tc>
      </w:tr>
      <w:tr w14:paraId="0CBFA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483D4431">
            <w:pPr>
              <w:spacing w:after="0" w:line="240" w:lineRule="auto"/>
            </w:pPr>
            <w:r>
              <w:rPr>
                <w:sz w:val="17"/>
              </w:rPr>
              <w:t>OTP</w:t>
            </w:r>
          </w:p>
        </w:tc>
        <w:tc>
          <w:tcPr>
            <w:tcW w:w="6867" w:type="dxa"/>
          </w:tcPr>
          <w:p w14:paraId="7BA89DC4">
            <w:pPr>
              <w:spacing w:after="0" w:line="240" w:lineRule="auto"/>
            </w:pPr>
            <w:r>
              <w:rPr>
                <w:sz w:val="17"/>
              </w:rPr>
              <w:t>Mã xác minh dùng một lần gửi qua SMS hoặc email.</w:t>
            </w:r>
          </w:p>
        </w:tc>
      </w:tr>
      <w:tr w14:paraId="57BF0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7D510CF3">
            <w:pPr>
              <w:spacing w:after="0" w:line="240" w:lineRule="auto"/>
            </w:pPr>
            <w:r>
              <w:rPr>
                <w:sz w:val="17"/>
              </w:rPr>
              <w:t>VietQR</w:t>
            </w:r>
          </w:p>
        </w:tc>
        <w:tc>
          <w:tcPr>
            <w:tcW w:w="6867" w:type="dxa"/>
          </w:tcPr>
          <w:p w14:paraId="01F9FE69">
            <w:pPr>
              <w:spacing w:after="0" w:line="240" w:lineRule="auto"/>
            </w:pPr>
            <w:r>
              <w:rPr>
                <w:sz w:val="17"/>
              </w:rPr>
              <w:t>Chuẩn mã QR chuyển khoản ngân hàng tại Việt Nam (UC48).</w:t>
            </w:r>
          </w:p>
        </w:tc>
      </w:tr>
      <w:tr w14:paraId="6173C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4CC78A40">
            <w:pPr>
              <w:spacing w:after="0" w:line="240" w:lineRule="auto"/>
            </w:pPr>
            <w:r>
              <w:rPr>
                <w:sz w:val="17"/>
              </w:rPr>
              <w:t>SDS</w:t>
            </w:r>
          </w:p>
        </w:tc>
        <w:tc>
          <w:tcPr>
            <w:tcW w:w="6867" w:type="dxa"/>
          </w:tcPr>
          <w:p w14:paraId="730BCF25">
            <w:pPr>
              <w:spacing w:after="0" w:line="240" w:lineRule="auto"/>
            </w:pPr>
            <w:r>
              <w:rPr>
                <w:sz w:val="17"/>
              </w:rPr>
              <w:t>Software Design Specification – tài liệu thiết kế (Report 4).</w:t>
            </w:r>
          </w:p>
        </w:tc>
      </w:tr>
      <w:tr w14:paraId="60DD0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3D8C5525">
            <w:pPr>
              <w:spacing w:after="0" w:line="240" w:lineRule="auto"/>
            </w:pPr>
            <w:r>
              <w:rPr>
                <w:sz w:val="17"/>
              </w:rPr>
              <w:t>AC</w:t>
            </w:r>
          </w:p>
        </w:tc>
        <w:tc>
          <w:tcPr>
            <w:tcW w:w="6867" w:type="dxa"/>
          </w:tcPr>
          <w:p w14:paraId="2E832DB8">
            <w:pPr>
              <w:spacing w:after="0" w:line="240" w:lineRule="auto"/>
            </w:pPr>
            <w:r>
              <w:rPr>
                <w:sz w:val="17"/>
              </w:rPr>
              <w:t>Acceptance Criteria – tiêu chí nghiệm thu (V.3.1).</w:t>
            </w:r>
          </w:p>
        </w:tc>
      </w:tr>
      <w:tr w14:paraId="201CA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32A5D3A4">
            <w:pPr>
              <w:spacing w:after="0" w:line="240" w:lineRule="auto"/>
            </w:pPr>
            <w:r>
              <w:rPr>
                <w:sz w:val="17"/>
              </w:rPr>
              <w:t>CX</w:t>
            </w:r>
          </w:p>
        </w:tc>
        <w:tc>
          <w:tcPr>
            <w:tcW w:w="6867" w:type="dxa"/>
          </w:tcPr>
          <w:p w14:paraId="281EB8E1">
            <w:pPr>
              <w:spacing w:after="0" w:line="240" w:lineRule="auto"/>
            </w:pPr>
            <w:r>
              <w:rPr>
                <w:sz w:val="17"/>
              </w:rPr>
              <w:t>Mã câu hỏi cần xác nhận trong đặc tả UC (V.3.2).</w:t>
            </w:r>
          </w:p>
        </w:tc>
      </w:tr>
      <w:tr w14:paraId="4BF74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53E95EBD">
            <w:pPr>
              <w:spacing w:after="0" w:line="240" w:lineRule="auto"/>
            </w:pPr>
            <w:r>
              <w:rPr>
                <w:sz w:val="17"/>
              </w:rPr>
              <w:t>MoSCoW</w:t>
            </w:r>
          </w:p>
        </w:tc>
        <w:tc>
          <w:tcPr>
            <w:tcW w:w="6867" w:type="dxa"/>
          </w:tcPr>
          <w:p w14:paraId="6B865C18">
            <w:pPr>
              <w:spacing w:after="0" w:line="240" w:lineRule="auto"/>
            </w:pPr>
            <w:r>
              <w:rPr>
                <w:sz w:val="17"/>
              </w:rPr>
              <w:t>Cách xếp ưu tiên Must / Should / Could / Won't have (dòng Priority của UC).</w:t>
            </w:r>
          </w:p>
        </w:tc>
      </w:tr>
      <w:tr w14:paraId="0FF8C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4AF13FC7">
            <w:pPr>
              <w:spacing w:after="0" w:line="240" w:lineRule="auto"/>
            </w:pPr>
            <w:r>
              <w:rPr>
                <w:sz w:val="17"/>
              </w:rPr>
              <w:t>ERD</w:t>
            </w:r>
          </w:p>
        </w:tc>
        <w:tc>
          <w:tcPr>
            <w:tcW w:w="6867" w:type="dxa"/>
          </w:tcPr>
          <w:p w14:paraId="57345750">
            <w:pPr>
              <w:spacing w:after="0" w:line="240" w:lineRule="auto"/>
            </w:pPr>
            <w:r>
              <w:rPr>
                <w:sz w:val="17"/>
              </w:rPr>
              <w:t>Entity Relationship Diagram – sơ đồ quan hệ thực thể (mục I.3.1).</w:t>
            </w:r>
          </w:p>
        </w:tc>
      </w:tr>
      <w:tr w14:paraId="3A95B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0D00F709">
            <w:pPr>
              <w:spacing w:after="0" w:line="240" w:lineRule="auto"/>
            </w:pPr>
            <w:r>
              <w:rPr>
                <w:sz w:val="17"/>
              </w:rPr>
              <w:t>DFD</w:t>
            </w:r>
          </w:p>
        </w:tc>
        <w:tc>
          <w:tcPr>
            <w:tcW w:w="6867" w:type="dxa"/>
          </w:tcPr>
          <w:p w14:paraId="47DC91E0">
            <w:pPr>
              <w:spacing w:after="0" w:line="240" w:lineRule="auto"/>
            </w:pPr>
            <w:r>
              <w:rPr>
                <w:sz w:val="17"/>
              </w:rPr>
              <w:t>Data Flow Diagram – sơ đồ luồng dữ liệu (mục I.1).</w:t>
            </w:r>
          </w:p>
        </w:tc>
      </w:tr>
    </w:tbl>
    <w:p w14:paraId="38413432"/>
    <w:p w14:paraId="4DCD97AC">
      <w:pPr>
        <w:pStyle w:val="2"/>
      </w:pPr>
      <w:bookmarkStart w:id="4" w:name="_Toc15560"/>
      <w:bookmarkStart w:id="5" w:name="_Toc29623"/>
      <w:r>
        <w:t>I. Overall Requirements</w:t>
      </w:r>
      <w:bookmarkEnd w:id="4"/>
      <w:bookmarkEnd w:id="5"/>
    </w:p>
    <w:p w14:paraId="15C6B1D2">
      <w:pPr>
        <w:pStyle w:val="3"/>
      </w:pPr>
      <w:bookmarkStart w:id="6" w:name="_Toc6368"/>
      <w:bookmarkStart w:id="7" w:name="_Toc15564"/>
      <w:r>
        <w:t>1. Context Diagram</w:t>
      </w:r>
      <w:bookmarkEnd w:id="6"/>
      <w:bookmarkEnd w:id="7"/>
    </w:p>
    <w:p w14:paraId="4D656216">
      <w:r>
        <w:t>OMTS (Oyster Management and Traceability System) hỗ trợ Hợp tác xã Thủy sản Trung Nam quản lý vận hành nuôi hàu và truy xuất nguồn gốc. Một HTX có nhiều vùng nuôi, mỗi vùng có nhiều bè; thương lái đặt đơn trước khi thu hoạch, hàng được cân và bàn giao tại cảng, và mỗi lô bán có hồ sơ truy xuất kèm QR (phạm vi và ngoài phạm vi chi tiết ở V.3).</w:t>
      </w:r>
    </w:p>
    <w:p w14:paraId="4A7383D9">
      <w:pPr>
        <w:spacing w:after="60"/>
      </w:pPr>
      <w:r>
        <w:t>Thực thể ngoài gồm 7 nhóm người dùng: Quản trị hệ thống; Chủ HTX; Quản lý khu; Kế toán; Nhân viên; Thương lái; Người xem QR (mô tả ở mục 4.1), và 8 hệ thống ngoài: Dịch vụ SMS; Dịch vụ thông báo đẩy; Dịch vụ email; Zalo OA; Google Maps; Dịch vụ lưu trữ đám mây; Cổng truy xuất quốc gia; Dịch vụ OCR. Kết nối hệ thống ngoài do Quản trị hệ thống cấu hình ở UC73; lỗi hoặc xác nhận của dịch vụ ngoài không tự tạo, sửa hay chứng minh giao dịch nghiệp vụ (IV.1).</w:t>
      </w:r>
    </w:p>
    <w:p w14:paraId="381E8A02">
      <w:r>
        <w:t>Sơ đồ ngữ cảnh vẽ theo ký hiệu DFD mức 0 (Yourdon/DeMarco): OMTS là một tiến trình duy nhất (hình tròn) ở giữa, thực thể ngoài là hình chữ nhật. Mỗi thực thể nối với OMTS bằng hai luồng dữ liệu một chiều, ngược chiều nhau: luồng đi vào OMTS và luồng OMTS trả ra, mỗi luồng ghi tên dữ liệu. Sơ đồ không có kho dữ liệu vì mọi dữ liệu nằm trong OMTS.</w:t>
      </w:r>
    </w:p>
    <w:p w14:paraId="015ED4FC">
      <w:pPr>
        <w:sectPr>
          <w:footerReference r:id="rId5" w:type="default"/>
          <w:pgSz w:w="11906" w:h="16838"/>
          <w:pgMar w:top="1440" w:right="1416" w:bottom="1440" w:left="1440" w:header="708" w:footer="708" w:gutter="0"/>
          <w:pgNumType w:start="1"/>
          <w:cols w:space="720" w:num="1"/>
          <w:titlePg/>
        </w:sectPr>
      </w:pPr>
    </w:p>
    <w:p w14:paraId="6AD807DE">
      <w:pPr>
        <w:keepNext/>
        <w:spacing w:after="40"/>
        <w:jc w:val="center"/>
      </w:pPr>
      <w:r>
        <w:drawing>
          <wp:inline distT="0" distB="0" distL="114300" distR="114300">
            <wp:extent cx="8877935" cy="5011420"/>
            <wp:effectExtent l="0" t="0" r="1143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32"/>
                    <a:stretch>
                      <a:fillRect/>
                    </a:stretch>
                  </pic:blipFill>
                  <pic:spPr>
                    <a:xfrm>
                      <a:off x="0" y="0"/>
                      <a:ext cx="8878014" cy="5011420"/>
                    </a:xfrm>
                    <a:prstGeom prst="rect">
                      <a:avLst/>
                    </a:prstGeom>
                  </pic:spPr>
                </pic:pic>
              </a:graphicData>
            </a:graphic>
          </wp:inline>
        </w:drawing>
      </w:r>
    </w:p>
    <w:p w14:paraId="575DFCF6">
      <w:pPr>
        <w:pStyle w:val="12"/>
        <w:jc w:val="center"/>
        <w:sectPr>
          <w:footerReference r:id="rId6" w:type="default"/>
          <w:pgSz w:w="16838" w:h="11906" w:orient="landscape"/>
          <w:pgMar w:top="1440" w:right="1416" w:bottom="1440" w:left="1440" w:header="708" w:footer="708" w:gutter="0"/>
          <w:cols w:space="720" w:num="1"/>
        </w:sectPr>
      </w:pPr>
      <w:r>
        <w:rPr>
          <w:i w:val="0"/>
        </w:rPr>
        <w:t>Hình 1-1. Sơ đồ ngữ cảnh OMTS (DFD mức 0)</w:t>
      </w:r>
    </w:p>
    <w:p w14:paraId="31F00351">
      <w:pPr>
        <w:pStyle w:val="3"/>
      </w:pPr>
      <w:bookmarkStart w:id="8" w:name="_Toc28734"/>
      <w:bookmarkStart w:id="9" w:name="_Toc24704"/>
      <w:r>
        <w:t>2. Main Business Flow</w:t>
      </w:r>
      <w:bookmarkEnd w:id="8"/>
      <w:bookmarkEnd w:id="9"/>
    </w:p>
    <w:p w14:paraId="717AEDA1">
      <w:r>
        <w:t>Mục này tóm tắt 9 luồng nghiệp vụ chính. Mỗi luồng có mục con riêng với điểm bắt đầu, các làn tham gia, các bước theo thứ tự UC và lưu đồ ngay bên dưới.</w:t>
      </w:r>
    </w:p>
    <w:p w14:paraId="2CC61828">
      <w:pPr>
        <w:spacing w:after="80"/>
      </w:pPr>
      <w:r>
        <w:t>Sơ đồ BF vẽ dạng lưu đồ có làn (cross-functional flowchart), không dùng ký hiệu BPMN. Mỗi làn dọc là một người hoặc bộ phận thực hiện; nhóm làn ghi tên tổ chức (HTX Trung Nam, Nền tảng OMTS). Ký hiệu: hình viên thuốc xanh là điểm bắt đầu, hình viên thuốc đỏ là điểm kết thúc; hình chữ nhật là bước xử lý, ghi mã UC thực hiện; hình chữ nhật xám là bước do bên ngoài làm (thương lái, người mua khác); hình chữ nhật có hai vạch dọc là quy trình con (một BF khác); hình thoi là quyết định, câu hỏi ghi bên trong, nhánh ra ghi “có”, “không” hoặc kết quả; hình tài liệu (đáy lượn sóng) là chứng từ được tạo; hình trụ là kho dữ liệu; khung nét đứt là ghi chú; hình ngũ giác là ký hiệu nối sang trang khác. Mũi tên liền chỉ thứ tự các bước; nét đứt không mũi tên nối bước với tài liệu hoặc ghi chú.</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0"/>
        <w:gridCol w:w="1700"/>
        <w:gridCol w:w="2300"/>
        <w:gridCol w:w="4200"/>
      </w:tblGrid>
      <w:tr w14:paraId="1E8F6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800" w:type="dxa"/>
            <w:shd w:val="clear" w:color="auto" w:fill="DCE6F1"/>
          </w:tcPr>
          <w:p w14:paraId="52CBBD25">
            <w:pPr>
              <w:spacing w:after="0" w:line="240" w:lineRule="auto"/>
            </w:pPr>
            <w:r>
              <w:rPr>
                <w:b/>
                <w:sz w:val="17"/>
                <w:szCs w:val="17"/>
              </w:rPr>
              <w:t>Flow</w:t>
            </w:r>
          </w:p>
        </w:tc>
        <w:tc>
          <w:tcPr>
            <w:tcW w:w="1700" w:type="dxa"/>
            <w:shd w:val="clear" w:color="auto" w:fill="DCE6F1"/>
          </w:tcPr>
          <w:p w14:paraId="3D94BDD1">
            <w:pPr>
              <w:spacing w:after="0" w:line="240" w:lineRule="auto"/>
            </w:pPr>
            <w:r>
              <w:rPr>
                <w:b/>
                <w:sz w:val="17"/>
                <w:szCs w:val="17"/>
              </w:rPr>
              <w:t>Name</w:t>
            </w:r>
          </w:p>
        </w:tc>
        <w:tc>
          <w:tcPr>
            <w:tcW w:w="2300" w:type="dxa"/>
            <w:shd w:val="clear" w:color="auto" w:fill="DCE6F1"/>
          </w:tcPr>
          <w:p w14:paraId="24B7D580">
            <w:pPr>
              <w:spacing w:after="0" w:line="240" w:lineRule="auto"/>
            </w:pPr>
            <w:r>
              <w:rPr>
                <w:b/>
                <w:sz w:val="17"/>
                <w:szCs w:val="17"/>
              </w:rPr>
              <w:t>Điểm bắt đầu</w:t>
            </w:r>
          </w:p>
        </w:tc>
        <w:tc>
          <w:tcPr>
            <w:tcW w:w="4200" w:type="dxa"/>
            <w:shd w:val="clear" w:color="auto" w:fill="DCE6F1"/>
          </w:tcPr>
          <w:p w14:paraId="712D1F4F">
            <w:pPr>
              <w:spacing w:after="0" w:line="240" w:lineRule="auto"/>
            </w:pPr>
            <w:r>
              <w:rPr>
                <w:b/>
                <w:sz w:val="17"/>
                <w:szCs w:val="17"/>
              </w:rPr>
              <w:t>Các bước chính</w:t>
            </w:r>
          </w:p>
        </w:tc>
      </w:tr>
      <w:tr w14:paraId="79C46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78D554F9">
            <w:pPr>
              <w:spacing w:after="0" w:line="240" w:lineRule="auto"/>
            </w:pPr>
            <w:r>
              <w:rPr>
                <w:sz w:val="17"/>
                <w:szCs w:val="17"/>
              </w:rPr>
              <w:t>BF-01</w:t>
            </w:r>
          </w:p>
        </w:tc>
        <w:tc>
          <w:tcPr>
            <w:tcW w:w="1700" w:type="dxa"/>
          </w:tcPr>
          <w:p w14:paraId="4FF42788">
            <w:pPr>
              <w:spacing w:after="0" w:line="240" w:lineRule="auto"/>
            </w:pPr>
            <w:r>
              <w:rPr>
                <w:sz w:val="17"/>
                <w:szCs w:val="17"/>
              </w:rPr>
              <w:t>Khởi tạo HTX và quyền</w:t>
            </w:r>
          </w:p>
        </w:tc>
        <w:tc>
          <w:tcPr>
            <w:tcW w:w="2300" w:type="dxa"/>
          </w:tcPr>
          <w:p w14:paraId="0B60D507">
            <w:pPr>
              <w:spacing w:after="0" w:line="240" w:lineRule="auto"/>
            </w:pPr>
            <w:r>
              <w:rPr>
                <w:sz w:val="17"/>
                <w:szCs w:val="17"/>
              </w:rPr>
              <w:t>Triển khai OMTS cho HTX Thủy sản Trung Nam.</w:t>
            </w:r>
          </w:p>
        </w:tc>
        <w:tc>
          <w:tcPr>
            <w:tcW w:w="4200" w:type="dxa"/>
          </w:tcPr>
          <w:p w14:paraId="2D8F1164">
            <w:pPr>
              <w:spacing w:after="0" w:line="240" w:lineRule="auto"/>
            </w:pPr>
            <w:r>
              <w:rPr>
                <w:sz w:val="17"/>
                <w:szCs w:val="17"/>
              </w:rPr>
              <w:t xml:space="preserve">Quản trị hệ thống tạo HTX sơ bộ và tài khoản Chủ HTX, </w:t>
            </w:r>
            <w:del w:id="1539" w:author="Claude" w:date="2026-10-08T00:00:00Z">
              <w:r>
                <w:rPr>
                  <w:sz w:val="17"/>
                  <w:szCs w:val="17"/>
                </w:rPr>
                <w:delText xml:space="preserve">gửi</w:delText>
              </w:r>
            </w:del>
            <w:ins w:id="1540" w:author="Claude" w:date="2026-10-08T00:00:00Z">
              <w:r>
                <w:rPr>
                  <w:sz w:val="17"/>
                  <w:szCs w:val="17"/>
                </w:rPr>
                <w:t xml:space="preserve">trao</w:t>
              </w:r>
            </w:ins>
            <w:r>
              <w:rPr>
                <w:sz w:val="17"/>
                <w:szCs w:val="17"/>
              </w:rPr>
              <w:t xml:space="preserve"> </w:t>
            </w:r>
            <w:del w:id="1537" w:author="Claude" w:date="2026-10-08T00:00:00Z">
              <w:r>
                <w:rPr>
                  <w:sz w:val="17"/>
                  <w:szCs w:val="17"/>
                </w:rPr>
                <w:delText xml:space="preserve">thông</w:delText>
              </w:r>
            </w:del>
            <w:ins w:id="1538" w:author="Claude" w:date="2026-10-08T00:00:00Z">
              <w:r>
                <w:rPr>
                  <w:sz w:val="17"/>
                  <w:szCs w:val="17"/>
                </w:rPr>
                <w:t xml:space="preserve">mật</w:t>
              </w:r>
            </w:ins>
            <w:r>
              <w:rPr>
                <w:sz w:val="17"/>
                <w:szCs w:val="17"/>
              </w:rPr>
              <w:t xml:space="preserve"> </w:t>
            </w:r>
            <w:del w:id="1535" w:author="Claude" w:date="2026-10-08T00:00:00Z">
              <w:r>
                <w:rPr>
                  <w:sz w:val="17"/>
                  <w:szCs w:val="17"/>
                </w:rPr>
                <w:delText xml:space="preserve">tin</w:delText>
              </w:r>
            </w:del>
            <w:ins w:id="1536" w:author="Claude" w:date="2026-10-08T00:00:00Z">
              <w:r>
                <w:rPr>
                  <w:sz w:val="17"/>
                  <w:szCs w:val="17"/>
                </w:rPr>
                <w:t xml:space="preserve">khẩu</w:t>
              </w:r>
            </w:ins>
            <w:r>
              <w:rPr>
                <w:sz w:val="17"/>
                <w:szCs w:val="17"/>
              </w:rPr>
              <w:t xml:space="preserve"> </w:t>
            </w:r>
            <w:del w:id="1533" w:author="Claude" w:date="2026-10-08T00:00:00Z">
              <w:r>
                <w:rPr>
                  <w:sz w:val="17"/>
                  <w:szCs w:val="17"/>
                </w:rPr>
                <w:delText xml:space="preserve">kích hoạt</w:delText>
              </w:r>
            </w:del>
            <w:ins w:id="1534" w:author="Claude" w:date="2026-10-08T00:00:00Z">
              <w:r>
                <w:rPr>
                  <w:sz w:val="17"/>
                  <w:szCs w:val="17"/>
                </w:rPr>
                <w:t xml:space="preserve">tạm</w:t>
              </w:r>
            </w:ins>
            <w:r>
              <w:rPr>
                <w:sz w:val="17"/>
                <w:szCs w:val="17"/>
              </w:rPr>
              <w:t xml:space="preserve"> (UC72) → Chủ HTX đăng nhập (UC02) → Chủ HTX hoàn thiện hồ sơ HTX (UC09) → Chủ HTX tạo vùng nuôi và giấy tờ vùng (UC15) → Chủ HTX định nghĩa vai trò và quyền (UC12) → Chủ HTX tạo tài khoản và gán cặp khu – vai trò (UC11) → Chủ HTX lập hồ sơ nhân viên và gắn tài khoản (UC10) → Chủ HTX khai báo bè (UC18) → Chủ HTX ghi phiếu vật tư Tạo bè: số phao, dây dọc, dây ngang và đơn giá (UC76, được UC18 include)</w:t>
            </w:r>
          </w:p>
        </w:tc>
      </w:tr>
      <w:tr w14:paraId="7A1C2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78AF45AE">
            <w:pPr>
              <w:spacing w:after="0" w:line="240" w:lineRule="auto"/>
            </w:pPr>
            <w:r>
              <w:rPr>
                <w:sz w:val="17"/>
                <w:szCs w:val="17"/>
              </w:rPr>
              <w:t>BF-02</w:t>
            </w:r>
          </w:p>
        </w:tc>
        <w:tc>
          <w:tcPr>
            <w:tcW w:w="1700" w:type="dxa"/>
          </w:tcPr>
          <w:p w14:paraId="49BD0362">
            <w:pPr>
              <w:spacing w:after="0" w:line="240" w:lineRule="auto"/>
            </w:pPr>
            <w:r>
              <w:rPr>
                <w:sz w:val="17"/>
                <w:szCs w:val="17"/>
              </w:rPr>
              <w:t>Giống đến chu kỳ nuôi</w:t>
            </w:r>
          </w:p>
        </w:tc>
        <w:tc>
          <w:tcPr>
            <w:tcW w:w="2300" w:type="dxa"/>
          </w:tcPr>
          <w:p w14:paraId="362B23D3">
            <w:pPr>
              <w:spacing w:after="0" w:line="240" w:lineRule="auto"/>
            </w:pPr>
            <w:r>
              <w:rPr>
                <w:sz w:val="17"/>
                <w:szCs w:val="17"/>
              </w:rPr>
              <w:t>Bè trống, sẵn sàng cho chu kỳ mới.</w:t>
            </w:r>
          </w:p>
        </w:tc>
        <w:tc>
          <w:tcPr>
            <w:tcW w:w="4200" w:type="dxa"/>
          </w:tcPr>
          <w:p w14:paraId="75F387D3">
            <w:pPr>
              <w:spacing w:after="0" w:line="240" w:lineRule="auto"/>
            </w:pPr>
            <w:r>
              <w:rPr>
                <w:sz w:val="17"/>
                <w:szCs w:val="17"/>
              </w:rPr>
              <w:t xml:space="preserve">Chủ HTX khai báo giống trong danh mục khi dùng giống mới (UC20) → Quản lý khu</w:t>
            </w:r>
            <w:ins w:id="1541" w:author="Claude" w:date="2026-10-08T00:00:00Z">
              <w:r>
                <w:rPr>
                  <w:sz w:val="17"/>
                  <w:szCs w:val="17"/>
                </w:rPr>
                <w:t xml:space="preserve"> (vai trò gán ở Toàn bộ khu)</w:t>
              </w:r>
            </w:ins>
            <w:r>
              <w:rPr>
                <w:sz w:val="17"/>
                <w:szCs w:val="17"/>
              </w:rPr>
              <w:t xml:space="preserve"> ghi nhận lô giống đã nhận (UC23) → Quản lý khu mở chu kỳ nuôi trên bè (UC24) → Quản lý khu ghi buổi thả giống theo lối (UC25) → Đến kỳ đo hằng tháng, Quản lý khu ghi chỉ số nước và nhật ký nuôi (UC26) → Quản lý khu theo dõi tiến độ chu kỳ (UC27) → Quyết định “Phao hoặc dây hỏng?”: có thì Chủ HTX hoặc Quản lý khu ghi phiếu vật tư Thay thế (UC76); số vật tư của bè không đổi → Khi nhận đơn từ thương lái (thường sau 8–10 tháng nuôi), HTX thu hoạch theo BF-03 → Quyết định “Mọi đoạn lối đã thu hoặc loại bỏ?”: có thì Quản lý khu đóng chu kỳ </w:t>
            </w:r>
            <w:del w:id="1546" w:author="Claude" w:date="2026-10-08T00:00:00Z">
              <w:r>
                <w:rPr>
                  <w:sz w:val="17"/>
                  <w:szCs w:val="17"/>
                </w:rPr>
                <w:delText xml:space="preserve">(UC27,</w:delText>
              </w:r>
            </w:del>
            <w:ins w:id="1547" w:author="Claude" w:date="2026-10-08T00:00:00Z">
              <w:r>
                <w:rPr>
                  <w:sz w:val="17"/>
                  <w:szCs w:val="17"/>
                </w:rPr>
                <w:t xml:space="preserve">(UC27</w:t>
              </w:r>
            </w:ins>
            <w:r>
              <w:rPr>
                <w:sz w:val="17"/>
                <w:szCs w:val="17"/>
              </w:rPr>
              <w:t xml:space="preserve"> </w:t>
            </w:r>
            <w:del w:id="1544" w:author="Claude" w:date="2026-10-08T00:00:00Z">
              <w:r>
                <w:rPr>
                  <w:sz w:val="17"/>
                  <w:szCs w:val="17"/>
                </w:rPr>
                <w:delText xml:space="preserve">điểm</w:delText>
              </w:r>
            </w:del>
            <w:ins w:id="1545" w:author="Claude" w:date="2026-10-08T00:00:00Z">
              <w:r>
                <w:rPr>
                  <w:sz w:val="17"/>
                  <w:szCs w:val="17"/>
                </w:rPr>
                <w:t xml:space="preserve">nhánh</w:t>
              </w:r>
            </w:ins>
            <w:r>
              <w:rPr>
                <w:sz w:val="17"/>
                <w:szCs w:val="17"/>
              </w:rPr>
              <w:t xml:space="preserve"> </w:t>
            </w:r>
            <w:del w:id="1542" w:author="Claude" w:date="2026-10-08T00:00:00Z">
              <w:r>
                <w:rPr>
                  <w:sz w:val="17"/>
                  <w:szCs w:val="17"/>
                </w:rPr>
                <w:delText xml:space="preserve">mở rộng Đóng chu kỳ)</w:delText>
              </w:r>
            </w:del>
            <w:ins w:id="1543" w:author="Claude" w:date="2026-10-08T00:00:00Z">
              <w:r>
                <w:rPr>
                  <w:sz w:val="17"/>
                  <w:szCs w:val="17"/>
                </w:rPr>
                <w:t xml:space="preserve">3b)</w:t>
              </w:r>
            </w:ins>
          </w:p>
        </w:tc>
      </w:tr>
      <w:tr w14:paraId="2E219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315AA83C">
            <w:pPr>
              <w:spacing w:after="0" w:line="240" w:lineRule="auto"/>
            </w:pPr>
            <w:r>
              <w:rPr>
                <w:sz w:val="17"/>
                <w:szCs w:val="17"/>
              </w:rPr>
              <w:t>BF-03</w:t>
            </w:r>
          </w:p>
        </w:tc>
        <w:tc>
          <w:tcPr>
            <w:tcW w:w="1700" w:type="dxa"/>
          </w:tcPr>
          <w:p w14:paraId="182D5DFE">
            <w:pPr>
              <w:spacing w:after="0" w:line="240" w:lineRule="auto"/>
            </w:pPr>
            <w:r>
              <w:rPr>
                <w:sz w:val="17"/>
                <w:szCs w:val="17"/>
              </w:rPr>
              <w:t>Đơn đến lô truy xuất</w:t>
            </w:r>
          </w:p>
        </w:tc>
        <w:tc>
          <w:tcPr>
            <w:tcW w:w="2300" w:type="dxa"/>
          </w:tcPr>
          <w:p w14:paraId="5D2518BF">
            <w:pPr>
              <w:spacing w:after="0" w:line="240" w:lineRule="auto"/>
            </w:pPr>
            <w:r>
              <w:rPr>
                <w:sz w:val="17"/>
                <w:szCs w:val="17"/>
              </w:rPr>
              <w:t>Thương lái gửi yêu cầu mua (ứng dụng UC43, Zalo OA hoặc điện thoại).</w:t>
            </w:r>
          </w:p>
        </w:tc>
        <w:tc>
          <w:tcPr>
            <w:tcW w:w="4200" w:type="dxa"/>
          </w:tcPr>
          <w:p w14:paraId="3E3AAC4E">
            <w:pPr>
              <w:spacing w:after="0" w:line="240" w:lineRule="auto"/>
            </w:pPr>
            <w:r>
              <w:rPr>
                <w:sz w:val="17"/>
                <w:szCs w:val="17"/>
              </w:rPr>
              <w:t xml:space="preserve">Chủ HTX xét yêu cầu mua (UC44) → Quyết định “Đáp ứng được?”: không thì báo từ chối và kết thúc → OMTS gửi thông tin </w:t>
            </w:r>
            <w:del w:id="1553" w:author="Claude" w:date="2026-10-08T00:00:00Z">
              <w:r>
                <w:rPr>
                  <w:sz w:val="17"/>
                  <w:szCs w:val="17"/>
                </w:rPr>
                <w:delText xml:space="preserve">lô</w:delText>
              </w:r>
            </w:del>
            <w:ins w:id="1554" w:author="Claude" w:date="2026-10-08T00:00:00Z">
              <w:r>
                <w:rPr>
                  <w:sz w:val="17"/>
                  <w:szCs w:val="17"/>
                </w:rPr>
                <w:t xml:space="preserve">đơn</w:t>
              </w:r>
            </w:ins>
            <w:r>
              <w:rPr>
                <w:sz w:val="17"/>
                <w:szCs w:val="17"/>
              </w:rPr>
              <w:t xml:space="preserve"> </w:t>
            </w:r>
            <w:del w:id="1551" w:author="Claude" w:date="2026-10-08T00:00:00Z">
              <w:r>
                <w:rPr>
                  <w:sz w:val="17"/>
                  <w:szCs w:val="17"/>
                </w:rPr>
                <w:delText xml:space="preserve">dự</w:delText>
              </w:r>
            </w:del>
            <w:ins w:id="1552" w:author="Claude" w:date="2026-10-08T00:00:00Z">
              <w:r>
                <w:rPr>
                  <w:sz w:val="17"/>
                  <w:szCs w:val="17"/>
                </w:rPr>
                <w:t xml:space="preserve">đã</w:t>
              </w:r>
            </w:ins>
            <w:r>
              <w:rPr>
                <w:sz w:val="17"/>
                <w:szCs w:val="17"/>
              </w:rPr>
              <w:t xml:space="preserve"> </w:t>
            </w:r>
            <w:del w:id="1549" w:author="Claude" w:date="2026-10-08T00:00:00Z">
              <w:r>
                <w:rPr>
                  <w:sz w:val="17"/>
                  <w:szCs w:val="17"/>
                </w:rPr>
                <w:delText xml:space="preserve">kiến</w:delText>
              </w:r>
            </w:del>
            <w:ins w:id="1550" w:author="Claude" w:date="2026-10-08T00:00:00Z">
              <w:r>
                <w:rPr>
                  <w:sz w:val="17"/>
                  <w:szCs w:val="17"/>
                </w:rPr>
                <w:t xml:space="preserve">xác nhận</w:t>
              </w:r>
            </w:ins>
            <w:r>
              <w:rPr>
                <w:sz w:val="17"/>
                <w:szCs w:val="17"/>
              </w:rPr>
              <w:t xml:space="preserve"> cho thương lái qua Zalo OA </w:t>
            </w:r>
            <w:ins w:id="1548" w:author="Claude" w:date="2026-10-08T00:00:00Z">
              <w:r>
                <w:rPr>
                  <w:sz w:val="17"/>
                  <w:szCs w:val="17"/>
                </w:rPr>
                <w:t xml:space="preserve">hoặc SMS </w:t>
              </w:r>
            </w:ins>
            <w:r>
              <w:rPr>
                <w:sz w:val="17"/>
                <w:szCs w:val="17"/>
              </w:rPr>
              <w:t xml:space="preserve">(UC44) → Quản lý khu phụ trách đơn lập kế hoạch thu (UC30) → Quản lý khu phụ trách đơn ghi thu hoạch thực tế và lô nguồn (UC31) → Chuyển sang quy trình con BF-04 Cân, giá và bàn giao</w:t>
            </w:r>
          </w:p>
        </w:tc>
      </w:tr>
      <w:tr w14:paraId="0B3C7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1AFB02B9">
            <w:pPr>
              <w:spacing w:after="0" w:line="240" w:lineRule="auto"/>
            </w:pPr>
            <w:r>
              <w:rPr>
                <w:sz w:val="17"/>
                <w:szCs w:val="17"/>
              </w:rPr>
              <w:t>BF-04</w:t>
            </w:r>
          </w:p>
        </w:tc>
        <w:tc>
          <w:tcPr>
            <w:tcW w:w="1700" w:type="dxa"/>
          </w:tcPr>
          <w:p w14:paraId="724BBDCD">
            <w:pPr>
              <w:spacing w:after="0" w:line="240" w:lineRule="auto"/>
            </w:pPr>
            <w:r>
              <w:rPr>
                <w:sz w:val="17"/>
                <w:szCs w:val="17"/>
              </w:rPr>
              <w:t>Cân, giá và bàn giao</w:t>
            </w:r>
          </w:p>
        </w:tc>
        <w:tc>
          <w:tcPr>
            <w:tcW w:w="2300" w:type="dxa"/>
          </w:tcPr>
          <w:p w14:paraId="3681B218">
            <w:pPr>
              <w:spacing w:after="0" w:line="240" w:lineRule="auto"/>
            </w:pPr>
            <w:r>
              <w:rPr>
                <w:sz w:val="17"/>
                <w:szCs w:val="17"/>
              </w:rPr>
              <w:t>Tàu chở hàng của đơn cập cảng.</w:t>
            </w:r>
          </w:p>
        </w:tc>
        <w:tc>
          <w:tcPr>
            <w:tcW w:w="4200" w:type="dxa"/>
          </w:tcPr>
          <w:p w14:paraId="7014EB83">
            <w:pPr>
              <w:spacing w:after="0" w:line="240" w:lineRule="auto"/>
            </w:pPr>
            <w:r>
              <w:rPr>
                <w:sz w:val="17"/>
                <w:szCs w:val="17"/>
              </w:rPr>
              <w:t xml:space="preserve">Người phụ trách đơn cân hàng cùng thương lái; thương lái xác nhận số cân (UC45) → Hai bên chốt giá thị trường (UC45) → Quyết định “Cảng có mạng?”. Có: rà soát hồ sơ truy xuất (UC32); hồ sơ chưa đạt thì người phụ trách đơn đính chính (UC39) rồi rà lại; đạt thì công bố QR (UC32), kiểm QR hiện hành và bàn giao hàng (UC45). Không: bàn giao hàng ngoại tuyến, QR gửi sau (UC45); OMTS lưu trên thiết bị chờ đồng bộ → Người phụ trách đơn chốt giao dịch bán (UC48); OMTS gửi số tiền và QR thanh toán cho thương lái → Quyết định “Trả ngay?”: </w:t>
            </w:r>
            <w:ins w:id="1557" w:author="Claude" w:date="2026-10-08T00:00:00Z">
              <w:r>
                <w:rPr>
                  <w:sz w:val="17"/>
                  <w:szCs w:val="17"/>
                </w:rPr>
                <w:t xml:space="preserve">Chủ HTX hoặc Kế toán </w:t>
              </w:r>
            </w:ins>
            <w:r>
              <w:rPr>
                <w:sz w:val="17"/>
                <w:szCs w:val="17"/>
              </w:rPr>
              <w:t xml:space="preserve">ghi nhận thanh toán </w:t>
            </w:r>
            <w:del w:id="1555" w:author="Claude" w:date="2026-10-08T00:00:00Z">
              <w:r>
                <w:rPr>
                  <w:sz w:val="17"/>
                  <w:szCs w:val="17"/>
                </w:rPr>
                <w:delText xml:space="preserve">(UC49)</w:delText>
              </w:r>
            </w:del>
            <w:ins w:id="1556" w:author="Claude" w:date="2026-10-08T00:00:00Z">
              <w:r>
                <w:rPr>
                  <w:sz w:val="17"/>
                  <w:szCs w:val="17"/>
                </w:rPr>
                <w:t xml:space="preserve">(UC49),</w:t>
              </w:r>
            </w:ins>
            <w:r>
              <w:rPr>
                <w:sz w:val="17"/>
                <w:szCs w:val="17"/>
              </w:rPr>
              <w:t xml:space="preserve"> hoặc ghi công nợ (UC50) → Với lô bàn giao ngoại tuyến: khi có mạng trở lại, OMTS đồng bộ dữ liệu; người phụ trách rà và công bố (UC32); OMTS gửi QR cho thương lái (UC70)</w:t>
            </w:r>
          </w:p>
        </w:tc>
      </w:tr>
      <w:tr w14:paraId="0654C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3693C09D">
            <w:pPr>
              <w:spacing w:after="0" w:line="240" w:lineRule="auto"/>
            </w:pPr>
            <w:r>
              <w:rPr>
                <w:sz w:val="17"/>
                <w:szCs w:val="17"/>
              </w:rPr>
              <w:t>BF-05</w:t>
            </w:r>
          </w:p>
        </w:tc>
        <w:tc>
          <w:tcPr>
            <w:tcW w:w="1700" w:type="dxa"/>
          </w:tcPr>
          <w:p w14:paraId="274F210B">
            <w:pPr>
              <w:spacing w:after="0" w:line="240" w:lineRule="auto"/>
            </w:pPr>
            <w:r>
              <w:rPr>
                <w:sz w:val="17"/>
                <w:szCs w:val="17"/>
              </w:rPr>
              <w:t>Hậu mãi và bán lại</w:t>
            </w:r>
          </w:p>
        </w:tc>
        <w:tc>
          <w:tcPr>
            <w:tcW w:w="2300" w:type="dxa"/>
          </w:tcPr>
          <w:p w14:paraId="2B7E742F">
            <w:pPr>
              <w:spacing w:after="0" w:line="240" w:lineRule="auto"/>
            </w:pPr>
            <w:r>
              <w:rPr>
                <w:sz w:val="17"/>
                <w:szCs w:val="17"/>
              </w:rPr>
              <w:t>Thương lái gửi yêu cầu chất lượng hoặc trả hàng (UC51).</w:t>
            </w:r>
          </w:p>
        </w:tc>
        <w:tc>
          <w:tcPr>
            <w:tcW w:w="4200" w:type="dxa"/>
          </w:tcPr>
          <w:p w14:paraId="19DE2809">
            <w:pPr>
              <w:spacing w:after="0" w:line="240" w:lineRule="auto"/>
            </w:pPr>
            <w:r>
              <w:rPr>
                <w:sz w:val="17"/>
                <w:szCs w:val="17"/>
              </w:rPr>
              <w:t xml:space="preserve">Chủ HTX xét yêu cầu và ghi quyết định (UC52) → Quyết định “Quyết định?” (kết quả xét ở UC52): từ chối thì kết thúc; giảm giá thì </w:t>
            </w:r>
            <w:del w:id="1560" w:author="Claude" w:date="2026-10-08T00:00:00Z">
              <w:r>
                <w:rPr>
                  <w:sz w:val="17"/>
                  <w:szCs w:val="17"/>
                </w:rPr>
                <w:delText xml:space="preserve">ghi</w:delText>
              </w:r>
            </w:del>
            <w:ins w:id="1561" w:author="Claude" w:date="2026-10-08T00:00:00Z">
              <w:r>
                <w:rPr>
                  <w:sz w:val="17"/>
                  <w:szCs w:val="17"/>
                </w:rPr>
                <w:t xml:space="preserve">Kế toán lập điều chỉnh</w:t>
              </w:r>
            </w:ins>
            <w:r>
              <w:rPr>
                <w:sz w:val="17"/>
                <w:szCs w:val="17"/>
              </w:rPr>
              <w:t xml:space="preserve"> giảm </w:t>
            </w:r>
            <w:del w:id="1558" w:author="Claude" w:date="2026-10-08T00:00:00Z">
              <w:r>
                <w:rPr>
                  <w:sz w:val="17"/>
                  <w:szCs w:val="17"/>
                </w:rPr>
                <w:delText xml:space="preserve">giá</w:delText>
              </w:r>
            </w:del>
            <w:ins w:id="1559" w:author="Claude" w:date="2026-10-08T00:00:00Z">
              <w:r>
                <w:rPr>
                  <w:sz w:val="17"/>
                  <w:szCs w:val="17"/>
                </w:rPr>
                <w:t xml:space="preserve">giá, Chủ HTX duyệt</w:t>
              </w:r>
            </w:ins>
            <w:r>
              <w:rPr>
                <w:sz w:val="17"/>
                <w:szCs w:val="17"/>
              </w:rPr>
              <w:t xml:space="preserve"> (UC53); nhận trả toàn bộ đơn thì sang bước 3 → Quản lý khu ghi hàng trả thực nhận (UC52) → Chủ HTX đánh giá phần bán lại được (UC52) → Khi người mua khác đặt mua, HTX xét đơn (UC43, UC44) → HTX cân lại và bàn giao bằng QR cũ (BF-04: UC45, UC48) → Khi Chủ HTX quyết định hoàn tiền, Kế toán ghi tiền hoàn thực trả (UC54)</w:t>
            </w:r>
          </w:p>
        </w:tc>
      </w:tr>
      <w:tr w14:paraId="694E7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1A8A076B">
            <w:pPr>
              <w:spacing w:after="0" w:line="240" w:lineRule="auto"/>
            </w:pPr>
            <w:r>
              <w:rPr>
                <w:sz w:val="17"/>
                <w:szCs w:val="17"/>
              </w:rPr>
              <w:t>BF-06</w:t>
            </w:r>
          </w:p>
        </w:tc>
        <w:tc>
          <w:tcPr>
            <w:tcW w:w="1700" w:type="dxa"/>
          </w:tcPr>
          <w:p w14:paraId="33E4AF7D">
            <w:pPr>
              <w:spacing w:after="0" w:line="240" w:lineRule="auto"/>
            </w:pPr>
            <w:r>
              <w:rPr>
                <w:sz w:val="17"/>
                <w:szCs w:val="17"/>
              </w:rPr>
              <w:t>Công lao động</w:t>
            </w:r>
          </w:p>
        </w:tc>
        <w:tc>
          <w:tcPr>
            <w:tcW w:w="2300" w:type="dxa"/>
          </w:tcPr>
          <w:p w14:paraId="68503443">
            <w:pPr>
              <w:spacing w:after="0" w:line="240" w:lineRule="auto"/>
            </w:pPr>
            <w:r>
              <w:rPr>
                <w:sz w:val="17"/>
                <w:szCs w:val="17"/>
              </w:rPr>
              <w:t>Có đợt việc cần thuê lao động thời vụ.</w:t>
            </w:r>
          </w:p>
        </w:tc>
        <w:tc>
          <w:tcPr>
            <w:tcW w:w="4200" w:type="dxa"/>
          </w:tcPr>
          <w:p w14:paraId="7E169B30">
            <w:pPr>
              <w:spacing w:after="0" w:line="240" w:lineRule="auto"/>
            </w:pPr>
            <w:r>
              <w:rPr>
                <w:sz w:val="17"/>
                <w:szCs w:val="17"/>
              </w:rPr>
              <w:t xml:space="preserve">Kế toán đặt đơn giá công nhật và lương tháng có hiệu </w:t>
            </w:r>
            <w:del w:id="1563" w:author="Claude" w:date="2026-10-08T00:00:00Z">
              <w:r>
                <w:rPr>
                  <w:sz w:val="17"/>
                  <w:szCs w:val="17"/>
                </w:rPr>
                <w:delText xml:space="preserve">lực</w:delText>
              </w:r>
            </w:del>
            <w:ins w:id="1564" w:author="Claude" w:date="2026-10-08T00:00:00Z">
              <w:r>
                <w:rPr>
                  <w:sz w:val="17"/>
                  <w:szCs w:val="17"/>
                </w:rPr>
                <w:t xml:space="preserve">lực, Chủ HTX duyệt</w:t>
              </w:r>
            </w:ins>
            <w:r>
              <w:rPr>
                <w:sz w:val="17"/>
                <w:szCs w:val="17"/>
              </w:rPr>
              <w:t xml:space="preserve"> (UC58) → Quản lý khu</w:t>
            </w:r>
            <w:ins w:id="1562" w:author="Claude" w:date="2026-10-08T00:00:00Z">
              <w:r>
                <w:rPr>
                  <w:sz w:val="17"/>
                  <w:szCs w:val="17"/>
                </w:rPr>
                <w:t xml:space="preserve"> (vai trò gán ở Toàn bộ khu)</w:t>
              </w:r>
            </w:ins>
            <w:r>
              <w:rPr>
                <w:sz w:val="17"/>
                <w:szCs w:val="17"/>
              </w:rPr>
              <w:t xml:space="preserve"> lập danh sách thời vụ và người nhận khoán (UC55) → Quản lý khu phân công việc theo công nhật hoặc giao khoán việc (UC56) → Quản lý khu</w:t>
            </w:r>
            <w:ins w:id="1565" w:author="Claude" w:date="2026-10-08T00:00:00Z">
              <w:r>
                <w:rPr>
                  <w:sz w:val="17"/>
                  <w:szCs w:val="17"/>
                </w:rPr>
                <w:t xml:space="preserve"> (vai trò gán ở Toàn bộ khu)</w:t>
              </w:r>
            </w:ins>
            <w:r>
              <w:rPr>
                <w:sz w:val="17"/>
                <w:szCs w:val="17"/>
              </w:rPr>
              <w:t xml:space="preserve"> chấm công từng người theo ngày hoặc nghiệm thu việc khoán (UC57) → Cuối ngày làm hoặc cuối tháng, Kế toán lập bảng công và lương (UC59) → Chủ HTX rà, sửa và duyệt quyết toán (UC60) → Kế toán ghi chi trả qua người nhận khoán (UC61)</w:t>
            </w:r>
          </w:p>
        </w:tc>
      </w:tr>
      <w:tr w14:paraId="7FB33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6E19697E">
            <w:pPr>
              <w:spacing w:after="0" w:line="240" w:lineRule="auto"/>
            </w:pPr>
            <w:r>
              <w:rPr>
                <w:sz w:val="17"/>
                <w:szCs w:val="17"/>
              </w:rPr>
              <w:t>BF-07</w:t>
            </w:r>
          </w:p>
        </w:tc>
        <w:tc>
          <w:tcPr>
            <w:tcW w:w="1700" w:type="dxa"/>
          </w:tcPr>
          <w:p w14:paraId="0F995DFF">
            <w:pPr>
              <w:spacing w:after="0" w:line="240" w:lineRule="auto"/>
            </w:pPr>
            <w:r>
              <w:rPr>
                <w:sz w:val="17"/>
                <w:szCs w:val="17"/>
              </w:rPr>
              <w:t>Báo cáo và cảnh báo</w:t>
            </w:r>
          </w:p>
        </w:tc>
        <w:tc>
          <w:tcPr>
            <w:tcW w:w="2300" w:type="dxa"/>
          </w:tcPr>
          <w:p w14:paraId="4FF08080">
            <w:pPr>
              <w:spacing w:after="0" w:line="240" w:lineRule="auto"/>
            </w:pPr>
            <w:r>
              <w:rPr>
                <w:sz w:val="17"/>
                <w:szCs w:val="17"/>
              </w:rPr>
              <w:t>Hai điểm bắt đầu: đầu ngày hoặc đầu kỳ báo cáo; phép đo vượt ngưỡng hoặc mốc nhắc đến hạn.</w:t>
            </w:r>
          </w:p>
        </w:tc>
        <w:tc>
          <w:tcPr>
            <w:tcW w:w="4200" w:type="dxa"/>
          </w:tcPr>
          <w:p w14:paraId="4D2D25BB">
            <w:pPr>
              <w:spacing w:after="0" w:line="240" w:lineRule="auto"/>
            </w:pPr>
            <w:r>
              <w:rPr>
                <w:sz w:val="17"/>
                <w:szCs w:val="17"/>
              </w:rPr>
              <w:t>Người dùng xem bảng điều hành (UC63) → Người dùng phân tích bán hàng, sản lượng, giá và hậu mãi (UC64–UC67) → Quyết định “Cần xuất?”: có thì xuất báo cáo (UC68) → Khi có điều kiện cảnh báo, OMTS tạo thông báo (JOB-05, JOB-06, cảnh báo nước) và gửi thông báo đẩy → Người nhận xem thông báo và mở bản ghi liên quan (UC69)</w:t>
            </w:r>
          </w:p>
        </w:tc>
      </w:tr>
      <w:tr w14:paraId="60B64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6DA052B7">
            <w:pPr>
              <w:spacing w:after="0" w:line="240" w:lineRule="auto"/>
            </w:pPr>
            <w:r>
              <w:rPr>
                <w:sz w:val="17"/>
                <w:szCs w:val="17"/>
              </w:rPr>
              <w:t>BF-08</w:t>
            </w:r>
          </w:p>
        </w:tc>
        <w:tc>
          <w:tcPr>
            <w:tcW w:w="1700" w:type="dxa"/>
          </w:tcPr>
          <w:p w14:paraId="13264351">
            <w:pPr>
              <w:spacing w:after="0" w:line="240" w:lineRule="auto"/>
            </w:pPr>
            <w:r>
              <w:rPr>
                <w:sz w:val="17"/>
                <w:szCs w:val="17"/>
              </w:rPr>
              <w:t>Truy vết và sửa nguồn</w:t>
            </w:r>
          </w:p>
        </w:tc>
        <w:tc>
          <w:tcPr>
            <w:tcW w:w="2300" w:type="dxa"/>
          </w:tcPr>
          <w:p w14:paraId="64878DAD">
            <w:pPr>
              <w:spacing w:after="0" w:line="240" w:lineRule="auto"/>
            </w:pPr>
            <w:r>
              <w:rPr>
                <w:sz w:val="17"/>
                <w:szCs w:val="17"/>
              </w:rPr>
              <w:t>Phát hiện nghi vấn nguồn gốc hoặc nhận yêu cầu truy xuất.</w:t>
            </w:r>
          </w:p>
        </w:tc>
        <w:tc>
          <w:tcPr>
            <w:tcW w:w="4200" w:type="dxa"/>
          </w:tcPr>
          <w:p w14:paraId="61F8EF63">
            <w:pPr>
              <w:spacing w:after="0" w:line="240" w:lineRule="auto"/>
            </w:pPr>
            <w:r>
              <w:rPr>
                <w:sz w:val="17"/>
                <w:szCs w:val="17"/>
              </w:rPr>
              <w:t xml:space="preserve">Truy ngược nguồn lô (UC36) → Truy xuôi lô tới khách (UC37) → Tạo báo cáo truy xuất (UC38) → Quyết định “Phát hiện sai?”: không thì kết thúc → Quyết định “Sai đã công </w:t>
            </w:r>
            <w:del w:id="1572" w:author="Claude" w:date="2026-10-08T00:00:00Z">
              <w:r>
                <w:rPr>
                  <w:sz w:val="17"/>
                  <w:szCs w:val="17"/>
                </w:rPr>
                <w:delText xml:space="preserve">khai?”:</w:delText>
              </w:r>
            </w:del>
            <w:ins w:id="1573" w:author="Claude" w:date="2026-10-08T00:00:00Z">
              <w:r>
                <w:rPr>
                  <w:sz w:val="17"/>
                  <w:szCs w:val="17"/>
                </w:rPr>
                <w:t xml:space="preserve">khai và chưa đính chính được ngay?”:</w:t>
              </w:r>
            </w:ins>
            <w:r>
              <w:rPr>
                <w:sz w:val="17"/>
                <w:szCs w:val="17"/>
              </w:rPr>
              <w:t xml:space="preserve"> có thì rút công bố </w:t>
            </w:r>
            <w:del w:id="1570" w:author="Claude" w:date="2026-10-08T00:00:00Z">
              <w:r>
                <w:rPr>
                  <w:sz w:val="17"/>
                  <w:szCs w:val="17"/>
                </w:rPr>
                <w:delText xml:space="preserve">(UC32,</w:delText>
              </w:r>
            </w:del>
            <w:ins w:id="1571" w:author="Claude" w:date="2026-10-08T00:00:00Z">
              <w:r>
                <w:rPr>
                  <w:sz w:val="17"/>
                  <w:szCs w:val="17"/>
                </w:rPr>
                <w:t xml:space="preserve">(UC32</w:t>
              </w:r>
            </w:ins>
            <w:r>
              <w:rPr>
                <w:sz w:val="17"/>
                <w:szCs w:val="17"/>
              </w:rPr>
              <w:t xml:space="preserve"> </w:t>
            </w:r>
            <w:del w:id="1568" w:author="Claude" w:date="2026-10-08T00:00:00Z">
              <w:r>
                <w:rPr>
                  <w:sz w:val="17"/>
                  <w:szCs w:val="17"/>
                </w:rPr>
                <w:delText xml:space="preserve">điểm</w:delText>
              </w:r>
            </w:del>
            <w:ins w:id="1569" w:author="Claude" w:date="2026-10-08T00:00:00Z">
              <w:r>
                <w:rPr>
                  <w:sz w:val="17"/>
                  <w:szCs w:val="17"/>
                </w:rPr>
                <w:t xml:space="preserve">nhánh</w:t>
              </w:r>
            </w:ins>
            <w:r>
              <w:rPr>
                <w:sz w:val="17"/>
                <w:szCs w:val="17"/>
              </w:rPr>
              <w:t xml:space="preserve"> </w:t>
            </w:r>
            <w:del w:id="1566" w:author="Claude" w:date="2026-10-08T00:00:00Z">
              <w:r>
                <w:rPr>
                  <w:sz w:val="17"/>
                  <w:szCs w:val="17"/>
                </w:rPr>
                <w:delText xml:space="preserve">mở rộng Rút công bố)</w:delText>
              </w:r>
            </w:del>
            <w:ins w:id="1567" w:author="Claude" w:date="2026-10-08T00:00:00Z">
              <w:r>
                <w:rPr>
                  <w:sz w:val="17"/>
                  <w:szCs w:val="17"/>
                </w:rPr>
                <w:t xml:space="preserve">1a)</w:t>
              </w:r>
            </w:ins>
            <w:r>
              <w:rPr>
                <w:sz w:val="17"/>
                <w:szCs w:val="17"/>
              </w:rPr>
              <w:t xml:space="preserve"> → Người phụ trách đơn đính chính dữ liệu nguồn (UC39) → Người phụ trách đơn rà soát và công bố lại (UC32)</w:t>
            </w:r>
          </w:p>
        </w:tc>
      </w:tr>
      <w:tr w14:paraId="4E42C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7B2D06DC">
            <w:pPr>
              <w:spacing w:after="0" w:line="240" w:lineRule="auto"/>
            </w:pPr>
            <w:r>
              <w:rPr>
                <w:sz w:val="17"/>
                <w:szCs w:val="17"/>
              </w:rPr>
              <w:t>BF-09</w:t>
            </w:r>
          </w:p>
        </w:tc>
        <w:tc>
          <w:tcPr>
            <w:tcW w:w="1700" w:type="dxa"/>
          </w:tcPr>
          <w:p w14:paraId="5B9169A1">
            <w:pPr>
              <w:spacing w:after="0" w:line="240" w:lineRule="auto"/>
            </w:pPr>
            <w:r>
              <w:rPr>
                <w:sz w:val="17"/>
                <w:szCs w:val="17"/>
              </w:rPr>
              <w:t>Liên lạc và quản trị nền</w:t>
            </w:r>
          </w:p>
        </w:tc>
        <w:tc>
          <w:tcPr>
            <w:tcW w:w="2300" w:type="dxa"/>
          </w:tcPr>
          <w:p w14:paraId="1F54D7C1">
            <w:pPr>
              <w:spacing w:after="0" w:line="240" w:lineRule="auto"/>
            </w:pPr>
            <w:r>
              <w:rPr>
                <w:sz w:val="17"/>
                <w:szCs w:val="17"/>
              </w:rPr>
              <w:t>Hai điểm bắt đầu: chứng từ giao dịch được tạo (HTX); có yêu cầu hỗ trợ, cấu hình hoặc điều tra (nền tảng).</w:t>
            </w:r>
          </w:p>
        </w:tc>
        <w:tc>
          <w:tcPr>
            <w:tcW w:w="4200" w:type="dxa"/>
          </w:tcPr>
          <w:p w14:paraId="08DAE6BE">
            <w:pPr>
              <w:spacing w:after="0" w:line="240" w:lineRule="auto"/>
            </w:pPr>
            <w:r>
              <w:rPr>
                <w:sz w:val="17"/>
                <w:szCs w:val="17"/>
              </w:rPr>
              <w:t>Người dùng gửi chứng từ cho thương lái qua email, Zalo OA hoặc SMS (UC70) → Quyết định “Gửi thành công?”: không thì kiểm tra trạng thái và gửi lại (UC71) → Quản trị hệ thống chọn loại yêu cầu: cấu hình nền tảng và nhãn danh mục trạng thái (UC73), hỗ trợ truy cập (UC74) hoặc tra cứu nhật ký (UC75)</w:t>
            </w:r>
          </w:p>
        </w:tc>
      </w:tr>
    </w:tbl>
    <w:p w14:paraId="53B3B0F2">
      <w:pPr>
        <w:keepNext/>
        <w:spacing w:after="40"/>
        <w:jc w:val="center"/>
      </w:pPr>
      <w:r>
        <w:drawing>
          <wp:inline distT="0" distB="0" distL="114300" distR="114300">
            <wp:extent cx="5746750" cy="6271260"/>
            <wp:effectExtent l="0" t="0" r="635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33"/>
                    <a:stretch>
                      <a:fillRect/>
                    </a:stretch>
                  </pic:blipFill>
                  <pic:spPr>
                    <a:xfrm>
                      <a:off x="0" y="0"/>
                      <a:ext cx="5746750" cy="6271650"/>
                    </a:xfrm>
                    <a:prstGeom prst="rect">
                      <a:avLst/>
                    </a:prstGeom>
                  </pic:spPr>
                </pic:pic>
              </a:graphicData>
            </a:graphic>
          </wp:inline>
        </w:drawing>
      </w:r>
    </w:p>
    <w:p w14:paraId="746C5288">
      <w:pPr>
        <w:pStyle w:val="12"/>
        <w:jc w:val="center"/>
      </w:pPr>
      <w:r>
        <w:rPr>
          <w:i w:val="0"/>
        </w:rPr>
        <w:t>Hình 2-1. BF-00 – Tổng quan các luồng nghiệp vụ (lưu đồ có làn, quy trình con)</w:t>
      </w:r>
    </w:p>
    <w:p w14:paraId="1DED97E8">
      <w:pPr>
        <w:pStyle w:val="4"/>
        <w:keepNext/>
      </w:pPr>
      <w:bookmarkStart w:id="10" w:name="_Toc27498"/>
      <w:bookmarkStart w:id="11" w:name="_Toc9209"/>
      <w:r>
        <w:t>2.1 Khởi tạo HTX và quyền (BF-01)</w:t>
      </w:r>
      <w:bookmarkEnd w:id="10"/>
      <w:bookmarkEnd w:id="11"/>
    </w:p>
    <w:p w14:paraId="5E070026">
      <w:pPr>
        <w:spacing w:after="40"/>
      </w:pPr>
      <w:r>
        <w:t>Điểm bắt đầu: Triển khai OMTS cho HTX Thủy sản Trung Nam.</w:t>
      </w:r>
    </w:p>
    <w:p w14:paraId="024DD06B">
      <w:pPr>
        <w:spacing w:after="40"/>
      </w:pPr>
      <w:r>
        <w:t>Các làn tham gia: Làn Nền tảng OMTS: Quản trị hệ thống. Làn HTX Trung Nam: Chủ HTX.</w:t>
      </w:r>
    </w:p>
    <w:p w14:paraId="78994A36">
      <w:pPr>
        <w:keepNext/>
        <w:spacing w:after="20"/>
      </w:pPr>
      <w:r>
        <w:rPr>
          <w:b/>
        </w:rPr>
        <w:t>Các bước chính:</w:t>
      </w:r>
    </w:p>
    <w:p w14:paraId="766AD154">
      <w:pPr>
        <w:spacing w:after="20"/>
        <w:ind w:left="360" w:hanging="280"/>
      </w:pPr>
      <w:r>
        <w:t xml:space="preserve">1. Quản trị hệ thống tạo HTX sơ bộ và tài khoản Chủ HTX, </w:t>
      </w:r>
      <w:del w:id="1580" w:author="Claude" w:date="2026-10-08T00:00:00Z">
        <w:r>
          <w:delText xml:space="preserve">gửi</w:delText>
        </w:r>
      </w:del>
      <w:ins w:id="1581" w:author="Claude" w:date="2026-10-08T00:00:00Z">
        <w:r>
          <w:t xml:space="preserve">trao</w:t>
        </w:r>
      </w:ins>
      <w:r>
        <w:t xml:space="preserve"> </w:t>
      </w:r>
      <w:del w:id="1578" w:author="Claude" w:date="2026-10-08T00:00:00Z">
        <w:r>
          <w:delText xml:space="preserve">thông</w:delText>
        </w:r>
      </w:del>
      <w:ins w:id="1579" w:author="Claude" w:date="2026-10-08T00:00:00Z">
        <w:r>
          <w:t xml:space="preserve">mật</w:t>
        </w:r>
      </w:ins>
      <w:r>
        <w:t xml:space="preserve"> </w:t>
      </w:r>
      <w:del w:id="1576" w:author="Claude" w:date="2026-10-08T00:00:00Z">
        <w:r>
          <w:delText xml:space="preserve">tin</w:delText>
        </w:r>
      </w:del>
      <w:ins w:id="1577" w:author="Claude" w:date="2026-10-08T00:00:00Z">
        <w:r>
          <w:t xml:space="preserve">khẩu</w:t>
        </w:r>
      </w:ins>
      <w:r>
        <w:t xml:space="preserve"> </w:t>
      </w:r>
      <w:del w:id="1574" w:author="Claude" w:date="2026-10-08T00:00:00Z">
        <w:r>
          <w:delText xml:space="preserve">kích hoạt</w:delText>
        </w:r>
      </w:del>
      <w:ins w:id="1575" w:author="Claude" w:date="2026-10-08T00:00:00Z">
        <w:r>
          <w:t xml:space="preserve">tạm</w:t>
        </w:r>
      </w:ins>
      <w:r>
        <w:t xml:space="preserve"> (UC72).</w:t>
      </w:r>
    </w:p>
    <w:p w14:paraId="3E3129AC">
      <w:pPr>
        <w:spacing w:after="20"/>
        <w:ind w:left="360" w:hanging="280"/>
      </w:pPr>
      <w:r>
        <w:t>2. Chủ HTX đăng nhập (UC02).</w:t>
      </w:r>
    </w:p>
    <w:p w14:paraId="2F18639D">
      <w:pPr>
        <w:spacing w:after="20"/>
        <w:ind w:left="360" w:hanging="280"/>
      </w:pPr>
      <w:r>
        <w:t>3. Chủ HTX hoàn thiện hồ sơ HTX (UC09).</w:t>
      </w:r>
    </w:p>
    <w:p w14:paraId="5CA13398">
      <w:pPr>
        <w:spacing w:after="20"/>
        <w:ind w:left="360" w:hanging="280"/>
      </w:pPr>
      <w:r>
        <w:t>4. Chủ HTX tạo vùng nuôi và giấy tờ vùng (UC15).</w:t>
      </w:r>
    </w:p>
    <w:p w14:paraId="4685EC12">
      <w:pPr>
        <w:spacing w:after="20"/>
        <w:ind w:left="360" w:hanging="280"/>
      </w:pPr>
      <w:r>
        <w:t>5. Chủ HTX định nghĩa vai trò và quyền (UC12).</w:t>
      </w:r>
    </w:p>
    <w:p w14:paraId="7BB4BDE5">
      <w:pPr>
        <w:spacing w:after="20"/>
        <w:ind w:left="360" w:hanging="280"/>
      </w:pPr>
      <w:r>
        <w:t>6. Chủ HTX tạo tài khoản và gán cặp khu – vai trò (UC11).</w:t>
      </w:r>
    </w:p>
    <w:p w14:paraId="5AB5F742">
      <w:pPr>
        <w:spacing w:after="20"/>
        <w:ind w:left="360" w:hanging="280"/>
      </w:pPr>
      <w:r>
        <w:t>7. Chủ HTX lập hồ sơ nhân viên và gắn tài khoản (UC10).</w:t>
      </w:r>
    </w:p>
    <w:p w14:paraId="14D4674C">
      <w:pPr>
        <w:spacing w:after="20"/>
        <w:ind w:left="360" w:hanging="280"/>
      </w:pPr>
      <w:r>
        <w:t>8. Chủ HTX khai báo bè (UC18).</w:t>
      </w:r>
    </w:p>
    <w:p w14:paraId="6CAA2ADE">
      <w:pPr>
        <w:spacing w:after="20"/>
        <w:ind w:left="360" w:hanging="280"/>
      </w:pPr>
      <w:r>
        <w:t>9. Chủ HTX ghi phiếu vật tư Tạo bè: số phao, dây dọc, dây ngang và đơn giá (UC76, được UC18 include).</w:t>
      </w:r>
    </w:p>
    <w:p w14:paraId="61A02C2C">
      <w:pPr>
        <w:spacing w:after="20"/>
        <w:ind w:left="360" w:hanging="220"/>
      </w:pPr>
      <w:r>
        <w:t>• Tài liệu tạo ra: Phiếu vật tư bè (UC76).</w:t>
      </w:r>
    </w:p>
    <w:p w14:paraId="14E6BB44">
      <w:pPr>
        <w:spacing w:after="20"/>
        <w:ind w:left="360" w:hanging="220"/>
      </w:pPr>
      <w:r>
        <w:t>• Kết thúc: HTX sẵn sàng vận hành.</w:t>
      </w:r>
    </w:p>
    <w:p w14:paraId="7BFC27D7">
      <w:pPr>
        <w:spacing w:after="20"/>
        <w:ind w:left="360" w:hanging="220"/>
      </w:pPr>
      <w:r>
        <w:t>• Nhân viên chỉ thao tác khi tài khoản có cặp khu – vai trò còn hiệu lực (BR-19).</w:t>
      </w:r>
    </w:p>
    <w:p w14:paraId="69F0401E">
      <w:pPr>
        <w:spacing w:after="20"/>
        <w:ind w:left="360" w:hanging="220"/>
      </w:pPr>
      <w:r>
        <w:t>• Trạng thái (mục 3.4): HTX Sơ bộ → Đã hoàn thiện (UC09); tài khoản tạo ở Hoạt động, cặp khu – vai trò ở Hiệu lực, nhân viên ở Đang làm; vùng, vai trò, bè ở Đang dùng. Theo thời gian: khóa tạm 15 phút sau 5 lần đăng nhập sai, mật khẩu tạm hết hiệu lực sau 24 giờ, cặp khu – vai trò hết hạn theo ngày hiệu lực đến, giấy tờ vùng còn 30 ngày thì được nhắc (JOB-06) (Bảng 3.4-3, Hình 3.4-5).</w:t>
      </w:r>
    </w:p>
    <w:p w14:paraId="011633B2">
      <w:pPr>
        <w:spacing w:after="60"/>
      </w:pPr>
      <w:r>
        <w:t>UC liên quan: UC02, UC09–12, UC15, UC18, UC72, UC76.</w:t>
      </w:r>
    </w:p>
    <w:p w14:paraId="1D0EBB8B">
      <w:pPr>
        <w:keepNext/>
        <w:spacing w:after="40"/>
        <w:jc w:val="center"/>
      </w:pPr>
      <w:r>
        <w:drawing>
          <wp:inline distT="0" distB="0" distL="114300" distR="114300">
            <wp:extent cx="5746115" cy="7593330"/>
            <wp:effectExtent l="0" t="0" r="635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34"/>
                    <a:stretch>
                      <a:fillRect/>
                    </a:stretch>
                  </pic:blipFill>
                  <pic:spPr>
                    <a:xfrm>
                      <a:off x="0" y="0"/>
                      <a:ext cx="5746637" cy="7593330"/>
                    </a:xfrm>
                    <a:prstGeom prst="rect">
                      <a:avLst/>
                    </a:prstGeom>
                  </pic:spPr>
                </pic:pic>
              </a:graphicData>
            </a:graphic>
          </wp:inline>
        </w:drawing>
      </w:r>
    </w:p>
    <w:p w14:paraId="2CF11973">
      <w:pPr>
        <w:pStyle w:val="12"/>
        <w:jc w:val="center"/>
      </w:pPr>
      <w:r>
        <w:rPr>
          <w:i w:val="0"/>
        </w:rPr>
        <w:t>Hình 2-2. BF-01 – Khởi tạo HTX và quyền (lưu đồ có làn)</w:t>
      </w:r>
    </w:p>
    <w:p w14:paraId="5419D185">
      <w:pPr>
        <w:pStyle w:val="4"/>
        <w:keepNext/>
      </w:pPr>
      <w:bookmarkStart w:id="12" w:name="_Toc27011"/>
      <w:bookmarkStart w:id="13" w:name="_Toc2945"/>
      <w:r>
        <w:t>2.2 Giống đến chu kỳ nuôi (BF-02)</w:t>
      </w:r>
      <w:bookmarkEnd w:id="12"/>
      <w:bookmarkEnd w:id="13"/>
    </w:p>
    <w:p w14:paraId="4F879E9D">
      <w:pPr>
        <w:spacing w:after="40"/>
      </w:pPr>
      <w:r>
        <w:t>Điểm bắt đầu: Bè trống, sẵn sàng cho chu kỳ mới.</w:t>
      </w:r>
    </w:p>
    <w:p w14:paraId="31A8585B">
      <w:pPr>
        <w:spacing w:after="40"/>
      </w:pPr>
      <w:r>
        <w:t>Các làn tham gia: Làn HTX Trung Nam: Chủ HTX; Quản lý khu.</w:t>
      </w:r>
    </w:p>
    <w:p w14:paraId="3C4BE561">
      <w:pPr>
        <w:keepNext/>
        <w:spacing w:after="20"/>
      </w:pPr>
      <w:r>
        <w:rPr>
          <w:b/>
        </w:rPr>
        <w:t>Các bước chính:</w:t>
      </w:r>
    </w:p>
    <w:p w14:paraId="23632AB0">
      <w:pPr>
        <w:spacing w:after="20"/>
        <w:ind w:left="360" w:hanging="280"/>
      </w:pPr>
      <w:r>
        <w:t>1. Chủ HTX khai báo giống trong danh mục khi dùng giống mới (UC20).</w:t>
      </w:r>
    </w:p>
    <w:p w14:paraId="067DA22B">
      <w:pPr>
        <w:spacing w:after="20"/>
        <w:ind w:left="360" w:hanging="280"/>
      </w:pPr>
      <w:r>
        <w:t xml:space="preserve">2. Quản lý khu </w:t>
      </w:r>
      <w:ins w:id="1582" w:author="Claude" w:date="2026-10-08T00:00:00Z">
        <w:r>
          <w:t xml:space="preserve">(vai trò gán ở Toàn bộ khu) </w:t>
        </w:r>
      </w:ins>
      <w:r>
        <w:t xml:space="preserve">ghi nhận lô giống đã nhận (UC23).</w:t>
      </w:r>
    </w:p>
    <w:p w14:paraId="455007A1">
      <w:pPr>
        <w:spacing w:after="20"/>
        <w:ind w:left="360" w:hanging="280"/>
      </w:pPr>
      <w:r>
        <w:t>3. Quản lý khu mở chu kỳ nuôi trên bè (UC24).</w:t>
      </w:r>
    </w:p>
    <w:p w14:paraId="70C3C5DB">
      <w:pPr>
        <w:spacing w:after="20"/>
        <w:ind w:left="360" w:hanging="280"/>
      </w:pPr>
      <w:r>
        <w:t>4. Quản lý khu ghi buổi thả giống theo lối (UC25).</w:t>
      </w:r>
    </w:p>
    <w:p w14:paraId="029B54A3">
      <w:pPr>
        <w:spacing w:after="20"/>
        <w:ind w:left="360" w:hanging="280"/>
      </w:pPr>
      <w:r>
        <w:t>5. Đến kỳ đo hằng tháng, Quản lý khu ghi chỉ số nước và nhật ký nuôi (UC26).</w:t>
      </w:r>
    </w:p>
    <w:p w14:paraId="5F774A1D">
      <w:pPr>
        <w:spacing w:after="20"/>
        <w:ind w:left="360" w:hanging="280"/>
      </w:pPr>
      <w:r>
        <w:t>6. Quản lý khu theo dõi tiến độ chu kỳ (UC27).</w:t>
      </w:r>
    </w:p>
    <w:p w14:paraId="4A631260">
      <w:pPr>
        <w:spacing w:after="20"/>
        <w:ind w:left="360" w:hanging="280"/>
      </w:pPr>
      <w:r>
        <w:t>7. Quyết định “Phao hoặc dây hỏng?”: có thì Chủ HTX hoặc Quản lý khu ghi phiếu vật tư Thay thế (UC76); số vật tư của bè không đổi.</w:t>
      </w:r>
    </w:p>
    <w:p w14:paraId="33E131A0">
      <w:pPr>
        <w:spacing w:after="20"/>
        <w:ind w:left="360" w:hanging="280"/>
      </w:pPr>
      <w:r>
        <w:t>8. Khi nhận đơn từ thương lái (thường sau 8–10 tháng nuôi), HTX thu hoạch theo BF-03.</w:t>
      </w:r>
    </w:p>
    <w:p w14:paraId="0CA5E8DF">
      <w:pPr>
        <w:spacing w:after="20"/>
        <w:ind w:left="360" w:hanging="280"/>
      </w:pPr>
      <w:r>
        <w:t xml:space="preserve">9. Quyết định “Mọi đoạn lối đã thu hoặc loại bỏ?”: có thì Quản lý khu đóng chu kỳ </w:t>
      </w:r>
      <w:del w:id="1587" w:author="Claude" w:date="2026-10-08T00:00:00Z">
        <w:r>
          <w:delText xml:space="preserve">(UC27,</w:delText>
        </w:r>
      </w:del>
      <w:ins w:id="1588" w:author="Claude" w:date="2026-10-08T00:00:00Z">
        <w:r>
          <w:t xml:space="preserve">(UC27</w:t>
        </w:r>
      </w:ins>
      <w:r>
        <w:t xml:space="preserve"> </w:t>
      </w:r>
      <w:del w:id="1585" w:author="Claude" w:date="2026-10-08T00:00:00Z">
        <w:r>
          <w:delText xml:space="preserve">điểm</w:delText>
        </w:r>
      </w:del>
      <w:ins w:id="1586" w:author="Claude" w:date="2026-10-08T00:00:00Z">
        <w:r>
          <w:t xml:space="preserve">nhánh</w:t>
        </w:r>
      </w:ins>
      <w:r>
        <w:t xml:space="preserve"> </w:t>
      </w:r>
      <w:del w:id="1583" w:author="Claude" w:date="2026-10-08T00:00:00Z">
        <w:r>
          <w:delText xml:space="preserve">mở rộng Đóng chu kỳ)</w:delText>
        </w:r>
      </w:del>
      <w:ins w:id="1584" w:author="Claude" w:date="2026-10-08T00:00:00Z">
        <w:r>
          <w:t xml:space="preserve">3b)</w:t>
        </w:r>
      </w:ins>
      <w:r>
        <w:t xml:space="preserve">.</w:t>
      </w:r>
    </w:p>
    <w:p w14:paraId="4A04CC46">
      <w:pPr>
        <w:spacing w:after="20"/>
        <w:ind w:left="360" w:hanging="220"/>
      </w:pPr>
      <w:r>
        <w:t>• Nhánh: còn đoạn lối chưa thu thì chu kỳ tiếp tục và quay lại bước 5 (BR-21).</w:t>
      </w:r>
    </w:p>
    <w:p w14:paraId="34886033">
      <w:pPr>
        <w:spacing w:after="20"/>
        <w:ind w:left="360" w:hanging="220"/>
      </w:pPr>
      <w:r>
        <w:t>• Tài liệu: Lô giống (UC23); Ảnh máy đo và chỉ số nước (UC26).</w:t>
      </w:r>
    </w:p>
    <w:p w14:paraId="33F34C97">
      <w:pPr>
        <w:spacing w:after="20"/>
        <w:ind w:left="360" w:hanging="220"/>
      </w:pPr>
      <w:r>
        <w:t>• Kết thúc: Chu kỳ đã đóng, bè có thể mở chu kỳ mới.</w:t>
      </w:r>
    </w:p>
    <w:p w14:paraId="7713E734">
      <w:pPr>
        <w:spacing w:after="20"/>
        <w:ind w:left="360" w:hanging="220"/>
      </w:pPr>
      <w:r>
        <w:t xml:space="preserve">• Trạng thái (mục 3.4): chu kỳ nuôi Đang mở (UC24) → Đã đóng khi phần đã thả đã thu hoặc loại bỏ hết (UC27, BR-21); phép đo nước Nháp → Đã xác nhận (UC26), hiệu chỉnh thì bản cũ thành Đã hiệu chỉnh. Theo thời gian: vùng quá 1 tháng chưa có chỉ số nước đã xác nhận thì được nhắc (JOB-05, </w:t>
        <w:fldChar w:fldCharType="begin"/>
        <w:instrText xml:space="preserve"> HYPERLINK \l "MSG26" \o "MSG26 (Cảnh báo): Vùng {zone_name} chưa có chỉ số nước được xác nhận trong hơn 1 tháng. Vui lòng đo và ghi nhận." </w:instrText>
        <w:fldChar w:fldCharType="separate"/>
        <w:t>MSG26</w:t>
        <w:fldChar w:fldCharType="end"/>
        <w:t>, Bảng 3.4-3).</w:t>
      </w:r>
    </w:p>
    <w:p w14:paraId="1CA7BE01">
      <w:pPr>
        <w:spacing w:after="60"/>
      </w:pPr>
      <w:r>
        <w:t>UC liên quan: UC20, UC23–27, UC76.</w:t>
      </w:r>
    </w:p>
    <w:p w14:paraId="4BB68A6A">
      <w:pPr>
        <w:keepNext/>
        <w:spacing w:after="40"/>
        <w:jc w:val="center"/>
      </w:pPr>
      <w:r>
        <w:drawing>
          <wp:inline distT="0" distB="0" distL="114300" distR="114300">
            <wp:extent cx="4851400" cy="7910195"/>
            <wp:effectExtent l="0" t="0" r="12065"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35"/>
                    <a:stretch>
                      <a:fillRect/>
                    </a:stretch>
                  </pic:blipFill>
                  <pic:spPr>
                    <a:xfrm>
                      <a:off x="0" y="0"/>
                      <a:ext cx="4851794" cy="7910195"/>
                    </a:xfrm>
                    <a:prstGeom prst="rect">
                      <a:avLst/>
                    </a:prstGeom>
                  </pic:spPr>
                </pic:pic>
              </a:graphicData>
            </a:graphic>
          </wp:inline>
        </w:drawing>
      </w:r>
    </w:p>
    <w:p w14:paraId="537E56A2">
      <w:pPr>
        <w:pStyle w:val="12"/>
        <w:jc w:val="center"/>
      </w:pPr>
      <w:r>
        <w:rPr>
          <w:i w:val="0"/>
        </w:rPr>
        <w:t>Hình 2-3. BF-02 – Giống đến chu kỳ nuôi (lưu đồ có làn)</w:t>
      </w:r>
    </w:p>
    <w:p w14:paraId="25A4EBB2">
      <w:pPr>
        <w:pStyle w:val="4"/>
        <w:keepNext/>
      </w:pPr>
      <w:bookmarkStart w:id="14" w:name="_Toc1550"/>
      <w:bookmarkStart w:id="15" w:name="_Toc17914"/>
      <w:r>
        <w:t>2.3 Đơn đến lô truy xuất (BF-03)</w:t>
      </w:r>
      <w:bookmarkEnd w:id="14"/>
      <w:bookmarkEnd w:id="15"/>
    </w:p>
    <w:p w14:paraId="374BCCF6">
      <w:pPr>
        <w:spacing w:after="40"/>
      </w:pPr>
      <w:r>
        <w:t>Điểm bắt đầu: Thương lái gửi yêu cầu mua (ứng dụng UC43, Zalo OA hoặc điện thoại).</w:t>
      </w:r>
    </w:p>
    <w:p w14:paraId="0F51F069">
      <w:pPr>
        <w:spacing w:after="40"/>
      </w:pPr>
      <w:r>
        <w:t>Các làn tham gia: Làn Thương lái (bên ngoài, bước xám). Làn HTX Trung Nam: Chủ HTX; Quản lý khu phụ trách đơn; Hệ thống OMTS.</w:t>
      </w:r>
    </w:p>
    <w:p w14:paraId="3CBF7952">
      <w:pPr>
        <w:keepNext/>
        <w:spacing w:after="20"/>
      </w:pPr>
      <w:r>
        <w:rPr>
          <w:b/>
        </w:rPr>
        <w:t>Các bước chính:</w:t>
      </w:r>
    </w:p>
    <w:p w14:paraId="49E85CD4">
      <w:pPr>
        <w:spacing w:after="20"/>
        <w:ind w:left="360" w:hanging="280"/>
      </w:pPr>
      <w:r>
        <w:t>1. Chủ HTX xét yêu cầu mua (UC44).</w:t>
      </w:r>
    </w:p>
    <w:p w14:paraId="68D9916D">
      <w:pPr>
        <w:spacing w:after="20"/>
        <w:ind w:left="360" w:hanging="280"/>
      </w:pPr>
      <w:r>
        <w:t>2. Quyết định “Đáp ứng được?”: không thì báo từ chối và kết thúc.</w:t>
      </w:r>
    </w:p>
    <w:p w14:paraId="715CC07E">
      <w:pPr>
        <w:spacing w:after="20"/>
        <w:ind w:left="360" w:hanging="280"/>
      </w:pPr>
      <w:r>
        <w:t xml:space="preserve">3. OMTS gửi thông tin </w:t>
      </w:r>
      <w:del w:id="1594" w:author="Claude" w:date="2026-10-08T00:00:00Z">
        <w:r>
          <w:delText xml:space="preserve">lô</w:delText>
        </w:r>
      </w:del>
      <w:ins w:id="1595" w:author="Claude" w:date="2026-10-08T00:00:00Z">
        <w:r>
          <w:t xml:space="preserve">đơn</w:t>
        </w:r>
      </w:ins>
      <w:r>
        <w:t xml:space="preserve"> </w:t>
      </w:r>
      <w:del w:id="1592" w:author="Claude" w:date="2026-10-08T00:00:00Z">
        <w:r>
          <w:delText xml:space="preserve">dự</w:delText>
        </w:r>
      </w:del>
      <w:ins w:id="1593" w:author="Claude" w:date="2026-10-08T00:00:00Z">
        <w:r>
          <w:t xml:space="preserve">đã</w:t>
        </w:r>
      </w:ins>
      <w:r>
        <w:t xml:space="preserve"> </w:t>
      </w:r>
      <w:del w:id="1590" w:author="Claude" w:date="2026-10-08T00:00:00Z">
        <w:r>
          <w:delText xml:space="preserve">kiến</w:delText>
        </w:r>
      </w:del>
      <w:ins w:id="1591" w:author="Claude" w:date="2026-10-08T00:00:00Z">
        <w:r>
          <w:t xml:space="preserve">xác nhận</w:t>
        </w:r>
      </w:ins>
      <w:r>
        <w:t xml:space="preserve"> cho thương lái qua Zalo OA </w:t>
      </w:r>
      <w:ins w:id="1589" w:author="Claude" w:date="2026-10-08T00:00:00Z">
        <w:r>
          <w:t xml:space="preserve">hoặc SMS </w:t>
        </w:r>
      </w:ins>
      <w:r>
        <w:t xml:space="preserve">(UC44).</w:t>
      </w:r>
    </w:p>
    <w:p w14:paraId="5CC50423">
      <w:pPr>
        <w:spacing w:after="20"/>
        <w:ind w:left="360" w:hanging="280"/>
      </w:pPr>
      <w:r>
        <w:t>4. Quản lý khu phụ trách đơn lập kế hoạch thu (UC30).</w:t>
      </w:r>
    </w:p>
    <w:p w14:paraId="0D6D44CA">
      <w:pPr>
        <w:spacing w:after="20"/>
        <w:ind w:left="360" w:hanging="280"/>
      </w:pPr>
      <w:r>
        <w:t>5. Quản lý khu phụ trách đơn ghi thu hoạch thực tế và lô nguồn (UC31).</w:t>
      </w:r>
    </w:p>
    <w:p w14:paraId="264C98EC">
      <w:pPr>
        <w:spacing w:after="20"/>
        <w:ind w:left="360" w:hanging="280"/>
      </w:pPr>
      <w:r>
        <w:t>6. Chuyển sang quy trình con BF-04 Cân, giá và bàn giao.</w:t>
      </w:r>
    </w:p>
    <w:p w14:paraId="166F00A5">
      <w:pPr>
        <w:spacing w:after="20"/>
        <w:ind w:left="360" w:hanging="220"/>
      </w:pPr>
      <w:r>
        <w:t>• Tài liệu: Lô nguồn và QR (UC31).</w:t>
      </w:r>
    </w:p>
    <w:p w14:paraId="76080C2C">
      <w:pPr>
        <w:spacing w:after="20"/>
        <w:ind w:left="360" w:hanging="220"/>
      </w:pPr>
      <w:r>
        <w:t xml:space="preserve">• Kết thúc: Lô đã bàn giao, </w:t>
      </w:r>
      <w:del w:id="1598" w:author="Claude" w:date="2026-10-08T00:00:00Z">
        <w:r>
          <w:delText xml:space="preserve">hoặc </w:delText>
        </w:r>
      </w:del>
      <w:r>
        <w:t xml:space="preserve">yêu cầu bị từ </w:t>
      </w:r>
      <w:del w:id="1596" w:author="Claude" w:date="2026-10-08T00:00:00Z">
        <w:r>
          <w:delText xml:space="preserve">chối.</w:delText>
        </w:r>
      </w:del>
      <w:ins w:id="1597" w:author="Claude" w:date="2026-10-08T00:00:00Z">
        <w:r>
          <w:t xml:space="preserve">chối, hoặc đơn bị hủy.</w:t>
        </w:r>
      </w:ins>
    </w:p>
    <w:p w14:paraId="70D24638">
      <w:pPr>
        <w:spacing w:after="20"/>
        <w:ind w:left="360" w:hanging="220"/>
      </w:pPr>
      <w:r>
        <w:t xml:space="preserve">• Trạng thái (mục 3.4): đơn Chờ xét → Đã xác nhận, Chờ khách đồng </w:t>
      </w:r>
      <w:del w:id="1604" w:author="Claude" w:date="2026-10-08T00:00:00Z">
        <w:r>
          <w:delText xml:space="preserve">ý hoặc</w:delText>
        </w:r>
      </w:del>
      <w:ins w:id="1605" w:author="Claude" w:date="2026-10-08T00:00:00Z">
        <w:r>
          <w:t xml:space="preserve">ý,</w:t>
        </w:r>
      </w:ins>
      <w:r>
        <w:t xml:space="preserve"> Từ chối</w:t>
      </w:r>
      <w:ins w:id="1603" w:author="Claude" w:date="2026-10-08T00:00:00Z">
        <w:r>
          <w:t xml:space="preserve"> hoặc Đã hủy</w:t>
        </w:r>
      </w:ins>
      <w:r>
        <w:t xml:space="preserve"> (UC44); Đã xác nhận → Đang thu hoạch </w:t>
      </w:r>
      <w:del w:id="1601" w:author="Claude" w:date="2026-10-08T00:00:00Z">
        <w:r>
          <w:delText xml:space="preserve">(UC30)</w:delText>
        </w:r>
      </w:del>
      <w:ins w:id="1602" w:author="Claude" w:date="2026-10-08T00:00:00Z">
        <w:r>
          <w:t xml:space="preserve">(UC30, hoặc UC31 khi không lập kế hoạch)</w:t>
        </w:r>
      </w:ins>
      <w:r>
        <w:t xml:space="preserve"> → Đã thu </w:t>
      </w:r>
      <w:ins w:id="1600" w:author="Claude" w:date="2026-10-08T00:00:00Z">
        <w:r>
          <w:t xml:space="preserve">khi chọn Thu xong </w:t>
        </w:r>
      </w:ins>
      <w:r>
        <w:t xml:space="preserve">(UC31);</w:t>
      </w:r>
      <w:ins w:id="1599" w:author="Claude" w:date="2026-10-08T00:00:00Z">
        <w:r>
          <w:t xml:space="preserve"> thương lái hủy đơn trước khi bàn giao thì đơn chuyển Đã hủy, lô đã thu gắn sang một đơn Đã xác nhận khác (đơn đó chuyển Đã thu) hoặc ghi xử lý khác (UC44 nhánh 5a);</w:t>
        </w:r>
      </w:ins>
      <w:r>
        <w:t xml:space="preserve"> lần thu Nháp → Đã xác nhận cuối ngày (UC31). Xem Hình 3.4-1.</w:t>
      </w:r>
    </w:p>
    <w:p w14:paraId="6A988E86">
      <w:pPr>
        <w:spacing w:after="60"/>
      </w:pPr>
      <w:r>
        <w:t>UC liên quan: UC30–31, UC44.</w:t>
      </w:r>
    </w:p>
    <w:p w14:paraId="0192606E">
      <w:pPr>
        <w:keepNext/>
        <w:spacing w:after="40"/>
        <w:jc w:val="center"/>
      </w:pPr>
      <w:r>
        <w:drawing>
          <wp:inline distT="0" distB="0" distL="114300" distR="114300">
            <wp:extent cx="5746750" cy="5302250"/>
            <wp:effectExtent l="0" t="0" r="635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36"/>
                    <a:stretch>
                      <a:fillRect/>
                    </a:stretch>
                  </pic:blipFill>
                  <pic:spPr>
                    <a:xfrm>
                      <a:off x="0" y="0"/>
                      <a:ext cx="5746750" cy="5302747"/>
                    </a:xfrm>
                    <a:prstGeom prst="rect">
                      <a:avLst/>
                    </a:prstGeom>
                  </pic:spPr>
                </pic:pic>
              </a:graphicData>
            </a:graphic>
          </wp:inline>
        </w:drawing>
      </w:r>
    </w:p>
    <w:p w14:paraId="608470B0">
      <w:pPr>
        <w:pStyle w:val="12"/>
        <w:jc w:val="center"/>
      </w:pPr>
      <w:r>
        <w:rPr>
          <w:i w:val="0"/>
        </w:rPr>
        <w:t>Hình 2-4. BF-03 – Đơn đến lô truy xuất (lưu đồ có làn)</w:t>
      </w:r>
    </w:p>
    <w:p w14:paraId="15578161">
      <w:pPr>
        <w:pStyle w:val="4"/>
        <w:keepNext/>
      </w:pPr>
      <w:bookmarkStart w:id="16" w:name="_Toc31449"/>
      <w:bookmarkStart w:id="17" w:name="_Toc28301"/>
      <w:r>
        <w:t>2.4 Cân, giá và bàn giao (BF-04)</w:t>
      </w:r>
      <w:bookmarkEnd w:id="16"/>
      <w:bookmarkEnd w:id="17"/>
    </w:p>
    <w:p w14:paraId="416D421D">
      <w:pPr>
        <w:spacing w:after="40"/>
      </w:pPr>
      <w:r>
        <w:t>Điểm bắt đầu: Tàu chở hàng của đơn cập cảng.</w:t>
      </w:r>
    </w:p>
    <w:p w14:paraId="46D06EFB">
      <w:pPr>
        <w:spacing w:after="40"/>
      </w:pPr>
      <w:r>
        <w:t xml:space="preserve">Các làn tham gia: Làn Thương lái (bên ngoài, bước xám). Làn HTX Trung Nam: Người phụ trách đơn (Chủ HTX hoặc Quản lý khu được giao); Chủ HTX (đính chính hồ </w:t>
      </w:r>
      <w:del w:id="1606" w:author="Claude" w:date="2026-10-08T00:00:00Z">
        <w:r>
          <w:delText xml:space="preserve">sơ);</w:delText>
        </w:r>
      </w:del>
      <w:ins w:id="1607" w:author="Claude" w:date="2026-10-08T00:00:00Z">
        <w:r>
          <w:t xml:space="preserve">sơ, ghi thanh toán); Kế toán (ghi thanh toán);</w:t>
        </w:r>
      </w:ins>
      <w:r>
        <w:t xml:space="preserve"> Hệ thống OMTS.</w:t>
      </w:r>
    </w:p>
    <w:p w14:paraId="112EE11D">
      <w:pPr>
        <w:keepNext/>
        <w:spacing w:after="20"/>
      </w:pPr>
      <w:r>
        <w:rPr>
          <w:b/>
        </w:rPr>
        <w:t>Các bước chính:</w:t>
      </w:r>
    </w:p>
    <w:p w14:paraId="6FF1E403">
      <w:pPr>
        <w:spacing w:after="20"/>
        <w:ind w:left="360" w:hanging="280"/>
      </w:pPr>
      <w:r>
        <w:t>1. Người phụ trách đơn cân hàng cùng thương lái; thương lái xác nhận số cân (UC45).</w:t>
      </w:r>
    </w:p>
    <w:p w14:paraId="1F64BB5E">
      <w:pPr>
        <w:spacing w:after="20"/>
        <w:ind w:left="360" w:hanging="280"/>
      </w:pPr>
      <w:r>
        <w:t>2. Hai bên chốt giá thị trường (UC45).</w:t>
      </w:r>
    </w:p>
    <w:p w14:paraId="5735DEF2">
      <w:pPr>
        <w:spacing w:after="20"/>
        <w:ind w:left="360" w:hanging="280"/>
      </w:pPr>
      <w:r>
        <w:t>3. Quyết định “Cảng có mạng?”. Có: rà soát hồ sơ truy xuất (UC32); hồ sơ chưa đạt thì người phụ trách đơn đính chính (UC39) rồi rà lại; đạt thì công bố QR (UC32), kiểm QR hiện hành và bàn giao hàng (UC45). Không: bàn giao hàng ngoại tuyến, QR gửi sau (UC45); OMTS lưu trên thiết bị chờ đồng bộ.</w:t>
      </w:r>
    </w:p>
    <w:p w14:paraId="7AAF48A7">
      <w:pPr>
        <w:spacing w:after="20"/>
        <w:ind w:left="360" w:hanging="280"/>
      </w:pPr>
      <w:r>
        <w:t>4. Người phụ trách đơn chốt giao dịch bán (UC48); OMTS gửi số tiền và QR thanh toán cho thương lái.</w:t>
      </w:r>
    </w:p>
    <w:p w14:paraId="00960CC3">
      <w:pPr>
        <w:spacing w:after="20"/>
        <w:ind w:left="360" w:hanging="280"/>
      </w:pPr>
      <w:r>
        <w:t xml:space="preserve">5. Quyết định “Trả ngay?”: </w:t>
      </w:r>
      <w:ins w:id="1610" w:author="Claude" w:date="2026-10-08T00:00:00Z">
        <w:r>
          <w:t xml:space="preserve">Chủ HTX hoặc Kế toán </w:t>
        </w:r>
      </w:ins>
      <w:r>
        <w:t xml:space="preserve">ghi nhận thanh toán </w:t>
      </w:r>
      <w:del w:id="1608" w:author="Claude" w:date="2026-10-08T00:00:00Z">
        <w:r>
          <w:delText xml:space="preserve">(UC49)</w:delText>
        </w:r>
      </w:del>
      <w:ins w:id="1609" w:author="Claude" w:date="2026-10-08T00:00:00Z">
        <w:r>
          <w:t xml:space="preserve">(UC49),</w:t>
        </w:r>
      </w:ins>
      <w:r>
        <w:t xml:space="preserve"> hoặc ghi công nợ (UC50).</w:t>
      </w:r>
    </w:p>
    <w:p w14:paraId="75CEFAB9">
      <w:pPr>
        <w:spacing w:after="20"/>
        <w:ind w:left="360" w:hanging="280"/>
      </w:pPr>
      <w:r>
        <w:t>6. Với lô bàn giao ngoại tuyến: khi có mạng trở lại, OMTS đồng bộ dữ liệu; người phụ trách rà và công bố (UC32); OMTS gửi QR cho thương lái (UC70).</w:t>
      </w:r>
    </w:p>
    <w:p w14:paraId="494FD20A">
      <w:pPr>
        <w:spacing w:after="20"/>
        <w:ind w:left="360" w:hanging="220"/>
      </w:pPr>
      <w:r>
        <w:t>• Sơ đồ chia hai trang nối bằng ký hiệu nối trang A: phần 1 đến bàn giao, phần 2 từ chốt bán.</w:t>
      </w:r>
    </w:p>
    <w:p w14:paraId="302BBD6A">
      <w:pPr>
        <w:spacing w:after="20"/>
        <w:ind w:left="360" w:hanging="220"/>
      </w:pPr>
      <w:r>
        <w:t>• Tài liệu: Phiếu cân (UC45); Hồ sơ truy xuất và QR (UC32); Biên nhận (UC48).</w:t>
      </w:r>
    </w:p>
    <w:p w14:paraId="7CB88623">
      <w:pPr>
        <w:spacing w:after="20"/>
        <w:ind w:left="360" w:hanging="220"/>
      </w:pPr>
      <w:r>
        <w:t>• Kết thúc: Giao dịch đã chốt; với lô giao ngoại tuyến, QR đã gửi cho thương lái (BR-14, NFR-09).</w:t>
      </w:r>
    </w:p>
    <w:p w14:paraId="69B4FB5F">
      <w:pPr>
        <w:spacing w:after="20"/>
        <w:ind w:left="360" w:hanging="220"/>
      </w:pPr>
      <w:r>
        <w:t>• Trạng thái (mục 3.4): đơn Đã thu → Đã bàn giao (UC45) → Đã chốt bán (UC48); bản công bố Nháp → Đạt → Đã công bố (UC32), bản trước của lô đang Cần rà lại (sau đính chính, UC39) tự chuyển Đã thay thế; bản đang Cần rà lại thì chưa được bàn giao (UC45); lần gửi chứng từ Đang gửi → Đã gửi hoặc Thất bại (UC70). Tình trạng thanh toán suy ra từ công nợ (UC50). Xem Hình 3.4-1, 3.4-2.</w:t>
      </w:r>
    </w:p>
    <w:p w14:paraId="64303297">
      <w:pPr>
        <w:spacing w:after="60"/>
      </w:pPr>
      <w:r>
        <w:t>UC liên quan: UC32, UC39, UC45, UC48–50, UC70.</w:t>
      </w:r>
    </w:p>
    <w:p w14:paraId="5FAA8E42">
      <w:pPr>
        <w:keepNext/>
        <w:spacing w:after="40"/>
        <w:jc w:val="center"/>
      </w:pPr>
      <w:r>
        <w:drawing>
          <wp:inline distT="0" distB="0" distL="114300" distR="114300">
            <wp:extent cx="5746750" cy="6544310"/>
            <wp:effectExtent l="0" t="0" r="635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37"/>
                    <a:stretch>
                      <a:fillRect/>
                    </a:stretch>
                  </pic:blipFill>
                  <pic:spPr>
                    <a:xfrm>
                      <a:off x="0" y="0"/>
                      <a:ext cx="5746750" cy="6544832"/>
                    </a:xfrm>
                    <a:prstGeom prst="rect">
                      <a:avLst/>
                    </a:prstGeom>
                  </pic:spPr>
                </pic:pic>
              </a:graphicData>
            </a:graphic>
          </wp:inline>
        </w:drawing>
      </w:r>
    </w:p>
    <w:p w14:paraId="490AEAB3">
      <w:pPr>
        <w:pStyle w:val="12"/>
        <w:jc w:val="center"/>
      </w:pPr>
      <w:r>
        <w:rPr>
          <w:i w:val="0"/>
        </w:rPr>
        <w:t>Hình 2-5. BF-04 – Cân, giá và bàn giao, phần 1 (lưu đồ có làn)</w:t>
      </w:r>
    </w:p>
    <w:p w14:paraId="0855B6A0">
      <w:pPr>
        <w:keepNext/>
        <w:spacing w:after="40"/>
        <w:jc w:val="center"/>
      </w:pPr>
      <w:r>
        <w:drawing>
          <wp:inline distT="0" distB="0" distL="114300" distR="114300">
            <wp:extent cx="5746750" cy="7001510"/>
            <wp:effectExtent l="0" t="0" r="635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38"/>
                    <a:stretch>
                      <a:fillRect/>
                    </a:stretch>
                  </pic:blipFill>
                  <pic:spPr>
                    <a:xfrm>
                      <a:off x="0" y="0"/>
                      <a:ext cx="5746750" cy="7001539"/>
                    </a:xfrm>
                    <a:prstGeom prst="rect">
                      <a:avLst/>
                    </a:prstGeom>
                  </pic:spPr>
                </pic:pic>
              </a:graphicData>
            </a:graphic>
          </wp:inline>
        </w:drawing>
      </w:r>
    </w:p>
    <w:p w14:paraId="7A6F1DDF">
      <w:pPr>
        <w:pStyle w:val="12"/>
        <w:jc w:val="center"/>
      </w:pPr>
      <w:r>
        <w:rPr>
          <w:i w:val="0"/>
        </w:rPr>
        <w:t>Hình 2-6. BF-04 – Cân, giá và bàn giao, phần 2 (lưu đồ có làn)</w:t>
      </w:r>
    </w:p>
    <w:p w14:paraId="327C61FF">
      <w:pPr>
        <w:pStyle w:val="4"/>
        <w:keepNext/>
      </w:pPr>
      <w:bookmarkStart w:id="18" w:name="_Toc20582"/>
      <w:bookmarkStart w:id="19" w:name="_Toc11086"/>
      <w:r>
        <w:t>2.5 Hậu mãi và bán lại (BF-05)</w:t>
      </w:r>
      <w:bookmarkEnd w:id="18"/>
      <w:bookmarkEnd w:id="19"/>
    </w:p>
    <w:p w14:paraId="33E78345">
      <w:pPr>
        <w:spacing w:after="40"/>
      </w:pPr>
      <w:r>
        <w:t>Điểm bắt đầu: Thương lái gửi yêu cầu chất lượng hoặc trả hàng (UC51).</w:t>
      </w:r>
    </w:p>
    <w:p w14:paraId="0C9978C9">
      <w:pPr>
        <w:spacing w:after="40"/>
      </w:pPr>
      <w:r>
        <w:t>Các làn tham gia: Làn Thương lái và Người mua khác (bên ngoài, bước xám). Làn HTX Trung Nam: Chủ HTX; Quản lý khu hoặc Kế toán.</w:t>
      </w:r>
    </w:p>
    <w:p w14:paraId="2EE62222">
      <w:pPr>
        <w:keepNext/>
        <w:spacing w:after="20"/>
      </w:pPr>
      <w:r>
        <w:rPr>
          <w:b/>
        </w:rPr>
        <w:t>Các bước chính:</w:t>
      </w:r>
    </w:p>
    <w:p w14:paraId="413DFC55">
      <w:pPr>
        <w:spacing w:after="20"/>
        <w:ind w:left="360" w:hanging="280"/>
      </w:pPr>
      <w:r>
        <w:t>1. Chủ HTX xét yêu cầu và ghi quyết định (UC52).</w:t>
      </w:r>
    </w:p>
    <w:p w14:paraId="6BB64E09">
      <w:pPr>
        <w:spacing w:after="20"/>
        <w:ind w:left="360" w:hanging="280"/>
      </w:pPr>
      <w:r>
        <w:t xml:space="preserve">2. Quyết định “Quyết định?” (kết quả xét ở UC52): từ chối thì kết thúc; giảm giá thì </w:t>
      </w:r>
      <w:del w:id="1613" w:author="Claude" w:date="2026-10-08T00:00:00Z">
        <w:r>
          <w:delText xml:space="preserve">ghi</w:delText>
        </w:r>
      </w:del>
      <w:ins w:id="1614" w:author="Claude" w:date="2026-10-08T00:00:00Z">
        <w:r>
          <w:t xml:space="preserve">Kế toán lập điều chỉnh</w:t>
        </w:r>
      </w:ins>
      <w:r>
        <w:t xml:space="preserve"> giảm </w:t>
      </w:r>
      <w:del w:id="1611" w:author="Claude" w:date="2026-10-08T00:00:00Z">
        <w:r>
          <w:delText xml:space="preserve">giá</w:delText>
        </w:r>
      </w:del>
      <w:ins w:id="1612" w:author="Claude" w:date="2026-10-08T00:00:00Z">
        <w:r>
          <w:t xml:space="preserve">giá, Chủ HTX duyệt</w:t>
        </w:r>
      </w:ins>
      <w:r>
        <w:t xml:space="preserve"> (UC53); nhận trả toàn bộ đơn thì sang bước 3.</w:t>
      </w:r>
    </w:p>
    <w:p w14:paraId="6F42B020">
      <w:pPr>
        <w:spacing w:after="20"/>
        <w:ind w:left="360" w:hanging="280"/>
      </w:pPr>
      <w:r>
        <w:t>3. Quản lý khu ghi hàng trả thực nhận (UC52).</w:t>
      </w:r>
    </w:p>
    <w:p w14:paraId="5EBD33B4">
      <w:pPr>
        <w:spacing w:after="20"/>
        <w:ind w:left="360" w:hanging="280"/>
      </w:pPr>
      <w:r>
        <w:t>4. Chủ HTX đánh giá phần bán lại được (UC52).</w:t>
      </w:r>
    </w:p>
    <w:p w14:paraId="18131D78">
      <w:pPr>
        <w:spacing w:after="20"/>
        <w:ind w:left="360" w:hanging="280"/>
      </w:pPr>
      <w:r>
        <w:t>5. Khi người mua khác đặt mua, HTX xét đơn (UC43, UC44).</w:t>
      </w:r>
    </w:p>
    <w:p w14:paraId="41D2B76E">
      <w:pPr>
        <w:spacing w:after="20"/>
        <w:ind w:left="360" w:hanging="280"/>
      </w:pPr>
      <w:r>
        <w:t>6. HTX cân lại và bàn giao bằng QR cũ (BF-04: UC45, UC48).</w:t>
      </w:r>
    </w:p>
    <w:p w14:paraId="268EB6B5">
      <w:pPr>
        <w:spacing w:after="20"/>
        <w:ind w:left="360" w:hanging="280"/>
      </w:pPr>
      <w:r>
        <w:t>7. Khi Chủ HTX quyết định hoàn tiền, Kế toán ghi tiền hoàn thực trả (UC54).</w:t>
      </w:r>
    </w:p>
    <w:p w14:paraId="5CA4D567">
      <w:pPr>
        <w:spacing w:after="20"/>
        <w:ind w:left="360" w:hanging="220"/>
      </w:pPr>
      <w:r>
        <w:t>• Hàng trả giữ quá 3 ngày chưa bán lại thì OMTS cảnh báo Chủ HTX (JOB-07, UC69).</w:t>
      </w:r>
    </w:p>
    <w:p w14:paraId="27DF90B2">
      <w:pPr>
        <w:spacing w:after="20"/>
        <w:ind w:left="360" w:hanging="220"/>
      </w:pPr>
      <w:r>
        <w:t>• Kết thúc: Yêu cầu đã xử lý; hàng trả đã bán lại hoặc đã xử lý khác.</w:t>
      </w:r>
    </w:p>
    <w:p w14:paraId="27DBC7F8">
      <w:pPr>
        <w:spacing w:after="20"/>
        <w:ind w:left="360" w:hanging="220"/>
      </w:pPr>
      <w:r>
        <w:t xml:space="preserve">• Trạng thái (mục 3.4): với yêu cầu trả hàng, đơn Đã chốt bán → Yêu cầu trả hàng (UC51) → Đã chấp nhận trả (UC52) → Đã nhận hàng trả khi hàng về (UC52), hoặc về Đã chốt bán khi Chủ HTX từ chối hay giảm giá thay; yêu cầu chất lượng Chờ quyết định → Đang xử lý hoặc Đã đóng (UC52), tự chuyển Đã đóng khi </w:t>
      </w:r>
      <w:del w:id="1618" w:author="Claude" w:date="2026-10-08T00:00:00Z">
        <w:r>
          <w:delText xml:space="preserve">đã</w:delText>
        </w:r>
      </w:del>
      <w:ins w:id="1619" w:author="Claude" w:date="2026-10-08T00:00:00Z">
        <w:r>
          <w:t xml:space="preserve">điều</w:t>
        </w:r>
      </w:ins>
      <w:r>
        <w:t xml:space="preserve"> </w:t>
      </w:r>
      <w:del w:id="1616" w:author="Claude" w:date="2026-10-08T00:00:00Z">
        <w:r>
          <w:delText xml:space="preserve">ghi</w:delText>
        </w:r>
      </w:del>
      <w:ins w:id="1617" w:author="Claude" w:date="2026-10-08T00:00:00Z">
        <w:r>
          <w:t xml:space="preserve">chỉnh</w:t>
        </w:r>
      </w:ins>
      <w:r>
        <w:t xml:space="preserve"> giảm giá</w:t>
      </w:r>
      <w:ins w:id="1615" w:author="Claude" w:date="2026-10-08T00:00:00Z">
        <w:r>
          <w:t xml:space="preserve"> được Chủ HTX duyệt hoặc từ chối (UC53),</w:t>
        </w:r>
      </w:ins>
      <w:r>
        <w:t xml:space="preserve"> hoặc hàng trả đã xử lý xong; hàng trả Đang giữ tạm → Đã đánh giá → Đã xử lý xong (UC52), quá 3 ngày </w:t>
      </w:r>
      <w:ins w:id="1624" w:author="Claude" w:date="2026-10-08T00:00:00Z">
        <w:r>
          <w:t xml:space="preserve">kể từ khi nhận mà </w:t>
        </w:r>
      </w:ins>
      <w:r>
        <w:t xml:space="preserve">chưa </w:t>
      </w:r>
      <w:del w:id="1622" w:author="Claude" w:date="2026-10-08T00:00:00Z">
        <w:r>
          <w:delText xml:space="preserve">bán</w:delText>
        </w:r>
      </w:del>
      <w:ins w:id="1623" w:author="Claude" w:date="2026-10-08T00:00:00Z">
        <w:r>
          <w:t xml:space="preserve">Đã</w:t>
        </w:r>
      </w:ins>
      <w:r>
        <w:t xml:space="preserve"> </w:t>
      </w:r>
      <w:del w:id="1620" w:author="Claude" w:date="2026-10-08T00:00:00Z">
        <w:r>
          <w:delText xml:space="preserve">lại</w:delText>
        </w:r>
      </w:del>
      <w:ins w:id="1621" w:author="Claude" w:date="2026-10-08T00:00:00Z">
        <w:r>
          <w:t xml:space="preserve">xử lý xong</w:t>
        </w:r>
      </w:ins>
      <w:r>
        <w:t xml:space="preserve"> thì thành Quá hạn giữ (suy ra, JOB-07); đơn bán lại Đã xác nhận → Đã bàn giao (UC45). Xem Hình 3.4-1, 3.4-3, 3.4-6.</w:t>
      </w:r>
    </w:p>
    <w:p w14:paraId="31A0CA91">
      <w:pPr>
        <w:spacing w:after="60"/>
      </w:pPr>
      <w:r>
        <w:t>UC liên quan: UC43–45, UC48, UC52–54, UC69.</w:t>
      </w:r>
    </w:p>
    <w:p w14:paraId="38BAB13B">
      <w:pPr>
        <w:keepNext/>
        <w:spacing w:after="40"/>
        <w:jc w:val="center"/>
      </w:pPr>
      <w:r>
        <w:drawing>
          <wp:inline distT="0" distB="0" distL="114300" distR="114300">
            <wp:extent cx="5746750" cy="742950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39"/>
                    <a:stretch>
                      <a:fillRect/>
                    </a:stretch>
                  </pic:blipFill>
                  <pic:spPr>
                    <a:xfrm>
                      <a:off x="0" y="0"/>
                      <a:ext cx="5746750" cy="7430050"/>
                    </a:xfrm>
                    <a:prstGeom prst="rect">
                      <a:avLst/>
                    </a:prstGeom>
                  </pic:spPr>
                </pic:pic>
              </a:graphicData>
            </a:graphic>
          </wp:inline>
        </w:drawing>
      </w:r>
    </w:p>
    <w:p w14:paraId="742E14C5">
      <w:pPr>
        <w:pStyle w:val="12"/>
        <w:jc w:val="center"/>
      </w:pPr>
      <w:r>
        <w:rPr>
          <w:i w:val="0"/>
        </w:rPr>
        <w:t>Hình 2-7. BF-05 – Hậu mãi và bán lại (lưu đồ có làn)</w:t>
      </w:r>
    </w:p>
    <w:p w14:paraId="247E4020">
      <w:pPr>
        <w:pStyle w:val="4"/>
        <w:keepNext/>
      </w:pPr>
      <w:bookmarkStart w:id="20" w:name="_Toc14945"/>
      <w:bookmarkStart w:id="21" w:name="_Toc22093"/>
      <w:r>
        <w:t>2.6 Công lao động (BF-06)</w:t>
      </w:r>
      <w:bookmarkEnd w:id="20"/>
      <w:bookmarkEnd w:id="21"/>
    </w:p>
    <w:p w14:paraId="05B6A60E">
      <w:pPr>
        <w:spacing w:after="40"/>
      </w:pPr>
      <w:r>
        <w:t>Điểm bắt đầu: Có đợt việc cần thuê lao động thời vụ.</w:t>
      </w:r>
    </w:p>
    <w:p w14:paraId="1EAF844E">
      <w:pPr>
        <w:spacing w:after="40"/>
      </w:pPr>
      <w:r>
        <w:t>Các làn tham gia: Làn HTX Trung Nam: Chủ HTX; Quản lý khu; Kế toán.</w:t>
      </w:r>
    </w:p>
    <w:p w14:paraId="0C320121">
      <w:pPr>
        <w:keepNext/>
        <w:spacing w:after="20"/>
      </w:pPr>
      <w:r>
        <w:rPr>
          <w:b/>
        </w:rPr>
        <w:t>Các bước chính:</w:t>
      </w:r>
    </w:p>
    <w:p w14:paraId="6016172E">
      <w:pPr>
        <w:spacing w:after="20"/>
        <w:ind w:left="360" w:hanging="280"/>
      </w:pPr>
      <w:r>
        <w:t xml:space="preserve">1. Kế toán đặt đơn giá công nhật và lương tháng có hiệu </w:t>
      </w:r>
      <w:del w:id="1625" w:author="Claude" w:date="2026-10-08T00:00:00Z">
        <w:r>
          <w:delText xml:space="preserve">lực</w:delText>
        </w:r>
      </w:del>
      <w:ins w:id="1626" w:author="Claude" w:date="2026-10-08T00:00:00Z">
        <w:r>
          <w:t xml:space="preserve">lực; Chủ HTX duyệt mức mới</w:t>
        </w:r>
      </w:ins>
      <w:r>
        <w:t xml:space="preserve"> (UC58).</w:t>
      </w:r>
    </w:p>
    <w:p w14:paraId="267AA60F">
      <w:pPr>
        <w:spacing w:after="20"/>
        <w:ind w:left="360" w:hanging="280"/>
      </w:pPr>
      <w:r>
        <w:t xml:space="preserve">2. Quản lý khu </w:t>
      </w:r>
      <w:ins w:id="1627" w:author="Claude" w:date="2026-10-08T00:00:00Z">
        <w:r>
          <w:t xml:space="preserve">(vai trò gán ở Toàn bộ khu) </w:t>
        </w:r>
      </w:ins>
      <w:r>
        <w:t xml:space="preserve">lập danh sách thời vụ và người nhận khoán (UC55).</w:t>
      </w:r>
    </w:p>
    <w:p w14:paraId="1F23D325">
      <w:pPr>
        <w:spacing w:after="20"/>
        <w:ind w:left="360" w:hanging="280"/>
      </w:pPr>
      <w:r>
        <w:t>3. Quản lý khu phân công việc theo công nhật hoặc giao khoán việc (UC56).</w:t>
      </w:r>
    </w:p>
    <w:p w14:paraId="54AF426E">
      <w:pPr>
        <w:spacing w:after="20"/>
        <w:ind w:left="360" w:hanging="280"/>
      </w:pPr>
      <w:r>
        <w:t xml:space="preserve">4. Quản lý khu </w:t>
      </w:r>
      <w:ins w:id="1628" w:author="Claude" w:date="2026-10-08T00:00:00Z">
        <w:r>
          <w:t xml:space="preserve">(vai trò gán ở Toàn bộ khu) </w:t>
        </w:r>
      </w:ins>
      <w:r>
        <w:t xml:space="preserve">chấm công từng người theo ngày hoặc nghiệm thu việc khoán (UC57).</w:t>
      </w:r>
    </w:p>
    <w:p w14:paraId="12EADF0C">
      <w:pPr>
        <w:spacing w:after="20"/>
        <w:ind w:left="360" w:hanging="280"/>
      </w:pPr>
      <w:r>
        <w:t>5. Cuối ngày làm hoặc cuối tháng, Kế toán lập bảng công và lương (UC59).</w:t>
      </w:r>
    </w:p>
    <w:p w14:paraId="7CC8F0A3">
      <w:pPr>
        <w:spacing w:after="20"/>
        <w:ind w:left="360" w:hanging="280"/>
      </w:pPr>
      <w:r>
        <w:t>6. Chủ HTX rà, sửa và duyệt quyết toán (UC60).</w:t>
      </w:r>
    </w:p>
    <w:p w14:paraId="2FEDBE67">
      <w:pPr>
        <w:spacing w:after="20"/>
        <w:ind w:left="360" w:hanging="280"/>
      </w:pPr>
      <w:r>
        <w:t>7. Kế toán ghi chi trả qua người nhận khoán (UC61).</w:t>
      </w:r>
    </w:p>
    <w:p w14:paraId="5F624243">
      <w:pPr>
        <w:spacing w:after="20"/>
        <w:ind w:left="360" w:hanging="220"/>
      </w:pPr>
      <w:r>
        <w:t>• Nhân viên xem việc và lương của chính mình ở UC62.</w:t>
      </w:r>
    </w:p>
    <w:p w14:paraId="4CEC9671">
      <w:pPr>
        <w:spacing w:after="20"/>
        <w:ind w:left="360" w:hanging="220"/>
      </w:pPr>
      <w:r>
        <w:t>• Tài liệu: Bảng công và lương (UC59, UC60).</w:t>
      </w:r>
    </w:p>
    <w:p w14:paraId="02D015C5">
      <w:pPr>
        <w:spacing w:after="20"/>
        <w:ind w:left="360" w:hanging="220"/>
      </w:pPr>
      <w:r>
        <w:t>• Kết thúc: Nghĩa vụ trả công đã chi.</w:t>
      </w:r>
    </w:p>
    <w:p w14:paraId="0E26698D">
      <w:pPr>
        <w:spacing w:after="20"/>
        <w:ind w:left="360" w:hanging="220"/>
      </w:pPr>
      <w:r>
        <w:t xml:space="preserve">• Trạng thái (mục 3.4): </w:t>
      </w:r>
      <w:ins w:id="1629" w:author="Claude" w:date="2026-10-08T00:00:00Z">
        <w:r>
          <w:t xml:space="preserve">mức lương, đơn giá Nháp → Đã duyệt hoặc Từ chối (UC58); </w:t>
        </w:r>
      </w:ins>
      <w:r>
        <w:t xml:space="preserve">quyết toán lao động Nháp (UC59) → Đã duyệt (UC60) → Đã chi đủ khi tổng chi bằng nghĩa vụ đã duyệt (UC61); mở lại Đã duyệt → Nháp bắt buộc lý do. Nhân viên Đã nghỉ không được giao việc, chấm công mới. Xem Hình 3.4-4.</w:t>
      </w:r>
    </w:p>
    <w:p w14:paraId="402CD8E4">
      <w:pPr>
        <w:spacing w:after="60"/>
      </w:pPr>
      <w:r>
        <w:t>UC liên quan: UC55–62.</w:t>
      </w:r>
    </w:p>
    <w:p w14:paraId="465AA635">
      <w:pPr>
        <w:keepNext/>
        <w:spacing w:after="40"/>
        <w:jc w:val="center"/>
      </w:pPr>
      <w:r>
        <w:drawing>
          <wp:inline distT="0" distB="0" distL="114300" distR="114300">
            <wp:extent cx="5746750" cy="7001510"/>
            <wp:effectExtent l="0" t="0" r="635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40"/>
                    <a:stretch>
                      <a:fillRect/>
                    </a:stretch>
                  </pic:blipFill>
                  <pic:spPr>
                    <a:xfrm>
                      <a:off x="0" y="0"/>
                      <a:ext cx="5746750" cy="7001539"/>
                    </a:xfrm>
                    <a:prstGeom prst="rect">
                      <a:avLst/>
                    </a:prstGeom>
                  </pic:spPr>
                </pic:pic>
              </a:graphicData>
            </a:graphic>
          </wp:inline>
        </w:drawing>
      </w:r>
    </w:p>
    <w:p w14:paraId="2F527C25">
      <w:pPr>
        <w:pStyle w:val="12"/>
        <w:jc w:val="center"/>
      </w:pPr>
      <w:r>
        <w:rPr>
          <w:i w:val="0"/>
        </w:rPr>
        <w:t>Hình 2-8. BF-06 – Công lao động (lưu đồ có làn)</w:t>
      </w:r>
    </w:p>
    <w:p w14:paraId="5AF746BA">
      <w:pPr>
        <w:pStyle w:val="4"/>
        <w:keepNext/>
      </w:pPr>
      <w:bookmarkStart w:id="22" w:name="_Toc26935"/>
      <w:bookmarkStart w:id="23" w:name="_Toc25462"/>
      <w:r>
        <w:t>2.7 Báo cáo và cảnh báo (BF-07)</w:t>
      </w:r>
      <w:bookmarkEnd w:id="22"/>
      <w:bookmarkEnd w:id="23"/>
    </w:p>
    <w:p w14:paraId="6BC9D5E8">
      <w:pPr>
        <w:spacing w:after="40"/>
      </w:pPr>
      <w:r>
        <w:t>Điểm bắt đầu: Hai điểm bắt đầu: đầu ngày hoặc đầu kỳ báo cáo; phép đo vượt ngưỡng hoặc mốc nhắc đến hạn.</w:t>
      </w:r>
    </w:p>
    <w:p w14:paraId="402659A4">
      <w:pPr>
        <w:spacing w:after="40"/>
      </w:pPr>
      <w:r>
        <w:t>Các làn tham gia: Làn HTX Trung Nam: Chủ HTX, Quản lý khu hoặc Kế toán; Hệ thống OMTS.</w:t>
      </w:r>
    </w:p>
    <w:p w14:paraId="3B548A6C">
      <w:pPr>
        <w:keepNext/>
        <w:spacing w:after="20"/>
      </w:pPr>
      <w:r>
        <w:rPr>
          <w:b/>
        </w:rPr>
        <w:t>Các bước chính:</w:t>
      </w:r>
    </w:p>
    <w:p w14:paraId="01AD450F">
      <w:pPr>
        <w:spacing w:after="20"/>
        <w:ind w:left="360" w:hanging="280"/>
      </w:pPr>
      <w:r>
        <w:t>1. Người dùng xem bảng điều hành (UC63).</w:t>
      </w:r>
    </w:p>
    <w:p w14:paraId="3F51A34C">
      <w:pPr>
        <w:spacing w:after="20"/>
        <w:ind w:left="360" w:hanging="280"/>
      </w:pPr>
      <w:r>
        <w:t>2. Người dùng phân tích bán hàng, sản lượng, giá và hậu mãi (UC64–UC67).</w:t>
      </w:r>
    </w:p>
    <w:p w14:paraId="2A5C6CD6">
      <w:pPr>
        <w:spacing w:after="20"/>
        <w:ind w:left="360" w:hanging="280"/>
      </w:pPr>
      <w:r>
        <w:t>3. Quyết định “Cần xuất?”: có thì xuất báo cáo (UC68).</w:t>
      </w:r>
    </w:p>
    <w:p w14:paraId="67CB89B6">
      <w:pPr>
        <w:spacing w:after="20"/>
        <w:ind w:left="360" w:hanging="280"/>
      </w:pPr>
      <w:r>
        <w:t>4. Khi có điều kiện cảnh báo, OMTS tạo thông báo (JOB-05, JOB-06, cảnh báo nước) và gửi thông báo đẩy.</w:t>
      </w:r>
    </w:p>
    <w:p w14:paraId="6CAC82A7">
      <w:pPr>
        <w:spacing w:after="20"/>
        <w:ind w:left="360" w:hanging="280"/>
      </w:pPr>
      <w:r>
        <w:t>5. Người nhận xem thông báo và mở bản ghi liên quan (UC69).</w:t>
      </w:r>
    </w:p>
    <w:p w14:paraId="7E82DF70">
      <w:pPr>
        <w:spacing w:after="20"/>
        <w:ind w:left="360" w:hanging="220"/>
      </w:pPr>
      <w:r>
        <w:t>• Kho dữ liệu: dữ liệu vận hành OMTS (phép đo, đơn, lô, tài chính, lao động).</w:t>
      </w:r>
    </w:p>
    <w:p w14:paraId="21FBCFFD">
      <w:pPr>
        <w:spacing w:after="20"/>
        <w:ind w:left="360" w:hanging="220"/>
      </w:pPr>
      <w:r>
        <w:t>• Kết thúc: Báo cáo đã xem hoặc xuất; cảnh báo đã được xem.</w:t>
      </w:r>
    </w:p>
    <w:p w14:paraId="31F865C7">
      <w:pPr>
        <w:spacing w:after="20"/>
        <w:ind w:left="360" w:hanging="220"/>
      </w:pPr>
      <w:r>
        <w:t>• Trạng thái (mục 3.4): luồng này không đổi trạng thái lưu; thông báo đã đọc hay chưa suy ra từ thời điểm đọc (3.4.4). Cảnh báo theo thời gian do Background Job tạo: vùng quá 1 tháng chưa đo nước (JOB-05), giấy tờ còn 30 ngày (JOB-06), hàng trả giữ quá 3 ngày (JOB-07) (Bảng 3.4-3).</w:t>
      </w:r>
    </w:p>
    <w:p w14:paraId="6CA2F13F">
      <w:pPr>
        <w:spacing w:after="60"/>
      </w:pPr>
      <w:r>
        <w:t>UC liên quan: UC63–69.</w:t>
      </w:r>
    </w:p>
    <w:p w14:paraId="5CA9EA75">
      <w:pPr>
        <w:keepNext/>
        <w:spacing w:after="40"/>
        <w:jc w:val="center"/>
      </w:pPr>
      <w:r>
        <w:drawing>
          <wp:inline distT="0" distB="0" distL="114300" distR="114300">
            <wp:extent cx="5746750" cy="5798820"/>
            <wp:effectExtent l="0" t="0" r="635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41"/>
                    <a:stretch>
                      <a:fillRect/>
                    </a:stretch>
                  </pic:blipFill>
                  <pic:spPr>
                    <a:xfrm>
                      <a:off x="0" y="0"/>
                      <a:ext cx="5746750" cy="5798993"/>
                    </a:xfrm>
                    <a:prstGeom prst="rect">
                      <a:avLst/>
                    </a:prstGeom>
                  </pic:spPr>
                </pic:pic>
              </a:graphicData>
            </a:graphic>
          </wp:inline>
        </w:drawing>
      </w:r>
    </w:p>
    <w:p w14:paraId="18D10A6E">
      <w:pPr>
        <w:pStyle w:val="12"/>
        <w:jc w:val="center"/>
      </w:pPr>
      <w:r>
        <w:rPr>
          <w:i w:val="0"/>
        </w:rPr>
        <w:t>Hình 2-9. BF-07 – Báo cáo và cảnh báo (lưu đồ có làn)</w:t>
      </w:r>
    </w:p>
    <w:p w14:paraId="7F0BE261">
      <w:pPr>
        <w:pStyle w:val="4"/>
        <w:keepNext/>
      </w:pPr>
      <w:bookmarkStart w:id="24" w:name="_Toc20564"/>
      <w:bookmarkStart w:id="25" w:name="_Toc15294"/>
      <w:r>
        <w:t>2.8 Truy vết và sửa nguồn (BF-08)</w:t>
      </w:r>
      <w:bookmarkEnd w:id="24"/>
      <w:bookmarkEnd w:id="25"/>
    </w:p>
    <w:p w14:paraId="44D38291">
      <w:pPr>
        <w:spacing w:after="40"/>
      </w:pPr>
      <w:r>
        <w:t>Điểm bắt đầu: Phát hiện nghi vấn nguồn gốc hoặc nhận yêu cầu truy xuất.</w:t>
      </w:r>
    </w:p>
    <w:p w14:paraId="3DE3E88C">
      <w:pPr>
        <w:spacing w:after="40"/>
      </w:pPr>
      <w:r>
        <w:t>Các làn tham gia: Làn HTX Trung Nam: Chủ HTX, Quản lý khu hoặc Kế toán; Người phụ trách đơn (Chủ HTX hoặc Quản lý khu).</w:t>
      </w:r>
    </w:p>
    <w:p w14:paraId="25FECCCD">
      <w:pPr>
        <w:keepNext/>
        <w:spacing w:after="20"/>
      </w:pPr>
      <w:r>
        <w:rPr>
          <w:b/>
        </w:rPr>
        <w:t>Các bước chính:</w:t>
      </w:r>
    </w:p>
    <w:p w14:paraId="2FEAF8E2">
      <w:pPr>
        <w:spacing w:after="20"/>
        <w:ind w:left="360" w:hanging="280"/>
      </w:pPr>
      <w:r>
        <w:t>1. Truy ngược nguồn lô (UC36).</w:t>
      </w:r>
    </w:p>
    <w:p w14:paraId="27F5268C">
      <w:pPr>
        <w:spacing w:after="20"/>
        <w:ind w:left="360" w:hanging="280"/>
      </w:pPr>
      <w:r>
        <w:t>2. Truy xuôi lô tới khách (UC37).</w:t>
      </w:r>
    </w:p>
    <w:p w14:paraId="5F1EAE34">
      <w:pPr>
        <w:spacing w:after="20"/>
        <w:ind w:left="360" w:hanging="280"/>
      </w:pPr>
      <w:r>
        <w:t>3. Tạo báo cáo truy xuất (UC38).</w:t>
      </w:r>
    </w:p>
    <w:p w14:paraId="527D6623">
      <w:pPr>
        <w:spacing w:after="20"/>
        <w:ind w:left="360" w:hanging="280"/>
      </w:pPr>
      <w:r>
        <w:t>4. Quyết định “Phát hiện sai?”: không thì kết thúc.</w:t>
      </w:r>
    </w:p>
    <w:p w14:paraId="305C3A65">
      <w:pPr>
        <w:spacing w:after="20"/>
        <w:ind w:left="360" w:hanging="280"/>
      </w:pPr>
      <w:r>
        <w:t xml:space="preserve">5. Quyết định “Sai đã công </w:t>
      </w:r>
      <w:del w:id="1642" w:author="Claude" w:date="2026-10-08T00:00:00Z">
        <w:r>
          <w:delText xml:space="preserve">khai?”:</w:delText>
        </w:r>
      </w:del>
      <w:ins w:id="1643" w:author="Claude" w:date="2026-10-08T00:00:00Z">
        <w:r>
          <w:t xml:space="preserve">khai và chưa đính chính được ngay?”:</w:t>
        </w:r>
      </w:ins>
      <w:r>
        <w:t xml:space="preserve"> có thì rút công bố </w:t>
      </w:r>
      <w:del w:id="1640" w:author="Claude" w:date="2026-10-08T00:00:00Z">
        <w:r>
          <w:delText xml:space="preserve">(UC32,</w:delText>
        </w:r>
      </w:del>
      <w:ins w:id="1641" w:author="Claude" w:date="2026-10-08T00:00:00Z">
        <w:r>
          <w:t xml:space="preserve">(UC32</w:t>
        </w:r>
      </w:ins>
      <w:r>
        <w:t xml:space="preserve"> </w:t>
      </w:r>
      <w:del w:id="1638" w:author="Claude" w:date="2026-10-08T00:00:00Z">
        <w:r>
          <w:delText xml:space="preserve">điểm</w:delText>
        </w:r>
      </w:del>
      <w:ins w:id="1639" w:author="Claude" w:date="2026-10-08T00:00:00Z">
        <w:r>
          <w:t xml:space="preserve">nhánh</w:t>
        </w:r>
      </w:ins>
      <w:r>
        <w:t xml:space="preserve"> </w:t>
      </w:r>
      <w:del w:id="1636" w:author="Claude" w:date="2026-10-08T00:00:00Z">
        <w:r>
          <w:delText xml:space="preserve">mở</w:delText>
        </w:r>
      </w:del>
      <w:ins w:id="1637" w:author="Claude" w:date="2026-10-08T00:00:00Z">
        <w:r>
          <w:t xml:space="preserve">1a);</w:t>
        </w:r>
      </w:ins>
      <w:r>
        <w:t xml:space="preserve"> </w:t>
      </w:r>
      <w:del w:id="1634" w:author="Claude" w:date="2026-10-08T00:00:00Z">
        <w:r>
          <w:delText xml:space="preserve">rộng</w:delText>
        </w:r>
      </w:del>
      <w:ins w:id="1635" w:author="Claude" w:date="2026-10-08T00:00:00Z">
        <w:r>
          <w:t xml:space="preserve">nếu</w:t>
        </w:r>
      </w:ins>
      <w:r>
        <w:t xml:space="preserve"> </w:t>
      </w:r>
      <w:del w:id="1632" w:author="Claude" w:date="2026-10-08T00:00:00Z">
        <w:r>
          <w:delText xml:space="preserve">Rút</w:delText>
        </w:r>
      </w:del>
      <w:ins w:id="1633" w:author="Claude" w:date="2026-10-08T00:00:00Z">
        <w:r>
          <w:t xml:space="preserve">không, đính chính ở bước 6 làm bản</w:t>
        </w:r>
      </w:ins>
      <w:r>
        <w:t xml:space="preserve"> công </w:t>
      </w:r>
      <w:del w:id="1630" w:author="Claude" w:date="2026-10-08T00:00:00Z">
        <w:r>
          <w:delText xml:space="preserve">bố).</w:delText>
        </w:r>
      </w:del>
      <w:ins w:id="1631" w:author="Claude" w:date="2026-10-08T00:00:00Z">
        <w:r>
          <w:t xml:space="preserve">bố chuyển Cần rà lại.</w:t>
        </w:r>
      </w:ins>
    </w:p>
    <w:p w14:paraId="2BEAA64B">
      <w:pPr>
        <w:spacing w:after="20"/>
        <w:ind w:left="360" w:hanging="280"/>
      </w:pPr>
      <w:r>
        <w:t>6. Người phụ trách đơn đính chính dữ liệu nguồn (UC39).</w:t>
      </w:r>
    </w:p>
    <w:p w14:paraId="21B29EAD">
      <w:pPr>
        <w:spacing w:after="20"/>
        <w:ind w:left="360" w:hanging="280"/>
      </w:pPr>
      <w:r>
        <w:t>7. Người phụ trách đơn rà soát và công bố lại (UC32).</w:t>
      </w:r>
    </w:p>
    <w:p w14:paraId="633EBADA">
      <w:pPr>
        <w:spacing w:after="20"/>
        <w:ind w:left="360" w:hanging="220"/>
      </w:pPr>
      <w:r>
        <w:t>• Kết thúc: Đã trả lời yêu cầu, hoặc phiên bản đúng đã được công bố.</w:t>
      </w:r>
    </w:p>
    <w:p w14:paraId="6AC9BF01">
      <w:pPr>
        <w:spacing w:after="20"/>
        <w:ind w:left="360" w:hanging="220"/>
      </w:pPr>
      <w:r>
        <w:t xml:space="preserve">• Trạng thái (mục 3.4): đính chính ảnh hưởng nội dung đã công bố thì bản công bố Đã công bố → Cần rà lại (UC39); khi Cần rà lại, trang QR vẫn hiện nội dung đã công bố kèm dòng “đang cập nhật”, không bàn giao, bán lại (UC45) và không đồng bộ cổng quốc gia (UC41); bản mới của lô qua Nháp → Đạt → Đã công bố, bản Cần rà lại thành Đã thay thế. Đã công bố hoặc Cần rà lại → Đã rút khi số cân hoặc nguồn bị chứng minh sai, bắt buộc lý do </w:t>
      </w:r>
      <w:del w:id="1644" w:author="Claude" w:date="2026-10-08T00:00:00Z">
        <w:r>
          <w:delText xml:space="preserve">(UC32, UC39).</w:delText>
        </w:r>
      </w:del>
      <w:ins w:id="1645" w:author="Claude" w:date="2026-10-08T00:00:00Z">
        <w:r>
          <w:t xml:space="preserve">(UC32).</w:t>
        </w:r>
      </w:ins>
      <w:r>
        <w:t xml:space="preserve"> Xem Hình 3.4-2.</w:t>
      </w:r>
    </w:p>
    <w:p w14:paraId="046E9C13">
      <w:pPr>
        <w:spacing w:after="60"/>
      </w:pPr>
      <w:r>
        <w:t>UC liên quan: UC32, UC36–39.</w:t>
      </w:r>
    </w:p>
    <w:p w14:paraId="0120C19C">
      <w:pPr>
        <w:keepNext/>
        <w:spacing w:after="40"/>
        <w:jc w:val="center"/>
      </w:pPr>
      <w:r>
        <w:drawing>
          <wp:inline distT="0" distB="0" distL="114300" distR="114300">
            <wp:extent cx="5746750" cy="7001510"/>
            <wp:effectExtent l="0" t="0" r="635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42"/>
                    <a:stretch>
                      <a:fillRect/>
                    </a:stretch>
                  </pic:blipFill>
                  <pic:spPr>
                    <a:xfrm>
                      <a:off x="0" y="0"/>
                      <a:ext cx="5746750" cy="7001539"/>
                    </a:xfrm>
                    <a:prstGeom prst="rect">
                      <a:avLst/>
                    </a:prstGeom>
                  </pic:spPr>
                </pic:pic>
              </a:graphicData>
            </a:graphic>
          </wp:inline>
        </w:drawing>
      </w:r>
    </w:p>
    <w:p w14:paraId="2BEBDA81">
      <w:pPr>
        <w:pStyle w:val="12"/>
        <w:jc w:val="center"/>
      </w:pPr>
      <w:r>
        <w:rPr>
          <w:i w:val="0"/>
        </w:rPr>
        <w:t>Hình 2-10. BF-08 – Truy vết và sửa nguồn (lưu đồ có làn)</w:t>
      </w:r>
    </w:p>
    <w:p w14:paraId="11FF7290">
      <w:pPr>
        <w:pStyle w:val="4"/>
        <w:keepNext/>
      </w:pPr>
      <w:bookmarkStart w:id="26" w:name="_Toc21072"/>
      <w:bookmarkStart w:id="27" w:name="_Toc29968"/>
      <w:r>
        <w:t>2.9 Liên lạc và quản trị nền (BF-09)</w:t>
      </w:r>
      <w:bookmarkEnd w:id="26"/>
      <w:bookmarkEnd w:id="27"/>
    </w:p>
    <w:p w14:paraId="7C5D74E2">
      <w:pPr>
        <w:spacing w:after="40"/>
      </w:pPr>
      <w:r>
        <w:t>Điểm bắt đầu: Hai điểm bắt đầu: chứng từ giao dịch được tạo (HTX); có yêu cầu hỗ trợ, cấu hình hoặc điều tra (nền tảng).</w:t>
      </w:r>
    </w:p>
    <w:p w14:paraId="163D9D44">
      <w:pPr>
        <w:spacing w:after="40"/>
      </w:pPr>
      <w:r>
        <w:t>Các làn tham gia: Làn Thương lái (bên ngoài, bước xám). Làn HTX Trung Nam: Chủ HTX, Quản lý khu hoặc Kế toán. Làn Nền tảng OMTS: Quản trị hệ thống.</w:t>
      </w:r>
    </w:p>
    <w:p w14:paraId="5B738312">
      <w:pPr>
        <w:keepNext/>
        <w:spacing w:after="20"/>
      </w:pPr>
      <w:r>
        <w:rPr>
          <w:b/>
        </w:rPr>
        <w:t>Các bước chính:</w:t>
      </w:r>
    </w:p>
    <w:p w14:paraId="790284DA">
      <w:pPr>
        <w:spacing w:after="20"/>
        <w:ind w:left="360" w:hanging="280"/>
      </w:pPr>
      <w:r>
        <w:t>1. Người dùng gửi chứng từ cho thương lái qua email, Zalo OA hoặc SMS (UC70).</w:t>
      </w:r>
    </w:p>
    <w:p w14:paraId="04C6F222">
      <w:pPr>
        <w:spacing w:after="20"/>
        <w:ind w:left="360" w:hanging="280"/>
      </w:pPr>
      <w:r>
        <w:t>2. Quyết định “Gửi thành công?”: không thì kiểm tra trạng thái và gửi lại (UC71).</w:t>
      </w:r>
    </w:p>
    <w:p w14:paraId="46691A5E">
      <w:pPr>
        <w:spacing w:after="20"/>
        <w:ind w:left="360" w:hanging="280"/>
      </w:pPr>
      <w:r>
        <w:t>3. Quản trị hệ thống chọn loại yêu cầu: cấu hình nền tảng và nhãn danh mục trạng thái (UC73), hỗ trợ truy cập (UC74) hoặc tra cứu nhật ký (UC75).</w:t>
      </w:r>
    </w:p>
    <w:p w14:paraId="3E88C5C4">
      <w:pPr>
        <w:spacing w:after="20"/>
        <w:ind w:left="360" w:hanging="220"/>
      </w:pPr>
      <w:r>
        <w:t>• Kết thúc: Chứng từ đã gửi; yêu cầu nền tảng đã xử lý.</w:t>
      </w:r>
    </w:p>
    <w:p w14:paraId="46E2871D">
      <w:pPr>
        <w:spacing w:after="20"/>
        <w:ind w:left="360" w:hanging="220"/>
      </w:pPr>
      <w:r>
        <w:t>• Trạng thái (mục 3.4): lần gửi Đang gửi → Đã gửi, hoặc Thất bại khi nhà cung cấp báo lỗi hay hết thời gian chờ; gửi lại (UC71) tạo lần gửi mới. Quản trị hệ thống khóa, mở khóa tài khoản có lý do (UC74, Hình 3.4-5) và chỉ sửa nhãn trạng thái (UC73).</w:t>
      </w:r>
    </w:p>
    <w:p w14:paraId="26F11260">
      <w:pPr>
        <w:spacing w:after="60"/>
      </w:pPr>
      <w:r>
        <w:t>UC liên quan: UC70–71, UC73–75.</w:t>
      </w:r>
    </w:p>
    <w:p w14:paraId="2CD1A8E2"/>
    <w:p w14:paraId="7E5C8813">
      <w:pPr>
        <w:sectPr>
          <w:footerReference r:id="rId7" w:type="default"/>
          <w:pgSz w:w="11906" w:h="16838"/>
          <w:pgMar w:top="1440" w:right="1416" w:bottom="1440" w:left="1440" w:header="708" w:footer="708" w:gutter="0"/>
          <w:cols w:space="720" w:num="1"/>
        </w:sectPr>
      </w:pPr>
    </w:p>
    <w:p w14:paraId="708CC2A6">
      <w:pPr>
        <w:keepNext/>
        <w:spacing w:after="40"/>
        <w:jc w:val="center"/>
      </w:pPr>
      <w:r>
        <w:drawing>
          <wp:inline distT="0" distB="0" distL="114300" distR="114300">
            <wp:extent cx="8878570" cy="4815205"/>
            <wp:effectExtent l="0" t="0" r="11430" b="107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3"/>
                    <a:stretch>
                      <a:fillRect/>
                    </a:stretch>
                  </pic:blipFill>
                  <pic:spPr>
                    <a:xfrm>
                      <a:off x="0" y="0"/>
                      <a:ext cx="8878570" cy="4815769"/>
                    </a:xfrm>
                    <a:prstGeom prst="rect">
                      <a:avLst/>
                    </a:prstGeom>
                  </pic:spPr>
                </pic:pic>
              </a:graphicData>
            </a:graphic>
          </wp:inline>
        </w:drawing>
      </w:r>
    </w:p>
    <w:p w14:paraId="04091395">
      <w:pPr>
        <w:pStyle w:val="12"/>
        <w:jc w:val="center"/>
        <w:sectPr>
          <w:footerReference r:id="rId8" w:type="default"/>
          <w:pgSz w:w="16838" w:h="11906" w:orient="landscape"/>
          <w:pgMar w:top="1440" w:right="1416" w:bottom="1440" w:left="1440" w:header="708" w:footer="708" w:gutter="0"/>
          <w:cols w:space="720" w:num="1"/>
        </w:sectPr>
      </w:pPr>
      <w:r>
        <w:rPr>
          <w:i w:val="0"/>
        </w:rPr>
        <w:t>Hình 2-11. BF-09 – Liên lạc và quản trị nền (lưu đồ có làn)</w:t>
      </w:r>
    </w:p>
    <w:p w14:paraId="7ACEC73A">
      <w:pPr>
        <w:pStyle w:val="3"/>
      </w:pPr>
      <w:bookmarkStart w:id="28" w:name="_Toc12241"/>
      <w:bookmarkStart w:id="29" w:name="_Toc32328"/>
      <w:r>
        <w:t>3. Conceptual Data Model</w:t>
      </w:r>
      <w:bookmarkEnd w:id="28"/>
      <w:bookmarkEnd w:id="29"/>
    </w:p>
    <w:p w14:paraId="1431CE1E">
      <w:pPr>
        <w:pStyle w:val="4"/>
      </w:pPr>
      <w:bookmarkStart w:id="30" w:name="_Toc4255"/>
      <w:bookmarkStart w:id="31" w:name="_Toc4101"/>
      <w:r>
        <w:t>3.1 Entity Relationship Diagram</w:t>
      </w:r>
      <w:bookmarkEnd w:id="30"/>
      <w:bookmarkEnd w:id="31"/>
    </w:p>
    <w:p w14:paraId="10D1462E">
      <w:pPr>
        <w:sectPr>
          <w:footerReference r:id="rId9" w:type="default"/>
          <w:pgSz w:w="11906" w:h="16838"/>
          <w:pgMar w:top="1440" w:right="1416" w:bottom="1440" w:left="1440" w:header="708" w:footer="708" w:gutter="0"/>
          <w:cols w:space="720" w:num="1"/>
        </w:sectPr>
      </w:pPr>
      <w:r>
        <w:rPr>
          <w:i w:val="0"/>
        </w:rPr>
        <w:t>Sơ đồ quan hệ thực thể ở mức logic (ký hiệu Crow’s Foot), vẽ toàn bộ 52 entity và 95 quan hệ của mục 3.2 trên một trang (Hình 3.1-1). Mỗi entity ghi tên tiếng Anh kèm tên tiếng Việt và khóa chính (PK), khóa thay thế (AK); khung và màu thể hiện 9 nhóm entity của mục 3.2. Quan hệ đặt tên bằng động từ, đọc được hai chiều theo chú giải trên sơ đồ (ví dụ Customer đặt SalesOrder / SalesOrder được đặt bởi Customer). Khóa ngoại status_id của 24 entity tới Status (mục 3.4) không vẽ thành đường để sơ đồ không rối; khóa này ghi trong thuộc tính ở bảng 3.2.1. Khóa ngoại và thuộc tính của từng entity ở bảng 3.2.1. ERD chi tiết theo nhóm (PK, FK, thuộc tính, kiểu dữ liệu) thuộc phần thiết kế cơ sở dữ liệu của SDS. Tệp gốc có thể chỉnh sửa: OMTS_Logical_ERD_52_Entity_2026-10-07_EN_v10.drawio.</w:t>
      </w:r>
    </w:p>
    <w:p w14:paraId="026CF1DB">
      <w:pPr>
        <w:spacing w:after="40"/>
        <w:jc w:val="center"/>
      </w:pPr>
      <w:r>
        <w:drawing>
          <wp:inline distT="0" distB="0" distL="114300" distR="114300">
            <wp:extent cx="6842125" cy="5096510"/>
            <wp:effectExtent l="0" t="0" r="127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4"/>
                    <a:stretch>
                      <a:fillRect/>
                    </a:stretch>
                  </pic:blipFill>
                  <pic:spPr>
                    <a:xfrm>
                      <a:off x="0" y="0"/>
                      <a:ext cx="6842170" cy="5096510"/>
                    </a:xfrm>
                    <a:prstGeom prst="rect">
                      <a:avLst/>
                    </a:prstGeom>
                  </pic:spPr>
                </pic:pic>
              </a:graphicData>
            </a:graphic>
          </wp:inline>
        </w:drawing>
      </w:r>
    </w:p>
    <w:p w14:paraId="1A9F69CE">
      <w:pPr>
        <w:pStyle w:val="12"/>
        <w:jc w:val="center"/>
      </w:pPr>
      <w:r>
        <w:rPr>
          <w:i w:val="0"/>
        </w:rPr>
        <w:t>Hình 3.1-1. ERD-FULL – ERD logic đầy đủ: 52 entity và 95 quan hệ, khung màu theo 9 nhóm entity (chỉ hiện khóa chính và khóa thay thế)</w:t>
      </w:r>
      <w:r>
        <w:br w:type="page"/>
      </w:r>
    </w:p>
    <w:p w14:paraId="056EE126">
      <w:pPr>
        <w:pStyle w:val="12"/>
        <w:jc w:val="center"/>
        <w:sectPr>
          <w:footerReference r:id="rId10" w:type="default"/>
          <w:pgSz w:w="16838" w:h="11906" w:orient="landscape"/>
          <w:pgMar w:top="1440" w:right="1416" w:bottom="1440" w:left="1440" w:header="708" w:footer="708" w:gutter="0"/>
          <w:cols w:space="720" w:num="1"/>
        </w:sectPr>
      </w:pPr>
    </w:p>
    <w:p w14:paraId="7D331DF8">
      <w:pPr>
        <w:pStyle w:val="4"/>
      </w:pPr>
      <w:bookmarkStart w:id="32" w:name="_Toc22323"/>
      <w:bookmarkStart w:id="33" w:name="_Toc11218"/>
      <w:r>
        <w:t>3.2 Entity Descriptions</w:t>
      </w:r>
      <w:bookmarkEnd w:id="32"/>
      <w:bookmarkEnd w:id="33"/>
    </w:p>
    <w:p w14:paraId="01E1C309">
      <w:r>
        <w:rPr>
          <w:b/>
        </w:rPr>
        <w:t xml:space="preserve">Quy ước: </w:t>
      </w:r>
      <w:r>
        <w:t>C = dữ liệu/đối tượng được nguồn xác nhận; I = cấu trúc suy luận để bảo toàn quy tắc; O = phần nghiệp vụ còn mở. Tên entity là đề xuất mô hình, chưa phải tên bảng đã duyệt.</w:t>
      </w:r>
    </w:p>
    <w:p w14:paraId="2C8DFCEA">
      <w:r>
        <w:t>Phạm vi mô hình: 52 entity nghiệp vụ. Dữ liệu kỹ thuật không mô hình hóa ở mức khái niệm của SRS mà đặc tả ở SDS: phiên đăng nhập (UC02, UC07), lần xác minh email/số điện thoại bằng mã (UC01, UC03, UC05, UC08), cấu hình nền tảng (UC73), xung đột đồng bộ ngoại tuyến (NFR-09). Lịch sử thay đổi (sửa đơn, sửa hồ sơ, đổi ngưỡng nước, các lần rà không đạt) và các lần chuyển trạng thái được lưu bằng AuditEvent; giá trị dùng tại thời điểm nghiệp vụ được chụp lại trên bản ghi liên quan.</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7"/>
        <w:gridCol w:w="2000"/>
        <w:gridCol w:w="4200"/>
        <w:gridCol w:w="2333"/>
      </w:tblGrid>
      <w:tr w14:paraId="7945F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7" w:type="dxa"/>
            <w:shd w:val="clear" w:color="auto" w:fill="DCE6F1"/>
          </w:tcPr>
          <w:p w14:paraId="09E8A476">
            <w:pPr>
              <w:spacing w:after="0" w:line="240" w:lineRule="auto"/>
            </w:pPr>
            <w:r>
              <w:rPr>
                <w:b/>
                <w:sz w:val="18"/>
              </w:rPr>
              <w:t>#</w:t>
            </w:r>
          </w:p>
        </w:tc>
        <w:tc>
          <w:tcPr>
            <w:tcW w:w="2000" w:type="dxa"/>
            <w:shd w:val="clear" w:color="auto" w:fill="DCE6F1"/>
          </w:tcPr>
          <w:p w14:paraId="109485A9">
            <w:pPr>
              <w:spacing w:after="0" w:line="240" w:lineRule="auto"/>
            </w:pPr>
            <w:r>
              <w:rPr>
                <w:b/>
                <w:sz w:val="18"/>
              </w:rPr>
              <w:t>Entity</w:t>
            </w:r>
          </w:p>
        </w:tc>
        <w:tc>
          <w:tcPr>
            <w:tcW w:w="4200" w:type="dxa"/>
            <w:shd w:val="clear" w:color="auto" w:fill="DCE6F1"/>
          </w:tcPr>
          <w:p w14:paraId="2A16D392">
            <w:pPr>
              <w:spacing w:after="0" w:line="240" w:lineRule="auto"/>
            </w:pPr>
            <w:r>
              <w:rPr>
                <w:b/>
                <w:sz w:val="18"/>
              </w:rPr>
              <w:t>Why it exists</w:t>
            </w:r>
          </w:p>
        </w:tc>
        <w:tc>
          <w:tcPr>
            <w:tcW w:w="2333" w:type="dxa"/>
            <w:shd w:val="clear" w:color="auto" w:fill="DCE6F1"/>
          </w:tcPr>
          <w:p w14:paraId="6B355423">
            <w:pPr>
              <w:spacing w:after="0" w:line="240" w:lineRule="auto"/>
            </w:pPr>
            <w:r>
              <w:rPr>
                <w:b/>
                <w:sz w:val="18"/>
              </w:rPr>
              <w:t>Source / mức xác nhận</w:t>
            </w:r>
          </w:p>
        </w:tc>
      </w:tr>
      <w:tr w14:paraId="3BFE8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1BCF89C9">
            <w:pPr>
              <w:spacing w:after="0" w:line="240" w:lineRule="auto"/>
            </w:pPr>
            <w:r>
              <w:rPr>
                <w:sz w:val="17"/>
              </w:rPr>
              <w:t>1</w:t>
            </w:r>
          </w:p>
        </w:tc>
        <w:tc>
          <w:tcPr>
            <w:tcW w:w="2000" w:type="dxa"/>
          </w:tcPr>
          <w:p w14:paraId="2EADDB11">
            <w:pPr>
              <w:spacing w:after="0" w:line="240" w:lineRule="auto"/>
            </w:pPr>
            <w:r>
              <w:rPr>
                <w:sz w:val="17"/>
              </w:rPr>
              <w:t>Cooperative</w:t>
            </w:r>
          </w:p>
        </w:tc>
        <w:tc>
          <w:tcPr>
            <w:tcW w:w="4200" w:type="dxa"/>
          </w:tcPr>
          <w:p w14:paraId="7CC08D66">
            <w:pPr>
              <w:spacing w:after="0" w:line="240" w:lineRule="auto"/>
            </w:pPr>
            <w:r>
              <w:rPr>
                <w:sz w:val="17"/>
              </w:rPr>
              <w:t>Là chủ thể sở hữu vùng, nhân sự, đơn và dữ liệu truy xuất; tên và địa chỉ hiển thị trên trang truy xuất.</w:t>
            </w:r>
          </w:p>
        </w:tc>
        <w:tc>
          <w:tcPr>
            <w:tcW w:w="2333" w:type="dxa"/>
          </w:tcPr>
          <w:p w14:paraId="4FBA0196">
            <w:pPr>
              <w:spacing w:after="0" w:line="240" w:lineRule="auto"/>
            </w:pPr>
            <w:r>
              <w:rPr>
                <w:sz w:val="17"/>
              </w:rPr>
              <w:t>UC09, UC72; BF-01 / C</w:t>
            </w:r>
          </w:p>
        </w:tc>
      </w:tr>
      <w:tr w14:paraId="7C2A8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1D22B2DC">
            <w:pPr>
              <w:spacing w:after="0" w:line="240" w:lineRule="auto"/>
            </w:pPr>
            <w:r>
              <w:rPr>
                <w:sz w:val="17"/>
              </w:rPr>
              <w:t>2</w:t>
            </w:r>
          </w:p>
        </w:tc>
        <w:tc>
          <w:tcPr>
            <w:tcW w:w="2000" w:type="dxa"/>
          </w:tcPr>
          <w:p w14:paraId="0D730E64">
            <w:pPr>
              <w:spacing w:after="0" w:line="240" w:lineRule="auto"/>
            </w:pPr>
            <w:r>
              <w:rPr>
                <w:sz w:val="17"/>
              </w:rPr>
              <w:t>Account</w:t>
            </w:r>
          </w:p>
        </w:tc>
        <w:tc>
          <w:tcPr>
            <w:tcW w:w="4200" w:type="dxa"/>
          </w:tcPr>
          <w:p w14:paraId="63FC1E46">
            <w:pPr>
              <w:spacing w:after="0" w:line="240" w:lineRule="auto"/>
            </w:pPr>
            <w:r>
              <w:rPr>
                <w:sz w:val="17"/>
              </w:rPr>
              <w:t>Phân biệt người có quyền đăng nhập với người chỉ được lưu hồ sơ; là chủ thể nhận các cặp khu – vai trò.</w:t>
            </w:r>
          </w:p>
        </w:tc>
        <w:tc>
          <w:tcPr>
            <w:tcW w:w="2333" w:type="dxa"/>
          </w:tcPr>
          <w:p w14:paraId="3F86B2C5">
            <w:pPr>
              <w:spacing w:after="0" w:line="240" w:lineRule="auto"/>
            </w:pPr>
            <w:r>
              <w:rPr>
                <w:sz w:val="17"/>
              </w:rPr>
              <w:t>UC01–07, UC10–11, UC42, UC72, UC74 / C</w:t>
            </w:r>
          </w:p>
        </w:tc>
      </w:tr>
      <w:tr w14:paraId="7FBDF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736A4252">
            <w:pPr>
              <w:spacing w:after="0" w:line="240" w:lineRule="auto"/>
            </w:pPr>
            <w:r>
              <w:rPr>
                <w:sz w:val="17"/>
              </w:rPr>
              <w:t>3</w:t>
            </w:r>
          </w:p>
        </w:tc>
        <w:tc>
          <w:tcPr>
            <w:tcW w:w="2000" w:type="dxa"/>
          </w:tcPr>
          <w:p w14:paraId="0E6A14B8">
            <w:pPr>
              <w:spacing w:after="0" w:line="240" w:lineRule="auto"/>
            </w:pPr>
            <w:r>
              <w:rPr>
                <w:sz w:val="17"/>
              </w:rPr>
              <w:t>Employee</w:t>
            </w:r>
          </w:p>
        </w:tc>
        <w:tc>
          <w:tcPr>
            <w:tcW w:w="4200" w:type="dxa"/>
          </w:tcPr>
          <w:p w14:paraId="3A507282">
            <w:pPr>
              <w:spacing w:after="0" w:line="240" w:lineRule="auto"/>
            </w:pPr>
            <w:r>
              <w:rPr>
                <w:sz w:val="17"/>
              </w:rPr>
              <w:t>Hồ sơ nhân sự dùng cho giao việc, chấm công và lương; tách khỏi tài khoản đăng nhập.</w:t>
            </w:r>
          </w:p>
        </w:tc>
        <w:tc>
          <w:tcPr>
            <w:tcW w:w="2333" w:type="dxa"/>
          </w:tcPr>
          <w:p w14:paraId="3182793C">
            <w:pPr>
              <w:spacing w:after="0" w:line="240" w:lineRule="auto"/>
            </w:pPr>
            <w:r>
              <w:rPr>
                <w:sz w:val="17"/>
              </w:rPr>
              <w:t>UC10, UC11, UC56–UC62 / C</w:t>
            </w:r>
          </w:p>
        </w:tc>
      </w:tr>
      <w:tr w14:paraId="608CE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2043ABA5">
            <w:pPr>
              <w:spacing w:after="0" w:line="240" w:lineRule="auto"/>
            </w:pPr>
            <w:r>
              <w:rPr>
                <w:sz w:val="17"/>
              </w:rPr>
              <w:t>4</w:t>
            </w:r>
          </w:p>
        </w:tc>
        <w:tc>
          <w:tcPr>
            <w:tcW w:w="2000" w:type="dxa"/>
          </w:tcPr>
          <w:p w14:paraId="0689A2F6">
            <w:pPr>
              <w:spacing w:after="0" w:line="240" w:lineRule="auto"/>
            </w:pPr>
            <w:r>
              <w:rPr>
                <w:sz w:val="17"/>
              </w:rPr>
              <w:t>Role</w:t>
            </w:r>
          </w:p>
        </w:tc>
        <w:tc>
          <w:tcPr>
            <w:tcW w:w="4200" w:type="dxa"/>
          </w:tcPr>
          <w:p w14:paraId="6E58A3D3">
            <w:pPr>
              <w:spacing w:after="0" w:line="240" w:lineRule="auto"/>
            </w:pPr>
            <w:r>
              <w:rPr>
                <w:sz w:val="17"/>
              </w:rPr>
              <w:t>Vai trò do Chủ HTX định nghĩa (Quản lý khu, Kế toán…) để cấp quyền nhất quán cho nhiều tài khoản.</w:t>
            </w:r>
          </w:p>
        </w:tc>
        <w:tc>
          <w:tcPr>
            <w:tcW w:w="2333" w:type="dxa"/>
          </w:tcPr>
          <w:p w14:paraId="5BFD4B32">
            <w:pPr>
              <w:spacing w:after="0" w:line="240" w:lineRule="auto"/>
            </w:pPr>
            <w:r>
              <w:rPr>
                <w:sz w:val="17"/>
              </w:rPr>
              <w:t>UC11, UC12; BR-19 / C</w:t>
            </w:r>
          </w:p>
        </w:tc>
      </w:tr>
      <w:tr w14:paraId="2438E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68D5137E">
            <w:pPr>
              <w:spacing w:after="0" w:line="240" w:lineRule="auto"/>
            </w:pPr>
            <w:r>
              <w:rPr>
                <w:sz w:val="17"/>
              </w:rPr>
              <w:t>5</w:t>
            </w:r>
          </w:p>
        </w:tc>
        <w:tc>
          <w:tcPr>
            <w:tcW w:w="2000" w:type="dxa"/>
          </w:tcPr>
          <w:p w14:paraId="20683697">
            <w:pPr>
              <w:spacing w:after="0" w:line="240" w:lineRule="auto"/>
            </w:pPr>
            <w:r>
              <w:rPr>
                <w:sz w:val="17"/>
              </w:rPr>
              <w:t>RolePermission</w:t>
            </w:r>
          </w:p>
        </w:tc>
        <w:tc>
          <w:tcPr>
            <w:tcW w:w="4200" w:type="dxa"/>
          </w:tcPr>
          <w:p w14:paraId="47CD1C8B">
            <w:pPr>
              <w:spacing w:after="0" w:line="240" w:lineRule="auto"/>
            </w:pPr>
            <w:r>
              <w:rPr>
                <w:sz w:val="17"/>
              </w:rPr>
              <w:t>Ma trận quyền của một vai trò trên từng chức năng.</w:t>
            </w:r>
          </w:p>
        </w:tc>
        <w:tc>
          <w:tcPr>
            <w:tcW w:w="2333" w:type="dxa"/>
          </w:tcPr>
          <w:p w14:paraId="279786E6">
            <w:pPr>
              <w:spacing w:after="0" w:line="240" w:lineRule="auto"/>
            </w:pPr>
            <w:r>
              <w:rPr>
                <w:sz w:val="17"/>
              </w:rPr>
              <w:t>UC12; BR-19 / C</w:t>
            </w:r>
          </w:p>
        </w:tc>
      </w:tr>
      <w:tr w14:paraId="4DA36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090B1BA5">
            <w:pPr>
              <w:spacing w:after="0" w:line="240" w:lineRule="auto"/>
            </w:pPr>
            <w:r>
              <w:rPr>
                <w:sz w:val="17"/>
              </w:rPr>
              <w:t>6</w:t>
            </w:r>
          </w:p>
        </w:tc>
        <w:tc>
          <w:tcPr>
            <w:tcW w:w="2000" w:type="dxa"/>
          </w:tcPr>
          <w:p w14:paraId="1D13DAB7">
            <w:pPr>
              <w:spacing w:after="0" w:line="240" w:lineRule="auto"/>
            </w:pPr>
            <w:r>
              <w:rPr>
                <w:sz w:val="17"/>
              </w:rPr>
              <w:t>AccessGrant</w:t>
            </w:r>
          </w:p>
        </w:tc>
        <w:tc>
          <w:tcPr>
            <w:tcW w:w="4200" w:type="dxa"/>
          </w:tcPr>
          <w:p w14:paraId="627486A5">
            <w:pPr>
              <w:spacing w:after="0" w:line="240" w:lineRule="auto"/>
            </w:pPr>
            <w:r>
              <w:rPr>
                <w:sz w:val="17"/>
              </w:rPr>
              <w:t>Cặp khu – vai trò gán cho tài khoản; quyền thực tế là hợp quyền các vai trò trong khu tương ứng.</w:t>
            </w:r>
          </w:p>
        </w:tc>
        <w:tc>
          <w:tcPr>
            <w:tcW w:w="2333" w:type="dxa"/>
          </w:tcPr>
          <w:p w14:paraId="422B9C31">
            <w:pPr>
              <w:spacing w:after="0" w:line="240" w:lineRule="auto"/>
            </w:pPr>
            <w:r>
              <w:rPr>
                <w:sz w:val="17"/>
              </w:rPr>
              <w:t>UC11; BR-01/19 / C</w:t>
            </w:r>
          </w:p>
        </w:tc>
      </w:tr>
      <w:tr w14:paraId="0FDC2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7D9A9BF5">
            <w:pPr>
              <w:spacing w:after="0" w:line="240" w:lineRule="auto"/>
            </w:pPr>
            <w:r>
              <w:rPr>
                <w:sz w:val="17"/>
              </w:rPr>
              <w:t>7</w:t>
            </w:r>
          </w:p>
        </w:tc>
        <w:tc>
          <w:tcPr>
            <w:tcW w:w="2000" w:type="dxa"/>
          </w:tcPr>
          <w:p w14:paraId="35E6D608">
            <w:pPr>
              <w:spacing w:after="0" w:line="240" w:lineRule="auto"/>
            </w:pPr>
            <w:r>
              <w:rPr>
                <w:sz w:val="17"/>
              </w:rPr>
              <w:t>FarmingZone</w:t>
            </w:r>
          </w:p>
        </w:tc>
        <w:tc>
          <w:tcPr>
            <w:tcW w:w="4200" w:type="dxa"/>
          </w:tcPr>
          <w:p w14:paraId="202814A8">
            <w:pPr>
              <w:spacing w:after="0" w:line="240" w:lineRule="auto"/>
            </w:pPr>
            <w:r>
              <w:rPr>
                <w:sz w:val="17"/>
              </w:rPr>
              <w:t>Đơn vị tổ chức bè và phạm vi phân quyền theo khu; vị trí/tọa độ dùng cho trang truy xuất và bản đồ.</w:t>
            </w:r>
          </w:p>
        </w:tc>
        <w:tc>
          <w:tcPr>
            <w:tcW w:w="2333" w:type="dxa"/>
          </w:tcPr>
          <w:p w14:paraId="74028512">
            <w:pPr>
              <w:spacing w:after="0" w:line="240" w:lineRule="auto"/>
            </w:pPr>
            <w:r>
              <w:rPr>
                <w:sz w:val="17"/>
              </w:rPr>
              <w:t>UC15, UC11, UC26; BF-01; BR-07 / C</w:t>
            </w:r>
          </w:p>
        </w:tc>
      </w:tr>
      <w:tr w14:paraId="0315E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0BB52B04">
            <w:pPr>
              <w:spacing w:after="0" w:line="240" w:lineRule="auto"/>
            </w:pPr>
            <w:r>
              <w:rPr>
                <w:sz w:val="17"/>
              </w:rPr>
              <w:t>8</w:t>
            </w:r>
          </w:p>
        </w:tc>
        <w:tc>
          <w:tcPr>
            <w:tcW w:w="2000" w:type="dxa"/>
          </w:tcPr>
          <w:p w14:paraId="0D232C2E">
            <w:pPr>
              <w:spacing w:after="0" w:line="240" w:lineRule="auto"/>
            </w:pPr>
            <w:r>
              <w:rPr>
                <w:sz w:val="17"/>
              </w:rPr>
              <w:t>ZoneComplianceDocument</w:t>
            </w:r>
          </w:p>
        </w:tc>
        <w:tc>
          <w:tcPr>
            <w:tcW w:w="4200" w:type="dxa"/>
          </w:tcPr>
          <w:p w14:paraId="20E0954A">
            <w:pPr>
              <w:spacing w:after="0" w:line="240" w:lineRule="auto"/>
            </w:pPr>
            <w:r>
              <w:rPr>
                <w:sz w:val="17"/>
              </w:rPr>
              <w:t>Đại diện giấy tờ pháp lý có thể áp dụng cho nhiều vùng.</w:t>
            </w:r>
          </w:p>
        </w:tc>
        <w:tc>
          <w:tcPr>
            <w:tcW w:w="2333" w:type="dxa"/>
          </w:tcPr>
          <w:p w14:paraId="45C925A0">
            <w:pPr>
              <w:spacing w:after="0" w:line="240" w:lineRule="auto"/>
            </w:pPr>
            <w:r>
              <w:rPr>
                <w:sz w:val="17"/>
              </w:rPr>
              <w:t>UC15 / C</w:t>
            </w:r>
          </w:p>
        </w:tc>
      </w:tr>
      <w:tr w14:paraId="60013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34333AAB">
            <w:pPr>
              <w:spacing w:after="0" w:line="240" w:lineRule="auto"/>
            </w:pPr>
            <w:r>
              <w:rPr>
                <w:sz w:val="17"/>
              </w:rPr>
              <w:t>9</w:t>
            </w:r>
          </w:p>
        </w:tc>
        <w:tc>
          <w:tcPr>
            <w:tcW w:w="2000" w:type="dxa"/>
          </w:tcPr>
          <w:p w14:paraId="5FE5579F">
            <w:pPr>
              <w:spacing w:after="0" w:line="240" w:lineRule="auto"/>
            </w:pPr>
            <w:r>
              <w:rPr>
                <w:sz w:val="17"/>
              </w:rPr>
              <w:t>DocumentZoneScope</w:t>
            </w:r>
          </w:p>
        </w:tc>
        <w:tc>
          <w:tcPr>
            <w:tcW w:w="4200" w:type="dxa"/>
          </w:tcPr>
          <w:p w14:paraId="0FE515D3">
            <w:pPr>
              <w:spacing w:after="0" w:line="240" w:lineRule="auto"/>
            </w:pPr>
            <w:r>
              <w:rPr>
                <w:sz w:val="17"/>
              </w:rPr>
              <w:t>Gắn đúng phạm vi vùng mà từng giấy tờ tuân thủ thực sự bao phủ.</w:t>
            </w:r>
          </w:p>
        </w:tc>
        <w:tc>
          <w:tcPr>
            <w:tcW w:w="2333" w:type="dxa"/>
          </w:tcPr>
          <w:p w14:paraId="1310EE0E">
            <w:pPr>
              <w:spacing w:after="0" w:line="240" w:lineRule="auto"/>
            </w:pPr>
            <w:r>
              <w:rPr>
                <w:sz w:val="17"/>
              </w:rPr>
              <w:t>UC15; suy luận quan hệ nhiều-nhiều / I</w:t>
            </w:r>
          </w:p>
        </w:tc>
      </w:tr>
      <w:tr w14:paraId="38D2F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6619C839">
            <w:pPr>
              <w:spacing w:after="0" w:line="240" w:lineRule="auto"/>
            </w:pPr>
            <w:r>
              <w:rPr>
                <w:sz w:val="17"/>
              </w:rPr>
              <w:t>10</w:t>
            </w:r>
          </w:p>
        </w:tc>
        <w:tc>
          <w:tcPr>
            <w:tcW w:w="2000" w:type="dxa"/>
          </w:tcPr>
          <w:p w14:paraId="1B117FC2">
            <w:pPr>
              <w:spacing w:after="0" w:line="240" w:lineRule="auto"/>
            </w:pPr>
            <w:r>
              <w:rPr>
                <w:sz w:val="17"/>
              </w:rPr>
              <w:t>Raft</w:t>
            </w:r>
          </w:p>
        </w:tc>
        <w:tc>
          <w:tcPr>
            <w:tcW w:w="4200" w:type="dxa"/>
          </w:tcPr>
          <w:p w14:paraId="48A62E07">
            <w:pPr>
              <w:spacing w:after="0" w:line="240" w:lineRule="auto"/>
            </w:pPr>
            <w:r>
              <w:rPr>
                <w:sz w:val="17"/>
              </w:rPr>
              <w:t>Kết cấu thực địa tập hợp các lối; nguồn của thả và thu.</w:t>
            </w:r>
          </w:p>
        </w:tc>
        <w:tc>
          <w:tcPr>
            <w:tcW w:w="2333" w:type="dxa"/>
          </w:tcPr>
          <w:p w14:paraId="42F4D38A">
            <w:pPr>
              <w:spacing w:after="0" w:line="240" w:lineRule="auto"/>
            </w:pPr>
            <w:r>
              <w:rPr>
                <w:sz w:val="17"/>
              </w:rPr>
              <w:t>UC18; BR-01 / C</w:t>
            </w:r>
          </w:p>
        </w:tc>
      </w:tr>
      <w:tr w14:paraId="71439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330AE502">
            <w:pPr>
              <w:spacing w:after="0" w:line="240" w:lineRule="auto"/>
            </w:pPr>
            <w:r>
              <w:rPr>
                <w:sz w:val="17"/>
              </w:rPr>
              <w:t>11</w:t>
            </w:r>
          </w:p>
        </w:tc>
        <w:tc>
          <w:tcPr>
            <w:tcW w:w="2000" w:type="dxa"/>
          </w:tcPr>
          <w:p w14:paraId="3F0851D3">
            <w:pPr>
              <w:spacing w:after="0" w:line="240" w:lineRule="auto"/>
            </w:pPr>
            <w:r>
              <w:rPr>
                <w:sz w:val="17"/>
              </w:rPr>
              <w:t>RaftLayoutVersion</w:t>
            </w:r>
          </w:p>
        </w:tc>
        <w:tc>
          <w:tcPr>
            <w:tcW w:w="4200" w:type="dxa"/>
          </w:tcPr>
          <w:p w14:paraId="12251926">
            <w:pPr>
              <w:spacing w:after="0" w:line="240" w:lineRule="auto"/>
            </w:pPr>
            <w:r>
              <w:rPr>
                <w:sz w:val="17"/>
              </w:rPr>
              <w:t>Cố định cách đọc mốc lối khi sơ đồ bè đổi.</w:t>
            </w:r>
          </w:p>
        </w:tc>
        <w:tc>
          <w:tcPr>
            <w:tcW w:w="2333" w:type="dxa"/>
          </w:tcPr>
          <w:p w14:paraId="6CA59F01">
            <w:pPr>
              <w:spacing w:after="0" w:line="240" w:lineRule="auto"/>
            </w:pPr>
            <w:r>
              <w:rPr>
                <w:sz w:val="17"/>
              </w:rPr>
              <w:t>UC18; BR-02/03 / I</w:t>
            </w:r>
          </w:p>
        </w:tc>
      </w:tr>
      <w:tr w14:paraId="564C5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7FF76CAB">
            <w:pPr>
              <w:spacing w:after="0" w:line="240" w:lineRule="auto"/>
            </w:pPr>
            <w:r>
              <w:rPr>
                <w:sz w:val="17"/>
              </w:rPr>
              <w:t>12</w:t>
            </w:r>
          </w:p>
        </w:tc>
        <w:tc>
          <w:tcPr>
            <w:tcW w:w="2000" w:type="dxa"/>
          </w:tcPr>
          <w:p w14:paraId="46A5F179">
            <w:pPr>
              <w:spacing w:after="0" w:line="240" w:lineRule="auto"/>
            </w:pPr>
            <w:r>
              <w:rPr>
                <w:sz w:val="17"/>
              </w:rPr>
              <w:t>Lane</w:t>
            </w:r>
          </w:p>
        </w:tc>
        <w:tc>
          <w:tcPr>
            <w:tcW w:w="4200" w:type="dxa"/>
          </w:tcPr>
          <w:p w14:paraId="3D4652C2">
            <w:pPr>
              <w:spacing w:after="0" w:line="240" w:lineRule="auto"/>
            </w:pPr>
            <w:r>
              <w:rPr>
                <w:sz w:val="17"/>
              </w:rPr>
              <w:t>Đơn vị có mã và lịch sử riêng để tô phần chiều dài đã thu.</w:t>
            </w:r>
          </w:p>
        </w:tc>
        <w:tc>
          <w:tcPr>
            <w:tcW w:w="2333" w:type="dxa"/>
          </w:tcPr>
          <w:p w14:paraId="546F1B81">
            <w:pPr>
              <w:spacing w:after="0" w:line="240" w:lineRule="auto"/>
            </w:pPr>
            <w:r>
              <w:rPr>
                <w:sz w:val="17"/>
              </w:rPr>
              <w:t>UC18, UC25, UC30–31; BR-02/03 / C</w:t>
            </w:r>
          </w:p>
        </w:tc>
      </w:tr>
      <w:tr w14:paraId="5BA37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715E73BC">
            <w:pPr>
              <w:spacing w:after="0" w:line="240" w:lineRule="auto"/>
            </w:pPr>
            <w:r>
              <w:rPr>
                <w:sz w:val="17"/>
              </w:rPr>
              <w:t>13</w:t>
            </w:r>
          </w:p>
        </w:tc>
        <w:tc>
          <w:tcPr>
            <w:tcW w:w="2000" w:type="dxa"/>
          </w:tcPr>
          <w:p w14:paraId="08B7424F">
            <w:pPr>
              <w:spacing w:after="0" w:line="240" w:lineRule="auto"/>
            </w:pPr>
            <w:r>
              <w:rPr>
                <w:sz w:val="17"/>
              </w:rPr>
              <w:t>OysterSeedType</w:t>
            </w:r>
          </w:p>
        </w:tc>
        <w:tc>
          <w:tcPr>
            <w:tcW w:w="4200" w:type="dxa"/>
          </w:tcPr>
          <w:p w14:paraId="4ADCB6E7">
            <w:pPr>
              <w:spacing w:after="0" w:line="240" w:lineRule="auto"/>
            </w:pPr>
            <w:r>
              <w:rPr>
                <w:sz w:val="17"/>
              </w:rPr>
              <w:t>Danh mục giống không đồng nhất với nguồn nhập từng lần.</w:t>
            </w:r>
          </w:p>
        </w:tc>
        <w:tc>
          <w:tcPr>
            <w:tcW w:w="2333" w:type="dxa"/>
          </w:tcPr>
          <w:p w14:paraId="6F1E9338">
            <w:pPr>
              <w:spacing w:after="0" w:line="240" w:lineRule="auto"/>
            </w:pPr>
            <w:r>
              <w:rPr>
                <w:sz w:val="17"/>
              </w:rPr>
              <w:t>UC20, UC23; BR-04 / C</w:t>
            </w:r>
          </w:p>
        </w:tc>
      </w:tr>
      <w:tr w14:paraId="59221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2F4A7C26">
            <w:pPr>
              <w:spacing w:after="0" w:line="240" w:lineRule="auto"/>
            </w:pPr>
            <w:r>
              <w:rPr>
                <w:sz w:val="17"/>
              </w:rPr>
              <w:t>14</w:t>
            </w:r>
          </w:p>
        </w:tc>
        <w:tc>
          <w:tcPr>
            <w:tcW w:w="2000" w:type="dxa"/>
          </w:tcPr>
          <w:p w14:paraId="6B283A4E">
            <w:pPr>
              <w:spacing w:after="0" w:line="240" w:lineRule="auto"/>
            </w:pPr>
            <w:r>
              <w:rPr>
                <w:sz w:val="17"/>
              </w:rPr>
              <w:t>SeedSupplier</w:t>
            </w:r>
          </w:p>
        </w:tc>
        <w:tc>
          <w:tcPr>
            <w:tcW w:w="4200" w:type="dxa"/>
          </w:tcPr>
          <w:p w14:paraId="119CB0A7">
            <w:pPr>
              <w:spacing w:after="0" w:line="240" w:lineRule="auto"/>
            </w:pPr>
            <w:r>
              <w:rPr>
                <w:sz w:val="17"/>
              </w:rPr>
              <w:t>Nhà cung cấp có danh tính/liên hệ tái dùng qua nhiều lần nhập.</w:t>
            </w:r>
          </w:p>
        </w:tc>
        <w:tc>
          <w:tcPr>
            <w:tcW w:w="2333" w:type="dxa"/>
          </w:tcPr>
          <w:p w14:paraId="5AFA8D4E">
            <w:pPr>
              <w:spacing w:after="0" w:line="240" w:lineRule="auto"/>
            </w:pPr>
            <w:r>
              <w:rPr>
                <w:sz w:val="17"/>
              </w:rPr>
              <w:t>UC22–23 / C</w:t>
            </w:r>
          </w:p>
        </w:tc>
      </w:tr>
      <w:tr w14:paraId="7654B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1D18DB0F">
            <w:pPr>
              <w:spacing w:after="0" w:line="240" w:lineRule="auto"/>
            </w:pPr>
            <w:r>
              <w:rPr>
                <w:sz w:val="17"/>
              </w:rPr>
              <w:t>15</w:t>
            </w:r>
          </w:p>
        </w:tc>
        <w:tc>
          <w:tcPr>
            <w:tcW w:w="2000" w:type="dxa"/>
          </w:tcPr>
          <w:p w14:paraId="512DE549">
            <w:pPr>
              <w:spacing w:after="0" w:line="240" w:lineRule="auto"/>
            </w:pPr>
            <w:r>
              <w:rPr>
                <w:sz w:val="17"/>
              </w:rPr>
              <w:t>SeedReceiptLot</w:t>
            </w:r>
          </w:p>
        </w:tc>
        <w:tc>
          <w:tcPr>
            <w:tcW w:w="4200" w:type="dxa"/>
          </w:tcPr>
          <w:p w14:paraId="2DBDDD19">
            <w:pPr>
              <w:spacing w:after="0" w:line="240" w:lineRule="auto"/>
            </w:pPr>
            <w:r>
              <w:rPr>
                <w:sz w:val="17"/>
              </w:rPr>
              <w:t>Giữ nguồn thực tế, lượng, đơn vị và chứng cứ của từng lần nhận giống.</w:t>
            </w:r>
          </w:p>
        </w:tc>
        <w:tc>
          <w:tcPr>
            <w:tcW w:w="2333" w:type="dxa"/>
          </w:tcPr>
          <w:p w14:paraId="0B3AAA74">
            <w:pPr>
              <w:spacing w:after="0" w:line="240" w:lineRule="auto"/>
            </w:pPr>
            <w:r>
              <w:rPr>
                <w:sz w:val="17"/>
              </w:rPr>
              <w:t>UC23–25; BR-04 / C</w:t>
            </w:r>
          </w:p>
        </w:tc>
      </w:tr>
      <w:tr w14:paraId="1FE5F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5CAB92BC">
            <w:pPr>
              <w:spacing w:after="0" w:line="240" w:lineRule="auto"/>
            </w:pPr>
            <w:r>
              <w:rPr>
                <w:sz w:val="17"/>
              </w:rPr>
              <w:t>16</w:t>
            </w:r>
          </w:p>
        </w:tc>
        <w:tc>
          <w:tcPr>
            <w:tcW w:w="2000" w:type="dxa"/>
          </w:tcPr>
          <w:p w14:paraId="44A98934">
            <w:pPr>
              <w:spacing w:after="0" w:line="240" w:lineRule="auto"/>
            </w:pPr>
            <w:r>
              <w:rPr>
                <w:sz w:val="17"/>
              </w:rPr>
              <w:t>CultivationCycle</w:t>
            </w:r>
          </w:p>
        </w:tc>
        <w:tc>
          <w:tcPr>
            <w:tcW w:w="4200" w:type="dxa"/>
          </w:tcPr>
          <w:p w14:paraId="5BD54701">
            <w:pPr>
              <w:spacing w:after="0" w:line="240" w:lineRule="auto"/>
            </w:pPr>
            <w:r>
              <w:rPr>
                <w:sz w:val="17"/>
              </w:rPr>
              <w:t>Gom lịch sử thả/chăm sóc/thu cho một vòng nuôi có điều kiện đóng.</w:t>
            </w:r>
          </w:p>
        </w:tc>
        <w:tc>
          <w:tcPr>
            <w:tcW w:w="2333" w:type="dxa"/>
          </w:tcPr>
          <w:p w14:paraId="0B6BA546">
            <w:pPr>
              <w:spacing w:after="0" w:line="240" w:lineRule="auto"/>
            </w:pPr>
            <w:r>
              <w:rPr>
                <w:sz w:val="17"/>
              </w:rPr>
              <w:t>UC24–27; BR-21 / C</w:t>
            </w:r>
          </w:p>
        </w:tc>
      </w:tr>
      <w:tr w14:paraId="0361F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61B774E4">
            <w:pPr>
              <w:spacing w:after="0" w:line="240" w:lineRule="auto"/>
            </w:pPr>
            <w:r>
              <w:rPr>
                <w:sz w:val="17"/>
              </w:rPr>
              <w:t>17</w:t>
            </w:r>
          </w:p>
        </w:tc>
        <w:tc>
          <w:tcPr>
            <w:tcW w:w="2000" w:type="dxa"/>
          </w:tcPr>
          <w:p w14:paraId="3CD62BB9">
            <w:pPr>
              <w:spacing w:after="0" w:line="240" w:lineRule="auto"/>
            </w:pPr>
            <w:r>
              <w:rPr>
                <w:sz w:val="17"/>
              </w:rPr>
              <w:t>SeedingEvent</w:t>
            </w:r>
          </w:p>
        </w:tc>
        <w:tc>
          <w:tcPr>
            <w:tcW w:w="4200" w:type="dxa"/>
          </w:tcPr>
          <w:p w14:paraId="48A8E1CB">
            <w:pPr>
              <w:spacing w:after="0" w:line="240" w:lineRule="auto"/>
            </w:pPr>
            <w:r>
              <w:rPr>
                <w:sz w:val="17"/>
              </w:rPr>
              <w:t>Một vụ được thả trong nhiều buổi/ngày khác nhau.</w:t>
            </w:r>
          </w:p>
        </w:tc>
        <w:tc>
          <w:tcPr>
            <w:tcW w:w="2333" w:type="dxa"/>
          </w:tcPr>
          <w:p w14:paraId="7C2CCA9B">
            <w:pPr>
              <w:spacing w:after="0" w:line="240" w:lineRule="auto"/>
            </w:pPr>
            <w:r>
              <w:rPr>
                <w:sz w:val="17"/>
              </w:rPr>
              <w:t>UC25 / C</w:t>
            </w:r>
          </w:p>
        </w:tc>
      </w:tr>
      <w:tr w14:paraId="3ABF9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4B46ED00">
            <w:pPr>
              <w:spacing w:after="0" w:line="240" w:lineRule="auto"/>
            </w:pPr>
            <w:r>
              <w:rPr>
                <w:sz w:val="17"/>
              </w:rPr>
              <w:t>18</w:t>
            </w:r>
          </w:p>
        </w:tc>
        <w:tc>
          <w:tcPr>
            <w:tcW w:w="2000" w:type="dxa"/>
          </w:tcPr>
          <w:p w14:paraId="53879E6A">
            <w:pPr>
              <w:spacing w:after="0" w:line="240" w:lineRule="auto"/>
            </w:pPr>
            <w:r>
              <w:rPr>
                <w:sz w:val="17"/>
              </w:rPr>
              <w:t>LaneSegment</w:t>
            </w:r>
          </w:p>
        </w:tc>
        <w:tc>
          <w:tcPr>
            <w:tcW w:w="4200" w:type="dxa"/>
          </w:tcPr>
          <w:p w14:paraId="34CB31C0">
            <w:pPr>
              <w:spacing w:after="0" w:line="240" w:lineRule="auto"/>
            </w:pPr>
            <w:r>
              <w:rPr>
                <w:sz w:val="17"/>
              </w:rPr>
              <w:t>Một cấu trúc chung cho mọi đoạn lối tính từ mốc A/B: đã thả, dự kiến thu, đã thu, loại bỏ; là dữ liệu tô màu sơ đồ bè, kế hoạch thu và nguồn của lô.</w:t>
            </w:r>
          </w:p>
        </w:tc>
        <w:tc>
          <w:tcPr>
            <w:tcW w:w="2333" w:type="dxa"/>
          </w:tcPr>
          <w:p w14:paraId="3E8D3EF3">
            <w:pPr>
              <w:spacing w:after="0" w:line="240" w:lineRule="auto"/>
            </w:pPr>
            <w:r>
              <w:rPr>
                <w:sz w:val="17"/>
              </w:rPr>
              <w:t>UC18, UC25–27, UC30–31, UC36–38; BR-03/10/21 / I</w:t>
            </w:r>
          </w:p>
        </w:tc>
      </w:tr>
      <w:tr w14:paraId="12398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5DC06B00">
            <w:pPr>
              <w:spacing w:after="0" w:line="240" w:lineRule="auto"/>
            </w:pPr>
            <w:r>
              <w:rPr>
                <w:sz w:val="17"/>
              </w:rPr>
              <w:t>19</w:t>
            </w:r>
          </w:p>
        </w:tc>
        <w:tc>
          <w:tcPr>
            <w:tcW w:w="2000" w:type="dxa"/>
          </w:tcPr>
          <w:p w14:paraId="3AB15C60">
            <w:pPr>
              <w:spacing w:after="0" w:line="240" w:lineRule="auto"/>
            </w:pPr>
            <w:r>
              <w:rPr>
                <w:sz w:val="17"/>
              </w:rPr>
              <w:t>CultivationLogEntry</w:t>
            </w:r>
          </w:p>
        </w:tc>
        <w:tc>
          <w:tcPr>
            <w:tcW w:w="4200" w:type="dxa"/>
          </w:tcPr>
          <w:p w14:paraId="5B4AF2A4">
            <w:pPr>
              <w:spacing w:after="0" w:line="240" w:lineRule="auto"/>
            </w:pPr>
            <w:r>
              <w:rPr>
                <w:sz w:val="17"/>
              </w:rPr>
              <w:t>Lưu sự việc/quan sát nuôi trồng không thuộc bản đo nước có cấu trúc.</w:t>
            </w:r>
          </w:p>
        </w:tc>
        <w:tc>
          <w:tcPr>
            <w:tcW w:w="2333" w:type="dxa"/>
          </w:tcPr>
          <w:p w14:paraId="15D9738C">
            <w:pPr>
              <w:spacing w:after="0" w:line="240" w:lineRule="auto"/>
            </w:pPr>
            <w:r>
              <w:rPr>
                <w:sz w:val="17"/>
              </w:rPr>
              <w:t>UC26 / C</w:t>
            </w:r>
          </w:p>
        </w:tc>
      </w:tr>
      <w:tr w14:paraId="4BBC8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31C25BE1">
            <w:pPr>
              <w:spacing w:after="0" w:line="240" w:lineRule="auto"/>
            </w:pPr>
            <w:r>
              <w:rPr>
                <w:sz w:val="17"/>
              </w:rPr>
              <w:t>20</w:t>
            </w:r>
          </w:p>
        </w:tc>
        <w:tc>
          <w:tcPr>
            <w:tcW w:w="2000" w:type="dxa"/>
          </w:tcPr>
          <w:p w14:paraId="6B8A7E97">
            <w:pPr>
              <w:spacing w:after="0" w:line="240" w:lineRule="auto"/>
            </w:pPr>
            <w:r>
              <w:rPr>
                <w:sz w:val="17"/>
              </w:rPr>
              <w:t>WaterMeasurement</w:t>
            </w:r>
          </w:p>
        </w:tc>
        <w:tc>
          <w:tcPr>
            <w:tcW w:w="4200" w:type="dxa"/>
          </w:tcPr>
          <w:p w14:paraId="1C3BC441">
            <w:pPr>
              <w:spacing w:after="0" w:line="240" w:lineRule="auto"/>
            </w:pPr>
            <w:r>
              <w:rPr>
                <w:sz w:val="17"/>
              </w:rPr>
              <w:t>OCR chỉ là nháp tới khi người dùng xác nhận hai chỉ số pH và độ mặn.</w:t>
            </w:r>
          </w:p>
        </w:tc>
        <w:tc>
          <w:tcPr>
            <w:tcW w:w="2333" w:type="dxa"/>
          </w:tcPr>
          <w:p w14:paraId="59B09CDD">
            <w:pPr>
              <w:spacing w:after="0" w:line="240" w:lineRule="auto"/>
            </w:pPr>
            <w:r>
              <w:rPr>
                <w:sz w:val="17"/>
              </w:rPr>
              <w:t>UC26, UC69; BR-06/07 / C</w:t>
            </w:r>
          </w:p>
        </w:tc>
      </w:tr>
      <w:tr w14:paraId="7144A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4C0A624F">
            <w:pPr>
              <w:spacing w:after="0" w:line="240" w:lineRule="auto"/>
            </w:pPr>
            <w:r>
              <w:rPr>
                <w:sz w:val="17"/>
              </w:rPr>
              <w:t>21</w:t>
            </w:r>
          </w:p>
        </w:tc>
        <w:tc>
          <w:tcPr>
            <w:tcW w:w="2000" w:type="dxa"/>
          </w:tcPr>
          <w:p w14:paraId="67BAB22A">
            <w:pPr>
              <w:spacing w:after="0" w:line="240" w:lineRule="auto"/>
            </w:pPr>
            <w:r>
              <w:rPr>
                <w:sz w:val="17"/>
              </w:rPr>
              <w:t>Product</w:t>
            </w:r>
          </w:p>
        </w:tc>
        <w:tc>
          <w:tcPr>
            <w:tcW w:w="4200" w:type="dxa"/>
          </w:tcPr>
          <w:p w14:paraId="615765F7">
            <w:pPr>
              <w:spacing w:after="0" w:line="240" w:lineRule="auto"/>
            </w:pPr>
            <w:r>
              <w:rPr>
                <w:sz w:val="17"/>
              </w:rPr>
              <w:t>Mỗi đơn của thương lái chọn một sản phẩm trong danh mục, không gắn bảng giá; hàu không đóng gói, không chia cỡ.</w:t>
            </w:r>
          </w:p>
        </w:tc>
        <w:tc>
          <w:tcPr>
            <w:tcW w:w="2333" w:type="dxa"/>
          </w:tcPr>
          <w:p w14:paraId="5A89CE62">
            <w:pPr>
              <w:spacing w:after="0" w:line="240" w:lineRule="auto"/>
            </w:pPr>
            <w:r>
              <w:rPr>
                <w:sz w:val="17"/>
              </w:rPr>
              <w:t>UC20, UC43–44; BR-12 / C</w:t>
            </w:r>
          </w:p>
        </w:tc>
      </w:tr>
      <w:tr w14:paraId="2B620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2CBF31BD">
            <w:pPr>
              <w:spacing w:after="0" w:line="240" w:lineRule="auto"/>
            </w:pPr>
            <w:r>
              <w:rPr>
                <w:sz w:val="17"/>
              </w:rPr>
              <w:t>22</w:t>
            </w:r>
          </w:p>
        </w:tc>
        <w:tc>
          <w:tcPr>
            <w:tcW w:w="2000" w:type="dxa"/>
          </w:tcPr>
          <w:p w14:paraId="30396F56">
            <w:pPr>
              <w:spacing w:after="0" w:line="240" w:lineRule="auto"/>
            </w:pPr>
            <w:r>
              <w:rPr>
                <w:sz w:val="17"/>
              </w:rPr>
              <w:t>Customer</w:t>
            </w:r>
          </w:p>
        </w:tc>
        <w:tc>
          <w:tcPr>
            <w:tcW w:w="4200" w:type="dxa"/>
          </w:tcPr>
          <w:p w14:paraId="6288F57E">
            <w:pPr>
              <w:spacing w:after="0" w:line="240" w:lineRule="auto"/>
            </w:pPr>
            <w:r>
              <w:rPr>
                <w:sz w:val="17"/>
              </w:rPr>
              <w:t>Người mua có thể đặt qua điện thoại trước khi có account.</w:t>
            </w:r>
          </w:p>
        </w:tc>
        <w:tc>
          <w:tcPr>
            <w:tcW w:w="2333" w:type="dxa"/>
          </w:tcPr>
          <w:p w14:paraId="464B9E07">
            <w:pPr>
              <w:spacing w:after="0" w:line="240" w:lineRule="auto"/>
            </w:pPr>
            <w:r>
              <w:rPr>
                <w:sz w:val="17"/>
              </w:rPr>
              <w:t>UC01, UC42–43 / C</w:t>
            </w:r>
          </w:p>
        </w:tc>
      </w:tr>
      <w:tr w14:paraId="5C0B9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7FA9070A">
            <w:pPr>
              <w:spacing w:after="0" w:line="240" w:lineRule="auto"/>
            </w:pPr>
            <w:r>
              <w:rPr>
                <w:sz w:val="17"/>
              </w:rPr>
              <w:t>23</w:t>
            </w:r>
          </w:p>
        </w:tc>
        <w:tc>
          <w:tcPr>
            <w:tcW w:w="2000" w:type="dxa"/>
          </w:tcPr>
          <w:p w14:paraId="5243E181">
            <w:pPr>
              <w:spacing w:after="0" w:line="240" w:lineRule="auto"/>
            </w:pPr>
            <w:r>
              <w:rPr>
                <w:sz w:val="17"/>
              </w:rPr>
              <w:t>SalesOrder</w:t>
            </w:r>
          </w:p>
        </w:tc>
        <w:tc>
          <w:tcPr>
            <w:tcW w:w="4200" w:type="dxa"/>
          </w:tcPr>
          <w:p w14:paraId="3D895529">
            <w:pPr>
              <w:spacing w:after="0" w:line="240" w:lineRule="auto"/>
            </w:pPr>
            <w:r>
              <w:rPr>
                <w:sz w:val="17"/>
              </w:rPr>
              <w:t>Đơn đi trước mọi lần thu hoặc bán lại, giữ lượng thương lái yêu cầu.</w:t>
            </w:r>
          </w:p>
        </w:tc>
        <w:tc>
          <w:tcPr>
            <w:tcW w:w="2333" w:type="dxa"/>
          </w:tcPr>
          <w:p w14:paraId="37BA104A">
            <w:pPr>
              <w:spacing w:after="0" w:line="240" w:lineRule="auto"/>
            </w:pPr>
            <w:r>
              <w:rPr>
                <w:sz w:val="17"/>
              </w:rPr>
              <w:t>UC30, UC43–48, UC52; BR-08/12/17/22 / C</w:t>
            </w:r>
          </w:p>
        </w:tc>
      </w:tr>
      <w:tr w14:paraId="36CBA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5D5886BA">
            <w:pPr>
              <w:spacing w:after="0" w:line="240" w:lineRule="auto"/>
            </w:pPr>
            <w:r>
              <w:rPr>
                <w:sz w:val="17"/>
              </w:rPr>
              <w:t>24</w:t>
            </w:r>
          </w:p>
        </w:tc>
        <w:tc>
          <w:tcPr>
            <w:tcW w:w="2000" w:type="dxa"/>
          </w:tcPr>
          <w:p w14:paraId="149817EC">
            <w:pPr>
              <w:spacing w:after="0" w:line="240" w:lineRule="auto"/>
            </w:pPr>
            <w:r>
              <w:rPr>
                <w:sz w:val="17"/>
              </w:rPr>
              <w:t>HarvestEvent</w:t>
            </w:r>
          </w:p>
        </w:tc>
        <w:tc>
          <w:tcPr>
            <w:tcW w:w="4200" w:type="dxa"/>
          </w:tcPr>
          <w:p w14:paraId="3C9D5BF1">
            <w:pPr>
              <w:spacing w:after="0" w:line="240" w:lineRule="auto"/>
            </w:pPr>
            <w:r>
              <w:rPr>
                <w:sz w:val="17"/>
              </w:rPr>
              <w:t>Lưu lần thu thực tế theo ngày và ước tính tại bè.</w:t>
            </w:r>
          </w:p>
        </w:tc>
        <w:tc>
          <w:tcPr>
            <w:tcW w:w="2333" w:type="dxa"/>
          </w:tcPr>
          <w:p w14:paraId="06650C95">
            <w:pPr>
              <w:spacing w:after="0" w:line="240" w:lineRule="auto"/>
            </w:pPr>
            <w:r>
              <w:rPr>
                <w:sz w:val="17"/>
              </w:rPr>
              <w:t>UC31; BR-03/09/10/11 / C</w:t>
            </w:r>
          </w:p>
        </w:tc>
      </w:tr>
      <w:tr w14:paraId="5B426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5D8C296B">
            <w:pPr>
              <w:spacing w:after="0" w:line="240" w:lineRule="auto"/>
            </w:pPr>
            <w:r>
              <w:rPr>
                <w:sz w:val="17"/>
              </w:rPr>
              <w:t>25</w:t>
            </w:r>
          </w:p>
        </w:tc>
        <w:tc>
          <w:tcPr>
            <w:tcW w:w="2000" w:type="dxa"/>
          </w:tcPr>
          <w:p w14:paraId="53CC45ED">
            <w:pPr>
              <w:spacing w:after="0" w:line="240" w:lineRule="auto"/>
            </w:pPr>
            <w:r>
              <w:rPr>
                <w:sz w:val="17"/>
              </w:rPr>
              <w:t>TraceabilityLot</w:t>
            </w:r>
          </w:p>
        </w:tc>
        <w:tc>
          <w:tcPr>
            <w:tcW w:w="4200" w:type="dxa"/>
          </w:tcPr>
          <w:p w14:paraId="3DD9E18F">
            <w:pPr>
              <w:spacing w:after="0" w:line="240" w:lineRule="auto"/>
            </w:pPr>
            <w:r>
              <w:rPr>
                <w:sz w:val="17"/>
              </w:rPr>
              <w:t>Một đơn bán đầu gom nhiều nguồn thành một lô/QR dùng suốt lịch sử sau trả.</w:t>
            </w:r>
          </w:p>
        </w:tc>
        <w:tc>
          <w:tcPr>
            <w:tcW w:w="2333" w:type="dxa"/>
          </w:tcPr>
          <w:p w14:paraId="39779AD1">
            <w:pPr>
              <w:spacing w:after="0" w:line="240" w:lineRule="auto"/>
            </w:pPr>
            <w:r>
              <w:rPr>
                <w:sz w:val="17"/>
              </w:rPr>
              <w:t>UC31–41; BR-09/10/17/18 / C</w:t>
            </w:r>
          </w:p>
        </w:tc>
      </w:tr>
      <w:tr w14:paraId="0C66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25F01EA3">
            <w:pPr>
              <w:spacing w:after="0" w:line="240" w:lineRule="auto"/>
            </w:pPr>
            <w:r>
              <w:rPr>
                <w:sz w:val="17"/>
              </w:rPr>
              <w:t>26</w:t>
            </w:r>
          </w:p>
        </w:tc>
        <w:tc>
          <w:tcPr>
            <w:tcW w:w="2000" w:type="dxa"/>
          </w:tcPr>
          <w:p w14:paraId="2CD8E701">
            <w:pPr>
              <w:spacing w:after="0" w:line="240" w:lineRule="auto"/>
            </w:pPr>
            <w:r>
              <w:rPr>
                <w:sz w:val="17"/>
              </w:rPr>
              <w:t>PortWeighing</w:t>
            </w:r>
          </w:p>
        </w:tc>
        <w:tc>
          <w:tcPr>
            <w:tcW w:w="4200" w:type="dxa"/>
          </w:tcPr>
          <w:p w14:paraId="6BC3BE2E">
            <w:pPr>
              <w:spacing w:after="0" w:line="240" w:lineRule="auto"/>
            </w:pPr>
            <w:r>
              <w:rPr>
                <w:sz w:val="17"/>
              </w:rPr>
              <w:t>Số cân người mua xác nhận tại cảng là lượng tính tiền cho từng lần giao.</w:t>
            </w:r>
          </w:p>
        </w:tc>
        <w:tc>
          <w:tcPr>
            <w:tcW w:w="2333" w:type="dxa"/>
          </w:tcPr>
          <w:p w14:paraId="6532EA8F">
            <w:pPr>
              <w:spacing w:after="0" w:line="240" w:lineRule="auto"/>
            </w:pPr>
            <w:r>
              <w:rPr>
                <w:sz w:val="17"/>
              </w:rPr>
              <w:t>UC45; UC31–32; BR-11/14; BR-23 / C</w:t>
            </w:r>
          </w:p>
        </w:tc>
      </w:tr>
      <w:tr w14:paraId="6F396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40CCB3D3">
            <w:pPr>
              <w:spacing w:after="0" w:line="240" w:lineRule="auto"/>
            </w:pPr>
            <w:r>
              <w:rPr>
                <w:sz w:val="17"/>
              </w:rPr>
              <w:t>27</w:t>
            </w:r>
          </w:p>
        </w:tc>
        <w:tc>
          <w:tcPr>
            <w:tcW w:w="2000" w:type="dxa"/>
          </w:tcPr>
          <w:p w14:paraId="16F1145B">
            <w:pPr>
              <w:spacing w:after="0" w:line="240" w:lineRule="auto"/>
            </w:pPr>
            <w:r>
              <w:rPr>
                <w:sz w:val="17"/>
              </w:rPr>
              <w:t>PortHandover</w:t>
            </w:r>
          </w:p>
        </w:tc>
        <w:tc>
          <w:tcPr>
            <w:tcW w:w="4200" w:type="dxa"/>
          </w:tcPr>
          <w:p w14:paraId="14E5739A">
            <w:pPr>
              <w:spacing w:after="0" w:line="240" w:lineRule="auto"/>
            </w:pPr>
            <w:r>
              <w:rPr>
                <w:sz w:val="17"/>
              </w:rPr>
              <w:t>Chứng minh người mua hiện tại nhận hàng tại cảng sau cân.</w:t>
            </w:r>
          </w:p>
        </w:tc>
        <w:tc>
          <w:tcPr>
            <w:tcW w:w="2333" w:type="dxa"/>
          </w:tcPr>
          <w:p w14:paraId="60EE152A">
            <w:pPr>
              <w:spacing w:after="0" w:line="240" w:lineRule="auto"/>
            </w:pPr>
            <w:r>
              <w:rPr>
                <w:sz w:val="17"/>
              </w:rPr>
              <w:t>UC45–48 / C</w:t>
            </w:r>
          </w:p>
        </w:tc>
      </w:tr>
      <w:tr w14:paraId="14B96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33662644">
            <w:pPr>
              <w:spacing w:after="0" w:line="240" w:lineRule="auto"/>
            </w:pPr>
            <w:r>
              <w:rPr>
                <w:sz w:val="17"/>
              </w:rPr>
              <w:t>28</w:t>
            </w:r>
          </w:p>
        </w:tc>
        <w:tc>
          <w:tcPr>
            <w:tcW w:w="2000" w:type="dxa"/>
          </w:tcPr>
          <w:p w14:paraId="106C76B1">
            <w:pPr>
              <w:spacing w:after="0" w:line="240" w:lineRule="auto"/>
            </w:pPr>
            <w:r>
              <w:rPr>
                <w:sz w:val="17"/>
              </w:rPr>
              <w:t>SaleTransaction</w:t>
            </w:r>
          </w:p>
        </w:tc>
        <w:tc>
          <w:tcPr>
            <w:tcW w:w="4200" w:type="dxa"/>
          </w:tcPr>
          <w:p w14:paraId="4733AC9B">
            <w:pPr>
              <w:spacing w:after="0" w:line="240" w:lineRule="auto"/>
            </w:pPr>
            <w:r>
              <w:rPr>
                <w:sz w:val="17"/>
              </w:rPr>
              <w:t>Giá trị bán chốt sau cân, kèm giá đã thống nhất, tách khỏi đơn, thu tiền và điều chỉnh sau bán.</w:t>
            </w:r>
          </w:p>
        </w:tc>
        <w:tc>
          <w:tcPr>
            <w:tcW w:w="2333" w:type="dxa"/>
          </w:tcPr>
          <w:p w14:paraId="7A2FA8AE">
            <w:pPr>
              <w:spacing w:after="0" w:line="240" w:lineRule="auto"/>
            </w:pPr>
            <w:r>
              <w:rPr>
                <w:sz w:val="17"/>
              </w:rPr>
              <w:t>UC45, UC48–50; BR-12/13/18; BR-11 / C</w:t>
            </w:r>
          </w:p>
        </w:tc>
      </w:tr>
      <w:tr w14:paraId="267F2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000A0569">
            <w:pPr>
              <w:spacing w:after="0" w:line="240" w:lineRule="auto"/>
            </w:pPr>
            <w:r>
              <w:rPr>
                <w:sz w:val="17"/>
              </w:rPr>
              <w:t>29</w:t>
            </w:r>
          </w:p>
        </w:tc>
        <w:tc>
          <w:tcPr>
            <w:tcW w:w="2000" w:type="dxa"/>
          </w:tcPr>
          <w:p w14:paraId="026B4E8F">
            <w:pPr>
              <w:spacing w:after="0" w:line="240" w:lineRule="auto"/>
            </w:pPr>
            <w:r>
              <w:rPr>
                <w:sz w:val="17"/>
              </w:rPr>
              <w:t>TracePublicationVersion</w:t>
            </w:r>
          </w:p>
        </w:tc>
        <w:tc>
          <w:tcPr>
            <w:tcW w:w="4200" w:type="dxa"/>
          </w:tcPr>
          <w:p w14:paraId="2448C928">
            <w:pPr>
              <w:spacing w:after="0" w:line="240" w:lineRule="auto"/>
            </w:pPr>
            <w:r>
              <w:rPr>
                <w:sz w:val="17"/>
              </w:rPr>
              <w:t>QR chung có bản công khai có hiệu lực, có thể rút/đính chính và giữ bản cũ.</w:t>
            </w:r>
          </w:p>
        </w:tc>
        <w:tc>
          <w:tcPr>
            <w:tcW w:w="2333" w:type="dxa"/>
          </w:tcPr>
          <w:p w14:paraId="514292B0">
            <w:pPr>
              <w:spacing w:after="0" w:line="240" w:lineRule="auto"/>
            </w:pPr>
            <w:r>
              <w:rPr>
                <w:sz w:val="17"/>
              </w:rPr>
              <w:t>UC32, UC39–41, UC45; BR-14/18 / C</w:t>
            </w:r>
          </w:p>
        </w:tc>
      </w:tr>
      <w:tr w14:paraId="4D5AF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552B6E92">
            <w:pPr>
              <w:spacing w:after="0" w:line="240" w:lineRule="auto"/>
            </w:pPr>
            <w:r>
              <w:rPr>
                <w:sz w:val="17"/>
              </w:rPr>
              <w:t>30</w:t>
            </w:r>
          </w:p>
        </w:tc>
        <w:tc>
          <w:tcPr>
            <w:tcW w:w="2000" w:type="dxa"/>
          </w:tcPr>
          <w:p w14:paraId="77A14B79">
            <w:pPr>
              <w:spacing w:after="0" w:line="240" w:lineRule="auto"/>
            </w:pPr>
            <w:r>
              <w:rPr>
                <w:sz w:val="17"/>
              </w:rPr>
              <w:t>TraceCorrection</w:t>
            </w:r>
          </w:p>
        </w:tc>
        <w:tc>
          <w:tcPr>
            <w:tcW w:w="4200" w:type="dxa"/>
          </w:tcPr>
          <w:p w14:paraId="460FF81A">
            <w:pPr>
              <w:spacing w:after="0" w:line="240" w:lineRule="auto"/>
            </w:pPr>
            <w:r>
              <w:rPr>
                <w:sz w:val="17"/>
              </w:rPr>
              <w:t>Sửa dữ liệu nguồn có lý do và tác động công bố, không xóa dấu vết cũ.</w:t>
            </w:r>
          </w:p>
        </w:tc>
        <w:tc>
          <w:tcPr>
            <w:tcW w:w="2333" w:type="dxa"/>
          </w:tcPr>
          <w:p w14:paraId="2081FD40">
            <w:pPr>
              <w:spacing w:after="0" w:line="240" w:lineRule="auto"/>
            </w:pPr>
            <w:r>
              <w:rPr>
                <w:sz w:val="17"/>
              </w:rPr>
              <w:t>UC32, UC39 / C</w:t>
            </w:r>
          </w:p>
        </w:tc>
      </w:tr>
      <w:tr w14:paraId="7A508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26ED1595">
            <w:pPr>
              <w:spacing w:after="0" w:line="240" w:lineRule="auto"/>
            </w:pPr>
            <w:r>
              <w:rPr>
                <w:sz w:val="17"/>
              </w:rPr>
              <w:t>31</w:t>
            </w:r>
          </w:p>
        </w:tc>
        <w:tc>
          <w:tcPr>
            <w:tcW w:w="2000" w:type="dxa"/>
          </w:tcPr>
          <w:p w14:paraId="419A4C64">
            <w:pPr>
              <w:spacing w:after="0" w:line="240" w:lineRule="auto"/>
            </w:pPr>
            <w:r>
              <w:rPr>
                <w:sz w:val="17"/>
              </w:rPr>
              <w:t>QualityClaim</w:t>
            </w:r>
          </w:p>
        </w:tc>
        <w:tc>
          <w:tcPr>
            <w:tcW w:w="4200" w:type="dxa"/>
          </w:tcPr>
          <w:p w14:paraId="0371E8DE">
            <w:pPr>
              <w:spacing w:after="0" w:line="240" w:lineRule="auto"/>
            </w:pPr>
            <w:r>
              <w:rPr>
                <w:sz w:val="17"/>
              </w:rPr>
              <w:t>Khiếu nại là yêu cầu chờ quyết định, chưa phải giảm tiền hay nhận trả.</w:t>
            </w:r>
          </w:p>
        </w:tc>
        <w:tc>
          <w:tcPr>
            <w:tcW w:w="2333" w:type="dxa"/>
          </w:tcPr>
          <w:p w14:paraId="429CBD99">
            <w:pPr>
              <w:spacing w:after="0" w:line="240" w:lineRule="auto"/>
            </w:pPr>
            <w:r>
              <w:rPr>
                <w:sz w:val="17"/>
              </w:rPr>
              <w:t>UC51–52; BR-15 / C</w:t>
            </w:r>
          </w:p>
        </w:tc>
      </w:tr>
      <w:tr w14:paraId="2BD87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24D1A72C">
            <w:pPr>
              <w:spacing w:after="0" w:line="240" w:lineRule="auto"/>
            </w:pPr>
            <w:r>
              <w:rPr>
                <w:sz w:val="17"/>
              </w:rPr>
              <w:t>32</w:t>
            </w:r>
          </w:p>
        </w:tc>
        <w:tc>
          <w:tcPr>
            <w:tcW w:w="2000" w:type="dxa"/>
          </w:tcPr>
          <w:p w14:paraId="039A3913">
            <w:pPr>
              <w:spacing w:after="0" w:line="240" w:lineRule="auto"/>
            </w:pPr>
            <w:r>
              <w:rPr>
                <w:sz w:val="17"/>
              </w:rPr>
              <w:t>SaleAdjustment</w:t>
            </w:r>
          </w:p>
        </w:tc>
        <w:tc>
          <w:tcPr>
            <w:tcW w:w="4200" w:type="dxa"/>
          </w:tcPr>
          <w:p w14:paraId="020FD5B6">
            <w:pPr>
              <w:spacing w:after="0" w:line="240" w:lineRule="auto"/>
            </w:pPr>
            <w:r>
              <w:rPr>
                <w:sz w:val="17"/>
              </w:rPr>
              <w:t>Điều chỉnh sau bán (giảm giá hoặc tăng/giảm khi sửa cân) có chứng từ riêng, không sửa giá bán gốc.</w:t>
            </w:r>
          </w:p>
        </w:tc>
        <w:tc>
          <w:tcPr>
            <w:tcW w:w="2333" w:type="dxa"/>
          </w:tcPr>
          <w:p w14:paraId="59ADADB6">
            <w:pPr>
              <w:spacing w:after="0" w:line="240" w:lineRule="auto"/>
            </w:pPr>
            <w:r>
              <w:rPr>
                <w:sz w:val="17"/>
              </w:rPr>
              <w:t>UC52–53; BR-15/16; BR-23/24 / C</w:t>
            </w:r>
          </w:p>
        </w:tc>
      </w:tr>
      <w:tr w14:paraId="1C60B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2A1E292A">
            <w:pPr>
              <w:spacing w:after="0" w:line="240" w:lineRule="auto"/>
            </w:pPr>
            <w:r>
              <w:rPr>
                <w:sz w:val="17"/>
              </w:rPr>
              <w:t>33</w:t>
            </w:r>
          </w:p>
        </w:tc>
        <w:tc>
          <w:tcPr>
            <w:tcW w:w="2000" w:type="dxa"/>
          </w:tcPr>
          <w:p w14:paraId="7D6F2334">
            <w:pPr>
              <w:spacing w:after="0" w:line="240" w:lineRule="auto"/>
            </w:pPr>
            <w:r>
              <w:rPr>
                <w:sz w:val="17"/>
              </w:rPr>
              <w:t>PhysicalReturn</w:t>
            </w:r>
          </w:p>
        </w:tc>
        <w:tc>
          <w:tcPr>
            <w:tcW w:w="4200" w:type="dxa"/>
          </w:tcPr>
          <w:p w14:paraId="70E903EE">
            <w:pPr>
              <w:spacing w:after="0" w:line="240" w:lineRule="auto"/>
            </w:pPr>
            <w:r>
              <w:rPr>
                <w:sz w:val="17"/>
              </w:rPr>
              <w:t>Ghi hàng đã thực sự quay về, tách khỏi credit/hoàn tiền.</w:t>
            </w:r>
          </w:p>
        </w:tc>
        <w:tc>
          <w:tcPr>
            <w:tcW w:w="2333" w:type="dxa"/>
          </w:tcPr>
          <w:p w14:paraId="4445057F">
            <w:pPr>
              <w:spacing w:after="0" w:line="240" w:lineRule="auto"/>
            </w:pPr>
            <w:r>
              <w:rPr>
                <w:sz w:val="17"/>
              </w:rPr>
              <w:t>UC52; BR-15/17; BR-22 / C</w:t>
            </w:r>
          </w:p>
        </w:tc>
      </w:tr>
      <w:tr w14:paraId="0DAC9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4B19DCB2">
            <w:pPr>
              <w:spacing w:after="0" w:line="240" w:lineRule="auto"/>
            </w:pPr>
            <w:r>
              <w:rPr>
                <w:sz w:val="17"/>
              </w:rPr>
              <w:t>34</w:t>
            </w:r>
          </w:p>
        </w:tc>
        <w:tc>
          <w:tcPr>
            <w:tcW w:w="2000" w:type="dxa"/>
          </w:tcPr>
          <w:p w14:paraId="0031BB88">
            <w:pPr>
              <w:spacing w:after="0" w:line="240" w:lineRule="auto"/>
            </w:pPr>
            <w:r>
              <w:rPr>
                <w:sz w:val="17"/>
              </w:rPr>
              <w:t>CustomerReceipt</w:t>
            </w:r>
          </w:p>
        </w:tc>
        <w:tc>
          <w:tcPr>
            <w:tcW w:w="4200" w:type="dxa"/>
          </w:tcPr>
          <w:p w14:paraId="19438D31">
            <w:pPr>
              <w:spacing w:after="0" w:line="240" w:lineRule="auto"/>
            </w:pPr>
            <w:r>
              <w:rPr>
                <w:sz w:val="17"/>
              </w:rPr>
              <w:t>Lưu lần tiền khách thực trả, kể cả trả nhiều lần hoặc ứng trước.</w:t>
            </w:r>
          </w:p>
        </w:tc>
        <w:tc>
          <w:tcPr>
            <w:tcW w:w="2333" w:type="dxa"/>
          </w:tcPr>
          <w:p w14:paraId="0EC851A0">
            <w:pPr>
              <w:spacing w:after="0" w:line="240" w:lineRule="auto"/>
            </w:pPr>
            <w:r>
              <w:rPr>
                <w:sz w:val="17"/>
              </w:rPr>
              <w:t>UC49–50; BR-13 / C</w:t>
            </w:r>
          </w:p>
        </w:tc>
      </w:tr>
      <w:tr w14:paraId="26021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067868DB">
            <w:pPr>
              <w:spacing w:after="0" w:line="240" w:lineRule="auto"/>
            </w:pPr>
            <w:r>
              <w:rPr>
                <w:sz w:val="17"/>
              </w:rPr>
              <w:t>35</w:t>
            </w:r>
          </w:p>
        </w:tc>
        <w:tc>
          <w:tcPr>
            <w:tcW w:w="2000" w:type="dxa"/>
          </w:tcPr>
          <w:p w14:paraId="7B41F376">
            <w:pPr>
              <w:spacing w:after="0" w:line="240" w:lineRule="auto"/>
            </w:pPr>
            <w:r>
              <w:rPr>
                <w:sz w:val="17"/>
              </w:rPr>
              <w:t>ReceiptAllocation</w:t>
            </w:r>
          </w:p>
        </w:tc>
        <w:tc>
          <w:tcPr>
            <w:tcW w:w="4200" w:type="dxa"/>
          </w:tcPr>
          <w:p w14:paraId="4F67AFB2">
            <w:pPr>
              <w:spacing w:after="0" w:line="240" w:lineRule="auto"/>
            </w:pPr>
            <w:r>
              <w:rPr>
                <w:sz w:val="17"/>
              </w:rPr>
              <w:t>Một khoản thu có thể phân vào nhiều sale mà tổng không vượt khoản đã nhận.</w:t>
            </w:r>
          </w:p>
        </w:tc>
        <w:tc>
          <w:tcPr>
            <w:tcW w:w="2333" w:type="dxa"/>
          </w:tcPr>
          <w:p w14:paraId="360E2DEB">
            <w:pPr>
              <w:spacing w:after="0" w:line="240" w:lineRule="auto"/>
            </w:pPr>
            <w:r>
              <w:rPr>
                <w:sz w:val="17"/>
              </w:rPr>
              <w:t>UC49–50 / C</w:t>
            </w:r>
          </w:p>
        </w:tc>
      </w:tr>
      <w:tr w14:paraId="0F756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45B0FE3A">
            <w:pPr>
              <w:spacing w:after="0" w:line="240" w:lineRule="auto"/>
            </w:pPr>
            <w:r>
              <w:rPr>
                <w:sz w:val="17"/>
              </w:rPr>
              <w:t>36</w:t>
            </w:r>
          </w:p>
        </w:tc>
        <w:tc>
          <w:tcPr>
            <w:tcW w:w="2000" w:type="dxa"/>
          </w:tcPr>
          <w:p w14:paraId="51BF1B3A">
            <w:pPr>
              <w:spacing w:after="0" w:line="240" w:lineRule="auto"/>
            </w:pPr>
            <w:r>
              <w:rPr>
                <w:sz w:val="17"/>
              </w:rPr>
              <w:t>CustomerCredit</w:t>
            </w:r>
          </w:p>
        </w:tc>
        <w:tc>
          <w:tcPr>
            <w:tcW w:w="4200" w:type="dxa"/>
          </w:tcPr>
          <w:p w14:paraId="75D8F673">
            <w:pPr>
              <w:spacing w:after="0" w:line="240" w:lineRule="auto"/>
            </w:pPr>
            <w:r>
              <w:rPr>
                <w:sz w:val="17"/>
              </w:rPr>
              <w:t>Theo dõi tín dụng do khoản giảm giá đã duyệt hoặc tiền đã thu chưa phân bổ; tín dụng khi chỉ trả hàng phát sinh từ quyết định của Chủ HTX ở UC52.</w:t>
            </w:r>
          </w:p>
        </w:tc>
        <w:tc>
          <w:tcPr>
            <w:tcW w:w="2333" w:type="dxa"/>
          </w:tcPr>
          <w:p w14:paraId="71AF2FAB">
            <w:pPr>
              <w:spacing w:after="0" w:line="240" w:lineRule="auto"/>
            </w:pPr>
            <w:r>
              <w:rPr>
                <w:sz w:val="17"/>
              </w:rPr>
              <w:t>UC50, UC52–54; BR-16, BR-22, BR-24 / I</w:t>
            </w:r>
          </w:p>
        </w:tc>
      </w:tr>
      <w:tr w14:paraId="0A733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5A64059C">
            <w:pPr>
              <w:spacing w:after="0" w:line="240" w:lineRule="auto"/>
            </w:pPr>
            <w:r>
              <w:rPr>
                <w:sz w:val="17"/>
              </w:rPr>
              <w:t>37</w:t>
            </w:r>
          </w:p>
        </w:tc>
        <w:tc>
          <w:tcPr>
            <w:tcW w:w="2000" w:type="dxa"/>
          </w:tcPr>
          <w:p w14:paraId="497336F5">
            <w:pPr>
              <w:spacing w:after="0" w:line="240" w:lineRule="auto"/>
            </w:pPr>
            <w:r>
              <w:rPr>
                <w:sz w:val="17"/>
              </w:rPr>
              <w:t>CustomerRefund</w:t>
            </w:r>
          </w:p>
        </w:tc>
        <w:tc>
          <w:tcPr>
            <w:tcW w:w="4200" w:type="dxa"/>
          </w:tcPr>
          <w:p w14:paraId="354402A2">
            <w:pPr>
              <w:spacing w:after="0" w:line="240" w:lineRule="auto"/>
            </w:pPr>
            <w:r>
              <w:rPr>
                <w:sz w:val="17"/>
              </w:rPr>
              <w:t>Chỉ ghi số tiền đã thực sự chi cho khách, theo từng lần.</w:t>
            </w:r>
          </w:p>
        </w:tc>
        <w:tc>
          <w:tcPr>
            <w:tcW w:w="2333" w:type="dxa"/>
          </w:tcPr>
          <w:p w14:paraId="7896E661">
            <w:pPr>
              <w:spacing w:after="0" w:line="240" w:lineRule="auto"/>
            </w:pPr>
            <w:r>
              <w:rPr>
                <w:sz w:val="17"/>
              </w:rPr>
              <w:t>UC54; BR-15/16 / C</w:t>
            </w:r>
          </w:p>
        </w:tc>
      </w:tr>
      <w:tr w14:paraId="1DC91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19919B5B">
            <w:pPr>
              <w:spacing w:after="0" w:line="240" w:lineRule="auto"/>
            </w:pPr>
            <w:r>
              <w:rPr>
                <w:sz w:val="17"/>
              </w:rPr>
              <w:t>38</w:t>
            </w:r>
          </w:p>
        </w:tc>
        <w:tc>
          <w:tcPr>
            <w:tcW w:w="2000" w:type="dxa"/>
          </w:tcPr>
          <w:p w14:paraId="244C77FC">
            <w:pPr>
              <w:spacing w:after="0" w:line="240" w:lineRule="auto"/>
            </w:pPr>
            <w:r>
              <w:rPr>
                <w:sz w:val="17"/>
              </w:rPr>
              <w:t>Contractor</w:t>
            </w:r>
          </w:p>
        </w:tc>
        <w:tc>
          <w:tcPr>
            <w:tcW w:w="4200" w:type="dxa"/>
          </w:tcPr>
          <w:p w14:paraId="761C7F3C">
            <w:pPr>
              <w:spacing w:after="0" w:line="240" w:lineRule="auto"/>
            </w:pPr>
            <w:r>
              <w:rPr>
                <w:sz w:val="17"/>
              </w:rPr>
              <w:t xml:space="preserve">Trung gian nhận khoán là người HTX liên hệ và chi tiền thời </w:t>
            </w:r>
            <w:del w:id="1683" w:author="Claude" w:date="2026-10-08T00:00:00Z">
              <w:r>
                <w:rPr>
                  <w:sz w:val="17"/>
                </w:rPr>
                <w:delText xml:space="preserve">vụ.</w:delText>
              </w:r>
            </w:del>
            <w:ins w:id="1684" w:author="Claude" w:date="2026-10-08T00:00:00Z">
              <w:r>
                <w:rPr>
                  <w:sz w:val="17"/>
                </w:rPr>
                <w:t xml:space="preserve">vụ, hoặc nhận khoán trọn một việc (UC56).</w:t>
              </w:r>
            </w:ins>
          </w:p>
        </w:tc>
        <w:tc>
          <w:tcPr>
            <w:tcW w:w="2333" w:type="dxa"/>
          </w:tcPr>
          <w:p w14:paraId="5C35E4D3">
            <w:pPr>
              <w:spacing w:after="0" w:line="240" w:lineRule="auto"/>
            </w:pPr>
            <w:r>
              <w:rPr>
                <w:sz w:val="17"/>
              </w:rPr>
              <w:t>UC55, UC58–61; BR-20 / C</w:t>
            </w:r>
          </w:p>
        </w:tc>
      </w:tr>
      <w:tr w14:paraId="410D5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4F0D4310">
            <w:pPr>
              <w:spacing w:after="0" w:line="240" w:lineRule="auto"/>
            </w:pPr>
            <w:r>
              <w:rPr>
                <w:sz w:val="17"/>
              </w:rPr>
              <w:t>39</w:t>
            </w:r>
          </w:p>
        </w:tc>
        <w:tc>
          <w:tcPr>
            <w:tcW w:w="2000" w:type="dxa"/>
          </w:tcPr>
          <w:p w14:paraId="526266B1">
            <w:pPr>
              <w:spacing w:after="0" w:line="240" w:lineRule="auto"/>
            </w:pPr>
            <w:r>
              <w:rPr>
                <w:sz w:val="17"/>
              </w:rPr>
              <w:t>SeasonalWorker</w:t>
            </w:r>
          </w:p>
        </w:tc>
        <w:tc>
          <w:tcPr>
            <w:tcW w:w="4200" w:type="dxa"/>
          </w:tcPr>
          <w:p w14:paraId="6800C6CE">
            <w:pPr>
              <w:spacing w:after="0" w:line="240" w:lineRule="auto"/>
            </w:pPr>
            <w:r>
              <w:rPr>
                <w:sz w:val="17"/>
              </w:rPr>
              <w:t>Từng người lao động thời vụ vẫn cần danh tính để tính công theo ngày.</w:t>
            </w:r>
          </w:p>
        </w:tc>
        <w:tc>
          <w:tcPr>
            <w:tcW w:w="2333" w:type="dxa"/>
          </w:tcPr>
          <w:p w14:paraId="0D339329">
            <w:pPr>
              <w:spacing w:after="0" w:line="240" w:lineRule="auto"/>
            </w:pPr>
            <w:r>
              <w:rPr>
                <w:sz w:val="17"/>
              </w:rPr>
              <w:t>UC55; BR-20 / C</w:t>
            </w:r>
          </w:p>
        </w:tc>
      </w:tr>
      <w:tr w14:paraId="792B7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6174719D">
            <w:pPr>
              <w:spacing w:after="0" w:line="240" w:lineRule="auto"/>
            </w:pPr>
            <w:r>
              <w:rPr>
                <w:sz w:val="17"/>
              </w:rPr>
              <w:t>40</w:t>
            </w:r>
          </w:p>
        </w:tc>
        <w:tc>
          <w:tcPr>
            <w:tcW w:w="2000" w:type="dxa"/>
          </w:tcPr>
          <w:p w14:paraId="7974AEBC">
            <w:pPr>
              <w:spacing w:after="0" w:line="240" w:lineRule="auto"/>
            </w:pPr>
            <w:r>
              <w:rPr>
                <w:sz w:val="17"/>
              </w:rPr>
              <w:t>WorkAssignment</w:t>
            </w:r>
          </w:p>
        </w:tc>
        <w:tc>
          <w:tcPr>
            <w:tcW w:w="4200" w:type="dxa"/>
          </w:tcPr>
          <w:p w14:paraId="2B3B2D31">
            <w:pPr>
              <w:spacing w:after="0" w:line="240" w:lineRule="auto"/>
            </w:pPr>
            <w:r>
              <w:rPr>
                <w:sz w:val="17"/>
              </w:rPr>
              <w:t>Ghi ai làm việc gì, ở đâu, ngày nào; việc khoán có thêm người nhận khoán, số tiền khoán và nghiệm thu.</w:t>
            </w:r>
          </w:p>
        </w:tc>
        <w:tc>
          <w:tcPr>
            <w:tcW w:w="2333" w:type="dxa"/>
          </w:tcPr>
          <w:p w14:paraId="282A8C81">
            <w:pPr>
              <w:spacing w:after="0" w:line="240" w:lineRule="auto"/>
            </w:pPr>
            <w:r>
              <w:rPr>
                <w:sz w:val="17"/>
              </w:rPr>
              <w:t>UC56 / C</w:t>
            </w:r>
          </w:p>
        </w:tc>
      </w:tr>
      <w:tr w14:paraId="4A82F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47952852">
            <w:pPr>
              <w:spacing w:after="0" w:line="240" w:lineRule="auto"/>
            </w:pPr>
            <w:r>
              <w:rPr>
                <w:sz w:val="17"/>
              </w:rPr>
              <w:t>41</w:t>
            </w:r>
          </w:p>
        </w:tc>
        <w:tc>
          <w:tcPr>
            <w:tcW w:w="2000" w:type="dxa"/>
          </w:tcPr>
          <w:p w14:paraId="746E41D2">
            <w:pPr>
              <w:spacing w:after="0" w:line="240" w:lineRule="auto"/>
            </w:pPr>
            <w:r>
              <w:rPr>
                <w:sz w:val="17"/>
              </w:rPr>
              <w:t>AttendanceRecord</w:t>
            </w:r>
          </w:p>
        </w:tc>
        <w:tc>
          <w:tcPr>
            <w:tcW w:w="4200" w:type="dxa"/>
          </w:tcPr>
          <w:p w14:paraId="07BED070">
            <w:pPr>
              <w:spacing w:after="0" w:line="240" w:lineRule="auto"/>
            </w:pPr>
            <w:r>
              <w:rPr>
                <w:sz w:val="17"/>
              </w:rPr>
              <w:t>Chấm công đúng từng người/ngày, không suy từ cả tổ; giữ đúng người nhận khoán của ngày làm.</w:t>
            </w:r>
          </w:p>
        </w:tc>
        <w:tc>
          <w:tcPr>
            <w:tcW w:w="2333" w:type="dxa"/>
          </w:tcPr>
          <w:p w14:paraId="135E9C4F">
            <w:pPr>
              <w:spacing w:after="0" w:line="240" w:lineRule="auto"/>
            </w:pPr>
            <w:r>
              <w:rPr>
                <w:sz w:val="17"/>
              </w:rPr>
              <w:t>UC57; BR-20 / C</w:t>
            </w:r>
          </w:p>
        </w:tc>
      </w:tr>
      <w:tr w14:paraId="6D76B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27192DFA">
            <w:pPr>
              <w:spacing w:after="0" w:line="240" w:lineRule="auto"/>
            </w:pPr>
            <w:r>
              <w:rPr>
                <w:sz w:val="17"/>
              </w:rPr>
              <w:t>42</w:t>
            </w:r>
          </w:p>
        </w:tc>
        <w:tc>
          <w:tcPr>
            <w:tcW w:w="2000" w:type="dxa"/>
          </w:tcPr>
          <w:p w14:paraId="6E3C0F0A">
            <w:pPr>
              <w:spacing w:after="0" w:line="240" w:lineRule="auto"/>
            </w:pPr>
            <w:r>
              <w:rPr>
                <w:sz w:val="17"/>
              </w:rPr>
              <w:t>PayRuleVersion</w:t>
            </w:r>
          </w:p>
        </w:tc>
        <w:tc>
          <w:tcPr>
            <w:tcW w:w="4200" w:type="dxa"/>
          </w:tcPr>
          <w:p w14:paraId="5A5D61B3">
            <w:pPr>
              <w:spacing w:after="0" w:line="240" w:lineRule="auto"/>
            </w:pPr>
            <w:r>
              <w:rPr>
                <w:sz w:val="17"/>
              </w:rPr>
              <w:t>Giữ mức lương tháng/đơn giá công nhật dùng để tính và không tính lại kỳ đã chốt khi mức đổi.</w:t>
            </w:r>
          </w:p>
        </w:tc>
        <w:tc>
          <w:tcPr>
            <w:tcW w:w="2333" w:type="dxa"/>
          </w:tcPr>
          <w:p w14:paraId="792AEB43">
            <w:pPr>
              <w:spacing w:after="0" w:line="240" w:lineRule="auto"/>
            </w:pPr>
            <w:r>
              <w:rPr>
                <w:sz w:val="17"/>
              </w:rPr>
              <w:t>UC58–60; BR-20 / I</w:t>
            </w:r>
          </w:p>
        </w:tc>
      </w:tr>
      <w:tr w14:paraId="538FF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357804F5">
            <w:pPr>
              <w:spacing w:after="0" w:line="240" w:lineRule="auto"/>
            </w:pPr>
            <w:r>
              <w:rPr>
                <w:sz w:val="17"/>
              </w:rPr>
              <w:t>43</w:t>
            </w:r>
          </w:p>
        </w:tc>
        <w:tc>
          <w:tcPr>
            <w:tcW w:w="2000" w:type="dxa"/>
          </w:tcPr>
          <w:p w14:paraId="14F51B8A">
            <w:pPr>
              <w:spacing w:after="0" w:line="240" w:lineRule="auto"/>
            </w:pPr>
            <w:r>
              <w:rPr>
                <w:sz w:val="17"/>
              </w:rPr>
              <w:t>PayLine</w:t>
            </w:r>
          </w:p>
        </w:tc>
        <w:tc>
          <w:tcPr>
            <w:tcW w:w="4200" w:type="dxa"/>
          </w:tcPr>
          <w:p w14:paraId="7227CCA7">
            <w:pPr>
              <w:spacing w:after="0" w:line="240" w:lineRule="auto"/>
            </w:pPr>
            <w:r>
              <w:rPr>
                <w:sz w:val="17"/>
              </w:rPr>
              <w:t xml:space="preserve">Lưu từng dòng tiền công/lương trước khi tổng hợp: công ngày của thời vụ, lương tháng và khoản cộng/trừ của nhân viên chính </w:t>
            </w:r>
            <w:del w:id="1690" w:author="Claude" w:date="2026-10-08T00:00:00Z">
              <w:r>
                <w:rPr>
                  <w:sz w:val="17"/>
                </w:rPr>
                <w:delText xml:space="preserve">thức.</w:delText>
              </w:r>
            </w:del>
            <w:ins w:id="1691" w:author="Claude" w:date="2026-10-08T00:00:00Z">
              <w:r>
                <w:rPr>
                  <w:sz w:val="17"/>
                </w:rPr>
                <w:t xml:space="preserve">thức, dòng khoán việc của người nhận khoán.</w:t>
              </w:r>
            </w:ins>
          </w:p>
        </w:tc>
        <w:tc>
          <w:tcPr>
            <w:tcW w:w="2333" w:type="dxa"/>
          </w:tcPr>
          <w:p w14:paraId="620B094F">
            <w:pPr>
              <w:spacing w:after="0" w:line="240" w:lineRule="auto"/>
            </w:pPr>
            <w:r>
              <w:rPr>
                <w:sz w:val="17"/>
              </w:rPr>
              <w:t>UC58–60; BR-20 / I</w:t>
            </w:r>
          </w:p>
        </w:tc>
      </w:tr>
      <w:tr w14:paraId="01302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4B32DEED">
            <w:pPr>
              <w:spacing w:after="0" w:line="240" w:lineRule="auto"/>
            </w:pPr>
            <w:r>
              <w:rPr>
                <w:sz w:val="17"/>
              </w:rPr>
              <w:t>44</w:t>
            </w:r>
          </w:p>
        </w:tc>
        <w:tc>
          <w:tcPr>
            <w:tcW w:w="2000" w:type="dxa"/>
          </w:tcPr>
          <w:p w14:paraId="26B1761F">
            <w:pPr>
              <w:spacing w:after="0" w:line="240" w:lineRule="auto"/>
            </w:pPr>
            <w:r>
              <w:rPr>
                <w:sz w:val="17"/>
              </w:rPr>
              <w:t>LaborSettlement</w:t>
            </w:r>
          </w:p>
        </w:tc>
        <w:tc>
          <w:tcPr>
            <w:tcW w:w="4200" w:type="dxa"/>
          </w:tcPr>
          <w:p w14:paraId="230495B3">
            <w:pPr>
              <w:spacing w:after="0" w:line="240" w:lineRule="auto"/>
            </w:pPr>
            <w:r>
              <w:rPr>
                <w:sz w:val="17"/>
              </w:rPr>
              <w:t>Chốt khoản phải trả theo người/kỳ mà chưa coi là đã thanh toán.</w:t>
            </w:r>
          </w:p>
        </w:tc>
        <w:tc>
          <w:tcPr>
            <w:tcW w:w="2333" w:type="dxa"/>
          </w:tcPr>
          <w:p w14:paraId="426F1792">
            <w:pPr>
              <w:spacing w:after="0" w:line="240" w:lineRule="auto"/>
            </w:pPr>
            <w:r>
              <w:rPr>
                <w:sz w:val="17"/>
              </w:rPr>
              <w:t>UC59–62; BR-20 / C</w:t>
            </w:r>
          </w:p>
        </w:tc>
      </w:tr>
      <w:tr w14:paraId="583BB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679972F1">
            <w:pPr>
              <w:spacing w:after="0" w:line="240" w:lineRule="auto"/>
            </w:pPr>
            <w:r>
              <w:rPr>
                <w:sz w:val="17"/>
              </w:rPr>
              <w:t>45</w:t>
            </w:r>
          </w:p>
        </w:tc>
        <w:tc>
          <w:tcPr>
            <w:tcW w:w="2000" w:type="dxa"/>
          </w:tcPr>
          <w:p w14:paraId="18D44879">
            <w:pPr>
              <w:spacing w:after="0" w:line="240" w:lineRule="auto"/>
            </w:pPr>
            <w:r>
              <w:rPr>
                <w:sz w:val="17"/>
              </w:rPr>
              <w:t>LaborPayment</w:t>
            </w:r>
          </w:p>
        </w:tc>
        <w:tc>
          <w:tcPr>
            <w:tcW w:w="4200" w:type="dxa"/>
          </w:tcPr>
          <w:p w14:paraId="1B80F4EB">
            <w:pPr>
              <w:spacing w:after="0" w:line="240" w:lineRule="auto"/>
            </w:pPr>
            <w:r>
              <w:rPr>
                <w:sz w:val="17"/>
              </w:rPr>
              <w:t>Ghi tiền HTX thực chi, với thời vụ là chi qua người nhận khoán.</w:t>
            </w:r>
          </w:p>
        </w:tc>
        <w:tc>
          <w:tcPr>
            <w:tcW w:w="2333" w:type="dxa"/>
          </w:tcPr>
          <w:p w14:paraId="18236E10">
            <w:pPr>
              <w:spacing w:after="0" w:line="240" w:lineRule="auto"/>
            </w:pPr>
            <w:r>
              <w:rPr>
                <w:sz w:val="17"/>
              </w:rPr>
              <w:t>UC61; BR-20 / C</w:t>
            </w:r>
          </w:p>
        </w:tc>
      </w:tr>
      <w:tr w14:paraId="2002C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6B11410E">
            <w:pPr>
              <w:spacing w:after="0" w:line="240" w:lineRule="auto"/>
            </w:pPr>
            <w:r>
              <w:rPr>
                <w:sz w:val="17"/>
              </w:rPr>
              <w:t>46</w:t>
            </w:r>
          </w:p>
        </w:tc>
        <w:tc>
          <w:tcPr>
            <w:tcW w:w="2000" w:type="dxa"/>
          </w:tcPr>
          <w:p w14:paraId="702D1288">
            <w:pPr>
              <w:spacing w:after="0" w:line="240" w:lineRule="auto"/>
            </w:pPr>
            <w:r>
              <w:rPr>
                <w:sz w:val="17"/>
              </w:rPr>
              <w:t>Notification</w:t>
            </w:r>
          </w:p>
        </w:tc>
        <w:tc>
          <w:tcPr>
            <w:tcW w:w="4200" w:type="dxa"/>
          </w:tcPr>
          <w:p w14:paraId="004689A3">
            <w:pPr>
              <w:spacing w:after="0" w:line="240" w:lineRule="auto"/>
            </w:pPr>
            <w:r>
              <w:rPr>
                <w:sz w:val="17"/>
              </w:rPr>
              <w:t>Thông báo trong app và theo dõi thời điểm đọc, gồm cảnh báo nước, nhắc đo nước quá hạn và giấy tờ sắp hết hạn.</w:t>
            </w:r>
          </w:p>
        </w:tc>
        <w:tc>
          <w:tcPr>
            <w:tcW w:w="2333" w:type="dxa"/>
          </w:tcPr>
          <w:p w14:paraId="13635480">
            <w:pPr>
              <w:spacing w:after="0" w:line="240" w:lineRule="auto"/>
            </w:pPr>
            <w:r>
              <w:rPr>
                <w:sz w:val="17"/>
              </w:rPr>
              <w:t>UC06, UC15, UC26, UC43, UC52, UC69, UC70; JOB-07 / C</w:t>
            </w:r>
          </w:p>
        </w:tc>
      </w:tr>
      <w:tr w14:paraId="2D9DC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7CE181AA">
            <w:pPr>
              <w:spacing w:after="0" w:line="240" w:lineRule="auto"/>
            </w:pPr>
            <w:r>
              <w:rPr>
                <w:sz w:val="17"/>
              </w:rPr>
              <w:t>47</w:t>
            </w:r>
          </w:p>
        </w:tc>
        <w:tc>
          <w:tcPr>
            <w:tcW w:w="2000" w:type="dxa"/>
          </w:tcPr>
          <w:p w14:paraId="33AB50A1">
            <w:pPr>
              <w:spacing w:after="0" w:line="240" w:lineRule="auto"/>
            </w:pPr>
            <w:r>
              <w:rPr>
                <w:sz w:val="17"/>
              </w:rPr>
              <w:t>MessageDeliveryAttempt</w:t>
            </w:r>
          </w:p>
        </w:tc>
        <w:tc>
          <w:tcPr>
            <w:tcW w:w="4200" w:type="dxa"/>
          </w:tcPr>
          <w:p w14:paraId="51E4F4CB">
            <w:pPr>
              <w:spacing w:after="0" w:line="240" w:lineRule="auto"/>
            </w:pPr>
            <w:r>
              <w:rPr>
                <w:sz w:val="17"/>
              </w:rPr>
              <w:t>Gửi chứng từ, thử lại và đối chiếu phản hồi nhà cung cấp theo đúng phiên bản.</w:t>
            </w:r>
          </w:p>
        </w:tc>
        <w:tc>
          <w:tcPr>
            <w:tcW w:w="2333" w:type="dxa"/>
          </w:tcPr>
          <w:p w14:paraId="7D9430C5">
            <w:pPr>
              <w:spacing w:after="0" w:line="240" w:lineRule="auto"/>
            </w:pPr>
            <w:r>
              <w:rPr>
                <w:sz w:val="17"/>
              </w:rPr>
              <w:t>UC70–71 / C</w:t>
            </w:r>
          </w:p>
        </w:tc>
      </w:tr>
      <w:tr w14:paraId="19B29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3DCA6E0D">
            <w:pPr>
              <w:spacing w:after="0" w:line="240" w:lineRule="auto"/>
            </w:pPr>
            <w:r>
              <w:rPr>
                <w:sz w:val="17"/>
              </w:rPr>
              <w:t>48</w:t>
            </w:r>
          </w:p>
        </w:tc>
        <w:tc>
          <w:tcPr>
            <w:tcW w:w="2000" w:type="dxa"/>
          </w:tcPr>
          <w:p w14:paraId="25B66003">
            <w:pPr>
              <w:spacing w:after="0" w:line="240" w:lineRule="auto"/>
            </w:pPr>
            <w:r>
              <w:rPr>
                <w:sz w:val="17"/>
              </w:rPr>
              <w:t>AuditEvent</w:t>
            </w:r>
          </w:p>
        </w:tc>
        <w:tc>
          <w:tcPr>
            <w:tcW w:w="4200" w:type="dxa"/>
          </w:tcPr>
          <w:p w14:paraId="4E232360">
            <w:pPr>
              <w:spacing w:after="0" w:line="240" w:lineRule="auto"/>
            </w:pPr>
            <w:r>
              <w:rPr>
                <w:sz w:val="17"/>
              </w:rPr>
              <w:t>Truy được ai đổi dữ liệu/quyền, lúc nào, vì sao, trong phạm vi cho phép.</w:t>
            </w:r>
          </w:p>
        </w:tc>
        <w:tc>
          <w:tcPr>
            <w:tcW w:w="2333" w:type="dxa"/>
          </w:tcPr>
          <w:p w14:paraId="3B6FCE8C">
            <w:pPr>
              <w:spacing w:after="0" w:line="240" w:lineRule="auto"/>
            </w:pPr>
            <w:r>
              <w:rPr>
                <w:sz w:val="17"/>
              </w:rPr>
              <w:t>UC75, UC09–12, UC39, UC48–54 / C</w:t>
            </w:r>
          </w:p>
        </w:tc>
      </w:tr>
      <w:tr w14:paraId="6B817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790AF378">
            <w:pPr>
              <w:spacing w:after="0" w:line="240" w:lineRule="auto"/>
            </w:pPr>
            <w:r>
              <w:rPr>
                <w:sz w:val="17"/>
              </w:rPr>
              <w:t>49</w:t>
            </w:r>
          </w:p>
        </w:tc>
        <w:tc>
          <w:tcPr>
            <w:tcW w:w="2000" w:type="dxa"/>
          </w:tcPr>
          <w:p w14:paraId="799A4DA4">
            <w:pPr>
              <w:spacing w:after="0" w:line="240" w:lineRule="auto"/>
            </w:pPr>
            <w:r>
              <w:rPr>
                <w:sz w:val="17"/>
              </w:rPr>
              <w:t>RaftMaterialRecord</w:t>
            </w:r>
          </w:p>
        </w:tc>
        <w:tc>
          <w:tcPr>
            <w:tcW w:w="4200" w:type="dxa"/>
          </w:tcPr>
          <w:p w14:paraId="32CDF4AE">
            <w:pPr>
              <w:spacing w:after="0" w:line="240" w:lineRule="auto"/>
            </w:pPr>
            <w:r>
              <w:rPr>
                <w:sz w:val="17"/>
              </w:rPr>
              <w:t>Ghi chi phí vật tư bè khi tạo bè và khi thay phao, dây hỏng; phiếu Tạo bè xác định số vật tư của bè. HTX không có kho vật tư.</w:t>
            </w:r>
          </w:p>
        </w:tc>
        <w:tc>
          <w:tcPr>
            <w:tcW w:w="2333" w:type="dxa"/>
          </w:tcPr>
          <w:p w14:paraId="3807C8B7">
            <w:pPr>
              <w:spacing w:after="0" w:line="240" w:lineRule="auto"/>
            </w:pPr>
            <w:r>
              <w:rPr>
                <w:sz w:val="17"/>
              </w:rPr>
              <w:t>UC76, UC77, UC18 / C</w:t>
            </w:r>
          </w:p>
        </w:tc>
      </w:tr>
      <w:tr w14:paraId="6A1DD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16A5737A">
            <w:pPr>
              <w:spacing w:after="0" w:line="240" w:lineRule="auto"/>
            </w:pPr>
            <w:r>
              <w:rPr>
                <w:sz w:val="17"/>
              </w:rPr>
              <w:t>50</w:t>
            </w:r>
          </w:p>
        </w:tc>
        <w:tc>
          <w:tcPr>
            <w:tcW w:w="2000" w:type="dxa"/>
          </w:tcPr>
          <w:p w14:paraId="0EA4F48F">
            <w:pPr>
              <w:spacing w:after="0" w:line="240" w:lineRule="auto"/>
            </w:pPr>
            <w:r>
              <w:rPr>
                <w:sz w:val="17"/>
              </w:rPr>
              <w:t>RaftMaterialLine</w:t>
            </w:r>
          </w:p>
        </w:tc>
        <w:tc>
          <w:tcPr>
            <w:tcW w:w="4200" w:type="dxa"/>
          </w:tcPr>
          <w:p w14:paraId="6CDB8089">
            <w:pPr>
              <w:spacing w:after="0" w:line="240" w:lineRule="auto"/>
            </w:pPr>
            <w:r>
              <w:rPr>
                <w:sz w:val="17"/>
              </w:rPr>
              <w:t>Chi tiết từng loại vật tư trên phiếu; loại vật tư là danh mục cố định 3 giá trị nên không có entity danh mục riêng.</w:t>
            </w:r>
          </w:p>
        </w:tc>
        <w:tc>
          <w:tcPr>
            <w:tcW w:w="2333" w:type="dxa"/>
          </w:tcPr>
          <w:p w14:paraId="43A93CF9">
            <w:pPr>
              <w:spacing w:after="0" w:line="240" w:lineRule="auto"/>
            </w:pPr>
            <w:r>
              <w:rPr>
                <w:sz w:val="17"/>
              </w:rPr>
              <w:t>UC76, UC77 / C</w:t>
            </w:r>
          </w:p>
        </w:tc>
      </w:tr>
      <w:tr w14:paraId="0E893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524AA8AB">
            <w:pPr>
              <w:spacing w:after="0" w:line="240" w:lineRule="auto"/>
            </w:pPr>
            <w:r>
              <w:rPr>
                <w:sz w:val="17"/>
              </w:rPr>
              <w:t>51</w:t>
            </w:r>
          </w:p>
        </w:tc>
        <w:tc>
          <w:tcPr>
            <w:tcW w:w="2000" w:type="dxa"/>
          </w:tcPr>
          <w:p w14:paraId="5C433B05">
            <w:pPr>
              <w:spacing w:after="0" w:line="240" w:lineRule="auto"/>
            </w:pPr>
            <w:r>
              <w:rPr>
                <w:sz w:val="17"/>
              </w:rPr>
              <w:t>Status</w:t>
            </w:r>
          </w:p>
        </w:tc>
        <w:tc>
          <w:tcPr>
            <w:tcW w:w="4200" w:type="dxa"/>
          </w:tcPr>
          <w:p w14:paraId="0E65D0BA">
            <w:pPr>
              <w:spacing w:after="0" w:line="240" w:lineRule="auto"/>
            </w:pPr>
            <w:r>
              <w:rPr>
                <w:sz w:val="17"/>
              </w:rPr>
              <w:t>Danh mục mọi giá trị trạng thái (53 trạng thái, 16 nhóm) của 24 entity có vòng đời hoặc cờ Đang dùng / Ngừng dùng, để trạng thái được định nghĩa rõ và quản lý tập trung.</w:t>
            </w:r>
          </w:p>
        </w:tc>
        <w:tc>
          <w:tcPr>
            <w:tcW w:w="2333" w:type="dxa"/>
          </w:tcPr>
          <w:p w14:paraId="3EBF0C2F">
            <w:pPr>
              <w:spacing w:after="0" w:line="240" w:lineRule="auto"/>
            </w:pPr>
            <w:r>
              <w:rPr>
                <w:sz w:val="17"/>
              </w:rPr>
              <w:t>UC73 / C</w:t>
            </w:r>
          </w:p>
        </w:tc>
      </w:tr>
      <w:tr w14:paraId="28C34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4C497DF0">
            <w:pPr>
              <w:spacing w:after="0" w:line="240" w:lineRule="auto"/>
            </w:pPr>
            <w:r>
              <w:rPr>
                <w:sz w:val="17"/>
              </w:rPr>
              <w:t>52</w:t>
            </w:r>
          </w:p>
        </w:tc>
        <w:tc>
          <w:tcPr>
            <w:tcW w:w="2000" w:type="dxa"/>
          </w:tcPr>
          <w:p w14:paraId="0221C358">
            <w:pPr>
              <w:spacing w:after="0" w:line="240" w:lineRule="auto"/>
            </w:pPr>
            <w:r>
              <w:rPr>
                <w:sz w:val="17"/>
              </w:rPr>
              <w:t>StatusTransition</w:t>
            </w:r>
          </w:p>
        </w:tc>
        <w:tc>
          <w:tcPr>
            <w:tcW w:w="4200" w:type="dxa"/>
          </w:tcPr>
          <w:p w14:paraId="1AB81F4C">
            <w:pPr>
              <w:spacing w:after="0" w:line="240" w:lineRule="auto"/>
            </w:pPr>
            <w:r>
              <w:rPr>
                <w:sz w:val="17"/>
              </w:rPr>
              <w:t xml:space="preserve">Khai báo </w:t>
            </w:r>
            <w:del w:id="1708" w:author="Claude" w:date="2026-10-08T00:00:00Z">
              <w:r>
                <w:rPr>
                  <w:sz w:val="17"/>
                </w:rPr>
                <w:delText xml:space="preserve">52</w:delText>
              </w:r>
            </w:del>
            <w:ins w:id="1709" w:author="Claude" w:date="2026-10-08T00:00:00Z">
              <w:r>
                <w:rPr>
                  <w:sz w:val="17"/>
                </w:rPr>
                <w:t xml:space="preserve">54</w:t>
              </w:r>
            </w:ins>
            <w:r>
              <w:rPr>
                <w:sz w:val="17"/>
              </w:rPr>
              <w:t xml:space="preserve"> lần chuyển trạng thái được phép </w:t>
            </w:r>
            <w:del w:id="1706" w:author="Claude" w:date="2026-10-08T00:00:00Z">
              <w:r>
                <w:rPr>
                  <w:sz w:val="17"/>
                </w:rPr>
                <w:delText xml:space="preserve">(50</w:delText>
              </w:r>
            </w:del>
            <w:ins w:id="1707" w:author="Claude" w:date="2026-10-08T00:00:00Z">
              <w:r>
                <w:rPr>
                  <w:sz w:val="17"/>
                </w:rPr>
                <w:t xml:space="preserve">(52</w:t>
              </w:r>
            </w:ins>
            <w:r>
              <w:rPr>
                <w:sz w:val="17"/>
              </w:rPr>
              <w:t xml:space="preserve"> chuyển ở Bảng 3.4-2 và 2 chuyển của nhóm USAGE), để hệ thống chặn chuyển sai và biết lần chuyển nào phải có lý do.</w:t>
            </w:r>
          </w:p>
        </w:tc>
        <w:tc>
          <w:tcPr>
            <w:tcW w:w="2333" w:type="dxa"/>
          </w:tcPr>
          <w:p w14:paraId="669A0D0D">
            <w:pPr>
              <w:spacing w:after="0" w:line="240" w:lineRule="auto"/>
            </w:pPr>
            <w:r>
              <w:rPr>
                <w:sz w:val="17"/>
              </w:rPr>
              <w:t>UC73 / C</w:t>
            </w:r>
          </w:p>
        </w:tc>
      </w:tr>
    </w:tbl>
    <w:p w14:paraId="0F18DD7C"/>
    <w:p w14:paraId="4F81A66A">
      <w:pPr>
        <w:pStyle w:val="5"/>
      </w:pPr>
      <w:r>
        <w:t>3.2.1 Entity Details</w:t>
      </w:r>
    </w:p>
    <w:p w14:paraId="758EEE8D">
      <w:pPr>
        <w:spacing w:after="80"/>
      </w:pPr>
      <w:r>
        <w:t>Mỗi entity có bảng Field/Value gồm mục đích, loại mô hình, thuộc tính nghiệp vụ chính, định danh, vòng đời, quan hệ và nơi sử dụng (UC, BR, BF, màn hình SCR). Trong thuộc tính, trường đầu tiên dạng …_id là khóa chính; các trường …_id khác là khóa ngoại tham chiếu entity tương ứng (đường quan hệ trên ERD-FULL ở 3.1). Entity trung gian của quan hệ nhiều-nhiều dùng khóa ghép. status_id là khóa ngoại tới Status, kèm tên nhóm trạng thái; giá trị và chuyển trạng thái ở mục 3.4.</w:t>
      </w:r>
    </w:p>
    <w:p w14:paraId="0A8185F9">
      <w:pPr>
        <w:keepNext/>
        <w:spacing w:before="120" w:after="40"/>
      </w:pPr>
      <w:r>
        <w:rPr>
          <w:b/>
        </w:rPr>
        <w:t>E01 Cooperative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215E1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36B96913">
            <w:pPr>
              <w:spacing w:after="0" w:line="240" w:lineRule="auto"/>
            </w:pPr>
            <w:r>
              <w:rPr>
                <w:b/>
                <w:sz w:val="18"/>
                <w:szCs w:val="18"/>
              </w:rPr>
              <w:t>Field</w:t>
            </w:r>
          </w:p>
        </w:tc>
        <w:tc>
          <w:tcPr>
            <w:tcW w:w="6800" w:type="dxa"/>
            <w:shd w:val="clear" w:color="auto" w:fill="DCE6F1"/>
          </w:tcPr>
          <w:p w14:paraId="018E8EFC">
            <w:pPr>
              <w:spacing w:after="0" w:line="240" w:lineRule="auto"/>
            </w:pPr>
            <w:r>
              <w:rPr>
                <w:b/>
                <w:sz w:val="18"/>
                <w:szCs w:val="18"/>
              </w:rPr>
              <w:t>Value</w:t>
            </w:r>
          </w:p>
        </w:tc>
      </w:tr>
      <w:tr w14:paraId="7D992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10BC94E">
            <w:pPr>
              <w:spacing w:after="0" w:line="240" w:lineRule="auto"/>
            </w:pPr>
            <w:r>
              <w:rPr>
                <w:b/>
                <w:sz w:val="18"/>
                <w:szCs w:val="18"/>
              </w:rPr>
              <w:t>Nhóm</w:t>
            </w:r>
          </w:p>
        </w:tc>
        <w:tc>
          <w:tcPr>
            <w:tcW w:w="6800" w:type="dxa"/>
          </w:tcPr>
          <w:p w14:paraId="2D0846D0">
            <w:pPr>
              <w:spacing w:after="0" w:line="240" w:lineRule="auto"/>
            </w:pPr>
            <w:r>
              <w:rPr>
                <w:sz w:val="18"/>
                <w:szCs w:val="18"/>
              </w:rPr>
              <w:t>Tổ chức</w:t>
            </w:r>
          </w:p>
        </w:tc>
      </w:tr>
      <w:tr w14:paraId="000CF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30767CF">
            <w:pPr>
              <w:spacing w:after="0" w:line="240" w:lineRule="auto"/>
            </w:pPr>
            <w:r>
              <w:rPr>
                <w:b/>
                <w:sz w:val="18"/>
                <w:szCs w:val="18"/>
              </w:rPr>
              <w:t>Purpose (mục đích)</w:t>
            </w:r>
          </w:p>
        </w:tc>
        <w:tc>
          <w:tcPr>
            <w:tcW w:w="6800" w:type="dxa"/>
          </w:tcPr>
          <w:p w14:paraId="27F8C525">
            <w:pPr>
              <w:spacing w:after="0" w:line="240" w:lineRule="auto"/>
            </w:pPr>
            <w:r>
              <w:rPr>
                <w:sz w:val="18"/>
                <w:szCs w:val="18"/>
              </w:rPr>
              <w:t>Là chủ thể sở hữu vùng, nhân sự, đơn và dữ liệu truy xuất; tên và địa chỉ hiển thị trên trang truy xuất.</w:t>
            </w:r>
          </w:p>
        </w:tc>
      </w:tr>
      <w:tr w14:paraId="44908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06FED25">
            <w:pPr>
              <w:spacing w:after="0" w:line="240" w:lineRule="auto"/>
            </w:pPr>
            <w:r>
              <w:rPr>
                <w:b/>
                <w:sz w:val="18"/>
                <w:szCs w:val="18"/>
              </w:rPr>
              <w:t>Modeling type</w:t>
            </w:r>
          </w:p>
        </w:tc>
        <w:tc>
          <w:tcPr>
            <w:tcW w:w="6800" w:type="dxa"/>
          </w:tcPr>
          <w:p w14:paraId="77B05277">
            <w:pPr>
              <w:spacing w:after="0" w:line="240" w:lineRule="auto"/>
            </w:pPr>
            <w:r>
              <w:rPr>
                <w:sz w:val="18"/>
                <w:szCs w:val="18"/>
              </w:rPr>
              <w:t>C – dữ liệu/đối tượng được nguồn xác nhận</w:t>
            </w:r>
          </w:p>
        </w:tc>
      </w:tr>
      <w:tr w14:paraId="7291C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6E1F4E6">
            <w:pPr>
              <w:spacing w:after="0" w:line="240" w:lineRule="auto"/>
            </w:pPr>
            <w:r>
              <w:rPr>
                <w:b/>
                <w:sz w:val="18"/>
                <w:szCs w:val="18"/>
              </w:rPr>
              <w:t>Key business attributes</w:t>
            </w:r>
          </w:p>
        </w:tc>
        <w:tc>
          <w:tcPr>
            <w:tcW w:w="6800" w:type="dxa"/>
          </w:tcPr>
          <w:p w14:paraId="58D557AD">
            <w:pPr>
              <w:spacing w:after="0" w:line="240" w:lineRule="auto"/>
            </w:pPr>
            <w:r>
              <w:rPr>
                <w:sz w:val="18"/>
                <w:szCs w:val="18"/>
              </w:rPr>
              <w:t>coop_id, tên đầy đủ, mã số thuế (duy nhất), địa chỉ văn phòng, điện thoại, email/website, người đại diện theo pháp luật, ngành nghề kinh doanh, tài khoản ngân hàng nhận chuyển khoản (ngân hàng, số tài khoản, tên chủ tài khoản; dùng tạo QR VietQR ở UC48, không hiện trên trang truy xuất), status_id (nhóm COOPERATIVE)</w:t>
            </w:r>
          </w:p>
        </w:tc>
      </w:tr>
      <w:tr w14:paraId="3FFD9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75B7F8E">
            <w:pPr>
              <w:spacing w:after="0" w:line="240" w:lineRule="auto"/>
            </w:pPr>
            <w:r>
              <w:rPr>
                <w:b/>
                <w:sz w:val="18"/>
                <w:szCs w:val="18"/>
              </w:rPr>
              <w:t>Business identity</w:t>
            </w:r>
          </w:p>
        </w:tc>
        <w:tc>
          <w:tcPr>
            <w:tcW w:w="6800" w:type="dxa"/>
          </w:tcPr>
          <w:p w14:paraId="3A28E810">
            <w:pPr>
              <w:spacing w:after="0" w:line="240" w:lineRule="auto"/>
            </w:pPr>
            <w:r>
              <w:rPr>
                <w:sz w:val="18"/>
                <w:szCs w:val="18"/>
              </w:rPr>
              <w:t>Khóa: coop_id; mã số thuế (duy nhất) Khóa ngoại: status_id.</w:t>
            </w:r>
          </w:p>
        </w:tc>
      </w:tr>
      <w:tr w14:paraId="08046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51A4F51">
            <w:pPr>
              <w:spacing w:after="0" w:line="240" w:lineRule="auto"/>
            </w:pPr>
            <w:r>
              <w:rPr>
                <w:b/>
                <w:sz w:val="18"/>
                <w:szCs w:val="18"/>
              </w:rPr>
              <w:t>Status / lifecycle</w:t>
            </w:r>
          </w:p>
        </w:tc>
        <w:tc>
          <w:tcPr>
            <w:tcW w:w="6800" w:type="dxa"/>
          </w:tcPr>
          <w:p w14:paraId="4628AD4F">
            <w:pPr>
              <w:spacing w:after="0" w:line="240" w:lineRule="auto"/>
            </w:pPr>
            <w:r>
              <w:rPr>
                <w:sz w:val="18"/>
                <w:szCs w:val="18"/>
              </w:rPr>
              <w:t>status_id thuộc nhóm COOPERATIVE: Sơ bộ (đầu), Đã hoàn thiện. UC72 tạo HTX ở trạng thái Sơ bộ. Chuyển trạng thái được phép ở mục 3.4 (BR-29, BR-30).</w:t>
            </w:r>
          </w:p>
        </w:tc>
      </w:tr>
      <w:tr w14:paraId="3AC3F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F4CC4BF">
            <w:pPr>
              <w:spacing w:after="0" w:line="240" w:lineRule="auto"/>
            </w:pPr>
            <w:r>
              <w:rPr>
                <w:b/>
                <w:sz w:val="18"/>
                <w:szCs w:val="18"/>
              </w:rPr>
              <w:t>Relationships / constraints</w:t>
            </w:r>
          </w:p>
        </w:tc>
        <w:tc>
          <w:tcPr>
            <w:tcW w:w="6800" w:type="dxa"/>
          </w:tcPr>
          <w:p w14:paraId="79C956A3">
            <w:pPr>
              <w:spacing w:after="0" w:line="240" w:lineRule="auto"/>
            </w:pPr>
            <w:r>
              <w:rPr>
                <w:sz w:val="18"/>
                <w:szCs w:val="18"/>
              </w:rPr>
              <w:t>1 HTX có nhiều vùng, nhân viên, khách, đơn; tạo sơ bộ cùng Chủ HTX đầu tiên; thông tin HTX tại thời điểm công bố được lưu trong TracePublicationVersion.</w:t>
            </w:r>
          </w:p>
        </w:tc>
      </w:tr>
      <w:tr w14:paraId="28B52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C5A15A7">
            <w:pPr>
              <w:spacing w:after="0" w:line="240" w:lineRule="auto"/>
            </w:pPr>
            <w:r>
              <w:rPr>
                <w:b/>
                <w:sz w:val="18"/>
                <w:szCs w:val="18"/>
              </w:rPr>
              <w:t>Used in</w:t>
            </w:r>
          </w:p>
        </w:tc>
        <w:tc>
          <w:tcPr>
            <w:tcW w:w="6800" w:type="dxa"/>
          </w:tcPr>
          <w:p w14:paraId="7D65C25E">
            <w:pPr>
              <w:spacing w:after="0" w:line="240" w:lineRule="auto"/>
            </w:pPr>
            <w:r>
              <w:rPr>
                <w:sz w:val="18"/>
                <w:szCs w:val="18"/>
              </w:rPr>
              <w:t>UC09, UC72; BF-01. Màn hình: SCR-07, SCR-56</w:t>
            </w:r>
          </w:p>
        </w:tc>
      </w:tr>
    </w:tbl>
    <w:p w14:paraId="7BE6C5DA">
      <w:pPr>
        <w:spacing w:after="0"/>
      </w:pPr>
    </w:p>
    <w:p w14:paraId="24728384">
      <w:pPr>
        <w:keepNext/>
        <w:spacing w:before="120" w:after="40"/>
      </w:pPr>
      <w:r>
        <w:rPr>
          <w:b/>
        </w:rPr>
        <w:t>E02 Account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25EF1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6FDBE8BE">
            <w:pPr>
              <w:spacing w:after="0" w:line="240" w:lineRule="auto"/>
            </w:pPr>
            <w:r>
              <w:rPr>
                <w:b/>
                <w:sz w:val="18"/>
                <w:szCs w:val="18"/>
              </w:rPr>
              <w:t>Field</w:t>
            </w:r>
          </w:p>
        </w:tc>
        <w:tc>
          <w:tcPr>
            <w:tcW w:w="6800" w:type="dxa"/>
            <w:shd w:val="clear" w:color="auto" w:fill="DCE6F1"/>
          </w:tcPr>
          <w:p w14:paraId="00001FFF">
            <w:pPr>
              <w:spacing w:after="0" w:line="240" w:lineRule="auto"/>
            </w:pPr>
            <w:r>
              <w:rPr>
                <w:b/>
                <w:sz w:val="18"/>
                <w:szCs w:val="18"/>
              </w:rPr>
              <w:t>Value</w:t>
            </w:r>
          </w:p>
        </w:tc>
      </w:tr>
      <w:tr w14:paraId="6AEBA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B08714B">
            <w:pPr>
              <w:spacing w:after="0" w:line="240" w:lineRule="auto"/>
            </w:pPr>
            <w:r>
              <w:rPr>
                <w:b/>
                <w:sz w:val="18"/>
                <w:szCs w:val="18"/>
              </w:rPr>
              <w:t>Nhóm</w:t>
            </w:r>
          </w:p>
        </w:tc>
        <w:tc>
          <w:tcPr>
            <w:tcW w:w="6800" w:type="dxa"/>
          </w:tcPr>
          <w:p w14:paraId="07A00837">
            <w:pPr>
              <w:spacing w:after="0" w:line="240" w:lineRule="auto"/>
            </w:pPr>
            <w:r>
              <w:rPr>
                <w:sz w:val="18"/>
                <w:szCs w:val="18"/>
              </w:rPr>
              <w:t>Danh tính</w:t>
            </w:r>
          </w:p>
        </w:tc>
      </w:tr>
      <w:tr w14:paraId="74074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9945B04">
            <w:pPr>
              <w:spacing w:after="0" w:line="240" w:lineRule="auto"/>
            </w:pPr>
            <w:r>
              <w:rPr>
                <w:b/>
                <w:sz w:val="18"/>
                <w:szCs w:val="18"/>
              </w:rPr>
              <w:t>Purpose (mục đích)</w:t>
            </w:r>
          </w:p>
        </w:tc>
        <w:tc>
          <w:tcPr>
            <w:tcW w:w="6800" w:type="dxa"/>
          </w:tcPr>
          <w:p w14:paraId="159DD481">
            <w:pPr>
              <w:spacing w:after="0" w:line="240" w:lineRule="auto"/>
            </w:pPr>
            <w:r>
              <w:rPr>
                <w:sz w:val="18"/>
                <w:szCs w:val="18"/>
              </w:rPr>
              <w:t>Phân biệt người có quyền đăng nhập với người chỉ được lưu hồ sơ; là chủ thể nhận các cặp khu – vai trò.</w:t>
            </w:r>
          </w:p>
        </w:tc>
      </w:tr>
      <w:tr w14:paraId="3F4EF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E3F047A">
            <w:pPr>
              <w:spacing w:after="0" w:line="240" w:lineRule="auto"/>
            </w:pPr>
            <w:r>
              <w:rPr>
                <w:b/>
                <w:sz w:val="18"/>
                <w:szCs w:val="18"/>
              </w:rPr>
              <w:t>Modeling type</w:t>
            </w:r>
          </w:p>
        </w:tc>
        <w:tc>
          <w:tcPr>
            <w:tcW w:w="6800" w:type="dxa"/>
          </w:tcPr>
          <w:p w14:paraId="4525D203">
            <w:pPr>
              <w:spacing w:after="0" w:line="240" w:lineRule="auto"/>
            </w:pPr>
            <w:r>
              <w:rPr>
                <w:sz w:val="18"/>
                <w:szCs w:val="18"/>
              </w:rPr>
              <w:t>C – dữ liệu/đối tượng được nguồn xác nhận</w:t>
            </w:r>
          </w:p>
        </w:tc>
      </w:tr>
      <w:tr w14:paraId="7CDE9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41F1E93">
            <w:pPr>
              <w:spacing w:after="0" w:line="240" w:lineRule="auto"/>
            </w:pPr>
            <w:r>
              <w:rPr>
                <w:b/>
                <w:sz w:val="18"/>
                <w:szCs w:val="18"/>
              </w:rPr>
              <w:t>Key business attributes</w:t>
            </w:r>
          </w:p>
        </w:tc>
        <w:tc>
          <w:tcPr>
            <w:tcW w:w="6800" w:type="dxa"/>
          </w:tcPr>
          <w:p w14:paraId="318CD6ED">
            <w:pPr>
              <w:spacing w:after="0" w:line="240" w:lineRule="auto"/>
            </w:pPr>
            <w:r>
              <w:rPr>
                <w:sz w:val="18"/>
                <w:szCs w:val="18"/>
              </w:rPr>
              <w:t>account_id, tên hiển thị, tên đăng nhập (duy nhất), số điện thoại đăng nhập (duy nhất toàn hệ thống; thương lái và Chủ HTX xác minh bằng mã; thương lái đăng ký bằng email thêm số sau khi đăng nhập; nhân viên xác minh số do người tạo tài khoản nhập hoặc số khác ở lần đăng nhập đầu; mọi người dùng tự đổi số ở UC05 bằng mã gửi tới số mới, BR-34), email (đã xác minh thì duy nhất toàn hệ thống và dùng đăng nhập, BR-32), thời điểm xác minh số điện thoại và email, credential reference, loại chủ thể, status_id (nhóm ACCOUNT), tùy chọn nhận thông báo theo danh mục/kênh (bật/tắt)</w:t>
            </w:r>
          </w:p>
        </w:tc>
      </w:tr>
      <w:tr w14:paraId="48E15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6146D88">
            <w:pPr>
              <w:spacing w:after="0" w:line="240" w:lineRule="auto"/>
            </w:pPr>
            <w:r>
              <w:rPr>
                <w:b/>
                <w:sz w:val="18"/>
                <w:szCs w:val="18"/>
              </w:rPr>
              <w:t>Business identity</w:t>
            </w:r>
          </w:p>
        </w:tc>
        <w:tc>
          <w:tcPr>
            <w:tcW w:w="6800" w:type="dxa"/>
          </w:tcPr>
          <w:p w14:paraId="763503B7">
            <w:pPr>
              <w:spacing w:after="0" w:line="240" w:lineRule="auto"/>
            </w:pPr>
            <w:r>
              <w:rPr>
                <w:sz w:val="18"/>
                <w:szCs w:val="18"/>
              </w:rPr>
              <w:t>Khóa: account_id; tên đăng nhập (duy nhất); số điện thoại đăng nhập và email đã xác minh (duy nhất toàn hệ thống, BR-32) Khóa ngoại: status_id.</w:t>
            </w:r>
          </w:p>
        </w:tc>
      </w:tr>
      <w:tr w14:paraId="1B0AA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6FAB1A5">
            <w:pPr>
              <w:spacing w:after="0" w:line="240" w:lineRule="auto"/>
            </w:pPr>
            <w:r>
              <w:rPr>
                <w:b/>
                <w:sz w:val="18"/>
                <w:szCs w:val="18"/>
              </w:rPr>
              <w:t>Status / lifecycle</w:t>
            </w:r>
          </w:p>
        </w:tc>
        <w:tc>
          <w:tcPr>
            <w:tcW w:w="6800" w:type="dxa"/>
          </w:tcPr>
          <w:p w14:paraId="6A9B7D6D">
            <w:pPr>
              <w:spacing w:after="0" w:line="240" w:lineRule="auto"/>
            </w:pPr>
            <w:r>
              <w:rPr>
                <w:sz w:val="18"/>
                <w:szCs w:val="18"/>
              </w:rPr>
              <w:t>status_id thuộc nhóm ACCOUNT: Hoạt động (đầu), Đã khóa. UC01, UC11, UC72 tạo tài khoản ở trạng thái Hoạt động. Chuyển trạng thái được phép ở mục 3.4 (BR-29, BR-30). Tình trạng theo thời gian (suy ra, không lưu): khóa tạm 15 phút sau 5 lần đăng nhập sai; mật khẩu tạm quá 24 giờ chưa đổi (Bảng 3.4-3, Hình 3.4-5).</w:t>
            </w:r>
          </w:p>
        </w:tc>
      </w:tr>
      <w:tr w14:paraId="7A576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9EB71C5">
            <w:pPr>
              <w:spacing w:after="0" w:line="240" w:lineRule="auto"/>
            </w:pPr>
            <w:r>
              <w:rPr>
                <w:b/>
                <w:sz w:val="18"/>
                <w:szCs w:val="18"/>
              </w:rPr>
              <w:t>Relationships / constraints</w:t>
            </w:r>
          </w:p>
        </w:tc>
        <w:tc>
          <w:tcPr>
            <w:tcW w:w="6800" w:type="dxa"/>
          </w:tcPr>
          <w:p w14:paraId="12A87EF0">
            <w:pPr>
              <w:spacing w:after="0" w:line="240" w:lineRule="auto"/>
            </w:pPr>
            <w:r>
              <w:rPr>
                <w:sz w:val="18"/>
                <w:szCs w:val="18"/>
              </w:rPr>
              <w:t>Một tài khoản có nhiều AccessGrant; nhân viên gắn tối đa 1 tài khoản; khách có thể có hồ sơ offline trước tài khoản; thời vụ không cần tài khoản; phiên đăng nhập và mã OTP là dữ liệu kỹ thuật đặc tả ở SDS; danh mục thông báo bắt buộc không tắt được; là người ghi phiếu vật tư bè (RaftMaterialRecord); chỉ email đã xác minh được dùng nhận mã (BR-31).</w:t>
            </w:r>
          </w:p>
        </w:tc>
      </w:tr>
      <w:tr w14:paraId="702C4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281CED9">
            <w:pPr>
              <w:spacing w:after="0" w:line="240" w:lineRule="auto"/>
            </w:pPr>
            <w:r>
              <w:rPr>
                <w:b/>
                <w:sz w:val="18"/>
                <w:szCs w:val="18"/>
              </w:rPr>
              <w:t>Used in</w:t>
            </w:r>
          </w:p>
        </w:tc>
        <w:tc>
          <w:tcPr>
            <w:tcW w:w="6800" w:type="dxa"/>
          </w:tcPr>
          <w:p w14:paraId="499CEF48">
            <w:pPr>
              <w:spacing w:after="0" w:line="240" w:lineRule="auto"/>
            </w:pPr>
            <w:r>
              <w:rPr>
                <w:sz w:val="18"/>
                <w:szCs w:val="18"/>
              </w:rPr>
              <w:t>UC01–08, UC10–11, UC42, UC72, UC74 (BR-34: UC02, UC05, UC08, UC11). Màn hình: SCR-01, SCR-02, SCR-03, SCR-04, SCR-05, SCR-06, SCR-08, SCR-09, SCR-26, SCR-56, SCR-58, SCR-60</w:t>
            </w:r>
          </w:p>
        </w:tc>
      </w:tr>
    </w:tbl>
    <w:p w14:paraId="09E60E00">
      <w:pPr>
        <w:spacing w:after="0"/>
      </w:pPr>
    </w:p>
    <w:p w14:paraId="2D1DA16A">
      <w:pPr>
        <w:keepNext/>
        <w:spacing w:before="120" w:after="40"/>
      </w:pPr>
      <w:r>
        <w:rPr>
          <w:b/>
        </w:rPr>
        <w:t>E03 Employee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3C630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266B1321">
            <w:pPr>
              <w:spacing w:after="0" w:line="240" w:lineRule="auto"/>
            </w:pPr>
            <w:r>
              <w:rPr>
                <w:b/>
                <w:sz w:val="18"/>
                <w:szCs w:val="18"/>
              </w:rPr>
              <w:t>Field</w:t>
            </w:r>
          </w:p>
        </w:tc>
        <w:tc>
          <w:tcPr>
            <w:tcW w:w="6800" w:type="dxa"/>
            <w:shd w:val="clear" w:color="auto" w:fill="DCE6F1"/>
          </w:tcPr>
          <w:p w14:paraId="78874093">
            <w:pPr>
              <w:spacing w:after="0" w:line="240" w:lineRule="auto"/>
            </w:pPr>
            <w:r>
              <w:rPr>
                <w:b/>
                <w:sz w:val="18"/>
                <w:szCs w:val="18"/>
              </w:rPr>
              <w:t>Value</w:t>
            </w:r>
          </w:p>
        </w:tc>
      </w:tr>
      <w:tr w14:paraId="3E43F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86538CC">
            <w:pPr>
              <w:spacing w:after="0" w:line="240" w:lineRule="auto"/>
            </w:pPr>
            <w:r>
              <w:rPr>
                <w:b/>
                <w:sz w:val="18"/>
                <w:szCs w:val="18"/>
              </w:rPr>
              <w:t>Nhóm</w:t>
            </w:r>
          </w:p>
        </w:tc>
        <w:tc>
          <w:tcPr>
            <w:tcW w:w="6800" w:type="dxa"/>
          </w:tcPr>
          <w:p w14:paraId="5D9DF332">
            <w:pPr>
              <w:spacing w:after="0" w:line="240" w:lineRule="auto"/>
            </w:pPr>
            <w:r>
              <w:rPr>
                <w:sz w:val="18"/>
                <w:szCs w:val="18"/>
              </w:rPr>
              <w:t>Nhân sự</w:t>
            </w:r>
          </w:p>
        </w:tc>
      </w:tr>
      <w:tr w14:paraId="018AE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C1C0710">
            <w:pPr>
              <w:spacing w:after="0" w:line="240" w:lineRule="auto"/>
            </w:pPr>
            <w:r>
              <w:rPr>
                <w:b/>
                <w:sz w:val="18"/>
                <w:szCs w:val="18"/>
              </w:rPr>
              <w:t>Purpose (mục đích)</w:t>
            </w:r>
          </w:p>
        </w:tc>
        <w:tc>
          <w:tcPr>
            <w:tcW w:w="6800" w:type="dxa"/>
          </w:tcPr>
          <w:p w14:paraId="6B6C40C6">
            <w:pPr>
              <w:spacing w:after="0" w:line="240" w:lineRule="auto"/>
            </w:pPr>
            <w:r>
              <w:rPr>
                <w:sz w:val="18"/>
                <w:szCs w:val="18"/>
              </w:rPr>
              <w:t>Hồ sơ nhân sự dùng cho giao việc, chấm công và lương; tách khỏi tài khoản đăng nhập.</w:t>
            </w:r>
          </w:p>
        </w:tc>
      </w:tr>
      <w:tr w14:paraId="22A54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7928678">
            <w:pPr>
              <w:spacing w:after="0" w:line="240" w:lineRule="auto"/>
            </w:pPr>
            <w:r>
              <w:rPr>
                <w:b/>
                <w:sz w:val="18"/>
                <w:szCs w:val="18"/>
              </w:rPr>
              <w:t>Modeling type</w:t>
            </w:r>
          </w:p>
        </w:tc>
        <w:tc>
          <w:tcPr>
            <w:tcW w:w="6800" w:type="dxa"/>
          </w:tcPr>
          <w:p w14:paraId="6B5DFE2C">
            <w:pPr>
              <w:spacing w:after="0" w:line="240" w:lineRule="auto"/>
            </w:pPr>
            <w:r>
              <w:rPr>
                <w:sz w:val="18"/>
                <w:szCs w:val="18"/>
              </w:rPr>
              <w:t>C – dữ liệu/đối tượng được nguồn xác nhận</w:t>
            </w:r>
          </w:p>
        </w:tc>
      </w:tr>
      <w:tr w14:paraId="05F35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231CF2D">
            <w:pPr>
              <w:spacing w:after="0" w:line="240" w:lineRule="auto"/>
            </w:pPr>
            <w:r>
              <w:rPr>
                <w:b/>
                <w:sz w:val="18"/>
                <w:szCs w:val="18"/>
              </w:rPr>
              <w:t>Key business attributes</w:t>
            </w:r>
          </w:p>
        </w:tc>
        <w:tc>
          <w:tcPr>
            <w:tcW w:w="6800" w:type="dxa"/>
          </w:tcPr>
          <w:p w14:paraId="6F79FA46">
            <w:pPr>
              <w:spacing w:after="0" w:line="240" w:lineRule="auto"/>
            </w:pPr>
            <w:r>
              <w:rPr>
                <w:sz w:val="18"/>
                <w:szCs w:val="18"/>
              </w:rPr>
              <w:t>employee_id, coop_id, họ tên, số điện thoại, account_id (tùy chọn, ≤ 1), sinh nhật, địa chỉ, khu vực, phường/xã, thông tin khác, ghi chú (tùy chọn), status_id (nhóm EMPLOYEE)</w:t>
            </w:r>
          </w:p>
        </w:tc>
      </w:tr>
      <w:tr w14:paraId="00C5B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7634298">
            <w:pPr>
              <w:spacing w:after="0" w:line="240" w:lineRule="auto"/>
            </w:pPr>
            <w:r>
              <w:rPr>
                <w:b/>
                <w:sz w:val="18"/>
                <w:szCs w:val="18"/>
              </w:rPr>
              <w:t>Business identity</w:t>
            </w:r>
          </w:p>
        </w:tc>
        <w:tc>
          <w:tcPr>
            <w:tcW w:w="6800" w:type="dxa"/>
          </w:tcPr>
          <w:p w14:paraId="11557379">
            <w:pPr>
              <w:spacing w:after="0" w:line="240" w:lineRule="auto"/>
            </w:pPr>
            <w:r>
              <w:rPr>
                <w:sz w:val="18"/>
                <w:szCs w:val="18"/>
              </w:rPr>
              <w:t>Khóa: employee_id Khóa ngoại: coop_id, account_id, status_id.</w:t>
            </w:r>
          </w:p>
        </w:tc>
      </w:tr>
      <w:tr w14:paraId="5B65B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C68E535">
            <w:pPr>
              <w:spacing w:after="0" w:line="240" w:lineRule="auto"/>
            </w:pPr>
            <w:r>
              <w:rPr>
                <w:b/>
                <w:sz w:val="18"/>
                <w:szCs w:val="18"/>
              </w:rPr>
              <w:t>Status / lifecycle</w:t>
            </w:r>
          </w:p>
        </w:tc>
        <w:tc>
          <w:tcPr>
            <w:tcW w:w="6800" w:type="dxa"/>
          </w:tcPr>
          <w:p w14:paraId="101F0241">
            <w:pPr>
              <w:spacing w:after="0" w:line="240" w:lineRule="auto"/>
            </w:pPr>
            <w:r>
              <w:rPr>
                <w:sz w:val="18"/>
                <w:szCs w:val="18"/>
              </w:rPr>
              <w:t>status_id thuộc nhóm EMPLOYEE: Đang làm (đầu), Đã nghỉ. UC10 tạo hồ sơ ở trạng thái Đang làm. Chuyển trạng thái được phép ở mục 3.4 (BR-29, BR-30).</w:t>
            </w:r>
          </w:p>
        </w:tc>
      </w:tr>
      <w:tr w14:paraId="017D6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17D6B05">
            <w:pPr>
              <w:spacing w:after="0" w:line="240" w:lineRule="auto"/>
            </w:pPr>
            <w:r>
              <w:rPr>
                <w:b/>
                <w:sz w:val="18"/>
                <w:szCs w:val="18"/>
              </w:rPr>
              <w:t>Relationships / constraints</w:t>
            </w:r>
          </w:p>
        </w:tc>
        <w:tc>
          <w:tcPr>
            <w:tcW w:w="6800" w:type="dxa"/>
          </w:tcPr>
          <w:p w14:paraId="1E66AF2C">
            <w:pPr>
              <w:spacing w:after="0" w:line="240" w:lineRule="auto"/>
            </w:pPr>
            <w:r>
              <w:rPr>
                <w:sz w:val="18"/>
                <w:szCs w:val="18"/>
              </w:rPr>
              <w:t>Gắn tối đa một tài khoản; gắn tài khoản không tự cấp quyền; nếu cùng người làm thời vụ thì lưu tham chiếu employee_id trên SeasonalWorker; hồ sơ dùng chung toàn HTX, không gắn khu; chỉ Chủ HTX đổi tình trạng làm việc.</w:t>
            </w:r>
          </w:p>
        </w:tc>
      </w:tr>
      <w:tr w14:paraId="0BCA3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B518C62">
            <w:pPr>
              <w:spacing w:after="0" w:line="240" w:lineRule="auto"/>
            </w:pPr>
            <w:r>
              <w:rPr>
                <w:b/>
                <w:sz w:val="18"/>
                <w:szCs w:val="18"/>
              </w:rPr>
              <w:t>Used in</w:t>
            </w:r>
          </w:p>
        </w:tc>
        <w:tc>
          <w:tcPr>
            <w:tcW w:w="6800" w:type="dxa"/>
          </w:tcPr>
          <w:p w14:paraId="5F76505C">
            <w:pPr>
              <w:spacing w:after="0" w:line="240" w:lineRule="auto"/>
            </w:pPr>
            <w:r>
              <w:rPr>
                <w:sz w:val="18"/>
                <w:szCs w:val="18"/>
              </w:rPr>
              <w:t>UC10, UC11, UC56–UC62. Màn hình: SCR-08, SCR-09, SCR-40, SCR-41, SCR-42, SCR-43, SCR-44, SCR-45, SCR-46</w:t>
            </w:r>
          </w:p>
        </w:tc>
      </w:tr>
    </w:tbl>
    <w:p w14:paraId="2EA9F369">
      <w:pPr>
        <w:spacing w:after="0"/>
      </w:pPr>
    </w:p>
    <w:p w14:paraId="6242C72B">
      <w:pPr>
        <w:keepNext/>
        <w:spacing w:before="120" w:after="40"/>
      </w:pPr>
      <w:r>
        <w:rPr>
          <w:b/>
        </w:rPr>
        <w:t>E04 Role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4C505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3A6D9ED2">
            <w:pPr>
              <w:spacing w:after="0" w:line="240" w:lineRule="auto"/>
            </w:pPr>
            <w:r>
              <w:rPr>
                <w:b/>
                <w:sz w:val="18"/>
                <w:szCs w:val="18"/>
              </w:rPr>
              <w:t>Field</w:t>
            </w:r>
          </w:p>
        </w:tc>
        <w:tc>
          <w:tcPr>
            <w:tcW w:w="6800" w:type="dxa"/>
            <w:shd w:val="clear" w:color="auto" w:fill="DCE6F1"/>
          </w:tcPr>
          <w:p w14:paraId="33F45928">
            <w:pPr>
              <w:spacing w:after="0" w:line="240" w:lineRule="auto"/>
            </w:pPr>
            <w:r>
              <w:rPr>
                <w:b/>
                <w:sz w:val="18"/>
                <w:szCs w:val="18"/>
              </w:rPr>
              <w:t>Value</w:t>
            </w:r>
          </w:p>
        </w:tc>
      </w:tr>
      <w:tr w14:paraId="49895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CCFD682">
            <w:pPr>
              <w:spacing w:after="0" w:line="240" w:lineRule="auto"/>
            </w:pPr>
            <w:r>
              <w:rPr>
                <w:b/>
                <w:sz w:val="18"/>
                <w:szCs w:val="18"/>
              </w:rPr>
              <w:t>Nhóm</w:t>
            </w:r>
          </w:p>
        </w:tc>
        <w:tc>
          <w:tcPr>
            <w:tcW w:w="6800" w:type="dxa"/>
          </w:tcPr>
          <w:p w14:paraId="7AB96509">
            <w:pPr>
              <w:spacing w:after="0" w:line="240" w:lineRule="auto"/>
            </w:pPr>
            <w:r>
              <w:rPr>
                <w:sz w:val="18"/>
                <w:szCs w:val="18"/>
              </w:rPr>
              <w:t>Phân quyền</w:t>
            </w:r>
          </w:p>
        </w:tc>
      </w:tr>
      <w:tr w14:paraId="5FA6D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AB1D5AB">
            <w:pPr>
              <w:spacing w:after="0" w:line="240" w:lineRule="auto"/>
            </w:pPr>
            <w:r>
              <w:rPr>
                <w:b/>
                <w:sz w:val="18"/>
                <w:szCs w:val="18"/>
              </w:rPr>
              <w:t>Purpose (mục đích)</w:t>
            </w:r>
          </w:p>
        </w:tc>
        <w:tc>
          <w:tcPr>
            <w:tcW w:w="6800" w:type="dxa"/>
          </w:tcPr>
          <w:p w14:paraId="6D1CC2EA">
            <w:pPr>
              <w:spacing w:after="0" w:line="240" w:lineRule="auto"/>
            </w:pPr>
            <w:r>
              <w:rPr>
                <w:sz w:val="18"/>
                <w:szCs w:val="18"/>
              </w:rPr>
              <w:t>Vai trò do Chủ HTX định nghĩa (Quản lý khu, Kế toán…) để cấp quyền nhất quán cho nhiều tài khoản.</w:t>
            </w:r>
          </w:p>
        </w:tc>
      </w:tr>
      <w:tr w14:paraId="23960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5409AB1">
            <w:pPr>
              <w:spacing w:after="0" w:line="240" w:lineRule="auto"/>
            </w:pPr>
            <w:r>
              <w:rPr>
                <w:b/>
                <w:sz w:val="18"/>
                <w:szCs w:val="18"/>
              </w:rPr>
              <w:t>Modeling type</w:t>
            </w:r>
          </w:p>
        </w:tc>
        <w:tc>
          <w:tcPr>
            <w:tcW w:w="6800" w:type="dxa"/>
          </w:tcPr>
          <w:p w14:paraId="68856C90">
            <w:pPr>
              <w:spacing w:after="0" w:line="240" w:lineRule="auto"/>
            </w:pPr>
            <w:r>
              <w:rPr>
                <w:sz w:val="18"/>
                <w:szCs w:val="18"/>
              </w:rPr>
              <w:t>C – dữ liệu/đối tượng được nguồn xác nhận</w:t>
            </w:r>
          </w:p>
        </w:tc>
      </w:tr>
      <w:tr w14:paraId="39996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B77C48E">
            <w:pPr>
              <w:spacing w:after="0" w:line="240" w:lineRule="auto"/>
            </w:pPr>
            <w:r>
              <w:rPr>
                <w:b/>
                <w:sz w:val="18"/>
                <w:szCs w:val="18"/>
              </w:rPr>
              <w:t>Key business attributes</w:t>
            </w:r>
          </w:p>
        </w:tc>
        <w:tc>
          <w:tcPr>
            <w:tcW w:w="6800" w:type="dxa"/>
          </w:tcPr>
          <w:p w14:paraId="6585293A">
            <w:pPr>
              <w:spacing w:after="0" w:line="240" w:lineRule="auto"/>
            </w:pPr>
            <w:r>
              <w:rPr>
                <w:sz w:val="18"/>
                <w:szCs w:val="18"/>
              </w:rPr>
              <w:t>role_id, tên vai trò (duy nhất), mô tả, status_id (nhóm USAGE)</w:t>
            </w:r>
          </w:p>
        </w:tc>
      </w:tr>
      <w:tr w14:paraId="74A40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CE2FC87">
            <w:pPr>
              <w:spacing w:after="0" w:line="240" w:lineRule="auto"/>
            </w:pPr>
            <w:r>
              <w:rPr>
                <w:b/>
                <w:sz w:val="18"/>
                <w:szCs w:val="18"/>
              </w:rPr>
              <w:t>Business identity</w:t>
            </w:r>
          </w:p>
        </w:tc>
        <w:tc>
          <w:tcPr>
            <w:tcW w:w="6800" w:type="dxa"/>
          </w:tcPr>
          <w:p w14:paraId="0F4198E0">
            <w:pPr>
              <w:spacing w:after="0" w:line="240" w:lineRule="auto"/>
            </w:pPr>
            <w:r>
              <w:rPr>
                <w:sz w:val="18"/>
                <w:szCs w:val="18"/>
              </w:rPr>
              <w:t>Khóa: role_id; tên vai trò (duy nhất) Khóa ngoại: status_id.</w:t>
            </w:r>
          </w:p>
        </w:tc>
      </w:tr>
      <w:tr w14:paraId="5F9F4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A458322">
            <w:pPr>
              <w:spacing w:after="0" w:line="240" w:lineRule="auto"/>
            </w:pPr>
            <w:r>
              <w:rPr>
                <w:b/>
                <w:sz w:val="18"/>
                <w:szCs w:val="18"/>
              </w:rPr>
              <w:t>Status / lifecycle</w:t>
            </w:r>
          </w:p>
        </w:tc>
        <w:tc>
          <w:tcPr>
            <w:tcW w:w="6800" w:type="dxa"/>
          </w:tcPr>
          <w:p w14:paraId="5264E7C5">
            <w:pPr>
              <w:spacing w:after="0" w:line="240" w:lineRule="auto"/>
            </w:pPr>
            <w:r>
              <w:rPr>
                <w:sz w:val="18"/>
                <w:szCs w:val="18"/>
              </w:rPr>
              <w:t>status_id thuộc nhóm USAGE: Đang dùng (đầu), Ngừng dùng; đổi ở UC12. Chặn ngừng dùng: Còn cặp khu – vai trò Hiệu lực dùng vai trò này. Mục 3.4 (BR-29, BR-30).</w:t>
            </w:r>
          </w:p>
        </w:tc>
      </w:tr>
      <w:tr w14:paraId="63083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2CCC2D3">
            <w:pPr>
              <w:spacing w:after="0" w:line="240" w:lineRule="auto"/>
            </w:pPr>
            <w:r>
              <w:rPr>
                <w:b/>
                <w:sz w:val="18"/>
                <w:szCs w:val="18"/>
              </w:rPr>
              <w:t>Relationships / constraints</w:t>
            </w:r>
          </w:p>
        </w:tc>
        <w:tc>
          <w:tcPr>
            <w:tcW w:w="6800" w:type="dxa"/>
          </w:tcPr>
          <w:p w14:paraId="01D8E106">
            <w:pPr>
              <w:spacing w:after="0" w:line="240" w:lineRule="auto"/>
            </w:pPr>
            <w:r>
              <w:rPr>
                <w:sz w:val="18"/>
                <w:szCs w:val="18"/>
              </w:rPr>
              <w:t>1 vai trò có nhiều RolePermission và nhiều AccessGrant; sửa quyền áp dụng ngay cho mọi tài khoản giữ vai trò; không có phiên bản, thay đổi ghi AuditEvent; không ngừng dùng khi còn grant hiệu lực.</w:t>
            </w:r>
          </w:p>
        </w:tc>
      </w:tr>
      <w:tr w14:paraId="102B6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A3B26F2">
            <w:pPr>
              <w:spacing w:after="0" w:line="240" w:lineRule="auto"/>
            </w:pPr>
            <w:r>
              <w:rPr>
                <w:b/>
                <w:sz w:val="18"/>
                <w:szCs w:val="18"/>
              </w:rPr>
              <w:t>Used in</w:t>
            </w:r>
          </w:p>
        </w:tc>
        <w:tc>
          <w:tcPr>
            <w:tcW w:w="6800" w:type="dxa"/>
          </w:tcPr>
          <w:p w14:paraId="7FD7E456">
            <w:pPr>
              <w:spacing w:after="0" w:line="240" w:lineRule="auto"/>
            </w:pPr>
            <w:r>
              <w:rPr>
                <w:sz w:val="18"/>
                <w:szCs w:val="18"/>
              </w:rPr>
              <w:t>UC11, UC12; BR-19. Màn hình: SCR-09, SCR-10</w:t>
            </w:r>
          </w:p>
        </w:tc>
      </w:tr>
    </w:tbl>
    <w:p w14:paraId="1D906BA4">
      <w:pPr>
        <w:spacing w:after="0"/>
      </w:pPr>
    </w:p>
    <w:p w14:paraId="786F89E0">
      <w:pPr>
        <w:keepNext/>
        <w:spacing w:before="120" w:after="40"/>
      </w:pPr>
      <w:r>
        <w:rPr>
          <w:b/>
        </w:rPr>
        <w:t>E05 RolePermission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61AE4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5F6D3C5D">
            <w:pPr>
              <w:spacing w:after="0" w:line="240" w:lineRule="auto"/>
            </w:pPr>
            <w:r>
              <w:rPr>
                <w:b/>
                <w:sz w:val="18"/>
                <w:szCs w:val="18"/>
              </w:rPr>
              <w:t>Field</w:t>
            </w:r>
          </w:p>
        </w:tc>
        <w:tc>
          <w:tcPr>
            <w:tcW w:w="6800" w:type="dxa"/>
            <w:shd w:val="clear" w:color="auto" w:fill="DCE6F1"/>
          </w:tcPr>
          <w:p w14:paraId="6CAE4E3F">
            <w:pPr>
              <w:spacing w:after="0" w:line="240" w:lineRule="auto"/>
            </w:pPr>
            <w:r>
              <w:rPr>
                <w:b/>
                <w:sz w:val="18"/>
                <w:szCs w:val="18"/>
              </w:rPr>
              <w:t>Value</w:t>
            </w:r>
          </w:p>
        </w:tc>
      </w:tr>
      <w:tr w14:paraId="2FC88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81928CB">
            <w:pPr>
              <w:spacing w:after="0" w:line="240" w:lineRule="auto"/>
            </w:pPr>
            <w:r>
              <w:rPr>
                <w:b/>
                <w:sz w:val="18"/>
                <w:szCs w:val="18"/>
              </w:rPr>
              <w:t>Nhóm</w:t>
            </w:r>
          </w:p>
        </w:tc>
        <w:tc>
          <w:tcPr>
            <w:tcW w:w="6800" w:type="dxa"/>
          </w:tcPr>
          <w:p w14:paraId="4DAFDF22">
            <w:pPr>
              <w:spacing w:after="0" w:line="240" w:lineRule="auto"/>
            </w:pPr>
            <w:r>
              <w:rPr>
                <w:sz w:val="18"/>
                <w:szCs w:val="18"/>
              </w:rPr>
              <w:t>Phân quyền</w:t>
            </w:r>
          </w:p>
        </w:tc>
      </w:tr>
      <w:tr w14:paraId="5D74F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886E875">
            <w:pPr>
              <w:spacing w:after="0" w:line="240" w:lineRule="auto"/>
            </w:pPr>
            <w:r>
              <w:rPr>
                <w:b/>
                <w:sz w:val="18"/>
                <w:szCs w:val="18"/>
              </w:rPr>
              <w:t>Purpose (mục đích)</w:t>
            </w:r>
          </w:p>
        </w:tc>
        <w:tc>
          <w:tcPr>
            <w:tcW w:w="6800" w:type="dxa"/>
          </w:tcPr>
          <w:p w14:paraId="245E517F">
            <w:pPr>
              <w:spacing w:after="0" w:line="240" w:lineRule="auto"/>
            </w:pPr>
            <w:r>
              <w:rPr>
                <w:sz w:val="18"/>
                <w:szCs w:val="18"/>
              </w:rPr>
              <w:t>Ma trận quyền của một vai trò trên từng chức năng.</w:t>
            </w:r>
          </w:p>
        </w:tc>
      </w:tr>
      <w:tr w14:paraId="6DFD2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A3640F6">
            <w:pPr>
              <w:spacing w:after="0" w:line="240" w:lineRule="auto"/>
            </w:pPr>
            <w:r>
              <w:rPr>
                <w:b/>
                <w:sz w:val="18"/>
                <w:szCs w:val="18"/>
              </w:rPr>
              <w:t>Modeling type</w:t>
            </w:r>
          </w:p>
        </w:tc>
        <w:tc>
          <w:tcPr>
            <w:tcW w:w="6800" w:type="dxa"/>
          </w:tcPr>
          <w:p w14:paraId="71927E02">
            <w:pPr>
              <w:spacing w:after="0" w:line="240" w:lineRule="auto"/>
            </w:pPr>
            <w:r>
              <w:rPr>
                <w:sz w:val="18"/>
                <w:szCs w:val="18"/>
              </w:rPr>
              <w:t>C – dữ liệu/đối tượng được nguồn xác nhận</w:t>
            </w:r>
          </w:p>
        </w:tc>
      </w:tr>
      <w:tr w14:paraId="43C7E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248C708">
            <w:pPr>
              <w:spacing w:after="0" w:line="240" w:lineRule="auto"/>
            </w:pPr>
            <w:r>
              <w:rPr>
                <w:b/>
                <w:sz w:val="18"/>
                <w:szCs w:val="18"/>
              </w:rPr>
              <w:t>Key business attributes</w:t>
            </w:r>
          </w:p>
        </w:tc>
        <w:tc>
          <w:tcPr>
            <w:tcW w:w="6800" w:type="dxa"/>
          </w:tcPr>
          <w:p w14:paraId="0BB3AEE4">
            <w:pPr>
              <w:spacing w:after="0" w:line="240" w:lineRule="auto"/>
            </w:pPr>
            <w:r>
              <w:rPr>
                <w:sz w:val="18"/>
                <w:szCs w:val="18"/>
              </w:rPr>
              <w:t>role_id + mã chức năng (danh mục cố định của hệ thống), Tạo, Xem, Sửa, Xóa, quyền khác (xuất, nhập…), phạm vi dữ liệu (bản ghi của mình / toàn khu được gán)</w:t>
            </w:r>
          </w:p>
        </w:tc>
      </w:tr>
      <w:tr w14:paraId="4D4FC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5AE2796">
            <w:pPr>
              <w:spacing w:after="0" w:line="240" w:lineRule="auto"/>
            </w:pPr>
            <w:r>
              <w:rPr>
                <w:b/>
                <w:sz w:val="18"/>
                <w:szCs w:val="18"/>
              </w:rPr>
              <w:t>Business identity</w:t>
            </w:r>
          </w:p>
        </w:tc>
        <w:tc>
          <w:tcPr>
            <w:tcW w:w="6800" w:type="dxa"/>
          </w:tcPr>
          <w:p w14:paraId="35E535F7">
            <w:pPr>
              <w:spacing w:after="0" w:line="240" w:lineRule="auto"/>
            </w:pPr>
            <w:r>
              <w:rPr>
                <w:sz w:val="18"/>
                <w:szCs w:val="18"/>
              </w:rPr>
              <w:t>Khóa ghép: (role_id, mã chức năng); mỗi vai trò có một dòng quyền cho mỗi chức năng.</w:t>
            </w:r>
          </w:p>
        </w:tc>
      </w:tr>
      <w:tr w14:paraId="70233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53B30A7">
            <w:pPr>
              <w:spacing w:after="0" w:line="240" w:lineRule="auto"/>
            </w:pPr>
            <w:r>
              <w:rPr>
                <w:b/>
                <w:sz w:val="18"/>
                <w:szCs w:val="18"/>
              </w:rPr>
              <w:t>Status / lifecycle</w:t>
            </w:r>
          </w:p>
        </w:tc>
        <w:tc>
          <w:tcPr>
            <w:tcW w:w="6800" w:type="dxa"/>
          </w:tcPr>
          <w:p w14:paraId="18D5CCAF">
            <w:pPr>
              <w:spacing w:after="0" w:line="240" w:lineRule="auto"/>
            </w:pPr>
            <w:r>
              <w:rPr>
                <w:sz w:val="18"/>
                <w:szCs w:val="18"/>
              </w:rPr>
              <w:t>Không có vòng đời riêng.</w:t>
            </w:r>
          </w:p>
        </w:tc>
      </w:tr>
      <w:tr w14:paraId="6ED33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9D945DF">
            <w:pPr>
              <w:spacing w:after="0" w:line="240" w:lineRule="auto"/>
            </w:pPr>
            <w:r>
              <w:rPr>
                <w:b/>
                <w:sz w:val="18"/>
                <w:szCs w:val="18"/>
              </w:rPr>
              <w:t>Relationships / constraints</w:t>
            </w:r>
          </w:p>
        </w:tc>
        <w:tc>
          <w:tcPr>
            <w:tcW w:w="6800" w:type="dxa"/>
          </w:tcPr>
          <w:p w14:paraId="6421E71D">
            <w:pPr>
              <w:spacing w:after="0" w:line="240" w:lineRule="auto"/>
            </w:pPr>
            <w:r>
              <w:rPr>
                <w:sz w:val="18"/>
                <w:szCs w:val="18"/>
              </w:rPr>
              <w:t>Mỗi cặp vai trò – chức năng có một dòng; danh mục chức năng và các quyền hỗ trợ do hệ thống định nghĩa, Chủ HTX không tạo mới; chỉ chọn quyền mà chức năng hỗ trợ.</w:t>
            </w:r>
          </w:p>
        </w:tc>
      </w:tr>
      <w:tr w14:paraId="61C73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55297F4">
            <w:pPr>
              <w:spacing w:after="0" w:line="240" w:lineRule="auto"/>
            </w:pPr>
            <w:r>
              <w:rPr>
                <w:b/>
                <w:sz w:val="18"/>
                <w:szCs w:val="18"/>
              </w:rPr>
              <w:t>Used in</w:t>
            </w:r>
          </w:p>
        </w:tc>
        <w:tc>
          <w:tcPr>
            <w:tcW w:w="6800" w:type="dxa"/>
          </w:tcPr>
          <w:p w14:paraId="055B59FD">
            <w:pPr>
              <w:spacing w:after="0" w:line="240" w:lineRule="auto"/>
            </w:pPr>
            <w:r>
              <w:rPr>
                <w:sz w:val="18"/>
                <w:szCs w:val="18"/>
              </w:rPr>
              <w:t>UC12; BR-19. Màn hình: SCR-10</w:t>
            </w:r>
          </w:p>
        </w:tc>
      </w:tr>
    </w:tbl>
    <w:p w14:paraId="4430E6A1">
      <w:pPr>
        <w:spacing w:after="0"/>
      </w:pPr>
    </w:p>
    <w:p w14:paraId="00016DB4">
      <w:pPr>
        <w:keepNext/>
        <w:spacing w:before="120" w:after="40"/>
      </w:pPr>
      <w:r>
        <w:rPr>
          <w:b/>
        </w:rPr>
        <w:t>E06 AccessGrant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03421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633A1042">
            <w:pPr>
              <w:spacing w:after="0" w:line="240" w:lineRule="auto"/>
            </w:pPr>
            <w:r>
              <w:rPr>
                <w:b/>
                <w:sz w:val="18"/>
                <w:szCs w:val="18"/>
              </w:rPr>
              <w:t>Field</w:t>
            </w:r>
          </w:p>
        </w:tc>
        <w:tc>
          <w:tcPr>
            <w:tcW w:w="6800" w:type="dxa"/>
            <w:shd w:val="clear" w:color="auto" w:fill="DCE6F1"/>
          </w:tcPr>
          <w:p w14:paraId="3BA2DA6B">
            <w:pPr>
              <w:spacing w:after="0" w:line="240" w:lineRule="auto"/>
            </w:pPr>
            <w:r>
              <w:rPr>
                <w:b/>
                <w:sz w:val="18"/>
                <w:szCs w:val="18"/>
              </w:rPr>
              <w:t>Value</w:t>
            </w:r>
          </w:p>
        </w:tc>
      </w:tr>
      <w:tr w14:paraId="2E052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62768C1">
            <w:pPr>
              <w:spacing w:after="0" w:line="240" w:lineRule="auto"/>
            </w:pPr>
            <w:r>
              <w:rPr>
                <w:b/>
                <w:sz w:val="18"/>
                <w:szCs w:val="18"/>
              </w:rPr>
              <w:t>Nhóm</w:t>
            </w:r>
          </w:p>
        </w:tc>
        <w:tc>
          <w:tcPr>
            <w:tcW w:w="6800" w:type="dxa"/>
          </w:tcPr>
          <w:p w14:paraId="4157BA09">
            <w:pPr>
              <w:spacing w:after="0" w:line="240" w:lineRule="auto"/>
            </w:pPr>
            <w:r>
              <w:rPr>
                <w:sz w:val="18"/>
                <w:szCs w:val="18"/>
              </w:rPr>
              <w:t>Phân quyền</w:t>
            </w:r>
          </w:p>
        </w:tc>
      </w:tr>
      <w:tr w14:paraId="57ADD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E1BE4C0">
            <w:pPr>
              <w:spacing w:after="0" w:line="240" w:lineRule="auto"/>
            </w:pPr>
            <w:r>
              <w:rPr>
                <w:b/>
                <w:sz w:val="18"/>
                <w:szCs w:val="18"/>
              </w:rPr>
              <w:t>Purpose (mục đích)</w:t>
            </w:r>
          </w:p>
        </w:tc>
        <w:tc>
          <w:tcPr>
            <w:tcW w:w="6800" w:type="dxa"/>
          </w:tcPr>
          <w:p w14:paraId="024D1255">
            <w:pPr>
              <w:spacing w:after="0" w:line="240" w:lineRule="auto"/>
            </w:pPr>
            <w:r>
              <w:rPr>
                <w:sz w:val="18"/>
                <w:szCs w:val="18"/>
              </w:rPr>
              <w:t>Cặp khu – vai trò gán cho tài khoản; quyền thực tế là hợp quyền các vai trò trong khu tương ứng.</w:t>
            </w:r>
          </w:p>
        </w:tc>
      </w:tr>
      <w:tr w14:paraId="544D5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E533BCE">
            <w:pPr>
              <w:spacing w:after="0" w:line="240" w:lineRule="auto"/>
            </w:pPr>
            <w:r>
              <w:rPr>
                <w:b/>
                <w:sz w:val="18"/>
                <w:szCs w:val="18"/>
              </w:rPr>
              <w:t>Modeling type</w:t>
            </w:r>
          </w:p>
        </w:tc>
        <w:tc>
          <w:tcPr>
            <w:tcW w:w="6800" w:type="dxa"/>
          </w:tcPr>
          <w:p w14:paraId="77089C46">
            <w:pPr>
              <w:spacing w:after="0" w:line="240" w:lineRule="auto"/>
            </w:pPr>
            <w:r>
              <w:rPr>
                <w:sz w:val="18"/>
                <w:szCs w:val="18"/>
              </w:rPr>
              <w:t>C – dữ liệu/đối tượng được nguồn xác nhận</w:t>
            </w:r>
          </w:p>
        </w:tc>
      </w:tr>
      <w:tr w14:paraId="68F39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4F83260">
            <w:pPr>
              <w:spacing w:after="0" w:line="240" w:lineRule="auto"/>
            </w:pPr>
            <w:r>
              <w:rPr>
                <w:b/>
                <w:sz w:val="18"/>
                <w:szCs w:val="18"/>
              </w:rPr>
              <w:t>Key business attributes</w:t>
            </w:r>
          </w:p>
        </w:tc>
        <w:tc>
          <w:tcPr>
            <w:tcW w:w="6800" w:type="dxa"/>
          </w:tcPr>
          <w:p w14:paraId="6D32D49A">
            <w:pPr>
              <w:spacing w:after="0" w:line="240" w:lineRule="auto"/>
            </w:pPr>
            <w:r>
              <w:rPr>
                <w:sz w:val="18"/>
                <w:szCs w:val="18"/>
              </w:rPr>
              <w:t>grant_id, account_id, role_id, zone_id (trống = toàn bộ khu), loại phạm vi, hiệu lực từ/đến, status_id (nhóm ACCESS_GRANT), người cấp</w:t>
            </w:r>
          </w:p>
        </w:tc>
      </w:tr>
      <w:tr w14:paraId="0C851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F407286">
            <w:pPr>
              <w:spacing w:after="0" w:line="240" w:lineRule="auto"/>
            </w:pPr>
            <w:r>
              <w:rPr>
                <w:b/>
                <w:sz w:val="18"/>
                <w:szCs w:val="18"/>
              </w:rPr>
              <w:t>Business identity</w:t>
            </w:r>
          </w:p>
        </w:tc>
        <w:tc>
          <w:tcPr>
            <w:tcW w:w="6800" w:type="dxa"/>
          </w:tcPr>
          <w:p w14:paraId="136AF928">
            <w:pPr>
              <w:spacing w:after="0" w:line="240" w:lineRule="auto"/>
            </w:pPr>
            <w:r>
              <w:rPr>
                <w:sz w:val="18"/>
                <w:szCs w:val="18"/>
              </w:rPr>
              <w:t>Khóa: grant_id Khóa ngoại: account_id, role_id, zone_id, status_id.</w:t>
            </w:r>
          </w:p>
        </w:tc>
      </w:tr>
      <w:tr w14:paraId="4F44D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414B511">
            <w:pPr>
              <w:spacing w:after="0" w:line="240" w:lineRule="auto"/>
            </w:pPr>
            <w:r>
              <w:rPr>
                <w:b/>
                <w:sz w:val="18"/>
                <w:szCs w:val="18"/>
              </w:rPr>
              <w:t>Status / lifecycle</w:t>
            </w:r>
          </w:p>
        </w:tc>
        <w:tc>
          <w:tcPr>
            <w:tcW w:w="6800" w:type="dxa"/>
          </w:tcPr>
          <w:p w14:paraId="1D93B04B">
            <w:pPr>
              <w:spacing w:after="0" w:line="240" w:lineRule="auto"/>
            </w:pPr>
            <w:r>
              <w:rPr>
                <w:sz w:val="18"/>
                <w:szCs w:val="18"/>
              </w:rPr>
              <w:t>status_id thuộc nhóm ACCESS_GRANT: Hiệu lực (đầu), Đã thu hồi (kết thúc). UC11 tạo grant ở trạng thái Hiệu lực. Chuyển trạng thái được phép ở mục 3.4 (BR-29, BR-30). “Hết hạn” suy ra khi qua ngày hiệu lực đến, status_id vẫn Hiệu lực (Bảng 3.4-3).</w:t>
            </w:r>
          </w:p>
        </w:tc>
      </w:tr>
      <w:tr w14:paraId="37480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D505B30">
            <w:pPr>
              <w:spacing w:after="0" w:line="240" w:lineRule="auto"/>
            </w:pPr>
            <w:r>
              <w:rPr>
                <w:b/>
                <w:sz w:val="18"/>
                <w:szCs w:val="18"/>
              </w:rPr>
              <w:t>Relationships / constraints</w:t>
            </w:r>
          </w:p>
        </w:tc>
        <w:tc>
          <w:tcPr>
            <w:tcW w:w="6800" w:type="dxa"/>
          </w:tcPr>
          <w:p w14:paraId="00F75142">
            <w:pPr>
              <w:spacing w:after="0" w:line="240" w:lineRule="auto"/>
            </w:pPr>
            <w:r>
              <w:rPr>
                <w:sz w:val="18"/>
                <w:szCs w:val="18"/>
              </w:rPr>
              <w:t>Một tài khoản có nhiều grant (ví dụ Khu A – Quản lý khu, Khu C – Kế toán); thu hồi ghi mốc kết thúc, cấp lại tạo grant mới; không cấp riêng từng bè; chỉ Chủ HTX thu hồi, bắt buộc lý do.</w:t>
            </w:r>
          </w:p>
        </w:tc>
      </w:tr>
      <w:tr w14:paraId="6DBF6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CB6DBF4">
            <w:pPr>
              <w:spacing w:after="0" w:line="240" w:lineRule="auto"/>
            </w:pPr>
            <w:r>
              <w:rPr>
                <w:b/>
                <w:sz w:val="18"/>
                <w:szCs w:val="18"/>
              </w:rPr>
              <w:t>Used in</w:t>
            </w:r>
          </w:p>
        </w:tc>
        <w:tc>
          <w:tcPr>
            <w:tcW w:w="6800" w:type="dxa"/>
          </w:tcPr>
          <w:p w14:paraId="71F71291">
            <w:pPr>
              <w:spacing w:after="0" w:line="240" w:lineRule="auto"/>
            </w:pPr>
            <w:r>
              <w:rPr>
                <w:sz w:val="18"/>
                <w:szCs w:val="18"/>
              </w:rPr>
              <w:t>UC11; BR-01/19. Màn hình: SCR-09</w:t>
            </w:r>
          </w:p>
        </w:tc>
      </w:tr>
    </w:tbl>
    <w:p w14:paraId="3430AF8B">
      <w:pPr>
        <w:spacing w:after="0"/>
      </w:pPr>
    </w:p>
    <w:p w14:paraId="23BCED4A">
      <w:pPr>
        <w:keepNext/>
        <w:spacing w:before="120" w:after="40"/>
      </w:pPr>
      <w:r>
        <w:rPr>
          <w:b/>
        </w:rPr>
        <w:t>E07 FarmingZone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68A63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45513EF6">
            <w:pPr>
              <w:spacing w:after="0" w:line="240" w:lineRule="auto"/>
            </w:pPr>
            <w:r>
              <w:rPr>
                <w:b/>
                <w:sz w:val="18"/>
                <w:szCs w:val="18"/>
              </w:rPr>
              <w:t>Field</w:t>
            </w:r>
          </w:p>
        </w:tc>
        <w:tc>
          <w:tcPr>
            <w:tcW w:w="6800" w:type="dxa"/>
            <w:shd w:val="clear" w:color="auto" w:fill="DCE6F1"/>
          </w:tcPr>
          <w:p w14:paraId="3FAE35C9">
            <w:pPr>
              <w:spacing w:after="0" w:line="240" w:lineRule="auto"/>
            </w:pPr>
            <w:r>
              <w:rPr>
                <w:b/>
                <w:sz w:val="18"/>
                <w:szCs w:val="18"/>
              </w:rPr>
              <w:t>Value</w:t>
            </w:r>
          </w:p>
        </w:tc>
      </w:tr>
      <w:tr w14:paraId="65A16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86786A3">
            <w:pPr>
              <w:spacing w:after="0" w:line="240" w:lineRule="auto"/>
            </w:pPr>
            <w:r>
              <w:rPr>
                <w:b/>
                <w:sz w:val="18"/>
                <w:szCs w:val="18"/>
              </w:rPr>
              <w:t>Nhóm</w:t>
            </w:r>
          </w:p>
        </w:tc>
        <w:tc>
          <w:tcPr>
            <w:tcW w:w="6800" w:type="dxa"/>
          </w:tcPr>
          <w:p w14:paraId="1C51FB82">
            <w:pPr>
              <w:spacing w:after="0" w:line="240" w:lineRule="auto"/>
            </w:pPr>
            <w:r>
              <w:rPr>
                <w:sz w:val="18"/>
                <w:szCs w:val="18"/>
              </w:rPr>
              <w:t>Trang trại</w:t>
            </w:r>
          </w:p>
        </w:tc>
      </w:tr>
      <w:tr w14:paraId="29DBC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C778BED">
            <w:pPr>
              <w:spacing w:after="0" w:line="240" w:lineRule="auto"/>
            </w:pPr>
            <w:r>
              <w:rPr>
                <w:b/>
                <w:sz w:val="18"/>
                <w:szCs w:val="18"/>
              </w:rPr>
              <w:t>Purpose (mục đích)</w:t>
            </w:r>
          </w:p>
        </w:tc>
        <w:tc>
          <w:tcPr>
            <w:tcW w:w="6800" w:type="dxa"/>
          </w:tcPr>
          <w:p w14:paraId="346165A4">
            <w:pPr>
              <w:spacing w:after="0" w:line="240" w:lineRule="auto"/>
            </w:pPr>
            <w:r>
              <w:rPr>
                <w:sz w:val="18"/>
                <w:szCs w:val="18"/>
              </w:rPr>
              <w:t>Đơn vị tổ chức bè và phạm vi phân quyền theo khu; vị trí/tọa độ dùng cho trang truy xuất và bản đồ.</w:t>
            </w:r>
          </w:p>
        </w:tc>
      </w:tr>
      <w:tr w14:paraId="0B7CF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89B7473">
            <w:pPr>
              <w:spacing w:after="0" w:line="240" w:lineRule="auto"/>
            </w:pPr>
            <w:r>
              <w:rPr>
                <w:b/>
                <w:sz w:val="18"/>
                <w:szCs w:val="18"/>
              </w:rPr>
              <w:t>Modeling type</w:t>
            </w:r>
          </w:p>
        </w:tc>
        <w:tc>
          <w:tcPr>
            <w:tcW w:w="6800" w:type="dxa"/>
          </w:tcPr>
          <w:p w14:paraId="7D083F1A">
            <w:pPr>
              <w:spacing w:after="0" w:line="240" w:lineRule="auto"/>
            </w:pPr>
            <w:r>
              <w:rPr>
                <w:sz w:val="18"/>
                <w:szCs w:val="18"/>
              </w:rPr>
              <w:t>C – dữ liệu/đối tượng được nguồn xác nhận</w:t>
            </w:r>
          </w:p>
        </w:tc>
      </w:tr>
      <w:tr w14:paraId="70547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C8E905D">
            <w:pPr>
              <w:spacing w:after="0" w:line="240" w:lineRule="auto"/>
            </w:pPr>
            <w:r>
              <w:rPr>
                <w:b/>
                <w:sz w:val="18"/>
                <w:szCs w:val="18"/>
              </w:rPr>
              <w:t>Key business attributes</w:t>
            </w:r>
          </w:p>
        </w:tc>
        <w:tc>
          <w:tcPr>
            <w:tcW w:w="6800" w:type="dxa"/>
          </w:tcPr>
          <w:p w14:paraId="6F49C720">
            <w:pPr>
              <w:spacing w:after="0" w:line="240" w:lineRule="auto"/>
            </w:pPr>
            <w:r>
              <w:rPr>
                <w:sz w:val="18"/>
                <w:szCs w:val="18"/>
              </w:rPr>
              <w:t>zone_id, coop_id, mã (duy nhất), tên, vị trí, tọa độ, diện tích, điểm đo nước, status_id (nhóm USAGE), ngưỡng pH và độ mặn (‰) hiện hành</w:t>
            </w:r>
          </w:p>
        </w:tc>
      </w:tr>
      <w:tr w14:paraId="58384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0F7FBCD">
            <w:pPr>
              <w:spacing w:after="0" w:line="240" w:lineRule="auto"/>
            </w:pPr>
            <w:r>
              <w:rPr>
                <w:b/>
                <w:sz w:val="18"/>
                <w:szCs w:val="18"/>
              </w:rPr>
              <w:t>Business identity</w:t>
            </w:r>
          </w:p>
        </w:tc>
        <w:tc>
          <w:tcPr>
            <w:tcW w:w="6800" w:type="dxa"/>
          </w:tcPr>
          <w:p w14:paraId="64C70442">
            <w:pPr>
              <w:spacing w:after="0" w:line="240" w:lineRule="auto"/>
            </w:pPr>
            <w:r>
              <w:rPr>
                <w:sz w:val="18"/>
                <w:szCs w:val="18"/>
              </w:rPr>
              <w:t>Khóa: zone_id; mã (duy nhất) Khóa ngoại: coop_id, status_id.</w:t>
            </w:r>
          </w:p>
        </w:tc>
      </w:tr>
      <w:tr w14:paraId="4E25F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7C134DC">
            <w:pPr>
              <w:spacing w:after="0" w:line="240" w:lineRule="auto"/>
            </w:pPr>
            <w:r>
              <w:rPr>
                <w:b/>
                <w:sz w:val="18"/>
                <w:szCs w:val="18"/>
              </w:rPr>
              <w:t>Status / lifecycle</w:t>
            </w:r>
          </w:p>
        </w:tc>
        <w:tc>
          <w:tcPr>
            <w:tcW w:w="6800" w:type="dxa"/>
          </w:tcPr>
          <w:p w14:paraId="35C9A101">
            <w:pPr>
              <w:spacing w:after="0" w:line="240" w:lineRule="auto"/>
            </w:pPr>
            <w:r>
              <w:rPr>
                <w:sz w:val="18"/>
                <w:szCs w:val="18"/>
              </w:rPr>
              <w:t>status_id thuộc nhóm USAGE: Đang dùng (đầu), Ngừng dùng; đổi ở UC15. Chặn ngừng dùng: Còn bè Đang dùng trong vùng. Mục 3.4 (BR-29, BR-30). “Quá hạn đo nước” suy ra khi quá 1 tháng chưa có chỉ số nước đã xác nhận, nhắc qua JOB-05 (Bảng 3.4-3).</w:t>
            </w:r>
          </w:p>
        </w:tc>
      </w:tr>
      <w:tr w14:paraId="1F794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EB1DBB1">
            <w:pPr>
              <w:spacing w:after="0" w:line="240" w:lineRule="auto"/>
            </w:pPr>
            <w:r>
              <w:rPr>
                <w:b/>
                <w:sz w:val="18"/>
                <w:szCs w:val="18"/>
              </w:rPr>
              <w:t>Relationships / constraints</w:t>
            </w:r>
          </w:p>
        </w:tc>
        <w:tc>
          <w:tcPr>
            <w:tcW w:w="6800" w:type="dxa"/>
          </w:tcPr>
          <w:p w14:paraId="4FDB43D7">
            <w:pPr>
              <w:spacing w:after="0" w:line="240" w:lineRule="auto"/>
            </w:pPr>
            <w:r>
              <w:rPr>
                <w:sz w:val="18"/>
                <w:szCs w:val="18"/>
              </w:rPr>
              <w:t>Vùng thuộc HTX; là phạm vi của AccessGrant; giấy tờ qua DocumentZoneScope; mỗi đơn có một khu phụ trách; Chủ HTX cập nhật ngưỡng nước của vùng, lịch sử đổi ngưỡng ghi AuditEvent.</w:t>
            </w:r>
          </w:p>
        </w:tc>
      </w:tr>
      <w:tr w14:paraId="68EAD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5F7361C">
            <w:pPr>
              <w:spacing w:after="0" w:line="240" w:lineRule="auto"/>
            </w:pPr>
            <w:r>
              <w:rPr>
                <w:b/>
                <w:sz w:val="18"/>
                <w:szCs w:val="18"/>
              </w:rPr>
              <w:t>Used in</w:t>
            </w:r>
          </w:p>
        </w:tc>
        <w:tc>
          <w:tcPr>
            <w:tcW w:w="6800" w:type="dxa"/>
          </w:tcPr>
          <w:p w14:paraId="6147633F">
            <w:pPr>
              <w:spacing w:after="0" w:line="240" w:lineRule="auto"/>
            </w:pPr>
            <w:r>
              <w:rPr>
                <w:sz w:val="18"/>
                <w:szCs w:val="18"/>
              </w:rPr>
              <w:t>UC15, UC11, UC26; BF-01; BR-07. Màn hình: SCR-09, SCR-11, SCR-18</w:t>
            </w:r>
          </w:p>
        </w:tc>
      </w:tr>
    </w:tbl>
    <w:p w14:paraId="27471B27">
      <w:pPr>
        <w:spacing w:after="0"/>
      </w:pPr>
    </w:p>
    <w:p w14:paraId="31757721">
      <w:pPr>
        <w:keepNext/>
        <w:spacing w:before="120" w:after="40"/>
      </w:pPr>
      <w:r>
        <w:rPr>
          <w:b/>
        </w:rPr>
        <w:t>E08 ZoneComplianceDocument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0B63B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2DD66D20">
            <w:pPr>
              <w:spacing w:after="0" w:line="240" w:lineRule="auto"/>
            </w:pPr>
            <w:r>
              <w:rPr>
                <w:b/>
                <w:sz w:val="18"/>
                <w:szCs w:val="18"/>
              </w:rPr>
              <w:t>Field</w:t>
            </w:r>
          </w:p>
        </w:tc>
        <w:tc>
          <w:tcPr>
            <w:tcW w:w="6800" w:type="dxa"/>
            <w:shd w:val="clear" w:color="auto" w:fill="DCE6F1"/>
          </w:tcPr>
          <w:p w14:paraId="7927F1F0">
            <w:pPr>
              <w:spacing w:after="0" w:line="240" w:lineRule="auto"/>
            </w:pPr>
            <w:r>
              <w:rPr>
                <w:b/>
                <w:sz w:val="18"/>
                <w:szCs w:val="18"/>
              </w:rPr>
              <w:t>Value</w:t>
            </w:r>
          </w:p>
        </w:tc>
      </w:tr>
      <w:tr w14:paraId="723B9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3926F68">
            <w:pPr>
              <w:spacing w:after="0" w:line="240" w:lineRule="auto"/>
            </w:pPr>
            <w:r>
              <w:rPr>
                <w:b/>
                <w:sz w:val="18"/>
                <w:szCs w:val="18"/>
              </w:rPr>
              <w:t>Nhóm</w:t>
            </w:r>
          </w:p>
        </w:tc>
        <w:tc>
          <w:tcPr>
            <w:tcW w:w="6800" w:type="dxa"/>
          </w:tcPr>
          <w:p w14:paraId="5C1A7CC9">
            <w:pPr>
              <w:spacing w:after="0" w:line="240" w:lineRule="auto"/>
            </w:pPr>
            <w:r>
              <w:rPr>
                <w:sz w:val="18"/>
                <w:szCs w:val="18"/>
              </w:rPr>
              <w:t>Trang trại</w:t>
            </w:r>
          </w:p>
        </w:tc>
      </w:tr>
      <w:tr w14:paraId="7D5EC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0DC0C0A">
            <w:pPr>
              <w:spacing w:after="0" w:line="240" w:lineRule="auto"/>
            </w:pPr>
            <w:r>
              <w:rPr>
                <w:b/>
                <w:sz w:val="18"/>
                <w:szCs w:val="18"/>
              </w:rPr>
              <w:t>Purpose (mục đích)</w:t>
            </w:r>
          </w:p>
        </w:tc>
        <w:tc>
          <w:tcPr>
            <w:tcW w:w="6800" w:type="dxa"/>
          </w:tcPr>
          <w:p w14:paraId="53A5CFDA">
            <w:pPr>
              <w:spacing w:after="0" w:line="240" w:lineRule="auto"/>
            </w:pPr>
            <w:r>
              <w:rPr>
                <w:sz w:val="18"/>
                <w:szCs w:val="18"/>
              </w:rPr>
              <w:t>Đại diện giấy tờ pháp lý có thể áp dụng cho nhiều vùng.</w:t>
            </w:r>
          </w:p>
        </w:tc>
      </w:tr>
      <w:tr w14:paraId="616A4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B606A02">
            <w:pPr>
              <w:spacing w:after="0" w:line="240" w:lineRule="auto"/>
            </w:pPr>
            <w:r>
              <w:rPr>
                <w:b/>
                <w:sz w:val="18"/>
                <w:szCs w:val="18"/>
              </w:rPr>
              <w:t>Modeling type</w:t>
            </w:r>
          </w:p>
        </w:tc>
        <w:tc>
          <w:tcPr>
            <w:tcW w:w="6800" w:type="dxa"/>
          </w:tcPr>
          <w:p w14:paraId="50BF917D">
            <w:pPr>
              <w:spacing w:after="0" w:line="240" w:lineRule="auto"/>
            </w:pPr>
            <w:r>
              <w:rPr>
                <w:sz w:val="18"/>
                <w:szCs w:val="18"/>
              </w:rPr>
              <w:t>C – dữ liệu/đối tượng được nguồn xác nhận</w:t>
            </w:r>
          </w:p>
        </w:tc>
      </w:tr>
      <w:tr w14:paraId="66B83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18E60C9">
            <w:pPr>
              <w:spacing w:after="0" w:line="240" w:lineRule="auto"/>
            </w:pPr>
            <w:r>
              <w:rPr>
                <w:b/>
                <w:sz w:val="18"/>
                <w:szCs w:val="18"/>
              </w:rPr>
              <w:t>Key business attributes</w:t>
            </w:r>
          </w:p>
        </w:tc>
        <w:tc>
          <w:tcPr>
            <w:tcW w:w="6800" w:type="dxa"/>
          </w:tcPr>
          <w:p w14:paraId="29AB6EF6">
            <w:pPr>
              <w:spacing w:after="0" w:line="240" w:lineRule="auto"/>
            </w:pPr>
            <w:r>
              <w:rPr>
                <w:sz w:val="18"/>
                <w:szCs w:val="18"/>
              </w:rPr>
              <w:t>document_id, loại, số, người đứng tên, nơi cấp, phạm vi pháp lý, ngày hiệu lực/hết hạn, tệp chứng cứ, replaces_document_id (giấy được thay)</w:t>
            </w:r>
          </w:p>
        </w:tc>
      </w:tr>
      <w:tr w14:paraId="65CC9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B9C9595">
            <w:pPr>
              <w:spacing w:after="0" w:line="240" w:lineRule="auto"/>
            </w:pPr>
            <w:r>
              <w:rPr>
                <w:b/>
                <w:sz w:val="18"/>
                <w:szCs w:val="18"/>
              </w:rPr>
              <w:t>Business identity</w:t>
            </w:r>
          </w:p>
        </w:tc>
        <w:tc>
          <w:tcPr>
            <w:tcW w:w="6800" w:type="dxa"/>
          </w:tcPr>
          <w:p w14:paraId="60CBEBA4">
            <w:pPr>
              <w:spacing w:after="0" w:line="240" w:lineRule="auto"/>
            </w:pPr>
            <w:r>
              <w:rPr>
                <w:sz w:val="18"/>
                <w:szCs w:val="18"/>
              </w:rPr>
              <w:t>Khóa: document_id Khóa ngoại: replaces_document_id.</w:t>
            </w:r>
          </w:p>
        </w:tc>
      </w:tr>
      <w:tr w14:paraId="068BA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BCEF32B">
            <w:pPr>
              <w:spacing w:after="0" w:line="240" w:lineRule="auto"/>
            </w:pPr>
            <w:r>
              <w:rPr>
                <w:b/>
                <w:sz w:val="18"/>
                <w:szCs w:val="18"/>
              </w:rPr>
              <w:t>Status / lifecycle</w:t>
            </w:r>
          </w:p>
        </w:tc>
        <w:tc>
          <w:tcPr>
            <w:tcW w:w="6800" w:type="dxa"/>
          </w:tcPr>
          <w:p w14:paraId="5842F37A">
            <w:pPr>
              <w:spacing w:after="0" w:line="240" w:lineRule="auto"/>
            </w:pPr>
            <w:r>
              <w:rPr>
                <w:sz w:val="18"/>
                <w:szCs w:val="18"/>
              </w:rPr>
              <w:t>Không có vòng đời riêng. “Sắp hết hạn” (còn 30 ngày) và “Đã hết hạn” suy ra từ ngày hết hạn, nhắc qua JOB-06 (Bảng 3.4-3).</w:t>
            </w:r>
          </w:p>
        </w:tc>
      </w:tr>
      <w:tr w14:paraId="74A5A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7987661">
            <w:pPr>
              <w:spacing w:after="0" w:line="240" w:lineRule="auto"/>
            </w:pPr>
            <w:r>
              <w:rPr>
                <w:b/>
                <w:sz w:val="18"/>
                <w:szCs w:val="18"/>
              </w:rPr>
              <w:t>Relationships / constraints</w:t>
            </w:r>
          </w:p>
        </w:tc>
        <w:tc>
          <w:tcPr>
            <w:tcW w:w="6800" w:type="dxa"/>
          </w:tcPr>
          <w:p w14:paraId="4DA09423">
            <w:pPr>
              <w:spacing w:after="0" w:line="240" w:lineRule="auto"/>
            </w:pPr>
            <w:r>
              <w:rPr>
                <w:sz w:val="18"/>
                <w:szCs w:val="18"/>
              </w:rPr>
              <w:t>Một giấy có thể phủ nhiều vùng qua DocumentZoneScope; gia hạn hoặc thay thế tạo giấy mới trỏ về giấy cũ, giấy cũ giữ nguyên để tra hiệu lực quá khứ; giấy tờ không hiển thị trên QR.</w:t>
            </w:r>
          </w:p>
        </w:tc>
      </w:tr>
      <w:tr w14:paraId="56E3F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2EF7373">
            <w:pPr>
              <w:spacing w:after="0" w:line="240" w:lineRule="auto"/>
            </w:pPr>
            <w:r>
              <w:rPr>
                <w:b/>
                <w:sz w:val="18"/>
                <w:szCs w:val="18"/>
              </w:rPr>
              <w:t>Used in</w:t>
            </w:r>
          </w:p>
        </w:tc>
        <w:tc>
          <w:tcPr>
            <w:tcW w:w="6800" w:type="dxa"/>
          </w:tcPr>
          <w:p w14:paraId="7B836753">
            <w:pPr>
              <w:spacing w:after="0" w:line="240" w:lineRule="auto"/>
            </w:pPr>
            <w:r>
              <w:rPr>
                <w:sz w:val="18"/>
                <w:szCs w:val="18"/>
              </w:rPr>
              <w:t>UC15. Màn hình: SCR-11</w:t>
            </w:r>
          </w:p>
        </w:tc>
      </w:tr>
    </w:tbl>
    <w:p w14:paraId="7E7138C9">
      <w:pPr>
        <w:spacing w:after="0"/>
      </w:pPr>
    </w:p>
    <w:p w14:paraId="12D729CC">
      <w:pPr>
        <w:keepNext/>
        <w:spacing w:before="120" w:after="40"/>
      </w:pPr>
      <w:r>
        <w:rPr>
          <w:b/>
        </w:rPr>
        <w:t>E09 DocumentZoneScope (I)</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32D82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6ADE9BDA">
            <w:pPr>
              <w:spacing w:after="0" w:line="240" w:lineRule="auto"/>
            </w:pPr>
            <w:r>
              <w:rPr>
                <w:b/>
                <w:sz w:val="18"/>
                <w:szCs w:val="18"/>
              </w:rPr>
              <w:t>Field</w:t>
            </w:r>
          </w:p>
        </w:tc>
        <w:tc>
          <w:tcPr>
            <w:tcW w:w="6800" w:type="dxa"/>
            <w:shd w:val="clear" w:color="auto" w:fill="DCE6F1"/>
          </w:tcPr>
          <w:p w14:paraId="4E4143FE">
            <w:pPr>
              <w:spacing w:after="0" w:line="240" w:lineRule="auto"/>
            </w:pPr>
            <w:r>
              <w:rPr>
                <w:b/>
                <w:sz w:val="18"/>
                <w:szCs w:val="18"/>
              </w:rPr>
              <w:t>Value</w:t>
            </w:r>
          </w:p>
        </w:tc>
      </w:tr>
      <w:tr w14:paraId="6A82E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7681680">
            <w:pPr>
              <w:spacing w:after="0" w:line="240" w:lineRule="auto"/>
            </w:pPr>
            <w:r>
              <w:rPr>
                <w:b/>
                <w:sz w:val="18"/>
                <w:szCs w:val="18"/>
              </w:rPr>
              <w:t>Nhóm</w:t>
            </w:r>
          </w:p>
        </w:tc>
        <w:tc>
          <w:tcPr>
            <w:tcW w:w="6800" w:type="dxa"/>
          </w:tcPr>
          <w:p w14:paraId="13E5DA8C">
            <w:pPr>
              <w:spacing w:after="0" w:line="240" w:lineRule="auto"/>
            </w:pPr>
            <w:r>
              <w:rPr>
                <w:sz w:val="18"/>
                <w:szCs w:val="18"/>
              </w:rPr>
              <w:t>Trang trại</w:t>
            </w:r>
          </w:p>
        </w:tc>
      </w:tr>
      <w:tr w14:paraId="6E0CF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AA7B737">
            <w:pPr>
              <w:spacing w:after="0" w:line="240" w:lineRule="auto"/>
            </w:pPr>
            <w:r>
              <w:rPr>
                <w:b/>
                <w:sz w:val="18"/>
                <w:szCs w:val="18"/>
              </w:rPr>
              <w:t>Purpose (mục đích)</w:t>
            </w:r>
          </w:p>
        </w:tc>
        <w:tc>
          <w:tcPr>
            <w:tcW w:w="6800" w:type="dxa"/>
          </w:tcPr>
          <w:p w14:paraId="35BEEF1B">
            <w:pPr>
              <w:spacing w:after="0" w:line="240" w:lineRule="auto"/>
            </w:pPr>
            <w:r>
              <w:rPr>
                <w:sz w:val="18"/>
                <w:szCs w:val="18"/>
              </w:rPr>
              <w:t>Gắn đúng phạm vi vùng mà từng giấy tờ tuân thủ thực sự bao phủ.</w:t>
            </w:r>
          </w:p>
        </w:tc>
      </w:tr>
      <w:tr w14:paraId="3D19B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B47E4A6">
            <w:pPr>
              <w:spacing w:after="0" w:line="240" w:lineRule="auto"/>
            </w:pPr>
            <w:r>
              <w:rPr>
                <w:b/>
                <w:sz w:val="18"/>
                <w:szCs w:val="18"/>
              </w:rPr>
              <w:t>Modeling type</w:t>
            </w:r>
          </w:p>
        </w:tc>
        <w:tc>
          <w:tcPr>
            <w:tcW w:w="6800" w:type="dxa"/>
          </w:tcPr>
          <w:p w14:paraId="3257AA92">
            <w:pPr>
              <w:spacing w:after="0" w:line="240" w:lineRule="auto"/>
            </w:pPr>
            <w:r>
              <w:rPr>
                <w:sz w:val="18"/>
                <w:szCs w:val="18"/>
              </w:rPr>
              <w:t>I – cấu trúc suy luận để bảo toàn quy tắc</w:t>
            </w:r>
          </w:p>
        </w:tc>
      </w:tr>
      <w:tr w14:paraId="77F52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F938484">
            <w:pPr>
              <w:spacing w:after="0" w:line="240" w:lineRule="auto"/>
            </w:pPr>
            <w:r>
              <w:rPr>
                <w:b/>
                <w:sz w:val="18"/>
                <w:szCs w:val="18"/>
              </w:rPr>
              <w:t>Key business attributes</w:t>
            </w:r>
          </w:p>
        </w:tc>
        <w:tc>
          <w:tcPr>
            <w:tcW w:w="6800" w:type="dxa"/>
          </w:tcPr>
          <w:p w14:paraId="6E58C946">
            <w:pPr>
              <w:spacing w:after="0" w:line="240" w:lineRule="auto"/>
            </w:pPr>
            <w:r>
              <w:rPr>
                <w:sz w:val="18"/>
                <w:szCs w:val="18"/>
              </w:rPr>
              <w:t>document_id + zone_id (khóa ghép), thời gian hiệu lực</w:t>
            </w:r>
          </w:p>
        </w:tc>
      </w:tr>
      <w:tr w14:paraId="5DF43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3D63DF3">
            <w:pPr>
              <w:spacing w:after="0" w:line="240" w:lineRule="auto"/>
            </w:pPr>
            <w:r>
              <w:rPr>
                <w:b/>
                <w:sz w:val="18"/>
                <w:szCs w:val="18"/>
              </w:rPr>
              <w:t>Business identity</w:t>
            </w:r>
          </w:p>
        </w:tc>
        <w:tc>
          <w:tcPr>
            <w:tcW w:w="6800" w:type="dxa"/>
          </w:tcPr>
          <w:p w14:paraId="44CC090C">
            <w:pPr>
              <w:spacing w:after="0" w:line="240" w:lineRule="auto"/>
            </w:pPr>
            <w:r>
              <w:rPr>
                <w:sz w:val="18"/>
                <w:szCs w:val="18"/>
              </w:rPr>
              <w:t>Khóa ghép: (document_id, zone_id); một giấy tờ gắn được nhiều vùng, một vùng có nhiều giấy tờ. Thời gian hiệu lực là thuộc tính riêng của cặp.</w:t>
            </w:r>
          </w:p>
        </w:tc>
      </w:tr>
      <w:tr w14:paraId="32605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BA871C9">
            <w:pPr>
              <w:spacing w:after="0" w:line="240" w:lineRule="auto"/>
            </w:pPr>
            <w:r>
              <w:rPr>
                <w:b/>
                <w:sz w:val="18"/>
                <w:szCs w:val="18"/>
              </w:rPr>
              <w:t>Status / lifecycle</w:t>
            </w:r>
          </w:p>
        </w:tc>
        <w:tc>
          <w:tcPr>
            <w:tcW w:w="6800" w:type="dxa"/>
          </w:tcPr>
          <w:p w14:paraId="77CB239D">
            <w:pPr>
              <w:spacing w:after="0" w:line="240" w:lineRule="auto"/>
            </w:pPr>
            <w:r>
              <w:rPr>
                <w:sz w:val="18"/>
                <w:szCs w:val="18"/>
              </w:rPr>
              <w:t>Không có vòng đời riêng.</w:t>
            </w:r>
          </w:p>
        </w:tc>
      </w:tr>
      <w:tr w14:paraId="08B90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1256BA5">
            <w:pPr>
              <w:spacing w:after="0" w:line="240" w:lineRule="auto"/>
            </w:pPr>
            <w:r>
              <w:rPr>
                <w:b/>
                <w:sz w:val="18"/>
                <w:szCs w:val="18"/>
              </w:rPr>
              <w:t>Relationships / constraints</w:t>
            </w:r>
          </w:p>
        </w:tc>
        <w:tc>
          <w:tcPr>
            <w:tcW w:w="6800" w:type="dxa"/>
          </w:tcPr>
          <w:p w14:paraId="277CAEC9">
            <w:pPr>
              <w:spacing w:after="0" w:line="240" w:lineRule="auto"/>
            </w:pPr>
            <w:r>
              <w:rPr>
                <w:sz w:val="18"/>
                <w:szCs w:val="18"/>
              </w:rPr>
              <w:t>Một giấy tờ có thể áp dụng nhiều vùng và một vùng có nhiều giấy; tránh nhân bản cùng giấy thành nhiều hồ sơ giả.</w:t>
            </w:r>
          </w:p>
        </w:tc>
      </w:tr>
      <w:tr w14:paraId="6F4F3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3EDE27D">
            <w:pPr>
              <w:spacing w:after="0" w:line="240" w:lineRule="auto"/>
            </w:pPr>
            <w:r>
              <w:rPr>
                <w:b/>
                <w:sz w:val="18"/>
                <w:szCs w:val="18"/>
              </w:rPr>
              <w:t>Used in</w:t>
            </w:r>
          </w:p>
        </w:tc>
        <w:tc>
          <w:tcPr>
            <w:tcW w:w="6800" w:type="dxa"/>
          </w:tcPr>
          <w:p w14:paraId="0E8B4143">
            <w:pPr>
              <w:spacing w:after="0" w:line="240" w:lineRule="auto"/>
            </w:pPr>
            <w:r>
              <w:rPr>
                <w:sz w:val="18"/>
                <w:szCs w:val="18"/>
              </w:rPr>
              <w:t>UC15; suy luận quan hệ nhiều-nhiều. Màn hình: SCR-11</w:t>
            </w:r>
          </w:p>
        </w:tc>
      </w:tr>
    </w:tbl>
    <w:p w14:paraId="1035B2D4">
      <w:pPr>
        <w:spacing w:after="0"/>
      </w:pPr>
    </w:p>
    <w:p w14:paraId="56C0AD9F">
      <w:pPr>
        <w:keepNext/>
        <w:spacing w:before="120" w:after="40"/>
      </w:pPr>
      <w:r>
        <w:rPr>
          <w:b/>
        </w:rPr>
        <w:t>E10 Raft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4C1D3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292D6EEC">
            <w:pPr>
              <w:spacing w:after="0" w:line="240" w:lineRule="auto"/>
            </w:pPr>
            <w:r>
              <w:rPr>
                <w:b/>
                <w:sz w:val="18"/>
                <w:szCs w:val="18"/>
              </w:rPr>
              <w:t>Field</w:t>
            </w:r>
          </w:p>
        </w:tc>
        <w:tc>
          <w:tcPr>
            <w:tcW w:w="6800" w:type="dxa"/>
            <w:shd w:val="clear" w:color="auto" w:fill="DCE6F1"/>
          </w:tcPr>
          <w:p w14:paraId="140B1C7F">
            <w:pPr>
              <w:spacing w:after="0" w:line="240" w:lineRule="auto"/>
            </w:pPr>
            <w:r>
              <w:rPr>
                <w:b/>
                <w:sz w:val="18"/>
                <w:szCs w:val="18"/>
              </w:rPr>
              <w:t>Value</w:t>
            </w:r>
          </w:p>
        </w:tc>
      </w:tr>
      <w:tr w14:paraId="3EEAD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AB36C61">
            <w:pPr>
              <w:spacing w:after="0" w:line="240" w:lineRule="auto"/>
            </w:pPr>
            <w:r>
              <w:rPr>
                <w:b/>
                <w:sz w:val="18"/>
                <w:szCs w:val="18"/>
              </w:rPr>
              <w:t>Nhóm</w:t>
            </w:r>
          </w:p>
        </w:tc>
        <w:tc>
          <w:tcPr>
            <w:tcW w:w="6800" w:type="dxa"/>
          </w:tcPr>
          <w:p w14:paraId="031930EF">
            <w:pPr>
              <w:spacing w:after="0" w:line="240" w:lineRule="auto"/>
            </w:pPr>
            <w:r>
              <w:rPr>
                <w:sz w:val="18"/>
                <w:szCs w:val="18"/>
              </w:rPr>
              <w:t>Trang trại</w:t>
            </w:r>
          </w:p>
        </w:tc>
      </w:tr>
      <w:tr w14:paraId="6C1C3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AE909B5">
            <w:pPr>
              <w:spacing w:after="0" w:line="240" w:lineRule="auto"/>
            </w:pPr>
            <w:r>
              <w:rPr>
                <w:b/>
                <w:sz w:val="18"/>
                <w:szCs w:val="18"/>
              </w:rPr>
              <w:t>Purpose (mục đích)</w:t>
            </w:r>
          </w:p>
        </w:tc>
        <w:tc>
          <w:tcPr>
            <w:tcW w:w="6800" w:type="dxa"/>
          </w:tcPr>
          <w:p w14:paraId="25A738A7">
            <w:pPr>
              <w:spacing w:after="0" w:line="240" w:lineRule="auto"/>
            </w:pPr>
            <w:r>
              <w:rPr>
                <w:sz w:val="18"/>
                <w:szCs w:val="18"/>
              </w:rPr>
              <w:t>Kết cấu thực địa tập hợp các lối; nguồn của thả và thu.</w:t>
            </w:r>
          </w:p>
        </w:tc>
      </w:tr>
      <w:tr w14:paraId="5E9DC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7E72A34">
            <w:pPr>
              <w:spacing w:after="0" w:line="240" w:lineRule="auto"/>
            </w:pPr>
            <w:r>
              <w:rPr>
                <w:b/>
                <w:sz w:val="18"/>
                <w:szCs w:val="18"/>
              </w:rPr>
              <w:t>Modeling type</w:t>
            </w:r>
          </w:p>
        </w:tc>
        <w:tc>
          <w:tcPr>
            <w:tcW w:w="6800" w:type="dxa"/>
          </w:tcPr>
          <w:p w14:paraId="29AE20FC">
            <w:pPr>
              <w:spacing w:after="0" w:line="240" w:lineRule="auto"/>
            </w:pPr>
            <w:r>
              <w:rPr>
                <w:sz w:val="18"/>
                <w:szCs w:val="18"/>
              </w:rPr>
              <w:t>C – dữ liệu/đối tượng được nguồn xác nhận</w:t>
            </w:r>
          </w:p>
        </w:tc>
      </w:tr>
      <w:tr w14:paraId="2B6CB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5582E99">
            <w:pPr>
              <w:spacing w:after="0" w:line="240" w:lineRule="auto"/>
            </w:pPr>
            <w:r>
              <w:rPr>
                <w:b/>
                <w:sz w:val="18"/>
                <w:szCs w:val="18"/>
              </w:rPr>
              <w:t>Key business attributes</w:t>
            </w:r>
          </w:p>
        </w:tc>
        <w:tc>
          <w:tcPr>
            <w:tcW w:w="6800" w:type="dxa"/>
          </w:tcPr>
          <w:p w14:paraId="74C6AC10">
            <w:pPr>
              <w:spacing w:after="0" w:line="240" w:lineRule="auto"/>
            </w:pPr>
            <w:r>
              <w:rPr>
                <w:sz w:val="18"/>
                <w:szCs w:val="18"/>
              </w:rPr>
              <w:t>raft_id, zone_id, mã/vị trí, kích thước, ảnh bè, ghi chú tình trạng vật lý, status_id (nhóm USAGE)</w:t>
            </w:r>
          </w:p>
        </w:tc>
      </w:tr>
      <w:tr w14:paraId="1A4E4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3A1C2E1">
            <w:pPr>
              <w:spacing w:after="0" w:line="240" w:lineRule="auto"/>
            </w:pPr>
            <w:r>
              <w:rPr>
                <w:b/>
                <w:sz w:val="18"/>
                <w:szCs w:val="18"/>
              </w:rPr>
              <w:t>Business identity</w:t>
            </w:r>
          </w:p>
        </w:tc>
        <w:tc>
          <w:tcPr>
            <w:tcW w:w="6800" w:type="dxa"/>
          </w:tcPr>
          <w:p w14:paraId="706436D7">
            <w:pPr>
              <w:spacing w:after="0" w:line="240" w:lineRule="auto"/>
            </w:pPr>
            <w:r>
              <w:rPr>
                <w:sz w:val="18"/>
                <w:szCs w:val="18"/>
              </w:rPr>
              <w:t>Khóa: raft_id; zone_id + mã bè (duy nhất trong vùng) Khóa ngoại: zone_id, status_id.</w:t>
            </w:r>
          </w:p>
        </w:tc>
      </w:tr>
      <w:tr w14:paraId="59BBF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384054B">
            <w:pPr>
              <w:spacing w:after="0" w:line="240" w:lineRule="auto"/>
            </w:pPr>
            <w:r>
              <w:rPr>
                <w:b/>
                <w:sz w:val="18"/>
                <w:szCs w:val="18"/>
              </w:rPr>
              <w:t>Status / lifecycle</w:t>
            </w:r>
          </w:p>
        </w:tc>
        <w:tc>
          <w:tcPr>
            <w:tcW w:w="6800" w:type="dxa"/>
          </w:tcPr>
          <w:p w14:paraId="3C854B8A">
            <w:pPr>
              <w:spacing w:after="0" w:line="240" w:lineRule="auto"/>
            </w:pPr>
            <w:r>
              <w:rPr>
                <w:sz w:val="18"/>
                <w:szCs w:val="18"/>
              </w:rPr>
              <w:t>status_id thuộc nhóm USAGE: Đang dùng (đầu), Ngừng dùng; đổi ở UC18. Chặn ngừng dùng: Bè còn chu kỳ Đang mở. Mục 3.4 (BR-29, BR-30).</w:t>
            </w:r>
          </w:p>
        </w:tc>
      </w:tr>
      <w:tr w14:paraId="7885E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DC94237">
            <w:pPr>
              <w:spacing w:after="0" w:line="240" w:lineRule="auto"/>
            </w:pPr>
            <w:r>
              <w:rPr>
                <w:b/>
                <w:sz w:val="18"/>
                <w:szCs w:val="18"/>
              </w:rPr>
              <w:t>Relationships / constraints</w:t>
            </w:r>
          </w:p>
        </w:tc>
        <w:tc>
          <w:tcPr>
            <w:tcW w:w="6800" w:type="dxa"/>
          </w:tcPr>
          <w:p w14:paraId="768A8623">
            <w:pPr>
              <w:spacing w:after="0" w:line="240" w:lineRule="auto"/>
            </w:pPr>
            <w:r>
              <w:rPr>
                <w:sz w:val="18"/>
                <w:szCs w:val="18"/>
              </w:rPr>
              <w:t>1 vùng nhiều bè; quyền cấp theo vùng, không grant riêng từng bè; mỗi bè có đúng một phiếu vật tư Tạo bè (lập khi thêm bè) và nhiều phiếu Thay thế (RaftMaterialRecord); số phao, dây dọc, dây ngang không lưu trên bè mà suy ra từ phiếu Tạo bè; phiếu Thay thế không đổi các số này (BR-28).</w:t>
            </w:r>
          </w:p>
        </w:tc>
      </w:tr>
      <w:tr w14:paraId="6097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C6E0113">
            <w:pPr>
              <w:spacing w:after="0" w:line="240" w:lineRule="auto"/>
            </w:pPr>
            <w:r>
              <w:rPr>
                <w:b/>
                <w:sz w:val="18"/>
                <w:szCs w:val="18"/>
              </w:rPr>
              <w:t>Used in</w:t>
            </w:r>
          </w:p>
        </w:tc>
        <w:tc>
          <w:tcPr>
            <w:tcW w:w="6800" w:type="dxa"/>
          </w:tcPr>
          <w:p w14:paraId="2E882A84">
            <w:pPr>
              <w:spacing w:after="0" w:line="240" w:lineRule="auto"/>
            </w:pPr>
            <w:r>
              <w:rPr>
                <w:sz w:val="18"/>
                <w:szCs w:val="18"/>
              </w:rPr>
              <w:t>UC18; BR-01; UC76–UC77; BR-27, BR-28. Màn hình: SCR-12, SCR-60, SCR-61</w:t>
            </w:r>
          </w:p>
        </w:tc>
      </w:tr>
    </w:tbl>
    <w:p w14:paraId="2E660413">
      <w:pPr>
        <w:spacing w:after="0"/>
      </w:pPr>
    </w:p>
    <w:p w14:paraId="3D15EBF5">
      <w:pPr>
        <w:keepNext/>
        <w:spacing w:before="120" w:after="40"/>
      </w:pPr>
      <w:r>
        <w:rPr>
          <w:b/>
        </w:rPr>
        <w:t>E11 RaftLayoutVersion (I)</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7B2B6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7D2490EF">
            <w:pPr>
              <w:spacing w:after="0" w:line="240" w:lineRule="auto"/>
            </w:pPr>
            <w:r>
              <w:rPr>
                <w:b/>
                <w:sz w:val="18"/>
                <w:szCs w:val="18"/>
              </w:rPr>
              <w:t>Field</w:t>
            </w:r>
          </w:p>
        </w:tc>
        <w:tc>
          <w:tcPr>
            <w:tcW w:w="6800" w:type="dxa"/>
            <w:shd w:val="clear" w:color="auto" w:fill="DCE6F1"/>
          </w:tcPr>
          <w:p w14:paraId="35E7FDA9">
            <w:pPr>
              <w:spacing w:after="0" w:line="240" w:lineRule="auto"/>
            </w:pPr>
            <w:r>
              <w:rPr>
                <w:b/>
                <w:sz w:val="18"/>
                <w:szCs w:val="18"/>
              </w:rPr>
              <w:t>Value</w:t>
            </w:r>
          </w:p>
        </w:tc>
      </w:tr>
      <w:tr w14:paraId="11463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5C5F686">
            <w:pPr>
              <w:spacing w:after="0" w:line="240" w:lineRule="auto"/>
            </w:pPr>
            <w:r>
              <w:rPr>
                <w:b/>
                <w:sz w:val="18"/>
                <w:szCs w:val="18"/>
              </w:rPr>
              <w:t>Nhóm</w:t>
            </w:r>
          </w:p>
        </w:tc>
        <w:tc>
          <w:tcPr>
            <w:tcW w:w="6800" w:type="dxa"/>
          </w:tcPr>
          <w:p w14:paraId="50E6A1A2">
            <w:pPr>
              <w:spacing w:after="0" w:line="240" w:lineRule="auto"/>
            </w:pPr>
            <w:r>
              <w:rPr>
                <w:sz w:val="18"/>
                <w:szCs w:val="18"/>
              </w:rPr>
              <w:t>Trang trại</w:t>
            </w:r>
          </w:p>
        </w:tc>
      </w:tr>
      <w:tr w14:paraId="51502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11AD0B9">
            <w:pPr>
              <w:spacing w:after="0" w:line="240" w:lineRule="auto"/>
            </w:pPr>
            <w:r>
              <w:rPr>
                <w:b/>
                <w:sz w:val="18"/>
                <w:szCs w:val="18"/>
              </w:rPr>
              <w:t>Purpose (mục đích)</w:t>
            </w:r>
          </w:p>
        </w:tc>
        <w:tc>
          <w:tcPr>
            <w:tcW w:w="6800" w:type="dxa"/>
          </w:tcPr>
          <w:p w14:paraId="598AA7F8">
            <w:pPr>
              <w:spacing w:after="0" w:line="240" w:lineRule="auto"/>
            </w:pPr>
            <w:r>
              <w:rPr>
                <w:sz w:val="18"/>
                <w:szCs w:val="18"/>
              </w:rPr>
              <w:t>Cố định cách đọc mốc lối khi sơ đồ bè đổi.</w:t>
            </w:r>
          </w:p>
        </w:tc>
      </w:tr>
      <w:tr w14:paraId="76A87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393817D">
            <w:pPr>
              <w:spacing w:after="0" w:line="240" w:lineRule="auto"/>
            </w:pPr>
            <w:r>
              <w:rPr>
                <w:b/>
                <w:sz w:val="18"/>
                <w:szCs w:val="18"/>
              </w:rPr>
              <w:t>Modeling type</w:t>
            </w:r>
          </w:p>
        </w:tc>
        <w:tc>
          <w:tcPr>
            <w:tcW w:w="6800" w:type="dxa"/>
          </w:tcPr>
          <w:p w14:paraId="21ECC9BB">
            <w:pPr>
              <w:spacing w:after="0" w:line="240" w:lineRule="auto"/>
            </w:pPr>
            <w:r>
              <w:rPr>
                <w:sz w:val="18"/>
                <w:szCs w:val="18"/>
              </w:rPr>
              <w:t>I – cấu trúc suy luận để bảo toàn quy tắc</w:t>
            </w:r>
          </w:p>
        </w:tc>
      </w:tr>
      <w:tr w14:paraId="37505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96105CA">
            <w:pPr>
              <w:spacing w:after="0" w:line="240" w:lineRule="auto"/>
            </w:pPr>
            <w:r>
              <w:rPr>
                <w:b/>
                <w:sz w:val="18"/>
                <w:szCs w:val="18"/>
              </w:rPr>
              <w:t>Key business attributes</w:t>
            </w:r>
          </w:p>
        </w:tc>
        <w:tc>
          <w:tcPr>
            <w:tcW w:w="6800" w:type="dxa"/>
          </w:tcPr>
          <w:p w14:paraId="1389701A">
            <w:pPr>
              <w:spacing w:after="0" w:line="240" w:lineRule="auto"/>
            </w:pPr>
            <w:r>
              <w:rPr>
                <w:sz w:val="18"/>
                <w:szCs w:val="18"/>
              </w:rPr>
              <w:t>layout_version_id, raft_id, bản đồ/mốc chiều dài, hiệu lực</w:t>
            </w:r>
          </w:p>
        </w:tc>
      </w:tr>
      <w:tr w14:paraId="199A4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D46514E">
            <w:pPr>
              <w:spacing w:after="0" w:line="240" w:lineRule="auto"/>
            </w:pPr>
            <w:r>
              <w:rPr>
                <w:b/>
                <w:sz w:val="18"/>
                <w:szCs w:val="18"/>
              </w:rPr>
              <w:t>Business identity</w:t>
            </w:r>
          </w:p>
        </w:tc>
        <w:tc>
          <w:tcPr>
            <w:tcW w:w="6800" w:type="dxa"/>
          </w:tcPr>
          <w:p w14:paraId="1AC7CACE">
            <w:pPr>
              <w:spacing w:after="0" w:line="240" w:lineRule="auto"/>
            </w:pPr>
            <w:r>
              <w:rPr>
                <w:sz w:val="18"/>
                <w:szCs w:val="18"/>
              </w:rPr>
              <w:t>Khóa: layout_version_id Khóa ngoại: raft_id.</w:t>
            </w:r>
          </w:p>
        </w:tc>
      </w:tr>
      <w:tr w14:paraId="6870B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4F74679">
            <w:pPr>
              <w:spacing w:after="0" w:line="240" w:lineRule="auto"/>
            </w:pPr>
            <w:r>
              <w:rPr>
                <w:b/>
                <w:sz w:val="18"/>
                <w:szCs w:val="18"/>
              </w:rPr>
              <w:t>Status / lifecycle</w:t>
            </w:r>
          </w:p>
        </w:tc>
        <w:tc>
          <w:tcPr>
            <w:tcW w:w="6800" w:type="dxa"/>
          </w:tcPr>
          <w:p w14:paraId="7178F98E">
            <w:pPr>
              <w:spacing w:after="0" w:line="240" w:lineRule="auto"/>
            </w:pPr>
            <w:r>
              <w:rPr>
                <w:sz w:val="18"/>
                <w:szCs w:val="18"/>
              </w:rPr>
              <w:t>Không có vòng đời riêng.</w:t>
            </w:r>
          </w:p>
        </w:tc>
      </w:tr>
      <w:tr w14:paraId="5EB23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3264708">
            <w:pPr>
              <w:spacing w:after="0" w:line="240" w:lineRule="auto"/>
            </w:pPr>
            <w:r>
              <w:rPr>
                <w:b/>
                <w:sz w:val="18"/>
                <w:szCs w:val="18"/>
              </w:rPr>
              <w:t>Relationships / constraints</w:t>
            </w:r>
          </w:p>
        </w:tc>
        <w:tc>
          <w:tcPr>
            <w:tcW w:w="6800" w:type="dxa"/>
          </w:tcPr>
          <w:p w14:paraId="2983034D">
            <w:pPr>
              <w:spacing w:after="0" w:line="240" w:lineRule="auto"/>
            </w:pPr>
            <w:r>
              <w:rPr>
                <w:sz w:val="18"/>
                <w:szCs w:val="18"/>
              </w:rPr>
              <w:t>Sơ đồ phiên bản để đọc lại tọa độ lối khi bè thay đổi.</w:t>
            </w:r>
          </w:p>
        </w:tc>
      </w:tr>
      <w:tr w14:paraId="5D197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41BB754">
            <w:pPr>
              <w:spacing w:after="0" w:line="240" w:lineRule="auto"/>
            </w:pPr>
            <w:r>
              <w:rPr>
                <w:b/>
                <w:sz w:val="18"/>
                <w:szCs w:val="18"/>
              </w:rPr>
              <w:t>Used in</w:t>
            </w:r>
          </w:p>
        </w:tc>
        <w:tc>
          <w:tcPr>
            <w:tcW w:w="6800" w:type="dxa"/>
          </w:tcPr>
          <w:p w14:paraId="296293DB">
            <w:pPr>
              <w:spacing w:after="0" w:line="240" w:lineRule="auto"/>
            </w:pPr>
            <w:r>
              <w:rPr>
                <w:sz w:val="18"/>
                <w:szCs w:val="18"/>
              </w:rPr>
              <w:t>UC18; BR-02/03. Màn hình: SCR-12</w:t>
            </w:r>
          </w:p>
        </w:tc>
      </w:tr>
    </w:tbl>
    <w:p w14:paraId="7653080F">
      <w:pPr>
        <w:spacing w:after="0"/>
      </w:pPr>
    </w:p>
    <w:p w14:paraId="783CAFC2">
      <w:pPr>
        <w:keepNext/>
        <w:spacing w:before="120" w:after="40"/>
      </w:pPr>
      <w:r>
        <w:rPr>
          <w:b/>
        </w:rPr>
        <w:t>E12 Lane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76029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1CB49442">
            <w:pPr>
              <w:spacing w:after="0" w:line="240" w:lineRule="auto"/>
            </w:pPr>
            <w:r>
              <w:rPr>
                <w:b/>
                <w:sz w:val="18"/>
                <w:szCs w:val="18"/>
              </w:rPr>
              <w:t>Field</w:t>
            </w:r>
          </w:p>
        </w:tc>
        <w:tc>
          <w:tcPr>
            <w:tcW w:w="6800" w:type="dxa"/>
            <w:shd w:val="clear" w:color="auto" w:fill="DCE6F1"/>
          </w:tcPr>
          <w:p w14:paraId="2CED59B1">
            <w:pPr>
              <w:spacing w:after="0" w:line="240" w:lineRule="auto"/>
            </w:pPr>
            <w:r>
              <w:rPr>
                <w:b/>
                <w:sz w:val="18"/>
                <w:szCs w:val="18"/>
              </w:rPr>
              <w:t>Value</w:t>
            </w:r>
          </w:p>
        </w:tc>
      </w:tr>
      <w:tr w14:paraId="70AC5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354B2B6">
            <w:pPr>
              <w:spacing w:after="0" w:line="240" w:lineRule="auto"/>
            </w:pPr>
            <w:r>
              <w:rPr>
                <w:b/>
                <w:sz w:val="18"/>
                <w:szCs w:val="18"/>
              </w:rPr>
              <w:t>Nhóm</w:t>
            </w:r>
          </w:p>
        </w:tc>
        <w:tc>
          <w:tcPr>
            <w:tcW w:w="6800" w:type="dxa"/>
          </w:tcPr>
          <w:p w14:paraId="43631B9E">
            <w:pPr>
              <w:spacing w:after="0" w:line="240" w:lineRule="auto"/>
            </w:pPr>
            <w:r>
              <w:rPr>
                <w:sz w:val="18"/>
                <w:szCs w:val="18"/>
              </w:rPr>
              <w:t>Trang trại</w:t>
            </w:r>
          </w:p>
        </w:tc>
      </w:tr>
      <w:tr w14:paraId="79AAE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928CCFE">
            <w:pPr>
              <w:spacing w:after="0" w:line="240" w:lineRule="auto"/>
            </w:pPr>
            <w:r>
              <w:rPr>
                <w:b/>
                <w:sz w:val="18"/>
                <w:szCs w:val="18"/>
              </w:rPr>
              <w:t>Purpose (mục đích)</w:t>
            </w:r>
          </w:p>
        </w:tc>
        <w:tc>
          <w:tcPr>
            <w:tcW w:w="6800" w:type="dxa"/>
          </w:tcPr>
          <w:p w14:paraId="5E379AF7">
            <w:pPr>
              <w:spacing w:after="0" w:line="240" w:lineRule="auto"/>
            </w:pPr>
            <w:r>
              <w:rPr>
                <w:sz w:val="18"/>
                <w:szCs w:val="18"/>
              </w:rPr>
              <w:t>Đơn vị có mã và lịch sử riêng để tô phần chiều dài đã thu.</w:t>
            </w:r>
          </w:p>
        </w:tc>
      </w:tr>
      <w:tr w14:paraId="36FC7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77E38B1">
            <w:pPr>
              <w:spacing w:after="0" w:line="240" w:lineRule="auto"/>
            </w:pPr>
            <w:r>
              <w:rPr>
                <w:b/>
                <w:sz w:val="18"/>
                <w:szCs w:val="18"/>
              </w:rPr>
              <w:t>Modeling type</w:t>
            </w:r>
          </w:p>
        </w:tc>
        <w:tc>
          <w:tcPr>
            <w:tcW w:w="6800" w:type="dxa"/>
          </w:tcPr>
          <w:p w14:paraId="3118FD6C">
            <w:pPr>
              <w:spacing w:after="0" w:line="240" w:lineRule="auto"/>
            </w:pPr>
            <w:r>
              <w:rPr>
                <w:sz w:val="18"/>
                <w:szCs w:val="18"/>
              </w:rPr>
              <w:t>C – dữ liệu/đối tượng được nguồn xác nhận</w:t>
            </w:r>
          </w:p>
        </w:tc>
      </w:tr>
      <w:tr w14:paraId="47B82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38047E0">
            <w:pPr>
              <w:spacing w:after="0" w:line="240" w:lineRule="auto"/>
            </w:pPr>
            <w:r>
              <w:rPr>
                <w:b/>
                <w:sz w:val="18"/>
                <w:szCs w:val="18"/>
              </w:rPr>
              <w:t>Key business attributes</w:t>
            </w:r>
          </w:p>
        </w:tc>
        <w:tc>
          <w:tcPr>
            <w:tcW w:w="6800" w:type="dxa"/>
          </w:tcPr>
          <w:p w14:paraId="2D1513DB">
            <w:pPr>
              <w:spacing w:after="0" w:line="240" w:lineRule="auto"/>
            </w:pPr>
            <w:r>
              <w:rPr>
                <w:sz w:val="18"/>
                <w:szCs w:val="18"/>
              </w:rPr>
              <w:t>lane_id, raft_id, số lối ổn định, chiều dài/mốc đo</w:t>
            </w:r>
          </w:p>
        </w:tc>
      </w:tr>
      <w:tr w14:paraId="48075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FC69A74">
            <w:pPr>
              <w:spacing w:after="0" w:line="240" w:lineRule="auto"/>
            </w:pPr>
            <w:r>
              <w:rPr>
                <w:b/>
                <w:sz w:val="18"/>
                <w:szCs w:val="18"/>
              </w:rPr>
              <w:t>Business identity</w:t>
            </w:r>
          </w:p>
        </w:tc>
        <w:tc>
          <w:tcPr>
            <w:tcW w:w="6800" w:type="dxa"/>
          </w:tcPr>
          <w:p w14:paraId="437AE5A7">
            <w:pPr>
              <w:spacing w:after="0" w:line="240" w:lineRule="auto"/>
            </w:pPr>
            <w:r>
              <w:rPr>
                <w:sz w:val="18"/>
                <w:szCs w:val="18"/>
              </w:rPr>
              <w:t>Khóa: lane_id Khóa ngoại: raft_id.</w:t>
            </w:r>
          </w:p>
        </w:tc>
      </w:tr>
      <w:tr w14:paraId="627B8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FEBB302">
            <w:pPr>
              <w:spacing w:after="0" w:line="240" w:lineRule="auto"/>
            </w:pPr>
            <w:r>
              <w:rPr>
                <w:b/>
                <w:sz w:val="18"/>
                <w:szCs w:val="18"/>
              </w:rPr>
              <w:t>Status / lifecycle</w:t>
            </w:r>
          </w:p>
        </w:tc>
        <w:tc>
          <w:tcPr>
            <w:tcW w:w="6800" w:type="dxa"/>
          </w:tcPr>
          <w:p w14:paraId="3B0CDFFD">
            <w:pPr>
              <w:spacing w:after="0" w:line="240" w:lineRule="auto"/>
            </w:pPr>
            <w:r>
              <w:rPr>
                <w:sz w:val="18"/>
                <w:szCs w:val="18"/>
              </w:rPr>
              <w:t>Không lưu trạng thái. Tình trạng từng phần lối (chưa thả, đang nuôi, đã thu, đã loại bỏ) suy ra từ LaneSegment; là màu tô trên sơ đồ bè (UC18, UC27).</w:t>
            </w:r>
          </w:p>
        </w:tc>
      </w:tr>
      <w:tr w14:paraId="0C6F0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CADDA45">
            <w:pPr>
              <w:spacing w:after="0" w:line="240" w:lineRule="auto"/>
            </w:pPr>
            <w:r>
              <w:rPr>
                <w:b/>
                <w:sz w:val="18"/>
                <w:szCs w:val="18"/>
              </w:rPr>
              <w:t>Relationships / constraints</w:t>
            </w:r>
          </w:p>
        </w:tc>
        <w:tc>
          <w:tcPr>
            <w:tcW w:w="6800" w:type="dxa"/>
          </w:tcPr>
          <w:p w14:paraId="36EF8135">
            <w:pPr>
              <w:spacing w:after="0" w:line="240" w:lineRule="auto"/>
            </w:pPr>
            <w:r>
              <w:rPr>
                <w:sz w:val="18"/>
                <w:szCs w:val="18"/>
              </w:rPr>
              <w:t>1 bè nhiều lối; lối giữa hai dây chính là đơn vị định danh.</w:t>
            </w:r>
          </w:p>
        </w:tc>
      </w:tr>
      <w:tr w14:paraId="7A2AE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64FFF0F">
            <w:pPr>
              <w:spacing w:after="0" w:line="240" w:lineRule="auto"/>
            </w:pPr>
            <w:r>
              <w:rPr>
                <w:b/>
                <w:sz w:val="18"/>
                <w:szCs w:val="18"/>
              </w:rPr>
              <w:t>Used in</w:t>
            </w:r>
          </w:p>
        </w:tc>
        <w:tc>
          <w:tcPr>
            <w:tcW w:w="6800" w:type="dxa"/>
          </w:tcPr>
          <w:p w14:paraId="4B9DF9F8">
            <w:pPr>
              <w:spacing w:after="0" w:line="240" w:lineRule="auto"/>
            </w:pPr>
            <w:r>
              <w:rPr>
                <w:sz w:val="18"/>
                <w:szCs w:val="18"/>
              </w:rPr>
              <w:t>UC18, UC25, UC30–31; BR-02/03. Màn hình: SCR-12, SCR-17, SCR-19</w:t>
            </w:r>
          </w:p>
        </w:tc>
      </w:tr>
    </w:tbl>
    <w:p w14:paraId="41045619">
      <w:pPr>
        <w:spacing w:after="0"/>
      </w:pPr>
    </w:p>
    <w:p w14:paraId="4AC1A09B">
      <w:pPr>
        <w:keepNext/>
        <w:spacing w:before="120" w:after="40"/>
      </w:pPr>
      <w:r>
        <w:rPr>
          <w:b/>
        </w:rPr>
        <w:t>E13 OysterSeedType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37672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2753A0FA">
            <w:pPr>
              <w:spacing w:after="0" w:line="240" w:lineRule="auto"/>
            </w:pPr>
            <w:r>
              <w:rPr>
                <w:b/>
                <w:sz w:val="18"/>
                <w:szCs w:val="18"/>
              </w:rPr>
              <w:t>Field</w:t>
            </w:r>
          </w:p>
        </w:tc>
        <w:tc>
          <w:tcPr>
            <w:tcW w:w="6800" w:type="dxa"/>
            <w:shd w:val="clear" w:color="auto" w:fill="DCE6F1"/>
          </w:tcPr>
          <w:p w14:paraId="105FC850">
            <w:pPr>
              <w:spacing w:after="0" w:line="240" w:lineRule="auto"/>
            </w:pPr>
            <w:r>
              <w:rPr>
                <w:b/>
                <w:sz w:val="18"/>
                <w:szCs w:val="18"/>
              </w:rPr>
              <w:t>Value</w:t>
            </w:r>
          </w:p>
        </w:tc>
      </w:tr>
      <w:tr w14:paraId="2D6E7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C9AAD2F">
            <w:pPr>
              <w:spacing w:after="0" w:line="240" w:lineRule="auto"/>
            </w:pPr>
            <w:r>
              <w:rPr>
                <w:b/>
                <w:sz w:val="18"/>
                <w:szCs w:val="18"/>
              </w:rPr>
              <w:t>Nhóm</w:t>
            </w:r>
          </w:p>
        </w:tc>
        <w:tc>
          <w:tcPr>
            <w:tcW w:w="6800" w:type="dxa"/>
          </w:tcPr>
          <w:p w14:paraId="61389AEE">
            <w:pPr>
              <w:spacing w:after="0" w:line="240" w:lineRule="auto"/>
            </w:pPr>
            <w:r>
              <w:rPr>
                <w:sz w:val="18"/>
                <w:szCs w:val="18"/>
              </w:rPr>
              <w:t>Giống</w:t>
            </w:r>
          </w:p>
        </w:tc>
      </w:tr>
      <w:tr w14:paraId="0003C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5FA88FA">
            <w:pPr>
              <w:spacing w:after="0" w:line="240" w:lineRule="auto"/>
            </w:pPr>
            <w:r>
              <w:rPr>
                <w:b/>
                <w:sz w:val="18"/>
                <w:szCs w:val="18"/>
              </w:rPr>
              <w:t>Purpose (mục đích)</w:t>
            </w:r>
          </w:p>
        </w:tc>
        <w:tc>
          <w:tcPr>
            <w:tcW w:w="6800" w:type="dxa"/>
          </w:tcPr>
          <w:p w14:paraId="101103B9">
            <w:pPr>
              <w:spacing w:after="0" w:line="240" w:lineRule="auto"/>
            </w:pPr>
            <w:r>
              <w:rPr>
                <w:sz w:val="18"/>
                <w:szCs w:val="18"/>
              </w:rPr>
              <w:t>Danh mục giống không đồng nhất với nguồn nhập từng lần.</w:t>
            </w:r>
          </w:p>
        </w:tc>
      </w:tr>
      <w:tr w14:paraId="6DADF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F22DB26">
            <w:pPr>
              <w:spacing w:after="0" w:line="240" w:lineRule="auto"/>
            </w:pPr>
            <w:r>
              <w:rPr>
                <w:b/>
                <w:sz w:val="18"/>
                <w:szCs w:val="18"/>
              </w:rPr>
              <w:t>Modeling type</w:t>
            </w:r>
          </w:p>
        </w:tc>
        <w:tc>
          <w:tcPr>
            <w:tcW w:w="6800" w:type="dxa"/>
          </w:tcPr>
          <w:p w14:paraId="1BC86810">
            <w:pPr>
              <w:spacing w:after="0" w:line="240" w:lineRule="auto"/>
            </w:pPr>
            <w:r>
              <w:rPr>
                <w:sz w:val="18"/>
                <w:szCs w:val="18"/>
              </w:rPr>
              <w:t>C – dữ liệu/đối tượng được nguồn xác nhận</w:t>
            </w:r>
          </w:p>
        </w:tc>
      </w:tr>
      <w:tr w14:paraId="4AA5F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81C8782">
            <w:pPr>
              <w:spacing w:after="0" w:line="240" w:lineRule="auto"/>
            </w:pPr>
            <w:r>
              <w:rPr>
                <w:b/>
                <w:sz w:val="18"/>
                <w:szCs w:val="18"/>
              </w:rPr>
              <w:t>Key business attributes</w:t>
            </w:r>
          </w:p>
        </w:tc>
        <w:tc>
          <w:tcPr>
            <w:tcW w:w="6800" w:type="dxa"/>
          </w:tcPr>
          <w:p w14:paraId="44CF4DE1">
            <w:pPr>
              <w:spacing w:after="0" w:line="240" w:lineRule="auto"/>
            </w:pPr>
            <w:r>
              <w:rPr>
                <w:sz w:val="18"/>
                <w:szCs w:val="18"/>
              </w:rPr>
              <w:t>seed_type_id, mã (duy nhất), tên/loại, mô tả, hình minh họa, status_id (nhóm USAGE)</w:t>
            </w:r>
          </w:p>
        </w:tc>
      </w:tr>
      <w:tr w14:paraId="33B36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C5B7C8D">
            <w:pPr>
              <w:spacing w:after="0" w:line="240" w:lineRule="auto"/>
            </w:pPr>
            <w:r>
              <w:rPr>
                <w:b/>
                <w:sz w:val="18"/>
                <w:szCs w:val="18"/>
              </w:rPr>
              <w:t>Business identity</w:t>
            </w:r>
          </w:p>
        </w:tc>
        <w:tc>
          <w:tcPr>
            <w:tcW w:w="6800" w:type="dxa"/>
          </w:tcPr>
          <w:p w14:paraId="175CB541">
            <w:pPr>
              <w:spacing w:after="0" w:line="240" w:lineRule="auto"/>
            </w:pPr>
            <w:r>
              <w:rPr>
                <w:sz w:val="18"/>
                <w:szCs w:val="18"/>
              </w:rPr>
              <w:t>Khóa: seed_type_id; mã (duy nhất) Khóa ngoại: status_id.</w:t>
            </w:r>
          </w:p>
        </w:tc>
      </w:tr>
      <w:tr w14:paraId="1101B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615C166">
            <w:pPr>
              <w:spacing w:after="0" w:line="240" w:lineRule="auto"/>
            </w:pPr>
            <w:r>
              <w:rPr>
                <w:b/>
                <w:sz w:val="18"/>
                <w:szCs w:val="18"/>
              </w:rPr>
              <w:t>Status / lifecycle</w:t>
            </w:r>
          </w:p>
        </w:tc>
        <w:tc>
          <w:tcPr>
            <w:tcW w:w="6800" w:type="dxa"/>
          </w:tcPr>
          <w:p w14:paraId="1AF47740">
            <w:pPr>
              <w:spacing w:after="0" w:line="240" w:lineRule="auto"/>
            </w:pPr>
            <w:r>
              <w:rPr>
                <w:sz w:val="18"/>
                <w:szCs w:val="18"/>
              </w:rPr>
              <w:t>status_id thuộc nhóm USAGE: Đang dùng (đầu), Ngừng dùng; đổi ở UC20. Chặn ngừng dùng: Không chặn. Mục 3.4 (BR-29, BR-30).</w:t>
            </w:r>
          </w:p>
        </w:tc>
      </w:tr>
      <w:tr w14:paraId="5E4BA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D3819CA">
            <w:pPr>
              <w:spacing w:after="0" w:line="240" w:lineRule="auto"/>
            </w:pPr>
            <w:r>
              <w:rPr>
                <w:b/>
                <w:sz w:val="18"/>
                <w:szCs w:val="18"/>
              </w:rPr>
              <w:t>Relationships / constraints</w:t>
            </w:r>
          </w:p>
        </w:tc>
        <w:tc>
          <w:tcPr>
            <w:tcW w:w="6800" w:type="dxa"/>
          </w:tcPr>
          <w:p w14:paraId="1E448E33">
            <w:pPr>
              <w:spacing w:after="0" w:line="240" w:lineRule="auto"/>
            </w:pPr>
            <w:r>
              <w:rPr>
                <w:sz w:val="18"/>
                <w:szCs w:val="18"/>
              </w:rPr>
              <w:t>Loại giống không cố định địa phương hay nhà cung cấp.</w:t>
            </w:r>
          </w:p>
        </w:tc>
      </w:tr>
      <w:tr w14:paraId="0149E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995B775">
            <w:pPr>
              <w:spacing w:after="0" w:line="240" w:lineRule="auto"/>
            </w:pPr>
            <w:r>
              <w:rPr>
                <w:b/>
                <w:sz w:val="18"/>
                <w:szCs w:val="18"/>
              </w:rPr>
              <w:t>Used in</w:t>
            </w:r>
          </w:p>
        </w:tc>
        <w:tc>
          <w:tcPr>
            <w:tcW w:w="6800" w:type="dxa"/>
          </w:tcPr>
          <w:p w14:paraId="62D868FA">
            <w:pPr>
              <w:spacing w:after="0" w:line="240" w:lineRule="auto"/>
            </w:pPr>
            <w:r>
              <w:rPr>
                <w:sz w:val="18"/>
                <w:szCs w:val="18"/>
              </w:rPr>
              <w:t>UC20, UC23; BR-04. Màn hình: SCR-13, SCR-15</w:t>
            </w:r>
          </w:p>
        </w:tc>
      </w:tr>
    </w:tbl>
    <w:p w14:paraId="6D371685">
      <w:pPr>
        <w:spacing w:after="0"/>
      </w:pPr>
    </w:p>
    <w:p w14:paraId="34F68E8F">
      <w:pPr>
        <w:keepNext/>
        <w:spacing w:before="120" w:after="40"/>
      </w:pPr>
      <w:r>
        <w:rPr>
          <w:b/>
        </w:rPr>
        <w:t>E14 SeedSupplier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00B07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029C76D3">
            <w:pPr>
              <w:spacing w:after="0" w:line="240" w:lineRule="auto"/>
            </w:pPr>
            <w:r>
              <w:rPr>
                <w:b/>
                <w:sz w:val="18"/>
                <w:szCs w:val="18"/>
              </w:rPr>
              <w:t>Field</w:t>
            </w:r>
          </w:p>
        </w:tc>
        <w:tc>
          <w:tcPr>
            <w:tcW w:w="6800" w:type="dxa"/>
            <w:shd w:val="clear" w:color="auto" w:fill="DCE6F1"/>
          </w:tcPr>
          <w:p w14:paraId="7AC856E1">
            <w:pPr>
              <w:spacing w:after="0" w:line="240" w:lineRule="auto"/>
            </w:pPr>
            <w:r>
              <w:rPr>
                <w:b/>
                <w:sz w:val="18"/>
                <w:szCs w:val="18"/>
              </w:rPr>
              <w:t>Value</w:t>
            </w:r>
          </w:p>
        </w:tc>
      </w:tr>
      <w:tr w14:paraId="33D0E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8D28C4C">
            <w:pPr>
              <w:spacing w:after="0" w:line="240" w:lineRule="auto"/>
            </w:pPr>
            <w:r>
              <w:rPr>
                <w:b/>
                <w:sz w:val="18"/>
                <w:szCs w:val="18"/>
              </w:rPr>
              <w:t>Nhóm</w:t>
            </w:r>
          </w:p>
        </w:tc>
        <w:tc>
          <w:tcPr>
            <w:tcW w:w="6800" w:type="dxa"/>
          </w:tcPr>
          <w:p w14:paraId="1EC6C65F">
            <w:pPr>
              <w:spacing w:after="0" w:line="240" w:lineRule="auto"/>
            </w:pPr>
            <w:r>
              <w:rPr>
                <w:sz w:val="18"/>
                <w:szCs w:val="18"/>
              </w:rPr>
              <w:t>Giống</w:t>
            </w:r>
          </w:p>
        </w:tc>
      </w:tr>
      <w:tr w14:paraId="724BC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FDBD057">
            <w:pPr>
              <w:spacing w:after="0" w:line="240" w:lineRule="auto"/>
            </w:pPr>
            <w:r>
              <w:rPr>
                <w:b/>
                <w:sz w:val="18"/>
                <w:szCs w:val="18"/>
              </w:rPr>
              <w:t>Purpose (mục đích)</w:t>
            </w:r>
          </w:p>
        </w:tc>
        <w:tc>
          <w:tcPr>
            <w:tcW w:w="6800" w:type="dxa"/>
          </w:tcPr>
          <w:p w14:paraId="17CE0DBE">
            <w:pPr>
              <w:spacing w:after="0" w:line="240" w:lineRule="auto"/>
            </w:pPr>
            <w:r>
              <w:rPr>
                <w:sz w:val="18"/>
                <w:szCs w:val="18"/>
              </w:rPr>
              <w:t>Nhà cung cấp có danh tính/liên hệ tái dùng qua nhiều lần nhập.</w:t>
            </w:r>
          </w:p>
        </w:tc>
      </w:tr>
      <w:tr w14:paraId="2909F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3867E7C">
            <w:pPr>
              <w:spacing w:after="0" w:line="240" w:lineRule="auto"/>
            </w:pPr>
            <w:r>
              <w:rPr>
                <w:b/>
                <w:sz w:val="18"/>
                <w:szCs w:val="18"/>
              </w:rPr>
              <w:t>Modeling type</w:t>
            </w:r>
          </w:p>
        </w:tc>
        <w:tc>
          <w:tcPr>
            <w:tcW w:w="6800" w:type="dxa"/>
          </w:tcPr>
          <w:p w14:paraId="1C796C5E">
            <w:pPr>
              <w:spacing w:after="0" w:line="240" w:lineRule="auto"/>
            </w:pPr>
            <w:r>
              <w:rPr>
                <w:sz w:val="18"/>
                <w:szCs w:val="18"/>
              </w:rPr>
              <w:t>C – dữ liệu/đối tượng được nguồn xác nhận</w:t>
            </w:r>
          </w:p>
        </w:tc>
      </w:tr>
      <w:tr w14:paraId="1953E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8939B20">
            <w:pPr>
              <w:spacing w:after="0" w:line="240" w:lineRule="auto"/>
            </w:pPr>
            <w:r>
              <w:rPr>
                <w:b/>
                <w:sz w:val="18"/>
                <w:szCs w:val="18"/>
              </w:rPr>
              <w:t>Key business attributes</w:t>
            </w:r>
          </w:p>
        </w:tc>
        <w:tc>
          <w:tcPr>
            <w:tcW w:w="6800" w:type="dxa"/>
          </w:tcPr>
          <w:p w14:paraId="16630848">
            <w:pPr>
              <w:spacing w:after="0" w:line="240" w:lineRule="auto"/>
            </w:pPr>
            <w:r>
              <w:rPr>
                <w:sz w:val="18"/>
                <w:szCs w:val="18"/>
              </w:rPr>
              <w:t>supplier_id, tên (bắt buộc), số điện thoại (bắt buộc), liên hệ khác, status_id (nhóm USAGE)</w:t>
            </w:r>
          </w:p>
        </w:tc>
      </w:tr>
      <w:tr w14:paraId="5D749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D5FD99C">
            <w:pPr>
              <w:spacing w:after="0" w:line="240" w:lineRule="auto"/>
            </w:pPr>
            <w:r>
              <w:rPr>
                <w:b/>
                <w:sz w:val="18"/>
                <w:szCs w:val="18"/>
              </w:rPr>
              <w:t>Business identity</w:t>
            </w:r>
          </w:p>
        </w:tc>
        <w:tc>
          <w:tcPr>
            <w:tcW w:w="6800" w:type="dxa"/>
          </w:tcPr>
          <w:p w14:paraId="6D11BCE8">
            <w:pPr>
              <w:spacing w:after="0" w:line="240" w:lineRule="auto"/>
            </w:pPr>
            <w:r>
              <w:rPr>
                <w:sz w:val="18"/>
                <w:szCs w:val="18"/>
              </w:rPr>
              <w:t>Khóa: supplier_id Khóa ngoại: status_id.</w:t>
            </w:r>
          </w:p>
        </w:tc>
      </w:tr>
      <w:tr w14:paraId="7A6C6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16226FC">
            <w:pPr>
              <w:spacing w:after="0" w:line="240" w:lineRule="auto"/>
            </w:pPr>
            <w:r>
              <w:rPr>
                <w:b/>
                <w:sz w:val="18"/>
                <w:szCs w:val="18"/>
              </w:rPr>
              <w:t>Status / lifecycle</w:t>
            </w:r>
          </w:p>
        </w:tc>
        <w:tc>
          <w:tcPr>
            <w:tcW w:w="6800" w:type="dxa"/>
          </w:tcPr>
          <w:p w14:paraId="1E664C12">
            <w:pPr>
              <w:spacing w:after="0" w:line="240" w:lineRule="auto"/>
            </w:pPr>
            <w:r>
              <w:rPr>
                <w:sz w:val="18"/>
                <w:szCs w:val="18"/>
              </w:rPr>
              <w:t>status_id thuộc nhóm USAGE: Đang dùng (đầu), Ngừng dùng; đổi ở UC22. Chặn ngừng dùng: Không chặn; lô đã nhận giữ nguyên. Mục 3.4 (BR-29, BR-30).</w:t>
            </w:r>
          </w:p>
        </w:tc>
      </w:tr>
      <w:tr w14:paraId="101E2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630B47D">
            <w:pPr>
              <w:spacing w:after="0" w:line="240" w:lineRule="auto"/>
            </w:pPr>
            <w:r>
              <w:rPr>
                <w:b/>
                <w:sz w:val="18"/>
                <w:szCs w:val="18"/>
              </w:rPr>
              <w:t>Relationships / constraints</w:t>
            </w:r>
          </w:p>
        </w:tc>
        <w:tc>
          <w:tcPr>
            <w:tcW w:w="6800" w:type="dxa"/>
          </w:tcPr>
          <w:p w14:paraId="4B81EE4A">
            <w:pPr>
              <w:spacing w:after="0" w:line="240" w:lineRule="auto"/>
            </w:pPr>
            <w:r>
              <w:rPr>
                <w:sz w:val="18"/>
                <w:szCs w:val="18"/>
              </w:rPr>
              <w:t>1 nhà cung cấp nhiều lần nhận; ngừng dùng vẫn giữ lô cũ; ngừng dùng thì không hiện khi nhập giống mới. Dữ liệu chung HTX (không gắn khu): chỉ vai trò được gán ở Toàn bộ khu thao tác (mục 4.4).</w:t>
            </w:r>
          </w:p>
        </w:tc>
      </w:tr>
      <w:tr w14:paraId="0393C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71C30CB">
            <w:pPr>
              <w:spacing w:after="0" w:line="240" w:lineRule="auto"/>
            </w:pPr>
            <w:r>
              <w:rPr>
                <w:b/>
                <w:sz w:val="18"/>
                <w:szCs w:val="18"/>
              </w:rPr>
              <w:t>Used in</w:t>
            </w:r>
          </w:p>
        </w:tc>
        <w:tc>
          <w:tcPr>
            <w:tcW w:w="6800" w:type="dxa"/>
          </w:tcPr>
          <w:p w14:paraId="21AB8E93">
            <w:pPr>
              <w:spacing w:after="0" w:line="240" w:lineRule="auto"/>
            </w:pPr>
            <w:r>
              <w:rPr>
                <w:sz w:val="18"/>
                <w:szCs w:val="18"/>
              </w:rPr>
              <w:t>UC22–23. Màn hình: SCR-14, SCR-15</w:t>
            </w:r>
          </w:p>
        </w:tc>
      </w:tr>
    </w:tbl>
    <w:p w14:paraId="709E0CEE">
      <w:pPr>
        <w:spacing w:after="0"/>
      </w:pPr>
    </w:p>
    <w:p w14:paraId="5B875050">
      <w:pPr>
        <w:keepNext/>
        <w:spacing w:before="120" w:after="40"/>
      </w:pPr>
      <w:r>
        <w:rPr>
          <w:b/>
        </w:rPr>
        <w:t>E15 SeedReceiptLot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21305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339ACFA6">
            <w:pPr>
              <w:spacing w:after="0" w:line="240" w:lineRule="auto"/>
            </w:pPr>
            <w:r>
              <w:rPr>
                <w:b/>
                <w:sz w:val="18"/>
                <w:szCs w:val="18"/>
              </w:rPr>
              <w:t>Field</w:t>
            </w:r>
          </w:p>
        </w:tc>
        <w:tc>
          <w:tcPr>
            <w:tcW w:w="6800" w:type="dxa"/>
            <w:shd w:val="clear" w:color="auto" w:fill="DCE6F1"/>
          </w:tcPr>
          <w:p w14:paraId="4D8F6427">
            <w:pPr>
              <w:spacing w:after="0" w:line="240" w:lineRule="auto"/>
            </w:pPr>
            <w:r>
              <w:rPr>
                <w:b/>
                <w:sz w:val="18"/>
                <w:szCs w:val="18"/>
              </w:rPr>
              <w:t>Value</w:t>
            </w:r>
          </w:p>
        </w:tc>
      </w:tr>
      <w:tr w14:paraId="623B0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BFF9931">
            <w:pPr>
              <w:spacing w:after="0" w:line="240" w:lineRule="auto"/>
            </w:pPr>
            <w:r>
              <w:rPr>
                <w:b/>
                <w:sz w:val="18"/>
                <w:szCs w:val="18"/>
              </w:rPr>
              <w:t>Nhóm</w:t>
            </w:r>
          </w:p>
        </w:tc>
        <w:tc>
          <w:tcPr>
            <w:tcW w:w="6800" w:type="dxa"/>
          </w:tcPr>
          <w:p w14:paraId="608C5002">
            <w:pPr>
              <w:spacing w:after="0" w:line="240" w:lineRule="auto"/>
            </w:pPr>
            <w:r>
              <w:rPr>
                <w:sz w:val="18"/>
                <w:szCs w:val="18"/>
              </w:rPr>
              <w:t>Giống</w:t>
            </w:r>
          </w:p>
        </w:tc>
      </w:tr>
      <w:tr w14:paraId="494C4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115AE1E">
            <w:pPr>
              <w:spacing w:after="0" w:line="240" w:lineRule="auto"/>
            </w:pPr>
            <w:r>
              <w:rPr>
                <w:b/>
                <w:sz w:val="18"/>
                <w:szCs w:val="18"/>
              </w:rPr>
              <w:t>Purpose (mục đích)</w:t>
            </w:r>
          </w:p>
        </w:tc>
        <w:tc>
          <w:tcPr>
            <w:tcW w:w="6800" w:type="dxa"/>
          </w:tcPr>
          <w:p w14:paraId="42F5A060">
            <w:pPr>
              <w:spacing w:after="0" w:line="240" w:lineRule="auto"/>
            </w:pPr>
            <w:r>
              <w:rPr>
                <w:sz w:val="18"/>
                <w:szCs w:val="18"/>
              </w:rPr>
              <w:t>Giữ nguồn thực tế, lượng, đơn vị và chứng cứ của từng lần nhận giống.</w:t>
            </w:r>
          </w:p>
        </w:tc>
      </w:tr>
      <w:tr w14:paraId="65712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3DAF640">
            <w:pPr>
              <w:spacing w:after="0" w:line="240" w:lineRule="auto"/>
            </w:pPr>
            <w:r>
              <w:rPr>
                <w:b/>
                <w:sz w:val="18"/>
                <w:szCs w:val="18"/>
              </w:rPr>
              <w:t>Modeling type</w:t>
            </w:r>
          </w:p>
        </w:tc>
        <w:tc>
          <w:tcPr>
            <w:tcW w:w="6800" w:type="dxa"/>
          </w:tcPr>
          <w:p w14:paraId="33347B48">
            <w:pPr>
              <w:spacing w:after="0" w:line="240" w:lineRule="auto"/>
            </w:pPr>
            <w:r>
              <w:rPr>
                <w:sz w:val="18"/>
                <w:szCs w:val="18"/>
              </w:rPr>
              <w:t>C – dữ liệu/đối tượng được nguồn xác nhận</w:t>
            </w:r>
          </w:p>
        </w:tc>
      </w:tr>
      <w:tr w14:paraId="06A17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CABFE1C">
            <w:pPr>
              <w:spacing w:after="0" w:line="240" w:lineRule="auto"/>
            </w:pPr>
            <w:r>
              <w:rPr>
                <w:b/>
                <w:sz w:val="18"/>
                <w:szCs w:val="18"/>
              </w:rPr>
              <w:t>Key business attributes</w:t>
            </w:r>
          </w:p>
        </w:tc>
        <w:tc>
          <w:tcPr>
            <w:tcW w:w="6800" w:type="dxa"/>
          </w:tcPr>
          <w:p w14:paraId="1EFDAA09">
            <w:pPr>
              <w:spacing w:after="0" w:line="240" w:lineRule="auto"/>
            </w:pPr>
            <w:r>
              <w:rPr>
                <w:sz w:val="18"/>
                <w:szCs w:val="18"/>
              </w:rPr>
              <w:t>seed_lot_id, seed_type_id (loại giống), supplier_id (nhà cung cấp), mã nội bộ (duy nhất), mã lô của NCC nếu có, nguồn thực tế, số lượng + đơn vị gốc, thời điểm nhận, chứng cứ</w:t>
            </w:r>
          </w:p>
        </w:tc>
      </w:tr>
      <w:tr w14:paraId="224BC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8818799">
            <w:pPr>
              <w:spacing w:after="0" w:line="240" w:lineRule="auto"/>
            </w:pPr>
            <w:r>
              <w:rPr>
                <w:b/>
                <w:sz w:val="18"/>
                <w:szCs w:val="18"/>
              </w:rPr>
              <w:t>Business identity</w:t>
            </w:r>
          </w:p>
        </w:tc>
        <w:tc>
          <w:tcPr>
            <w:tcW w:w="6800" w:type="dxa"/>
          </w:tcPr>
          <w:p w14:paraId="53C6202D">
            <w:pPr>
              <w:spacing w:after="0" w:line="240" w:lineRule="auto"/>
            </w:pPr>
            <w:r>
              <w:rPr>
                <w:sz w:val="18"/>
                <w:szCs w:val="18"/>
              </w:rPr>
              <w:t>Khóa: seed_lot_id; mã nội bộ (duy nhất) Khóa ngoại: seed_type_id, supplier_id.</w:t>
            </w:r>
          </w:p>
        </w:tc>
      </w:tr>
      <w:tr w14:paraId="21CD0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5D0EF59">
            <w:pPr>
              <w:spacing w:after="0" w:line="240" w:lineRule="auto"/>
            </w:pPr>
            <w:r>
              <w:rPr>
                <w:b/>
                <w:sz w:val="18"/>
                <w:szCs w:val="18"/>
              </w:rPr>
              <w:t>Status / lifecycle</w:t>
            </w:r>
          </w:p>
        </w:tc>
        <w:tc>
          <w:tcPr>
            <w:tcW w:w="6800" w:type="dxa"/>
          </w:tcPr>
          <w:p w14:paraId="138A7180">
            <w:pPr>
              <w:spacing w:after="0" w:line="240" w:lineRule="auto"/>
            </w:pPr>
            <w:r>
              <w:rPr>
                <w:sz w:val="18"/>
                <w:szCs w:val="18"/>
              </w:rPr>
              <w:t>Không có vòng đời riêng.</w:t>
            </w:r>
          </w:p>
        </w:tc>
      </w:tr>
      <w:tr w14:paraId="09813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41158A1">
            <w:pPr>
              <w:spacing w:after="0" w:line="240" w:lineRule="auto"/>
            </w:pPr>
            <w:r>
              <w:rPr>
                <w:b/>
                <w:sz w:val="18"/>
                <w:szCs w:val="18"/>
              </w:rPr>
              <w:t>Relationships / constraints</w:t>
            </w:r>
          </w:p>
        </w:tc>
        <w:tc>
          <w:tcPr>
            <w:tcW w:w="6800" w:type="dxa"/>
          </w:tcPr>
          <w:p w14:paraId="7D0AB2FB">
            <w:pPr>
              <w:spacing w:after="0" w:line="240" w:lineRule="auto"/>
            </w:pPr>
            <w:r>
              <w:rPr>
                <w:sz w:val="18"/>
                <w:szCs w:val="18"/>
              </w:rPr>
              <w:t>1 loại giống/NCC nhiều lô; mỗi buổi thả lấy lô thực tế, không chuyển đổi tự động ra kg hàu bán. Dữ liệu chung HTX (không gắn khu): chỉ vai trò được gán ở Toàn bộ khu thao tác (mục 4.4).</w:t>
            </w:r>
          </w:p>
        </w:tc>
      </w:tr>
      <w:tr w14:paraId="6D0B3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43669F3">
            <w:pPr>
              <w:spacing w:after="0" w:line="240" w:lineRule="auto"/>
            </w:pPr>
            <w:r>
              <w:rPr>
                <w:b/>
                <w:sz w:val="18"/>
                <w:szCs w:val="18"/>
              </w:rPr>
              <w:t>Used in</w:t>
            </w:r>
          </w:p>
        </w:tc>
        <w:tc>
          <w:tcPr>
            <w:tcW w:w="6800" w:type="dxa"/>
          </w:tcPr>
          <w:p w14:paraId="57C63E78">
            <w:pPr>
              <w:spacing w:after="0" w:line="240" w:lineRule="auto"/>
            </w:pPr>
            <w:r>
              <w:rPr>
                <w:sz w:val="18"/>
                <w:szCs w:val="18"/>
              </w:rPr>
              <w:t>UC23–25; BR-04. Màn hình: SCR-15, SCR-16, SCR-17</w:t>
            </w:r>
          </w:p>
        </w:tc>
      </w:tr>
    </w:tbl>
    <w:p w14:paraId="701C19A0">
      <w:pPr>
        <w:spacing w:after="0"/>
      </w:pPr>
    </w:p>
    <w:p w14:paraId="4490D1E1">
      <w:pPr>
        <w:keepNext/>
        <w:spacing w:before="120" w:after="40"/>
      </w:pPr>
      <w:r>
        <w:rPr>
          <w:b/>
        </w:rPr>
        <w:t>E16 CultivationCycle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64BDB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580C090E">
            <w:pPr>
              <w:spacing w:after="0" w:line="240" w:lineRule="auto"/>
            </w:pPr>
            <w:r>
              <w:rPr>
                <w:b/>
                <w:sz w:val="18"/>
                <w:szCs w:val="18"/>
              </w:rPr>
              <w:t>Field</w:t>
            </w:r>
          </w:p>
        </w:tc>
        <w:tc>
          <w:tcPr>
            <w:tcW w:w="6800" w:type="dxa"/>
            <w:shd w:val="clear" w:color="auto" w:fill="DCE6F1"/>
          </w:tcPr>
          <w:p w14:paraId="7B913F08">
            <w:pPr>
              <w:spacing w:after="0" w:line="240" w:lineRule="auto"/>
            </w:pPr>
            <w:r>
              <w:rPr>
                <w:b/>
                <w:sz w:val="18"/>
                <w:szCs w:val="18"/>
              </w:rPr>
              <w:t>Value</w:t>
            </w:r>
          </w:p>
        </w:tc>
      </w:tr>
      <w:tr w14:paraId="2F077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71D69DF">
            <w:pPr>
              <w:spacing w:after="0" w:line="240" w:lineRule="auto"/>
            </w:pPr>
            <w:r>
              <w:rPr>
                <w:b/>
                <w:sz w:val="18"/>
                <w:szCs w:val="18"/>
              </w:rPr>
              <w:t>Nhóm</w:t>
            </w:r>
          </w:p>
        </w:tc>
        <w:tc>
          <w:tcPr>
            <w:tcW w:w="6800" w:type="dxa"/>
          </w:tcPr>
          <w:p w14:paraId="76584940">
            <w:pPr>
              <w:spacing w:after="0" w:line="240" w:lineRule="auto"/>
            </w:pPr>
            <w:r>
              <w:rPr>
                <w:sz w:val="18"/>
                <w:szCs w:val="18"/>
              </w:rPr>
              <w:t>Nuôi</w:t>
            </w:r>
          </w:p>
        </w:tc>
      </w:tr>
      <w:tr w14:paraId="6ECB9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54EAC66">
            <w:pPr>
              <w:spacing w:after="0" w:line="240" w:lineRule="auto"/>
            </w:pPr>
            <w:r>
              <w:rPr>
                <w:b/>
                <w:sz w:val="18"/>
                <w:szCs w:val="18"/>
              </w:rPr>
              <w:t>Purpose (mục đích)</w:t>
            </w:r>
          </w:p>
        </w:tc>
        <w:tc>
          <w:tcPr>
            <w:tcW w:w="6800" w:type="dxa"/>
          </w:tcPr>
          <w:p w14:paraId="4F1183A9">
            <w:pPr>
              <w:spacing w:after="0" w:line="240" w:lineRule="auto"/>
            </w:pPr>
            <w:r>
              <w:rPr>
                <w:sz w:val="18"/>
                <w:szCs w:val="18"/>
              </w:rPr>
              <w:t>Gom lịch sử thả/chăm sóc/thu cho một vòng nuôi có điều kiện đóng.</w:t>
            </w:r>
          </w:p>
        </w:tc>
      </w:tr>
      <w:tr w14:paraId="683B7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9CB66FA">
            <w:pPr>
              <w:spacing w:after="0" w:line="240" w:lineRule="auto"/>
            </w:pPr>
            <w:r>
              <w:rPr>
                <w:b/>
                <w:sz w:val="18"/>
                <w:szCs w:val="18"/>
              </w:rPr>
              <w:t>Modeling type</w:t>
            </w:r>
          </w:p>
        </w:tc>
        <w:tc>
          <w:tcPr>
            <w:tcW w:w="6800" w:type="dxa"/>
          </w:tcPr>
          <w:p w14:paraId="68D7EE5F">
            <w:pPr>
              <w:spacing w:after="0" w:line="240" w:lineRule="auto"/>
            </w:pPr>
            <w:r>
              <w:rPr>
                <w:sz w:val="18"/>
                <w:szCs w:val="18"/>
              </w:rPr>
              <w:t>C – dữ liệu/đối tượng được nguồn xác nhận</w:t>
            </w:r>
          </w:p>
        </w:tc>
      </w:tr>
      <w:tr w14:paraId="3B15E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F750635">
            <w:pPr>
              <w:spacing w:after="0" w:line="240" w:lineRule="auto"/>
            </w:pPr>
            <w:r>
              <w:rPr>
                <w:b/>
                <w:sz w:val="18"/>
                <w:szCs w:val="18"/>
              </w:rPr>
              <w:t>Key business attributes</w:t>
            </w:r>
          </w:p>
        </w:tc>
        <w:tc>
          <w:tcPr>
            <w:tcW w:w="6800" w:type="dxa"/>
          </w:tcPr>
          <w:p w14:paraId="0A4F69A5">
            <w:pPr>
              <w:spacing w:after="0" w:line="240" w:lineRule="auto"/>
            </w:pPr>
            <w:r>
              <w:rPr>
                <w:sz w:val="18"/>
                <w:szCs w:val="18"/>
              </w:rPr>
              <w:t xml:space="preserve">cycle_id, raft_id, planned_seed_type_id (giống dự kiến, tùy chọn), thời điểm mở/đóng,</w:t>
            </w:r>
            <w:ins w:id="1646" w:author="Claude" w:date="2026-10-08T00:00:00Z">
              <w:r>
                <w:rPr>
                  <w:sz w:val="18"/>
                  <w:szCs w:val="18"/>
                </w:rPr>
                <w:t xml:space="preserve"> mốc hoàn tất giai đoạn thả (kèm lý do), tóm tắt khi đóng,</w:t>
              </w:r>
            </w:ins>
            <w:r>
              <w:rPr>
                <w:sz w:val="18"/>
                <w:szCs w:val="18"/>
              </w:rPr>
              <w:t xml:space="preserve"> status_id (nhóm CULTIVATION_CYCLE)</w:t>
            </w:r>
          </w:p>
        </w:tc>
      </w:tr>
      <w:tr w14:paraId="23B68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C3CCFCB">
            <w:pPr>
              <w:spacing w:after="0" w:line="240" w:lineRule="auto"/>
            </w:pPr>
            <w:r>
              <w:rPr>
                <w:b/>
                <w:sz w:val="18"/>
                <w:szCs w:val="18"/>
              </w:rPr>
              <w:t>Business identity</w:t>
            </w:r>
          </w:p>
        </w:tc>
        <w:tc>
          <w:tcPr>
            <w:tcW w:w="6800" w:type="dxa"/>
          </w:tcPr>
          <w:p w14:paraId="22216F5A">
            <w:pPr>
              <w:spacing w:after="0" w:line="240" w:lineRule="auto"/>
            </w:pPr>
            <w:r>
              <w:rPr>
                <w:sz w:val="18"/>
                <w:szCs w:val="18"/>
              </w:rPr>
              <w:t>Khóa: cycle_id Khóa ngoại: raft_id, planned_seed_type_id, status_id.</w:t>
            </w:r>
          </w:p>
        </w:tc>
      </w:tr>
      <w:tr w14:paraId="79324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1485BFB">
            <w:pPr>
              <w:spacing w:after="0" w:line="240" w:lineRule="auto"/>
            </w:pPr>
            <w:r>
              <w:rPr>
                <w:b/>
                <w:sz w:val="18"/>
                <w:szCs w:val="18"/>
              </w:rPr>
              <w:t>Status / lifecycle</w:t>
            </w:r>
          </w:p>
        </w:tc>
        <w:tc>
          <w:tcPr>
            <w:tcW w:w="6800" w:type="dxa"/>
          </w:tcPr>
          <w:p w14:paraId="52E246C9">
            <w:pPr>
              <w:spacing w:after="0" w:line="240" w:lineRule="auto"/>
            </w:pPr>
            <w:r>
              <w:rPr>
                <w:sz w:val="18"/>
                <w:szCs w:val="18"/>
              </w:rPr>
              <w:t>status_id thuộc nhóm CULTIVATION_CYCLE: Đang mở (đầu), Đã đóng (kết thúc). UC24 mở chu kỳ ở trạng thái Đang mở. Chuyển trạng thái được phép ở mục 3.4 (BR-29, BR-30).</w:t>
            </w:r>
          </w:p>
        </w:tc>
      </w:tr>
      <w:tr w14:paraId="3D092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720A9CB">
            <w:pPr>
              <w:spacing w:after="0" w:line="240" w:lineRule="auto"/>
            </w:pPr>
            <w:r>
              <w:rPr>
                <w:b/>
                <w:sz w:val="18"/>
                <w:szCs w:val="18"/>
              </w:rPr>
              <w:t>Relationships / constraints</w:t>
            </w:r>
          </w:p>
        </w:tc>
        <w:tc>
          <w:tcPr>
            <w:tcW w:w="6800" w:type="dxa"/>
          </w:tcPr>
          <w:p w14:paraId="5A7A92C8">
            <w:pPr>
              <w:spacing w:after="0" w:line="240" w:lineRule="auto"/>
            </w:pPr>
            <w:r>
              <w:rPr>
                <w:sz w:val="18"/>
                <w:szCs w:val="18"/>
              </w:rPr>
              <w:t>1 bè có nhiều vụ nối tiếp; có thể nhiều buổi thả và nhiều phần lối; mở vụ không đồng nghĩa đã thả hết; chỉ đóng khi mọi đoạn đã thả đều đã thu hoặc đã loại bỏ; các đoạn đã thả/đã thu/loại bỏ ghi ở LaneSegment.</w:t>
            </w:r>
          </w:p>
        </w:tc>
      </w:tr>
      <w:tr w14:paraId="44BAD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E91B374">
            <w:pPr>
              <w:spacing w:after="0" w:line="240" w:lineRule="auto"/>
            </w:pPr>
            <w:r>
              <w:rPr>
                <w:b/>
                <w:sz w:val="18"/>
                <w:szCs w:val="18"/>
              </w:rPr>
              <w:t>Used in</w:t>
            </w:r>
          </w:p>
        </w:tc>
        <w:tc>
          <w:tcPr>
            <w:tcW w:w="6800" w:type="dxa"/>
          </w:tcPr>
          <w:p w14:paraId="53F2A6C4">
            <w:pPr>
              <w:spacing w:after="0" w:line="240" w:lineRule="auto"/>
            </w:pPr>
            <w:r>
              <w:rPr>
                <w:sz w:val="18"/>
                <w:szCs w:val="18"/>
              </w:rPr>
              <w:t>UC24–27; BR-21. Màn hình: SCR-16, SCR-17, SCR-18</w:t>
            </w:r>
          </w:p>
        </w:tc>
      </w:tr>
    </w:tbl>
    <w:p w14:paraId="35C9204F">
      <w:pPr>
        <w:spacing w:after="0"/>
      </w:pPr>
    </w:p>
    <w:p w14:paraId="6EFD85C3">
      <w:pPr>
        <w:keepNext/>
        <w:spacing w:before="120" w:after="40"/>
      </w:pPr>
      <w:r>
        <w:rPr>
          <w:b/>
        </w:rPr>
        <w:t>E17 SeedingEvent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3EEE6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605E09B5">
            <w:pPr>
              <w:spacing w:after="0" w:line="240" w:lineRule="auto"/>
            </w:pPr>
            <w:r>
              <w:rPr>
                <w:b/>
                <w:sz w:val="18"/>
                <w:szCs w:val="18"/>
              </w:rPr>
              <w:t>Field</w:t>
            </w:r>
          </w:p>
        </w:tc>
        <w:tc>
          <w:tcPr>
            <w:tcW w:w="6800" w:type="dxa"/>
            <w:shd w:val="clear" w:color="auto" w:fill="DCE6F1"/>
          </w:tcPr>
          <w:p w14:paraId="4A589DA6">
            <w:pPr>
              <w:spacing w:after="0" w:line="240" w:lineRule="auto"/>
            </w:pPr>
            <w:r>
              <w:rPr>
                <w:b/>
                <w:sz w:val="18"/>
                <w:szCs w:val="18"/>
              </w:rPr>
              <w:t>Value</w:t>
            </w:r>
          </w:p>
        </w:tc>
      </w:tr>
      <w:tr w14:paraId="57192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F1EB72C">
            <w:pPr>
              <w:spacing w:after="0" w:line="240" w:lineRule="auto"/>
            </w:pPr>
            <w:r>
              <w:rPr>
                <w:b/>
                <w:sz w:val="18"/>
                <w:szCs w:val="18"/>
              </w:rPr>
              <w:t>Nhóm</w:t>
            </w:r>
          </w:p>
        </w:tc>
        <w:tc>
          <w:tcPr>
            <w:tcW w:w="6800" w:type="dxa"/>
          </w:tcPr>
          <w:p w14:paraId="17A9DA80">
            <w:pPr>
              <w:spacing w:after="0" w:line="240" w:lineRule="auto"/>
            </w:pPr>
            <w:r>
              <w:rPr>
                <w:sz w:val="18"/>
                <w:szCs w:val="18"/>
              </w:rPr>
              <w:t>Nuôi</w:t>
            </w:r>
          </w:p>
        </w:tc>
      </w:tr>
      <w:tr w14:paraId="720C4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1B46937">
            <w:pPr>
              <w:spacing w:after="0" w:line="240" w:lineRule="auto"/>
            </w:pPr>
            <w:r>
              <w:rPr>
                <w:b/>
                <w:sz w:val="18"/>
                <w:szCs w:val="18"/>
              </w:rPr>
              <w:t>Purpose (mục đích)</w:t>
            </w:r>
          </w:p>
        </w:tc>
        <w:tc>
          <w:tcPr>
            <w:tcW w:w="6800" w:type="dxa"/>
          </w:tcPr>
          <w:p w14:paraId="2EAB8A52">
            <w:pPr>
              <w:spacing w:after="0" w:line="240" w:lineRule="auto"/>
            </w:pPr>
            <w:r>
              <w:rPr>
                <w:sz w:val="18"/>
                <w:szCs w:val="18"/>
              </w:rPr>
              <w:t>Một vụ được thả trong nhiều buổi/ngày khác nhau.</w:t>
            </w:r>
          </w:p>
        </w:tc>
      </w:tr>
      <w:tr w14:paraId="214DE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A92263A">
            <w:pPr>
              <w:spacing w:after="0" w:line="240" w:lineRule="auto"/>
            </w:pPr>
            <w:r>
              <w:rPr>
                <w:b/>
                <w:sz w:val="18"/>
                <w:szCs w:val="18"/>
              </w:rPr>
              <w:t>Modeling type</w:t>
            </w:r>
          </w:p>
        </w:tc>
        <w:tc>
          <w:tcPr>
            <w:tcW w:w="6800" w:type="dxa"/>
          </w:tcPr>
          <w:p w14:paraId="6DB76F67">
            <w:pPr>
              <w:spacing w:after="0" w:line="240" w:lineRule="auto"/>
            </w:pPr>
            <w:r>
              <w:rPr>
                <w:sz w:val="18"/>
                <w:szCs w:val="18"/>
              </w:rPr>
              <w:t>C – dữ liệu/đối tượng được nguồn xác nhận</w:t>
            </w:r>
          </w:p>
        </w:tc>
      </w:tr>
      <w:tr w14:paraId="10E58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86A2DA6">
            <w:pPr>
              <w:spacing w:after="0" w:line="240" w:lineRule="auto"/>
            </w:pPr>
            <w:r>
              <w:rPr>
                <w:b/>
                <w:sz w:val="18"/>
                <w:szCs w:val="18"/>
              </w:rPr>
              <w:t>Key business attributes</w:t>
            </w:r>
          </w:p>
        </w:tc>
        <w:tc>
          <w:tcPr>
            <w:tcW w:w="6800" w:type="dxa"/>
          </w:tcPr>
          <w:p w14:paraId="5F113CBE">
            <w:pPr>
              <w:spacing w:after="0" w:line="240" w:lineRule="auto"/>
            </w:pPr>
            <w:r>
              <w:rPr>
                <w:sz w:val="18"/>
                <w:szCs w:val="18"/>
              </w:rPr>
              <w:t>seeding_id, cycle_id, ngày, seed_lot_id, người ghi/người làm, chứng cứ, lượng giống theo đơn vị gốc (tùy chọn), lý do khác giống dự kiến</w:t>
            </w:r>
          </w:p>
        </w:tc>
      </w:tr>
      <w:tr w14:paraId="5DC6A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6253668">
            <w:pPr>
              <w:spacing w:after="0" w:line="240" w:lineRule="auto"/>
            </w:pPr>
            <w:r>
              <w:rPr>
                <w:b/>
                <w:sz w:val="18"/>
                <w:szCs w:val="18"/>
              </w:rPr>
              <w:t>Business identity</w:t>
            </w:r>
          </w:p>
        </w:tc>
        <w:tc>
          <w:tcPr>
            <w:tcW w:w="6800" w:type="dxa"/>
          </w:tcPr>
          <w:p w14:paraId="3DF06B9F">
            <w:pPr>
              <w:spacing w:after="0" w:line="240" w:lineRule="auto"/>
            </w:pPr>
            <w:r>
              <w:rPr>
                <w:sz w:val="18"/>
                <w:szCs w:val="18"/>
              </w:rPr>
              <w:t>Khóa: seeding_id Khóa ngoại: cycle_id, seed_lot_id.</w:t>
            </w:r>
          </w:p>
        </w:tc>
      </w:tr>
      <w:tr w14:paraId="002E0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E1371F3">
            <w:pPr>
              <w:spacing w:after="0" w:line="240" w:lineRule="auto"/>
            </w:pPr>
            <w:r>
              <w:rPr>
                <w:b/>
                <w:sz w:val="18"/>
                <w:szCs w:val="18"/>
              </w:rPr>
              <w:t>Status / lifecycle</w:t>
            </w:r>
          </w:p>
        </w:tc>
        <w:tc>
          <w:tcPr>
            <w:tcW w:w="6800" w:type="dxa"/>
          </w:tcPr>
          <w:p w14:paraId="13BC390B">
            <w:pPr>
              <w:spacing w:after="0" w:line="240" w:lineRule="auto"/>
            </w:pPr>
            <w:r>
              <w:rPr>
                <w:sz w:val="18"/>
                <w:szCs w:val="18"/>
              </w:rPr>
              <w:t>Không có vòng đời riêng.</w:t>
            </w:r>
          </w:p>
        </w:tc>
      </w:tr>
      <w:tr w14:paraId="53221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4261508">
            <w:pPr>
              <w:spacing w:after="0" w:line="240" w:lineRule="auto"/>
            </w:pPr>
            <w:r>
              <w:rPr>
                <w:b/>
                <w:sz w:val="18"/>
                <w:szCs w:val="18"/>
              </w:rPr>
              <w:t>Relationships / constraints</w:t>
            </w:r>
          </w:p>
        </w:tc>
        <w:tc>
          <w:tcPr>
            <w:tcW w:w="6800" w:type="dxa"/>
          </w:tcPr>
          <w:p w14:paraId="1A20236E">
            <w:pPr>
              <w:spacing w:after="0" w:line="240" w:lineRule="auto"/>
            </w:pPr>
            <w:r>
              <w:rPr>
                <w:sz w:val="18"/>
                <w:szCs w:val="18"/>
              </w:rPr>
              <w:t>1 vụ nhiều buổi; mỗi buổi có nhiều phần lối thực tế.</w:t>
            </w:r>
          </w:p>
        </w:tc>
      </w:tr>
      <w:tr w14:paraId="4E41D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CDB5EA8">
            <w:pPr>
              <w:spacing w:after="0" w:line="240" w:lineRule="auto"/>
            </w:pPr>
            <w:r>
              <w:rPr>
                <w:b/>
                <w:sz w:val="18"/>
                <w:szCs w:val="18"/>
              </w:rPr>
              <w:t>Used in</w:t>
            </w:r>
          </w:p>
        </w:tc>
        <w:tc>
          <w:tcPr>
            <w:tcW w:w="6800" w:type="dxa"/>
          </w:tcPr>
          <w:p w14:paraId="728788C3">
            <w:pPr>
              <w:spacing w:after="0" w:line="240" w:lineRule="auto"/>
            </w:pPr>
            <w:r>
              <w:rPr>
                <w:sz w:val="18"/>
                <w:szCs w:val="18"/>
              </w:rPr>
              <w:t>UC25. Màn hình: SCR-17</w:t>
            </w:r>
          </w:p>
        </w:tc>
      </w:tr>
    </w:tbl>
    <w:p w14:paraId="07210525">
      <w:pPr>
        <w:spacing w:after="0"/>
      </w:pPr>
    </w:p>
    <w:p w14:paraId="1B1139B7">
      <w:pPr>
        <w:keepNext/>
        <w:spacing w:before="120" w:after="40"/>
      </w:pPr>
      <w:r>
        <w:rPr>
          <w:b/>
        </w:rPr>
        <w:t>E18 LaneSegment (I)</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1304F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37F8A4CB">
            <w:pPr>
              <w:spacing w:after="0" w:line="240" w:lineRule="auto"/>
            </w:pPr>
            <w:r>
              <w:rPr>
                <w:b/>
                <w:sz w:val="18"/>
                <w:szCs w:val="18"/>
              </w:rPr>
              <w:t>Field</w:t>
            </w:r>
          </w:p>
        </w:tc>
        <w:tc>
          <w:tcPr>
            <w:tcW w:w="6800" w:type="dxa"/>
            <w:shd w:val="clear" w:color="auto" w:fill="DCE6F1"/>
          </w:tcPr>
          <w:p w14:paraId="66C889F1">
            <w:pPr>
              <w:spacing w:after="0" w:line="240" w:lineRule="auto"/>
            </w:pPr>
            <w:r>
              <w:rPr>
                <w:b/>
                <w:sz w:val="18"/>
                <w:szCs w:val="18"/>
              </w:rPr>
              <w:t>Value</w:t>
            </w:r>
          </w:p>
        </w:tc>
      </w:tr>
      <w:tr w14:paraId="7F692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D0FF978">
            <w:pPr>
              <w:spacing w:after="0" w:line="240" w:lineRule="auto"/>
            </w:pPr>
            <w:r>
              <w:rPr>
                <w:b/>
                <w:sz w:val="18"/>
                <w:szCs w:val="18"/>
              </w:rPr>
              <w:t>Nhóm</w:t>
            </w:r>
          </w:p>
        </w:tc>
        <w:tc>
          <w:tcPr>
            <w:tcW w:w="6800" w:type="dxa"/>
          </w:tcPr>
          <w:p w14:paraId="4C7135BE">
            <w:pPr>
              <w:spacing w:after="0" w:line="240" w:lineRule="auto"/>
            </w:pPr>
            <w:r>
              <w:rPr>
                <w:sz w:val="18"/>
                <w:szCs w:val="18"/>
              </w:rPr>
              <w:t>Nuôi và thu hoạch</w:t>
            </w:r>
          </w:p>
        </w:tc>
      </w:tr>
      <w:tr w14:paraId="5DFEE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3BDEA9E">
            <w:pPr>
              <w:spacing w:after="0" w:line="240" w:lineRule="auto"/>
            </w:pPr>
            <w:r>
              <w:rPr>
                <w:b/>
                <w:sz w:val="18"/>
                <w:szCs w:val="18"/>
              </w:rPr>
              <w:t>Purpose (mục đích)</w:t>
            </w:r>
          </w:p>
        </w:tc>
        <w:tc>
          <w:tcPr>
            <w:tcW w:w="6800" w:type="dxa"/>
          </w:tcPr>
          <w:p w14:paraId="2C7ACF02">
            <w:pPr>
              <w:spacing w:after="0" w:line="240" w:lineRule="auto"/>
            </w:pPr>
            <w:r>
              <w:rPr>
                <w:sz w:val="18"/>
                <w:szCs w:val="18"/>
              </w:rPr>
              <w:t>Một cấu trúc chung cho mọi đoạn lối tính từ mốc A/B: đã thả, dự kiến thu, đã thu, loại bỏ; là dữ liệu tô màu sơ đồ bè, kế hoạch thu và nguồn của lô.</w:t>
            </w:r>
          </w:p>
        </w:tc>
      </w:tr>
      <w:tr w14:paraId="3A9D9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67B034A">
            <w:pPr>
              <w:spacing w:after="0" w:line="240" w:lineRule="auto"/>
            </w:pPr>
            <w:r>
              <w:rPr>
                <w:b/>
                <w:sz w:val="18"/>
                <w:szCs w:val="18"/>
              </w:rPr>
              <w:t>Modeling type</w:t>
            </w:r>
          </w:p>
        </w:tc>
        <w:tc>
          <w:tcPr>
            <w:tcW w:w="6800" w:type="dxa"/>
          </w:tcPr>
          <w:p w14:paraId="496F20BF">
            <w:pPr>
              <w:spacing w:after="0" w:line="240" w:lineRule="auto"/>
            </w:pPr>
            <w:r>
              <w:rPr>
                <w:sz w:val="18"/>
                <w:szCs w:val="18"/>
              </w:rPr>
              <w:t>I – cấu trúc suy luận để bảo toàn quy tắc</w:t>
            </w:r>
          </w:p>
        </w:tc>
      </w:tr>
      <w:tr w14:paraId="3EF5C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0566117">
            <w:pPr>
              <w:spacing w:after="0" w:line="240" w:lineRule="auto"/>
            </w:pPr>
            <w:r>
              <w:rPr>
                <w:b/>
                <w:sz w:val="18"/>
                <w:szCs w:val="18"/>
              </w:rPr>
              <w:t>Key business attributes</w:t>
            </w:r>
          </w:p>
        </w:tc>
        <w:tc>
          <w:tcPr>
            <w:tcW w:w="6800" w:type="dxa"/>
          </w:tcPr>
          <w:p w14:paraId="653FC961">
            <w:pPr>
              <w:spacing w:after="0" w:line="240" w:lineRule="auto"/>
            </w:pPr>
            <w:r>
              <w:rPr>
                <w:sz w:val="18"/>
                <w:szCs w:val="18"/>
              </w:rPr>
              <w:t xml:space="preserve">segment_id, cycle_id, lane_id, loại đoạn (đã thả / dự kiến thu / đã thu / loại bỏ), from_position, to_position, ngày, người ghi/xác nhận, seeding_id (đoạn đã thả), order_id (đoạn dự kiến thu), kg dự kiến (đoạn dự kiến thu), harvest_event_id (đoạn đã thu), lot_id (đoạn đã thu), log_id (đoạn loại bỏ), lý do và ảnh (đoạn loại </w:t>
            </w:r>
            <w:del w:id="1647" w:author="Claude" w:date="2026-10-08T00:00:00Z">
              <w:r>
                <w:rPr>
                  <w:sz w:val="18"/>
                  <w:szCs w:val="18"/>
                </w:rPr>
                <w:delText xml:space="preserve">bỏ)</w:delText>
              </w:r>
            </w:del>
            <w:ins w:id="1648" w:author="Claude" w:date="2026-10-08T00:00:00Z">
              <w:r>
                <w:rPr>
                  <w:sz w:val="18"/>
                  <w:szCs w:val="18"/>
                </w:rPr>
                <w:t xml:space="preserve">bỏ), lý do khác kế hoạch (đoạn đã thu)</w:t>
              </w:r>
            </w:ins>
          </w:p>
        </w:tc>
      </w:tr>
      <w:tr w14:paraId="5EDBF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734A71A">
            <w:pPr>
              <w:spacing w:after="0" w:line="240" w:lineRule="auto"/>
            </w:pPr>
            <w:r>
              <w:rPr>
                <w:b/>
                <w:sz w:val="18"/>
                <w:szCs w:val="18"/>
              </w:rPr>
              <w:t>Business identity</w:t>
            </w:r>
          </w:p>
        </w:tc>
        <w:tc>
          <w:tcPr>
            <w:tcW w:w="6800" w:type="dxa"/>
          </w:tcPr>
          <w:p w14:paraId="22A0FC83">
            <w:pPr>
              <w:spacing w:after="0" w:line="240" w:lineRule="auto"/>
            </w:pPr>
            <w:r>
              <w:rPr>
                <w:sz w:val="18"/>
                <w:szCs w:val="18"/>
              </w:rPr>
              <w:t>Khóa: segment_id Khóa ngoại: cycle_id, lane_id, seeding_id, order_id, harvest_event_id, lot_id, log_id.</w:t>
            </w:r>
          </w:p>
        </w:tc>
      </w:tr>
      <w:tr w14:paraId="40D09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85507ED">
            <w:pPr>
              <w:spacing w:after="0" w:line="240" w:lineRule="auto"/>
            </w:pPr>
            <w:r>
              <w:rPr>
                <w:b/>
                <w:sz w:val="18"/>
                <w:szCs w:val="18"/>
              </w:rPr>
              <w:t>Status / lifecycle</w:t>
            </w:r>
          </w:p>
        </w:tc>
        <w:tc>
          <w:tcPr>
            <w:tcW w:w="6800" w:type="dxa"/>
          </w:tcPr>
          <w:p w14:paraId="2D608F55">
            <w:pPr>
              <w:spacing w:after="0" w:line="240" w:lineRule="auto"/>
            </w:pPr>
            <w:r>
              <w:rPr>
                <w:sz w:val="18"/>
                <w:szCs w:val="18"/>
              </w:rPr>
              <w:t>Không có vòng đời riêng.</w:t>
            </w:r>
          </w:p>
        </w:tc>
      </w:tr>
      <w:tr w14:paraId="228A1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03CF4E6">
            <w:pPr>
              <w:spacing w:after="0" w:line="240" w:lineRule="auto"/>
            </w:pPr>
            <w:r>
              <w:rPr>
                <w:b/>
                <w:sz w:val="18"/>
                <w:szCs w:val="18"/>
              </w:rPr>
              <w:t>Relationships / constraints</w:t>
            </w:r>
          </w:p>
        </w:tc>
        <w:tc>
          <w:tcPr>
            <w:tcW w:w="6800" w:type="dxa"/>
          </w:tcPr>
          <w:p w14:paraId="22081ED5">
            <w:pPr>
              <w:spacing w:after="0" w:line="240" w:lineRule="auto"/>
            </w:pPr>
            <w:r>
              <w:rPr>
                <w:sz w:val="18"/>
                <w:szCs w:val="18"/>
              </w:rPr>
              <w:t>Mỗi đoạn chỉ dùng khóa ngoại đúng với loại của nó; không chồng đoạn cùng loại trong một chu kỳ; đoạn loại bỏ không chồng đoạn đã thu hoặc đã gắn lô; đoạn đã thu gắn tối đa một lô; không có số kg cân.</w:t>
            </w:r>
          </w:p>
        </w:tc>
      </w:tr>
      <w:tr w14:paraId="23E89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3A48F07">
            <w:pPr>
              <w:spacing w:after="0" w:line="240" w:lineRule="auto"/>
            </w:pPr>
            <w:r>
              <w:rPr>
                <w:b/>
                <w:sz w:val="18"/>
                <w:szCs w:val="18"/>
              </w:rPr>
              <w:t>Used in</w:t>
            </w:r>
          </w:p>
        </w:tc>
        <w:tc>
          <w:tcPr>
            <w:tcW w:w="6800" w:type="dxa"/>
          </w:tcPr>
          <w:p w14:paraId="30783BC1">
            <w:pPr>
              <w:spacing w:after="0" w:line="240" w:lineRule="auto"/>
            </w:pPr>
            <w:r>
              <w:rPr>
                <w:sz w:val="18"/>
                <w:szCs w:val="18"/>
              </w:rPr>
              <w:t>UC18, UC25–27, UC30–31, UC36–38; BR-03/10/21. Màn hình: SCR-12, SCR-16, SCR-17, SCR-18, SCR-19, SCR-21, SCR-22</w:t>
            </w:r>
          </w:p>
        </w:tc>
      </w:tr>
    </w:tbl>
    <w:p w14:paraId="3F782174">
      <w:pPr>
        <w:spacing w:after="0"/>
      </w:pPr>
    </w:p>
    <w:p w14:paraId="4ACD5DC4">
      <w:pPr>
        <w:keepNext/>
        <w:spacing w:before="120" w:after="40"/>
      </w:pPr>
      <w:r>
        <w:rPr>
          <w:b/>
        </w:rPr>
        <w:t>E19 CultivationLogEntry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79DD7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1FD32BCB">
            <w:pPr>
              <w:spacing w:after="0" w:line="240" w:lineRule="auto"/>
            </w:pPr>
            <w:r>
              <w:rPr>
                <w:b/>
                <w:sz w:val="18"/>
                <w:szCs w:val="18"/>
              </w:rPr>
              <w:t>Field</w:t>
            </w:r>
          </w:p>
        </w:tc>
        <w:tc>
          <w:tcPr>
            <w:tcW w:w="6800" w:type="dxa"/>
            <w:shd w:val="clear" w:color="auto" w:fill="DCE6F1"/>
          </w:tcPr>
          <w:p w14:paraId="3E004E3B">
            <w:pPr>
              <w:spacing w:after="0" w:line="240" w:lineRule="auto"/>
            </w:pPr>
            <w:r>
              <w:rPr>
                <w:b/>
                <w:sz w:val="18"/>
                <w:szCs w:val="18"/>
              </w:rPr>
              <w:t>Value</w:t>
            </w:r>
          </w:p>
        </w:tc>
      </w:tr>
      <w:tr w14:paraId="453B0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64D1549">
            <w:pPr>
              <w:spacing w:after="0" w:line="240" w:lineRule="auto"/>
            </w:pPr>
            <w:r>
              <w:rPr>
                <w:b/>
                <w:sz w:val="18"/>
                <w:szCs w:val="18"/>
              </w:rPr>
              <w:t>Nhóm</w:t>
            </w:r>
          </w:p>
        </w:tc>
        <w:tc>
          <w:tcPr>
            <w:tcW w:w="6800" w:type="dxa"/>
          </w:tcPr>
          <w:p w14:paraId="47FD6076">
            <w:pPr>
              <w:spacing w:after="0" w:line="240" w:lineRule="auto"/>
            </w:pPr>
            <w:r>
              <w:rPr>
                <w:sz w:val="18"/>
                <w:szCs w:val="18"/>
              </w:rPr>
              <w:t>Nuôi</w:t>
            </w:r>
          </w:p>
        </w:tc>
      </w:tr>
      <w:tr w14:paraId="34825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D12EF7F">
            <w:pPr>
              <w:spacing w:after="0" w:line="240" w:lineRule="auto"/>
            </w:pPr>
            <w:r>
              <w:rPr>
                <w:b/>
                <w:sz w:val="18"/>
                <w:szCs w:val="18"/>
              </w:rPr>
              <w:t>Purpose (mục đích)</w:t>
            </w:r>
          </w:p>
        </w:tc>
        <w:tc>
          <w:tcPr>
            <w:tcW w:w="6800" w:type="dxa"/>
          </w:tcPr>
          <w:p w14:paraId="19E256A5">
            <w:pPr>
              <w:spacing w:after="0" w:line="240" w:lineRule="auto"/>
            </w:pPr>
            <w:r>
              <w:rPr>
                <w:sz w:val="18"/>
                <w:szCs w:val="18"/>
              </w:rPr>
              <w:t>Lưu sự việc/quan sát nuôi trồng không thuộc bản đo nước có cấu trúc.</w:t>
            </w:r>
          </w:p>
        </w:tc>
      </w:tr>
      <w:tr w14:paraId="218DF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F12B9DD">
            <w:pPr>
              <w:spacing w:after="0" w:line="240" w:lineRule="auto"/>
            </w:pPr>
            <w:r>
              <w:rPr>
                <w:b/>
                <w:sz w:val="18"/>
                <w:szCs w:val="18"/>
              </w:rPr>
              <w:t>Modeling type</w:t>
            </w:r>
          </w:p>
        </w:tc>
        <w:tc>
          <w:tcPr>
            <w:tcW w:w="6800" w:type="dxa"/>
          </w:tcPr>
          <w:p w14:paraId="1A33298B">
            <w:pPr>
              <w:spacing w:after="0" w:line="240" w:lineRule="auto"/>
            </w:pPr>
            <w:r>
              <w:rPr>
                <w:sz w:val="18"/>
                <w:szCs w:val="18"/>
              </w:rPr>
              <w:t>C – dữ liệu/đối tượng được nguồn xác nhận</w:t>
            </w:r>
          </w:p>
        </w:tc>
      </w:tr>
      <w:tr w14:paraId="335CF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E71CC64">
            <w:pPr>
              <w:spacing w:after="0" w:line="240" w:lineRule="auto"/>
            </w:pPr>
            <w:r>
              <w:rPr>
                <w:b/>
                <w:sz w:val="18"/>
                <w:szCs w:val="18"/>
              </w:rPr>
              <w:t>Key business attributes</w:t>
            </w:r>
          </w:p>
        </w:tc>
        <w:tc>
          <w:tcPr>
            <w:tcW w:w="6800" w:type="dxa"/>
          </w:tcPr>
          <w:p w14:paraId="128D7CB7">
            <w:pPr>
              <w:spacing w:after="0" w:line="240" w:lineRule="auto"/>
            </w:pPr>
            <w:r>
              <w:rPr>
                <w:sz w:val="18"/>
                <w:szCs w:val="18"/>
              </w:rPr>
              <w:t xml:space="preserve">log_id, </w:t>
            </w:r>
            <w:del w:id="1649" w:author="Claude" w:date="2026-10-08T00:00:00Z">
              <w:r>
                <w:rPr>
                  <w:sz w:val="18"/>
                  <w:szCs w:val="18"/>
                </w:rPr>
                <w:delText xml:space="preserve">cycle_id,</w:delText>
              </w:r>
            </w:del>
            <w:ins w:id="1650" w:author="Claude" w:date="2026-10-08T00:00:00Z">
              <w:r>
                <w:rPr>
                  <w:sz w:val="18"/>
                  <w:szCs w:val="18"/>
                </w:rPr>
                <w:t xml:space="preserve">zone_id, cycle_id (tùy chọn),</w:t>
              </w:r>
            </w:ins>
            <w:r>
              <w:rPr>
                <w:sz w:val="18"/>
                <w:szCs w:val="18"/>
              </w:rPr>
              <w:t xml:space="preserve"> lane_id (tùy chọn), thời gian, vị trí trên lối, loại sự việc, quan sát, chứng cứ</w:t>
            </w:r>
          </w:p>
        </w:tc>
      </w:tr>
      <w:tr w14:paraId="16EAC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010A666">
            <w:pPr>
              <w:spacing w:after="0" w:line="240" w:lineRule="auto"/>
            </w:pPr>
            <w:r>
              <w:rPr>
                <w:b/>
                <w:sz w:val="18"/>
                <w:szCs w:val="18"/>
              </w:rPr>
              <w:t>Business identity</w:t>
            </w:r>
          </w:p>
        </w:tc>
        <w:tc>
          <w:tcPr>
            <w:tcW w:w="6800" w:type="dxa"/>
          </w:tcPr>
          <w:p w14:paraId="32220460">
            <w:pPr>
              <w:spacing w:after="0" w:line="240" w:lineRule="auto"/>
            </w:pPr>
            <w:r>
              <w:rPr>
                <w:sz w:val="18"/>
                <w:szCs w:val="18"/>
              </w:rPr>
              <w:t xml:space="preserve">Khóa: log_id Khóa ngoại: </w:t>
            </w:r>
            <w:ins w:id="1651" w:author="Claude" w:date="2026-10-08T00:00:00Z">
              <w:r>
                <w:rPr>
                  <w:sz w:val="18"/>
                  <w:szCs w:val="18"/>
                </w:rPr>
                <w:t xml:space="preserve">zone_id, </w:t>
              </w:r>
            </w:ins>
            <w:r>
              <w:rPr>
                <w:sz w:val="18"/>
                <w:szCs w:val="18"/>
              </w:rPr>
              <w:t xml:space="preserve">cycle_id, lane_id.</w:t>
            </w:r>
          </w:p>
        </w:tc>
      </w:tr>
      <w:tr w14:paraId="6E259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5AA14FE">
            <w:pPr>
              <w:spacing w:after="0" w:line="240" w:lineRule="auto"/>
            </w:pPr>
            <w:r>
              <w:rPr>
                <w:b/>
                <w:sz w:val="18"/>
                <w:szCs w:val="18"/>
              </w:rPr>
              <w:t>Status / lifecycle</w:t>
            </w:r>
          </w:p>
        </w:tc>
        <w:tc>
          <w:tcPr>
            <w:tcW w:w="6800" w:type="dxa"/>
          </w:tcPr>
          <w:p w14:paraId="7E5AA48F">
            <w:pPr>
              <w:spacing w:after="0" w:line="240" w:lineRule="auto"/>
            </w:pPr>
            <w:r>
              <w:rPr>
                <w:sz w:val="18"/>
                <w:szCs w:val="18"/>
              </w:rPr>
              <w:t>Không có vòng đời riêng.</w:t>
            </w:r>
          </w:p>
        </w:tc>
      </w:tr>
      <w:tr w14:paraId="5474D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EE0559B">
            <w:pPr>
              <w:spacing w:after="0" w:line="240" w:lineRule="auto"/>
            </w:pPr>
            <w:r>
              <w:rPr>
                <w:b/>
                <w:sz w:val="18"/>
                <w:szCs w:val="18"/>
              </w:rPr>
              <w:t>Relationships / constraints</w:t>
            </w:r>
          </w:p>
        </w:tc>
        <w:tc>
          <w:tcPr>
            <w:tcW w:w="6800" w:type="dxa"/>
          </w:tcPr>
          <w:p w14:paraId="0543657C">
            <w:pPr>
              <w:spacing w:after="0" w:line="240" w:lineRule="auto"/>
            </w:pPr>
            <w:r>
              <w:rPr>
                <w:sz w:val="18"/>
                <w:szCs w:val="18"/>
              </w:rPr>
              <w:t>Nhật ký là sự việc/quan sát; tiến độ và số đo nước có cấu trúc riêng; sự kiện “Loại bỏ đoạn lối” tạo LaneSegment loại “loại bỏ”.</w:t>
            </w:r>
          </w:p>
        </w:tc>
      </w:tr>
      <w:tr w14:paraId="52CD1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393BB15">
            <w:pPr>
              <w:spacing w:after="0" w:line="240" w:lineRule="auto"/>
            </w:pPr>
            <w:r>
              <w:rPr>
                <w:b/>
                <w:sz w:val="18"/>
                <w:szCs w:val="18"/>
              </w:rPr>
              <w:t>Used in</w:t>
            </w:r>
          </w:p>
        </w:tc>
        <w:tc>
          <w:tcPr>
            <w:tcW w:w="6800" w:type="dxa"/>
          </w:tcPr>
          <w:p w14:paraId="60A14952">
            <w:pPr>
              <w:spacing w:after="0" w:line="240" w:lineRule="auto"/>
            </w:pPr>
            <w:r>
              <w:rPr>
                <w:sz w:val="18"/>
                <w:szCs w:val="18"/>
              </w:rPr>
              <w:t>UC26. Màn hình: SCR-18</w:t>
            </w:r>
          </w:p>
        </w:tc>
      </w:tr>
    </w:tbl>
    <w:p w14:paraId="75850988">
      <w:pPr>
        <w:spacing w:after="0"/>
      </w:pPr>
    </w:p>
    <w:p w14:paraId="2AB1AF3A">
      <w:pPr>
        <w:keepNext/>
        <w:spacing w:before="120" w:after="40"/>
      </w:pPr>
      <w:r>
        <w:rPr>
          <w:b/>
        </w:rPr>
        <w:t>E20 WaterMeasurement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20208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30FA846E">
            <w:pPr>
              <w:spacing w:after="0" w:line="240" w:lineRule="auto"/>
            </w:pPr>
            <w:r>
              <w:rPr>
                <w:b/>
                <w:sz w:val="18"/>
                <w:szCs w:val="18"/>
              </w:rPr>
              <w:t>Field</w:t>
            </w:r>
          </w:p>
        </w:tc>
        <w:tc>
          <w:tcPr>
            <w:tcW w:w="6800" w:type="dxa"/>
            <w:shd w:val="clear" w:color="auto" w:fill="DCE6F1"/>
          </w:tcPr>
          <w:p w14:paraId="598D1FB8">
            <w:pPr>
              <w:spacing w:after="0" w:line="240" w:lineRule="auto"/>
            </w:pPr>
            <w:r>
              <w:rPr>
                <w:b/>
                <w:sz w:val="18"/>
                <w:szCs w:val="18"/>
              </w:rPr>
              <w:t>Value</w:t>
            </w:r>
          </w:p>
        </w:tc>
      </w:tr>
      <w:tr w14:paraId="46CF4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0AADAD8">
            <w:pPr>
              <w:spacing w:after="0" w:line="240" w:lineRule="auto"/>
            </w:pPr>
            <w:r>
              <w:rPr>
                <w:b/>
                <w:sz w:val="18"/>
                <w:szCs w:val="18"/>
              </w:rPr>
              <w:t>Nhóm</w:t>
            </w:r>
          </w:p>
        </w:tc>
        <w:tc>
          <w:tcPr>
            <w:tcW w:w="6800" w:type="dxa"/>
          </w:tcPr>
          <w:p w14:paraId="262B5B7D">
            <w:pPr>
              <w:spacing w:after="0" w:line="240" w:lineRule="auto"/>
            </w:pPr>
            <w:r>
              <w:rPr>
                <w:sz w:val="18"/>
                <w:szCs w:val="18"/>
              </w:rPr>
              <w:t>Nước</w:t>
            </w:r>
          </w:p>
        </w:tc>
      </w:tr>
      <w:tr w14:paraId="119F1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2F4CEC7">
            <w:pPr>
              <w:spacing w:after="0" w:line="240" w:lineRule="auto"/>
            </w:pPr>
            <w:r>
              <w:rPr>
                <w:b/>
                <w:sz w:val="18"/>
                <w:szCs w:val="18"/>
              </w:rPr>
              <w:t>Purpose (mục đích)</w:t>
            </w:r>
          </w:p>
        </w:tc>
        <w:tc>
          <w:tcPr>
            <w:tcW w:w="6800" w:type="dxa"/>
          </w:tcPr>
          <w:p w14:paraId="60D5C5AF">
            <w:pPr>
              <w:spacing w:after="0" w:line="240" w:lineRule="auto"/>
            </w:pPr>
            <w:r>
              <w:rPr>
                <w:sz w:val="18"/>
                <w:szCs w:val="18"/>
              </w:rPr>
              <w:t>Kết quả nhận dạng của Dịch vụ OCR chỉ là nháp tới khi người dùng xác nhận hai chỉ số pH và độ mặn.</w:t>
            </w:r>
          </w:p>
        </w:tc>
      </w:tr>
      <w:tr w14:paraId="6F337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89B3DCC">
            <w:pPr>
              <w:spacing w:after="0" w:line="240" w:lineRule="auto"/>
            </w:pPr>
            <w:r>
              <w:rPr>
                <w:b/>
                <w:sz w:val="18"/>
                <w:szCs w:val="18"/>
              </w:rPr>
              <w:t>Modeling type</w:t>
            </w:r>
          </w:p>
        </w:tc>
        <w:tc>
          <w:tcPr>
            <w:tcW w:w="6800" w:type="dxa"/>
          </w:tcPr>
          <w:p w14:paraId="14E6F632">
            <w:pPr>
              <w:spacing w:after="0" w:line="240" w:lineRule="auto"/>
            </w:pPr>
            <w:r>
              <w:rPr>
                <w:sz w:val="18"/>
                <w:szCs w:val="18"/>
              </w:rPr>
              <w:t>C – dữ liệu/đối tượng được nguồn xác nhận</w:t>
            </w:r>
          </w:p>
        </w:tc>
      </w:tr>
      <w:tr w14:paraId="6B6A4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4E95104">
            <w:pPr>
              <w:spacing w:after="0" w:line="240" w:lineRule="auto"/>
            </w:pPr>
            <w:r>
              <w:rPr>
                <w:b/>
                <w:sz w:val="18"/>
                <w:szCs w:val="18"/>
              </w:rPr>
              <w:t>Key business attributes</w:t>
            </w:r>
          </w:p>
        </w:tc>
        <w:tc>
          <w:tcPr>
            <w:tcW w:w="6800" w:type="dxa"/>
          </w:tcPr>
          <w:p w14:paraId="556EFB59">
            <w:pPr>
              <w:spacing w:after="0" w:line="240" w:lineRule="auto"/>
            </w:pPr>
            <w:r>
              <w:rPr>
                <w:sz w:val="18"/>
                <w:szCs w:val="18"/>
              </w:rPr>
              <w:t xml:space="preserve">measurement_id, zone_id, điểm đo, thời gian, pH, độ mặn (‰), ảnh/nguồn nhập, người đo/xác nhận, status_id (nhóm WATER_MEASUREMENT), ảnh gốc và giá trị OCR nháp ban đầu; cờ vượt ngưỡng, chỉ số vi phạm, ngưỡng pH/độ mặn đã dùng (bản chụp), thời điểm cảnh báo, phiên bản bản </w:t>
            </w:r>
            <w:del w:id="1652" w:author="Claude" w:date="2026-10-08T00:00:00Z">
              <w:r>
                <w:rPr>
                  <w:sz w:val="18"/>
                  <w:szCs w:val="18"/>
                </w:rPr>
                <w:delText xml:space="preserve">ghi</w:delText>
              </w:r>
            </w:del>
            <w:ins w:id="1653" w:author="Claude" w:date="2026-10-08T00:00:00Z">
              <w:r>
                <w:rPr>
                  <w:sz w:val="18"/>
                  <w:szCs w:val="18"/>
                </w:rPr>
                <w:t xml:space="preserve">ghi, corrected_from_measurement_id (phép đo bị hiệu chỉnh, với bản hiệu chỉnh)</w:t>
              </w:r>
            </w:ins>
          </w:p>
        </w:tc>
      </w:tr>
      <w:tr w14:paraId="1A457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5B69FF5">
            <w:pPr>
              <w:spacing w:after="0" w:line="240" w:lineRule="auto"/>
            </w:pPr>
            <w:r>
              <w:rPr>
                <w:b/>
                <w:sz w:val="18"/>
                <w:szCs w:val="18"/>
              </w:rPr>
              <w:t>Business identity</w:t>
            </w:r>
          </w:p>
        </w:tc>
        <w:tc>
          <w:tcPr>
            <w:tcW w:w="6800" w:type="dxa"/>
          </w:tcPr>
          <w:p w14:paraId="245E6F3C">
            <w:pPr>
              <w:spacing w:after="0" w:line="240" w:lineRule="auto"/>
            </w:pPr>
            <w:r>
              <w:rPr>
                <w:sz w:val="18"/>
                <w:szCs w:val="18"/>
              </w:rPr>
              <w:t xml:space="preserve">Khóa: measurement_id Khóa ngoại: zone_id, </w:t>
            </w:r>
            <w:del w:id="1654" w:author="Claude" w:date="2026-10-08T00:00:00Z">
              <w:r>
                <w:rPr>
                  <w:sz w:val="18"/>
                  <w:szCs w:val="18"/>
                </w:rPr>
                <w:delText xml:space="preserve">status_id.</w:delText>
              </w:r>
            </w:del>
            <w:ins w:id="1655" w:author="Claude" w:date="2026-10-08T00:00:00Z">
              <w:r>
                <w:rPr>
                  <w:sz w:val="18"/>
                  <w:szCs w:val="18"/>
                </w:rPr>
                <w:t xml:space="preserve">status_id, corrected_from_measurement_id.</w:t>
              </w:r>
            </w:ins>
          </w:p>
        </w:tc>
      </w:tr>
      <w:tr w14:paraId="29B3C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D47FBBC">
            <w:pPr>
              <w:spacing w:after="0" w:line="240" w:lineRule="auto"/>
            </w:pPr>
            <w:r>
              <w:rPr>
                <w:b/>
                <w:sz w:val="18"/>
                <w:szCs w:val="18"/>
              </w:rPr>
              <w:t>Status / lifecycle</w:t>
            </w:r>
          </w:p>
        </w:tc>
        <w:tc>
          <w:tcPr>
            <w:tcW w:w="6800" w:type="dxa"/>
          </w:tcPr>
          <w:p w14:paraId="6B1F61DA">
            <w:pPr>
              <w:spacing w:after="0" w:line="240" w:lineRule="auto"/>
            </w:pPr>
            <w:r>
              <w:rPr>
                <w:sz w:val="18"/>
                <w:szCs w:val="18"/>
              </w:rPr>
              <w:t>status_id thuộc nhóm WATER_MEASUREMENT: Nháp (đầu), Đã xác nhận, Đã hiệu chỉnh (kết thúc). UC26 tạo phép đo ở Nháp (bản OCR hoặc nhập tay chưa xác nhận); bản hiệu chỉnh tạo mới ở Đã xác nhận. Chuyển trạng thái được phép ở mục 3.4 (BR-29, BR-30).</w:t>
            </w:r>
          </w:p>
        </w:tc>
      </w:tr>
      <w:tr w14:paraId="202B6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B624FDA">
            <w:pPr>
              <w:spacing w:after="0" w:line="240" w:lineRule="auto"/>
            </w:pPr>
            <w:r>
              <w:rPr>
                <w:b/>
                <w:sz w:val="18"/>
                <w:szCs w:val="18"/>
              </w:rPr>
              <w:t>Relationships / constraints</w:t>
            </w:r>
          </w:p>
        </w:tc>
        <w:tc>
          <w:tcPr>
            <w:tcW w:w="6800" w:type="dxa"/>
          </w:tcPr>
          <w:p w14:paraId="03AC9F9F">
            <w:pPr>
              <w:spacing w:after="0" w:line="240" w:lineRule="auto"/>
            </w:pPr>
            <w:r>
              <w:rPr>
                <w:sz w:val="18"/>
                <w:szCs w:val="18"/>
              </w:rPr>
              <w:t>Chỉ pH và độ mặn đã xác nhận tham gia cảnh báo/báo cáo; có thể lưu nháp ngoại tuyến và đồng bộ sau; sửa giữ lịch sử. Giá trị OCR nháp được giữ cùng phép đo để đối chiếu với số đã xác nhận. Khi phép đo được xác nhận và vượt ngưỡng của vùng, phép đo ghi cảnh báo kèm ngưỡng đã dùng; Notification gửi Chủ HTX và Quản lý khu của vùng. Hiệu chỉnh phép đo đã xác nhận tạo phiên bản mới kèm lý do, giữ ảnh và giá trị cũ; khi lưu, phiên bản đang sửa phải là phiên bản mới nhất (NFR-09); cảnh báo cũ không còn đúng được đánh dấu đã hiệu chỉnh, không xóa.</w:t>
            </w:r>
          </w:p>
        </w:tc>
      </w:tr>
      <w:tr w14:paraId="7131B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D436DBD">
            <w:pPr>
              <w:spacing w:after="0" w:line="240" w:lineRule="auto"/>
            </w:pPr>
            <w:r>
              <w:rPr>
                <w:b/>
                <w:sz w:val="18"/>
                <w:szCs w:val="18"/>
              </w:rPr>
              <w:t>Used in</w:t>
            </w:r>
          </w:p>
        </w:tc>
        <w:tc>
          <w:tcPr>
            <w:tcW w:w="6800" w:type="dxa"/>
          </w:tcPr>
          <w:p w14:paraId="5A8728A2">
            <w:pPr>
              <w:spacing w:after="0" w:line="240" w:lineRule="auto"/>
            </w:pPr>
            <w:r>
              <w:rPr>
                <w:sz w:val="18"/>
                <w:szCs w:val="18"/>
              </w:rPr>
              <w:t>UC26, UC69; BR-06/07. Màn hình: SCR-18, SCR-53</w:t>
            </w:r>
          </w:p>
        </w:tc>
      </w:tr>
    </w:tbl>
    <w:p w14:paraId="16A45F70">
      <w:pPr>
        <w:spacing w:after="0"/>
      </w:pPr>
    </w:p>
    <w:p w14:paraId="0E461944">
      <w:pPr>
        <w:keepNext/>
        <w:spacing w:before="120" w:after="40"/>
      </w:pPr>
      <w:r>
        <w:rPr>
          <w:b/>
        </w:rPr>
        <w:t>E21 Product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46FB5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142071F4">
            <w:pPr>
              <w:spacing w:after="0" w:line="240" w:lineRule="auto"/>
            </w:pPr>
            <w:r>
              <w:rPr>
                <w:b/>
                <w:sz w:val="18"/>
                <w:szCs w:val="18"/>
              </w:rPr>
              <w:t>Field</w:t>
            </w:r>
          </w:p>
        </w:tc>
        <w:tc>
          <w:tcPr>
            <w:tcW w:w="6800" w:type="dxa"/>
            <w:shd w:val="clear" w:color="auto" w:fill="DCE6F1"/>
          </w:tcPr>
          <w:p w14:paraId="34D5E617">
            <w:pPr>
              <w:spacing w:after="0" w:line="240" w:lineRule="auto"/>
            </w:pPr>
            <w:r>
              <w:rPr>
                <w:b/>
                <w:sz w:val="18"/>
                <w:szCs w:val="18"/>
              </w:rPr>
              <w:t>Value</w:t>
            </w:r>
          </w:p>
        </w:tc>
      </w:tr>
      <w:tr w14:paraId="6A380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FE63800">
            <w:pPr>
              <w:spacing w:after="0" w:line="240" w:lineRule="auto"/>
            </w:pPr>
            <w:r>
              <w:rPr>
                <w:b/>
                <w:sz w:val="18"/>
                <w:szCs w:val="18"/>
              </w:rPr>
              <w:t>Nhóm</w:t>
            </w:r>
          </w:p>
        </w:tc>
        <w:tc>
          <w:tcPr>
            <w:tcW w:w="6800" w:type="dxa"/>
          </w:tcPr>
          <w:p w14:paraId="255E829C">
            <w:pPr>
              <w:spacing w:after="0" w:line="240" w:lineRule="auto"/>
            </w:pPr>
            <w:r>
              <w:rPr>
                <w:sz w:val="18"/>
                <w:szCs w:val="18"/>
              </w:rPr>
              <w:t>Danh mục bán</w:t>
            </w:r>
          </w:p>
        </w:tc>
      </w:tr>
      <w:tr w14:paraId="092E1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BF4352B">
            <w:pPr>
              <w:spacing w:after="0" w:line="240" w:lineRule="auto"/>
            </w:pPr>
            <w:r>
              <w:rPr>
                <w:b/>
                <w:sz w:val="18"/>
                <w:szCs w:val="18"/>
              </w:rPr>
              <w:t>Purpose (mục đích)</w:t>
            </w:r>
          </w:p>
        </w:tc>
        <w:tc>
          <w:tcPr>
            <w:tcW w:w="6800" w:type="dxa"/>
          </w:tcPr>
          <w:p w14:paraId="276EE100">
            <w:pPr>
              <w:spacing w:after="0" w:line="240" w:lineRule="auto"/>
            </w:pPr>
            <w:r>
              <w:rPr>
                <w:sz w:val="18"/>
                <w:szCs w:val="18"/>
              </w:rPr>
              <w:t>Mỗi đơn của thương lái chọn một sản phẩm trong danh mục, không gắn bảng giá; hàu không đóng gói, không chia cỡ.</w:t>
            </w:r>
          </w:p>
        </w:tc>
      </w:tr>
      <w:tr w14:paraId="49DA2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5C7E235">
            <w:pPr>
              <w:spacing w:after="0" w:line="240" w:lineRule="auto"/>
            </w:pPr>
            <w:r>
              <w:rPr>
                <w:b/>
                <w:sz w:val="18"/>
                <w:szCs w:val="18"/>
              </w:rPr>
              <w:t>Modeling type</w:t>
            </w:r>
          </w:p>
        </w:tc>
        <w:tc>
          <w:tcPr>
            <w:tcW w:w="6800" w:type="dxa"/>
          </w:tcPr>
          <w:p w14:paraId="36C155FC">
            <w:pPr>
              <w:spacing w:after="0" w:line="240" w:lineRule="auto"/>
            </w:pPr>
            <w:r>
              <w:rPr>
                <w:sz w:val="18"/>
                <w:szCs w:val="18"/>
              </w:rPr>
              <w:t>C – dữ liệu/đối tượng được nguồn xác nhận</w:t>
            </w:r>
          </w:p>
        </w:tc>
      </w:tr>
      <w:tr w14:paraId="155D1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7EBBE7A">
            <w:pPr>
              <w:spacing w:after="0" w:line="240" w:lineRule="auto"/>
            </w:pPr>
            <w:r>
              <w:rPr>
                <w:b/>
                <w:sz w:val="18"/>
                <w:szCs w:val="18"/>
              </w:rPr>
              <w:t>Key business attributes</w:t>
            </w:r>
          </w:p>
        </w:tc>
        <w:tc>
          <w:tcPr>
            <w:tcW w:w="6800" w:type="dxa"/>
          </w:tcPr>
          <w:p w14:paraId="2C4C2BB2">
            <w:pPr>
              <w:spacing w:after="0" w:line="240" w:lineRule="auto"/>
            </w:pPr>
            <w:r>
              <w:rPr>
                <w:sz w:val="18"/>
                <w:szCs w:val="18"/>
              </w:rPr>
              <w:t>product_id, mã (duy nhất), tên, mô tả, đơn vị bán, hiệu lực, status_id (nhóm USAGE)</w:t>
            </w:r>
          </w:p>
        </w:tc>
      </w:tr>
      <w:tr w14:paraId="45946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9B0C56F">
            <w:pPr>
              <w:spacing w:after="0" w:line="240" w:lineRule="auto"/>
            </w:pPr>
            <w:r>
              <w:rPr>
                <w:b/>
                <w:sz w:val="18"/>
                <w:szCs w:val="18"/>
              </w:rPr>
              <w:t>Business identity</w:t>
            </w:r>
          </w:p>
        </w:tc>
        <w:tc>
          <w:tcPr>
            <w:tcW w:w="6800" w:type="dxa"/>
          </w:tcPr>
          <w:p w14:paraId="4227449F">
            <w:pPr>
              <w:spacing w:after="0" w:line="240" w:lineRule="auto"/>
            </w:pPr>
            <w:r>
              <w:rPr>
                <w:sz w:val="18"/>
                <w:szCs w:val="18"/>
              </w:rPr>
              <w:t>Khóa: product_id; mã (duy nhất) Khóa ngoại: status_id.</w:t>
            </w:r>
          </w:p>
        </w:tc>
      </w:tr>
      <w:tr w14:paraId="7FA0B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A7ECC7B">
            <w:pPr>
              <w:spacing w:after="0" w:line="240" w:lineRule="auto"/>
            </w:pPr>
            <w:r>
              <w:rPr>
                <w:b/>
                <w:sz w:val="18"/>
                <w:szCs w:val="18"/>
              </w:rPr>
              <w:t>Status / lifecycle</w:t>
            </w:r>
          </w:p>
        </w:tc>
        <w:tc>
          <w:tcPr>
            <w:tcW w:w="6800" w:type="dxa"/>
          </w:tcPr>
          <w:p w14:paraId="32D3E4BD">
            <w:pPr>
              <w:spacing w:after="0" w:line="240" w:lineRule="auto"/>
            </w:pPr>
            <w:r>
              <w:rPr>
                <w:sz w:val="18"/>
                <w:szCs w:val="18"/>
              </w:rPr>
              <w:t>status_id thuộc nhóm USAGE: Đang dùng (đầu), Ngừng dùng; đổi ở UC20. Chặn ngừng dùng: Không chặn; đơn đang mở giữ nguyên. Mục 3.4 (BR-29, BR-30).</w:t>
            </w:r>
          </w:p>
        </w:tc>
      </w:tr>
      <w:tr w14:paraId="230DB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7D0E7FB">
            <w:pPr>
              <w:spacing w:after="0" w:line="240" w:lineRule="auto"/>
            </w:pPr>
            <w:r>
              <w:rPr>
                <w:b/>
                <w:sz w:val="18"/>
                <w:szCs w:val="18"/>
              </w:rPr>
              <w:t>Relationships / constraints</w:t>
            </w:r>
          </w:p>
        </w:tc>
        <w:tc>
          <w:tcPr>
            <w:tcW w:w="6800" w:type="dxa"/>
          </w:tcPr>
          <w:p w14:paraId="2A3FD2F9">
            <w:pPr>
              <w:spacing w:after="0" w:line="240" w:lineRule="auto"/>
            </w:pPr>
            <w:r>
              <w:rPr>
                <w:sz w:val="18"/>
                <w:szCs w:val="18"/>
              </w:rPr>
              <w:t>Không có bảng giá tham khảo; giá nằm ở đơn/lần bán.</w:t>
            </w:r>
          </w:p>
        </w:tc>
      </w:tr>
      <w:tr w14:paraId="63C9E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9D46397">
            <w:pPr>
              <w:spacing w:after="0" w:line="240" w:lineRule="auto"/>
            </w:pPr>
            <w:r>
              <w:rPr>
                <w:b/>
                <w:sz w:val="18"/>
                <w:szCs w:val="18"/>
              </w:rPr>
              <w:t>Used in</w:t>
            </w:r>
          </w:p>
        </w:tc>
        <w:tc>
          <w:tcPr>
            <w:tcW w:w="6800" w:type="dxa"/>
          </w:tcPr>
          <w:p w14:paraId="30CAC2CB">
            <w:pPr>
              <w:spacing w:after="0" w:line="240" w:lineRule="auto"/>
            </w:pPr>
            <w:r>
              <w:rPr>
                <w:sz w:val="18"/>
                <w:szCs w:val="18"/>
              </w:rPr>
              <w:t>UC20, UC43–44; BR-12. Màn hình: SCR-13, SCR-27, SCR-28</w:t>
            </w:r>
          </w:p>
        </w:tc>
      </w:tr>
    </w:tbl>
    <w:p w14:paraId="1D58789E">
      <w:pPr>
        <w:spacing w:after="0"/>
      </w:pPr>
    </w:p>
    <w:p w14:paraId="23DE238C">
      <w:pPr>
        <w:keepNext/>
        <w:spacing w:before="120" w:after="40"/>
      </w:pPr>
      <w:r>
        <w:rPr>
          <w:b/>
        </w:rPr>
        <w:t>E22 Customer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4217D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2982FE23">
            <w:pPr>
              <w:spacing w:after="0" w:line="240" w:lineRule="auto"/>
            </w:pPr>
            <w:r>
              <w:rPr>
                <w:b/>
                <w:sz w:val="18"/>
                <w:szCs w:val="18"/>
              </w:rPr>
              <w:t>Field</w:t>
            </w:r>
          </w:p>
        </w:tc>
        <w:tc>
          <w:tcPr>
            <w:tcW w:w="6800" w:type="dxa"/>
            <w:shd w:val="clear" w:color="auto" w:fill="DCE6F1"/>
          </w:tcPr>
          <w:p w14:paraId="4C0C4ACA">
            <w:pPr>
              <w:spacing w:after="0" w:line="240" w:lineRule="auto"/>
            </w:pPr>
            <w:r>
              <w:rPr>
                <w:b/>
                <w:sz w:val="18"/>
                <w:szCs w:val="18"/>
              </w:rPr>
              <w:t>Value</w:t>
            </w:r>
          </w:p>
        </w:tc>
      </w:tr>
      <w:tr w14:paraId="4659F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89E51BB">
            <w:pPr>
              <w:spacing w:after="0" w:line="240" w:lineRule="auto"/>
            </w:pPr>
            <w:r>
              <w:rPr>
                <w:b/>
                <w:sz w:val="18"/>
                <w:szCs w:val="18"/>
              </w:rPr>
              <w:t>Nhóm</w:t>
            </w:r>
          </w:p>
        </w:tc>
        <w:tc>
          <w:tcPr>
            <w:tcW w:w="6800" w:type="dxa"/>
          </w:tcPr>
          <w:p w14:paraId="595376B4">
            <w:pPr>
              <w:spacing w:after="0" w:line="240" w:lineRule="auto"/>
            </w:pPr>
            <w:r>
              <w:rPr>
                <w:sz w:val="18"/>
                <w:szCs w:val="18"/>
              </w:rPr>
              <w:t>Khách</w:t>
            </w:r>
          </w:p>
        </w:tc>
      </w:tr>
      <w:tr w14:paraId="1B492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5F41F5C">
            <w:pPr>
              <w:spacing w:after="0" w:line="240" w:lineRule="auto"/>
            </w:pPr>
            <w:r>
              <w:rPr>
                <w:b/>
                <w:sz w:val="18"/>
                <w:szCs w:val="18"/>
              </w:rPr>
              <w:t>Purpose (mục đích)</w:t>
            </w:r>
          </w:p>
        </w:tc>
        <w:tc>
          <w:tcPr>
            <w:tcW w:w="6800" w:type="dxa"/>
          </w:tcPr>
          <w:p w14:paraId="576200B7">
            <w:pPr>
              <w:spacing w:after="0" w:line="240" w:lineRule="auto"/>
            </w:pPr>
            <w:r>
              <w:rPr>
                <w:sz w:val="18"/>
                <w:szCs w:val="18"/>
              </w:rPr>
              <w:t>Người mua có thể đặt qua điện thoại trước khi có account.</w:t>
            </w:r>
          </w:p>
        </w:tc>
      </w:tr>
      <w:tr w14:paraId="01AEB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24A5251">
            <w:pPr>
              <w:spacing w:after="0" w:line="240" w:lineRule="auto"/>
            </w:pPr>
            <w:r>
              <w:rPr>
                <w:b/>
                <w:sz w:val="18"/>
                <w:szCs w:val="18"/>
              </w:rPr>
              <w:t>Modeling type</w:t>
            </w:r>
          </w:p>
        </w:tc>
        <w:tc>
          <w:tcPr>
            <w:tcW w:w="6800" w:type="dxa"/>
          </w:tcPr>
          <w:p w14:paraId="6CD6C90E">
            <w:pPr>
              <w:spacing w:after="0" w:line="240" w:lineRule="auto"/>
            </w:pPr>
            <w:r>
              <w:rPr>
                <w:sz w:val="18"/>
                <w:szCs w:val="18"/>
              </w:rPr>
              <w:t>C – dữ liệu/đối tượng được nguồn xác nhận</w:t>
            </w:r>
          </w:p>
        </w:tc>
      </w:tr>
      <w:tr w14:paraId="5BA40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682F344">
            <w:pPr>
              <w:spacing w:after="0" w:line="240" w:lineRule="auto"/>
            </w:pPr>
            <w:r>
              <w:rPr>
                <w:b/>
                <w:sz w:val="18"/>
                <w:szCs w:val="18"/>
              </w:rPr>
              <w:t>Key business attributes</w:t>
            </w:r>
          </w:p>
        </w:tc>
        <w:tc>
          <w:tcPr>
            <w:tcW w:w="6800" w:type="dxa"/>
          </w:tcPr>
          <w:p w14:paraId="0CD9AA02">
            <w:pPr>
              <w:spacing w:after="0" w:line="240" w:lineRule="auto"/>
            </w:pPr>
            <w:r>
              <w:rPr>
                <w:sz w:val="18"/>
                <w:szCs w:val="18"/>
              </w:rPr>
              <w:t xml:space="preserve">customer_id, account_id (tùy chọn; một tài khoản gắn tối đa một hồ sơ khách và ngược lại), tên/định danh/liên hệ, tài khoản Zalo (tùy chọn; mỗi tài khoản Zalo gắn tối đa một khách), status_id (nhóm USAGE),</w:t>
            </w:r>
            <w:ins w:id="1656" w:author="Claude" w:date="2026-10-08T00:00:00Z">
              <w:r>
                <w:rPr>
                  <w:sz w:val="18"/>
                  <w:szCs w:val="18"/>
                </w:rPr>
                <w:t xml:space="preserve"> merged_into_customer_id (tùy chọn; hồ sơ đã gộp vào hồ sơ khác ở UC42),</w:t>
              </w:r>
            </w:ins>
            <w:r>
              <w:rPr>
                <w:sz w:val="18"/>
                <w:szCs w:val="18"/>
              </w:rPr>
              <w:t xml:space="preserve"> địa chỉ giao, đầu mối nhận</w:t>
            </w:r>
          </w:p>
        </w:tc>
      </w:tr>
      <w:tr w14:paraId="58826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3E9371A">
            <w:pPr>
              <w:spacing w:after="0" w:line="240" w:lineRule="auto"/>
            </w:pPr>
            <w:r>
              <w:rPr>
                <w:b/>
                <w:sz w:val="18"/>
                <w:szCs w:val="18"/>
              </w:rPr>
              <w:t>Business identity</w:t>
            </w:r>
          </w:p>
        </w:tc>
        <w:tc>
          <w:tcPr>
            <w:tcW w:w="6800" w:type="dxa"/>
          </w:tcPr>
          <w:p w14:paraId="6F6838CD">
            <w:pPr>
              <w:spacing w:after="0" w:line="240" w:lineRule="auto"/>
            </w:pPr>
            <w:r>
              <w:rPr>
                <w:sz w:val="18"/>
                <w:szCs w:val="18"/>
              </w:rPr>
              <w:t xml:space="preserve">Khóa: customer_id Khóa ngoại: account_id, </w:t>
            </w:r>
            <w:del w:id="1657" w:author="Claude" w:date="2026-10-08T00:00:00Z">
              <w:r>
                <w:rPr>
                  <w:sz w:val="18"/>
                  <w:szCs w:val="18"/>
                </w:rPr>
                <w:delText xml:space="preserve">status_id.</w:delText>
              </w:r>
            </w:del>
            <w:ins w:id="1658" w:author="Claude" w:date="2026-10-08T00:00:00Z">
              <w:r>
                <w:rPr>
                  <w:sz w:val="18"/>
                  <w:szCs w:val="18"/>
                </w:rPr>
                <w:t xml:space="preserve">status_id, merged_into_customer_id.</w:t>
              </w:r>
            </w:ins>
          </w:p>
        </w:tc>
      </w:tr>
      <w:tr w14:paraId="3C62A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DBC13D1">
            <w:pPr>
              <w:spacing w:after="0" w:line="240" w:lineRule="auto"/>
            </w:pPr>
            <w:r>
              <w:rPr>
                <w:b/>
                <w:sz w:val="18"/>
                <w:szCs w:val="18"/>
              </w:rPr>
              <w:t>Status / lifecycle</w:t>
            </w:r>
          </w:p>
        </w:tc>
        <w:tc>
          <w:tcPr>
            <w:tcW w:w="6800" w:type="dxa"/>
          </w:tcPr>
          <w:p w14:paraId="14B3FD70">
            <w:pPr>
              <w:spacing w:after="0" w:line="240" w:lineRule="auto"/>
            </w:pPr>
            <w:r>
              <w:rPr>
                <w:sz w:val="18"/>
                <w:szCs w:val="18"/>
              </w:rPr>
              <w:t>status_id thuộc nhóm USAGE: Đang dùng (đầu), Ngừng dùng; đổi ở UC42. Chặn ngừng dùng: Còn đơn chưa ở Đã chốt bán hoặc trạng thái kết thúc (kể cả Yêu cầu trả hàng, Đã chấp nhận trả), hoặc đơn Đã chốt bán chưa quá 24 giờ (còn được yêu cầu trả hàng). Mục 3.4 (BR-29, BR-30).</w:t>
            </w:r>
          </w:p>
        </w:tc>
      </w:tr>
      <w:tr w14:paraId="6FDA7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E444BDA">
            <w:pPr>
              <w:spacing w:after="0" w:line="240" w:lineRule="auto"/>
            </w:pPr>
            <w:r>
              <w:rPr>
                <w:b/>
                <w:sz w:val="18"/>
                <w:szCs w:val="18"/>
              </w:rPr>
              <w:t>Relationships / constraints</w:t>
            </w:r>
          </w:p>
        </w:tc>
        <w:tc>
          <w:tcPr>
            <w:tcW w:w="6800" w:type="dxa"/>
          </w:tcPr>
          <w:p w14:paraId="5FB97E95">
            <w:pPr>
              <w:spacing w:after="0" w:line="240" w:lineRule="auto"/>
            </w:pPr>
            <w:r>
              <w:rPr>
                <w:sz w:val="18"/>
                <w:szCs w:val="18"/>
              </w:rPr>
              <w:t>Offline vẫn đặt qua Chủ HTX; liên kết tài khoản chỉ khi xác minh duy nhất, không chiếm giao dịch người khác. Dữ liệu chung HTX (không gắn khu): chỉ vai trò được gán ở Toàn bộ khu thao tác (mục 4.4).</w:t>
            </w:r>
          </w:p>
        </w:tc>
      </w:tr>
      <w:tr w14:paraId="62DE3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C22201E">
            <w:pPr>
              <w:spacing w:after="0" w:line="240" w:lineRule="auto"/>
            </w:pPr>
            <w:r>
              <w:rPr>
                <w:b/>
                <w:sz w:val="18"/>
                <w:szCs w:val="18"/>
              </w:rPr>
              <w:t>Used in</w:t>
            </w:r>
          </w:p>
        </w:tc>
        <w:tc>
          <w:tcPr>
            <w:tcW w:w="6800" w:type="dxa"/>
          </w:tcPr>
          <w:p w14:paraId="1D80355C">
            <w:pPr>
              <w:spacing w:after="0" w:line="240" w:lineRule="auto"/>
            </w:pPr>
            <w:r>
              <w:rPr>
                <w:sz w:val="18"/>
                <w:szCs w:val="18"/>
              </w:rPr>
              <w:t>UC01, UC42–43. Màn hình: SCR-01, SCR-02, SCR-26, SCR-27</w:t>
            </w:r>
          </w:p>
        </w:tc>
      </w:tr>
    </w:tbl>
    <w:p w14:paraId="67A04023">
      <w:pPr>
        <w:spacing w:after="0"/>
      </w:pPr>
    </w:p>
    <w:p w14:paraId="276B63C5">
      <w:pPr>
        <w:keepNext/>
        <w:spacing w:before="120" w:after="40"/>
      </w:pPr>
      <w:r>
        <w:rPr>
          <w:b/>
        </w:rPr>
        <w:t>E23 SalesOrder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3E05F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050364B1">
            <w:pPr>
              <w:spacing w:after="0" w:line="240" w:lineRule="auto"/>
            </w:pPr>
            <w:r>
              <w:rPr>
                <w:b/>
                <w:sz w:val="18"/>
                <w:szCs w:val="18"/>
              </w:rPr>
              <w:t>Field</w:t>
            </w:r>
          </w:p>
        </w:tc>
        <w:tc>
          <w:tcPr>
            <w:tcW w:w="6800" w:type="dxa"/>
            <w:shd w:val="clear" w:color="auto" w:fill="DCE6F1"/>
          </w:tcPr>
          <w:p w14:paraId="61AA0B5A">
            <w:pPr>
              <w:spacing w:after="0" w:line="240" w:lineRule="auto"/>
            </w:pPr>
            <w:r>
              <w:rPr>
                <w:b/>
                <w:sz w:val="18"/>
                <w:szCs w:val="18"/>
              </w:rPr>
              <w:t>Value</w:t>
            </w:r>
          </w:p>
        </w:tc>
      </w:tr>
      <w:tr w14:paraId="03B70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C4F925E">
            <w:pPr>
              <w:spacing w:after="0" w:line="240" w:lineRule="auto"/>
            </w:pPr>
            <w:r>
              <w:rPr>
                <w:b/>
                <w:sz w:val="18"/>
                <w:szCs w:val="18"/>
              </w:rPr>
              <w:t>Nhóm</w:t>
            </w:r>
          </w:p>
        </w:tc>
        <w:tc>
          <w:tcPr>
            <w:tcW w:w="6800" w:type="dxa"/>
          </w:tcPr>
          <w:p w14:paraId="1A003340">
            <w:pPr>
              <w:spacing w:after="0" w:line="240" w:lineRule="auto"/>
            </w:pPr>
            <w:r>
              <w:rPr>
                <w:sz w:val="18"/>
                <w:szCs w:val="18"/>
              </w:rPr>
              <w:t>Đơn</w:t>
            </w:r>
          </w:p>
        </w:tc>
      </w:tr>
      <w:tr w14:paraId="4BEFC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BD1B049">
            <w:pPr>
              <w:spacing w:after="0" w:line="240" w:lineRule="auto"/>
            </w:pPr>
            <w:r>
              <w:rPr>
                <w:b/>
                <w:sz w:val="18"/>
                <w:szCs w:val="18"/>
              </w:rPr>
              <w:t>Purpose (mục đích)</w:t>
            </w:r>
          </w:p>
        </w:tc>
        <w:tc>
          <w:tcPr>
            <w:tcW w:w="6800" w:type="dxa"/>
          </w:tcPr>
          <w:p w14:paraId="52EB6842">
            <w:pPr>
              <w:spacing w:after="0" w:line="240" w:lineRule="auto"/>
            </w:pPr>
            <w:r>
              <w:rPr>
                <w:sz w:val="18"/>
                <w:szCs w:val="18"/>
              </w:rPr>
              <w:t>Đơn đi trước mọi lần thu hoặc bán lại, giữ lượng thương lái yêu cầu.</w:t>
            </w:r>
          </w:p>
        </w:tc>
      </w:tr>
      <w:tr w14:paraId="3D3E2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E8E3844">
            <w:pPr>
              <w:spacing w:after="0" w:line="240" w:lineRule="auto"/>
            </w:pPr>
            <w:r>
              <w:rPr>
                <w:b/>
                <w:sz w:val="18"/>
                <w:szCs w:val="18"/>
              </w:rPr>
              <w:t>Modeling type</w:t>
            </w:r>
          </w:p>
        </w:tc>
        <w:tc>
          <w:tcPr>
            <w:tcW w:w="6800" w:type="dxa"/>
          </w:tcPr>
          <w:p w14:paraId="494FA8D6">
            <w:pPr>
              <w:spacing w:after="0" w:line="240" w:lineRule="auto"/>
            </w:pPr>
            <w:r>
              <w:rPr>
                <w:sz w:val="18"/>
                <w:szCs w:val="18"/>
              </w:rPr>
              <w:t>C – dữ liệu/đối tượng được nguồn xác nhận</w:t>
            </w:r>
          </w:p>
        </w:tc>
      </w:tr>
      <w:tr w14:paraId="7AF21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8203B7C">
            <w:pPr>
              <w:spacing w:after="0" w:line="240" w:lineRule="auto"/>
            </w:pPr>
            <w:r>
              <w:rPr>
                <w:b/>
                <w:sz w:val="18"/>
                <w:szCs w:val="18"/>
              </w:rPr>
              <w:t>Key business attributes</w:t>
            </w:r>
          </w:p>
        </w:tc>
        <w:tc>
          <w:tcPr>
            <w:tcW w:w="6800" w:type="dxa"/>
          </w:tcPr>
          <w:p w14:paraId="1B0774E1">
            <w:pPr>
              <w:spacing w:after="0" w:line="240" w:lineRule="auto"/>
            </w:pPr>
            <w:r>
              <w:rPr>
                <w:sz w:val="18"/>
                <w:szCs w:val="18"/>
              </w:rPr>
              <w:t>order_id, customer_id, product_id, zone_id (khu phụ trách đơn), source_lot_id (lô nguồn, đơn bán lại), source_return_id (hàng trả nguồn, đơn bán lại), lượng yêu cầu, thời gian cần, điều khoản/yêu cầu gốc, nguồn hàng (lần đầu / bán lại), lượng phân bổ từ hàng trả, kênh/thời điểm/căn cứ thương lái đồng ý đề xuất sửa (UC44), status_id (nhóm SALES_ORDER)</w:t>
            </w:r>
          </w:p>
        </w:tc>
      </w:tr>
      <w:tr w14:paraId="6C489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B2DA475">
            <w:pPr>
              <w:spacing w:after="0" w:line="240" w:lineRule="auto"/>
            </w:pPr>
            <w:r>
              <w:rPr>
                <w:b/>
                <w:sz w:val="18"/>
                <w:szCs w:val="18"/>
              </w:rPr>
              <w:t>Business identity</w:t>
            </w:r>
          </w:p>
        </w:tc>
        <w:tc>
          <w:tcPr>
            <w:tcW w:w="6800" w:type="dxa"/>
          </w:tcPr>
          <w:p w14:paraId="44F3E3DE">
            <w:pPr>
              <w:spacing w:after="0" w:line="240" w:lineRule="auto"/>
            </w:pPr>
            <w:r>
              <w:rPr>
                <w:sz w:val="18"/>
                <w:szCs w:val="18"/>
              </w:rPr>
              <w:t>Khóa: order_id Khóa ngoại: customer_id, product_id, zone_id, source_lot_id, source_return_id, status_id.</w:t>
            </w:r>
          </w:p>
        </w:tc>
      </w:tr>
      <w:tr w14:paraId="4C9B2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031299E">
            <w:pPr>
              <w:spacing w:after="0" w:line="240" w:lineRule="auto"/>
            </w:pPr>
            <w:r>
              <w:rPr>
                <w:b/>
                <w:sz w:val="18"/>
                <w:szCs w:val="18"/>
              </w:rPr>
              <w:t>Status / lifecycle</w:t>
            </w:r>
          </w:p>
        </w:tc>
        <w:tc>
          <w:tcPr>
            <w:tcW w:w="6800" w:type="dxa"/>
          </w:tcPr>
          <w:p w14:paraId="64FD1A1B">
            <w:pPr>
              <w:spacing w:after="0" w:line="240" w:lineRule="auto"/>
            </w:pPr>
            <w:r>
              <w:rPr>
                <w:sz w:val="18"/>
                <w:szCs w:val="18"/>
              </w:rPr>
              <w:t>status_id thuộc nhóm SALES_ORDER: Chờ xét (đầu), Chờ khách đồng ý, Đã xác nhận, Đang thu hoạch, Đã thu, Đã bàn giao, Đã chốt bán, Yêu cầu trả hàng, Đã chấp nhận trả, Đã nhận hàng trả (kết thúc), Từ chối (kết thúc), Đã hủy (kết thúc). UC43 tạo yêu cầu mua ở trạng thái Chờ xét. Chuyển trạng thái được phép ở mục 3.4 (BR-29, BR-30).</w:t>
            </w:r>
          </w:p>
        </w:tc>
      </w:tr>
      <w:tr w14:paraId="5FE25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49FABE5">
            <w:pPr>
              <w:spacing w:after="0" w:line="240" w:lineRule="auto"/>
            </w:pPr>
            <w:r>
              <w:rPr>
                <w:b/>
                <w:sz w:val="18"/>
                <w:szCs w:val="18"/>
              </w:rPr>
              <w:t>Relationships / constraints</w:t>
            </w:r>
          </w:p>
        </w:tc>
        <w:tc>
          <w:tcPr>
            <w:tcW w:w="6800" w:type="dxa"/>
          </w:tcPr>
          <w:p w14:paraId="28A2D460">
            <w:pPr>
              <w:spacing w:after="0" w:line="240" w:lineRule="auto"/>
            </w:pPr>
            <w:r>
              <w:rPr>
                <w:sz w:val="18"/>
                <w:szCs w:val="18"/>
              </w:rPr>
              <w:t>Đơn phải tồn tại trước thu hoạch hoặc bán lại; trước khi thu, đơn đầu có 0 lô nguồn, sau khi hình thành lô có tối đa 1 lô mới. Đơn bán lại tham chiếu một lô/QR nguồn cũ theo phạm vi hiện hành; mỗi đơn thuộc một khu phụ trách để giới hạn quyền bán hàng theo khu (giả định, nguồn thu hoạch vẫn có thể từ khu khác); kế hoạch thu là các LaneSegment “dự kiến thu” của đơn; đơn bán lại từ hàng trả tham chiếu lần trả và lượng được phân bổ, tổng phân bổ của một lần trả không vượt lượng có thể bán lại; lịch sử sửa đơn ghi AuditEvent. Thương lái trả hàng thì trả toàn bộ đơn đã nhận, trong 24 giờ kể từ lúc chốt bán và khi đơn chưa được giảm giá: đơn Đã chốt bán → Yêu cầu trả hàng (UC51) → Đã chấp nhận trả → Đã nhận hàng trả (UC52); từ chối, giảm giá thay hoặc Chủ HTX hủy chấp nhận trả (không liên lạc được thương lái, hàng không về) thì đơn về Đã chốt bán; lượng thực nhận ghi ở PhysicalReturn.</w:t>
            </w:r>
          </w:p>
        </w:tc>
      </w:tr>
      <w:tr w14:paraId="18AD0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39F160F">
            <w:pPr>
              <w:spacing w:after="0" w:line="240" w:lineRule="auto"/>
            </w:pPr>
            <w:r>
              <w:rPr>
                <w:b/>
                <w:sz w:val="18"/>
                <w:szCs w:val="18"/>
              </w:rPr>
              <w:t>Used in</w:t>
            </w:r>
          </w:p>
        </w:tc>
        <w:tc>
          <w:tcPr>
            <w:tcW w:w="6800" w:type="dxa"/>
          </w:tcPr>
          <w:p w14:paraId="30EAF634">
            <w:pPr>
              <w:spacing w:after="0" w:line="240" w:lineRule="auto"/>
            </w:pPr>
            <w:r>
              <w:rPr>
                <w:sz w:val="18"/>
                <w:szCs w:val="18"/>
              </w:rPr>
              <w:t>UC30, UC43–48, UC51–53; BR-08/12/15/17/22. Màn hình: SCR-19, SCR-27, SCR-28, SCR-29, SCR-30, SCR-31, SCR-32, SCR-35, SCR-36, SCR-37</w:t>
            </w:r>
          </w:p>
        </w:tc>
      </w:tr>
    </w:tbl>
    <w:p w14:paraId="76F5EDBB">
      <w:pPr>
        <w:spacing w:after="0"/>
      </w:pPr>
    </w:p>
    <w:p w14:paraId="358B1E0E">
      <w:pPr>
        <w:keepNext/>
        <w:spacing w:before="120" w:after="40"/>
      </w:pPr>
      <w:r>
        <w:rPr>
          <w:b/>
        </w:rPr>
        <w:t>E24 HarvestEvent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59517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673983F4">
            <w:pPr>
              <w:spacing w:after="0" w:line="240" w:lineRule="auto"/>
            </w:pPr>
            <w:r>
              <w:rPr>
                <w:b/>
                <w:sz w:val="18"/>
                <w:szCs w:val="18"/>
              </w:rPr>
              <w:t>Field</w:t>
            </w:r>
          </w:p>
        </w:tc>
        <w:tc>
          <w:tcPr>
            <w:tcW w:w="6800" w:type="dxa"/>
            <w:shd w:val="clear" w:color="auto" w:fill="DCE6F1"/>
          </w:tcPr>
          <w:p w14:paraId="234EC303">
            <w:pPr>
              <w:spacing w:after="0" w:line="240" w:lineRule="auto"/>
            </w:pPr>
            <w:r>
              <w:rPr>
                <w:b/>
                <w:sz w:val="18"/>
                <w:szCs w:val="18"/>
              </w:rPr>
              <w:t>Value</w:t>
            </w:r>
          </w:p>
        </w:tc>
      </w:tr>
      <w:tr w14:paraId="7A1C2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3BC5BF3">
            <w:pPr>
              <w:spacing w:after="0" w:line="240" w:lineRule="auto"/>
            </w:pPr>
            <w:r>
              <w:rPr>
                <w:b/>
                <w:sz w:val="18"/>
                <w:szCs w:val="18"/>
              </w:rPr>
              <w:t>Nhóm</w:t>
            </w:r>
          </w:p>
        </w:tc>
        <w:tc>
          <w:tcPr>
            <w:tcW w:w="6800" w:type="dxa"/>
          </w:tcPr>
          <w:p w14:paraId="532A2C3B">
            <w:pPr>
              <w:spacing w:after="0" w:line="240" w:lineRule="auto"/>
            </w:pPr>
            <w:r>
              <w:rPr>
                <w:sz w:val="18"/>
                <w:szCs w:val="18"/>
              </w:rPr>
              <w:t>Thu</w:t>
            </w:r>
          </w:p>
        </w:tc>
      </w:tr>
      <w:tr w14:paraId="14E1A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3539066">
            <w:pPr>
              <w:spacing w:after="0" w:line="240" w:lineRule="auto"/>
            </w:pPr>
            <w:r>
              <w:rPr>
                <w:b/>
                <w:sz w:val="18"/>
                <w:szCs w:val="18"/>
              </w:rPr>
              <w:t>Purpose (mục đích)</w:t>
            </w:r>
          </w:p>
        </w:tc>
        <w:tc>
          <w:tcPr>
            <w:tcW w:w="6800" w:type="dxa"/>
          </w:tcPr>
          <w:p w14:paraId="17DD4979">
            <w:pPr>
              <w:spacing w:after="0" w:line="240" w:lineRule="auto"/>
            </w:pPr>
            <w:r>
              <w:rPr>
                <w:sz w:val="18"/>
                <w:szCs w:val="18"/>
              </w:rPr>
              <w:t>Lưu lần thu thực tế theo ngày và ước tính tại bè.</w:t>
            </w:r>
          </w:p>
        </w:tc>
      </w:tr>
      <w:tr w14:paraId="0FBE4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158437E">
            <w:pPr>
              <w:spacing w:after="0" w:line="240" w:lineRule="auto"/>
            </w:pPr>
            <w:r>
              <w:rPr>
                <w:b/>
                <w:sz w:val="18"/>
                <w:szCs w:val="18"/>
              </w:rPr>
              <w:t>Modeling type</w:t>
            </w:r>
          </w:p>
        </w:tc>
        <w:tc>
          <w:tcPr>
            <w:tcW w:w="6800" w:type="dxa"/>
          </w:tcPr>
          <w:p w14:paraId="053DB07E">
            <w:pPr>
              <w:spacing w:after="0" w:line="240" w:lineRule="auto"/>
            </w:pPr>
            <w:r>
              <w:rPr>
                <w:sz w:val="18"/>
                <w:szCs w:val="18"/>
              </w:rPr>
              <w:t>C – dữ liệu/đối tượng được nguồn xác nhận</w:t>
            </w:r>
          </w:p>
        </w:tc>
      </w:tr>
      <w:tr w14:paraId="4021B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02D03C7">
            <w:pPr>
              <w:spacing w:after="0" w:line="240" w:lineRule="auto"/>
            </w:pPr>
            <w:r>
              <w:rPr>
                <w:b/>
                <w:sz w:val="18"/>
                <w:szCs w:val="18"/>
              </w:rPr>
              <w:t>Key business attributes</w:t>
            </w:r>
          </w:p>
        </w:tc>
        <w:tc>
          <w:tcPr>
            <w:tcW w:w="6800" w:type="dxa"/>
          </w:tcPr>
          <w:p w14:paraId="2C89EAB2">
            <w:pPr>
              <w:spacing w:after="0" w:line="240" w:lineRule="auto"/>
            </w:pPr>
            <w:r>
              <w:rPr>
                <w:sz w:val="18"/>
                <w:szCs w:val="18"/>
              </w:rPr>
              <w:t xml:space="preserve">harvest_event_id, order_id, zone_id, ngày thu, ước tính tại bè, </w:t>
            </w:r>
            <w:ins w:id="1659" w:author="Claude" w:date="2026-10-08T00:00:00Z">
              <w:r>
                <w:rPr>
                  <w:sz w:val="18"/>
                  <w:szCs w:val="18"/>
                </w:rPr>
                <w:t xml:space="preserve">ảnh lô, </w:t>
              </w:r>
            </w:ins>
            <w:r>
              <w:rPr>
                <w:sz w:val="18"/>
                <w:szCs w:val="18"/>
              </w:rPr>
              <w:t xml:space="preserve">người ghi, status_id (nhóm HARVEST_EVENT)</w:t>
            </w:r>
          </w:p>
        </w:tc>
      </w:tr>
      <w:tr w14:paraId="3D045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788FDDD">
            <w:pPr>
              <w:spacing w:after="0" w:line="240" w:lineRule="auto"/>
            </w:pPr>
            <w:r>
              <w:rPr>
                <w:b/>
                <w:sz w:val="18"/>
                <w:szCs w:val="18"/>
              </w:rPr>
              <w:t>Business identity</w:t>
            </w:r>
          </w:p>
        </w:tc>
        <w:tc>
          <w:tcPr>
            <w:tcW w:w="6800" w:type="dxa"/>
          </w:tcPr>
          <w:p w14:paraId="77518AC8">
            <w:pPr>
              <w:spacing w:after="0" w:line="240" w:lineRule="auto"/>
            </w:pPr>
            <w:r>
              <w:rPr>
                <w:sz w:val="18"/>
                <w:szCs w:val="18"/>
              </w:rPr>
              <w:t>Khóa: harvest_event_id Khóa ngoại: order_id, zone_id, status_id.</w:t>
            </w:r>
          </w:p>
        </w:tc>
      </w:tr>
      <w:tr w14:paraId="1C6F9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33A7822">
            <w:pPr>
              <w:spacing w:after="0" w:line="240" w:lineRule="auto"/>
            </w:pPr>
            <w:r>
              <w:rPr>
                <w:b/>
                <w:sz w:val="18"/>
                <w:szCs w:val="18"/>
              </w:rPr>
              <w:t>Status / lifecycle</w:t>
            </w:r>
          </w:p>
        </w:tc>
        <w:tc>
          <w:tcPr>
            <w:tcW w:w="6800" w:type="dxa"/>
          </w:tcPr>
          <w:p w14:paraId="02100B63">
            <w:pPr>
              <w:spacing w:after="0" w:line="240" w:lineRule="auto"/>
            </w:pPr>
            <w:r>
              <w:rPr>
                <w:sz w:val="18"/>
                <w:szCs w:val="18"/>
              </w:rPr>
              <w:t>status_id thuộc nhóm HARVEST_EVENT: Nháp (đầu), Đã xác nhận (kết thúc). UC31 tạo lần thu ở trạng thái Nháp. Chuyển trạng thái được phép ở mục 3.4 (BR-29, BR-30).</w:t>
            </w:r>
          </w:p>
        </w:tc>
      </w:tr>
      <w:tr w14:paraId="2E4A5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F1FB642">
            <w:pPr>
              <w:spacing w:after="0" w:line="240" w:lineRule="auto"/>
            </w:pPr>
            <w:r>
              <w:rPr>
                <w:b/>
                <w:sz w:val="18"/>
                <w:szCs w:val="18"/>
              </w:rPr>
              <w:t>Relationships / constraints</w:t>
            </w:r>
          </w:p>
        </w:tc>
        <w:tc>
          <w:tcPr>
            <w:tcW w:w="6800" w:type="dxa"/>
          </w:tcPr>
          <w:p w14:paraId="0BE51265">
            <w:pPr>
              <w:spacing w:after="0" w:line="240" w:lineRule="auto"/>
            </w:pPr>
            <w:r>
              <w:rPr>
                <w:sz w:val="18"/>
                <w:szCs w:val="18"/>
              </w:rPr>
              <w:t>Gắn đơn/lô và nguồn bè/lối thực thu; kg tại bè chỉ ước tính, không là cân thương mại. Cân cảng thuộc PortWeighing/UC45.</w:t>
            </w:r>
          </w:p>
        </w:tc>
      </w:tr>
      <w:tr w14:paraId="0B7FC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1C39857">
            <w:pPr>
              <w:spacing w:after="0" w:line="240" w:lineRule="auto"/>
            </w:pPr>
            <w:r>
              <w:rPr>
                <w:b/>
                <w:sz w:val="18"/>
                <w:szCs w:val="18"/>
              </w:rPr>
              <w:t>Used in</w:t>
            </w:r>
          </w:p>
        </w:tc>
        <w:tc>
          <w:tcPr>
            <w:tcW w:w="6800" w:type="dxa"/>
          </w:tcPr>
          <w:p w14:paraId="5CE13BE8">
            <w:pPr>
              <w:spacing w:after="0" w:line="240" w:lineRule="auto"/>
            </w:pPr>
            <w:r>
              <w:rPr>
                <w:sz w:val="18"/>
                <w:szCs w:val="18"/>
              </w:rPr>
              <w:t>UC31; BR-03/09/10/11. Màn hình: SCR-19</w:t>
            </w:r>
          </w:p>
        </w:tc>
      </w:tr>
    </w:tbl>
    <w:p w14:paraId="3FBFFDA1">
      <w:pPr>
        <w:spacing w:after="0"/>
      </w:pPr>
    </w:p>
    <w:p w14:paraId="67B49AA7">
      <w:pPr>
        <w:keepNext/>
        <w:spacing w:before="120" w:after="40"/>
      </w:pPr>
      <w:r>
        <w:rPr>
          <w:b/>
        </w:rPr>
        <w:t>E25 TraceabilityLot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0D355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70D8FCB9">
            <w:pPr>
              <w:spacing w:after="0" w:line="240" w:lineRule="auto"/>
            </w:pPr>
            <w:r>
              <w:rPr>
                <w:b/>
                <w:sz w:val="18"/>
                <w:szCs w:val="18"/>
              </w:rPr>
              <w:t>Field</w:t>
            </w:r>
          </w:p>
        </w:tc>
        <w:tc>
          <w:tcPr>
            <w:tcW w:w="6800" w:type="dxa"/>
            <w:shd w:val="clear" w:color="auto" w:fill="DCE6F1"/>
          </w:tcPr>
          <w:p w14:paraId="74773445">
            <w:pPr>
              <w:spacing w:after="0" w:line="240" w:lineRule="auto"/>
            </w:pPr>
            <w:r>
              <w:rPr>
                <w:b/>
                <w:sz w:val="18"/>
                <w:szCs w:val="18"/>
              </w:rPr>
              <w:t>Value</w:t>
            </w:r>
          </w:p>
        </w:tc>
      </w:tr>
      <w:tr w14:paraId="353BC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30C9C51">
            <w:pPr>
              <w:spacing w:after="0" w:line="240" w:lineRule="auto"/>
            </w:pPr>
            <w:r>
              <w:rPr>
                <w:b/>
                <w:sz w:val="18"/>
                <w:szCs w:val="18"/>
              </w:rPr>
              <w:t>Nhóm</w:t>
            </w:r>
          </w:p>
        </w:tc>
        <w:tc>
          <w:tcPr>
            <w:tcW w:w="6800" w:type="dxa"/>
          </w:tcPr>
          <w:p w14:paraId="635F586A">
            <w:pPr>
              <w:spacing w:after="0" w:line="240" w:lineRule="auto"/>
            </w:pPr>
            <w:r>
              <w:rPr>
                <w:sz w:val="18"/>
                <w:szCs w:val="18"/>
              </w:rPr>
              <w:t>Nguồn</w:t>
            </w:r>
          </w:p>
        </w:tc>
      </w:tr>
      <w:tr w14:paraId="0088C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1AADCBB">
            <w:pPr>
              <w:spacing w:after="0" w:line="240" w:lineRule="auto"/>
            </w:pPr>
            <w:r>
              <w:rPr>
                <w:b/>
                <w:sz w:val="18"/>
                <w:szCs w:val="18"/>
              </w:rPr>
              <w:t>Purpose (mục đích)</w:t>
            </w:r>
          </w:p>
        </w:tc>
        <w:tc>
          <w:tcPr>
            <w:tcW w:w="6800" w:type="dxa"/>
          </w:tcPr>
          <w:p w14:paraId="284ECDBA">
            <w:pPr>
              <w:spacing w:after="0" w:line="240" w:lineRule="auto"/>
            </w:pPr>
            <w:r>
              <w:rPr>
                <w:sz w:val="18"/>
                <w:szCs w:val="18"/>
              </w:rPr>
              <w:t>Một đơn bán đầu gom nhiều nguồn thành một lô/QR dùng suốt lịch sử sau trả.</w:t>
            </w:r>
          </w:p>
        </w:tc>
      </w:tr>
      <w:tr w14:paraId="05813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BB04121">
            <w:pPr>
              <w:spacing w:after="0" w:line="240" w:lineRule="auto"/>
            </w:pPr>
            <w:r>
              <w:rPr>
                <w:b/>
                <w:sz w:val="18"/>
                <w:szCs w:val="18"/>
              </w:rPr>
              <w:t>Modeling type</w:t>
            </w:r>
          </w:p>
        </w:tc>
        <w:tc>
          <w:tcPr>
            <w:tcW w:w="6800" w:type="dxa"/>
          </w:tcPr>
          <w:p w14:paraId="085765D6">
            <w:pPr>
              <w:spacing w:after="0" w:line="240" w:lineRule="auto"/>
            </w:pPr>
            <w:r>
              <w:rPr>
                <w:sz w:val="18"/>
                <w:szCs w:val="18"/>
              </w:rPr>
              <w:t>C – dữ liệu/đối tượng được nguồn xác nhận</w:t>
            </w:r>
          </w:p>
        </w:tc>
      </w:tr>
      <w:tr w14:paraId="5AE79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0098BE3">
            <w:pPr>
              <w:spacing w:after="0" w:line="240" w:lineRule="auto"/>
            </w:pPr>
            <w:r>
              <w:rPr>
                <w:b/>
                <w:sz w:val="18"/>
                <w:szCs w:val="18"/>
              </w:rPr>
              <w:t>Key business attributes</w:t>
            </w:r>
          </w:p>
        </w:tc>
        <w:tc>
          <w:tcPr>
            <w:tcW w:w="6800" w:type="dxa"/>
          </w:tcPr>
          <w:p w14:paraId="5F2F9C73">
            <w:pPr>
              <w:spacing w:after="0" w:line="240" w:lineRule="auto"/>
            </w:pPr>
            <w:r>
              <w:rPr>
                <w:sz w:val="18"/>
                <w:szCs w:val="18"/>
              </w:rPr>
              <w:t>lot_id, mã lô nguồn, initial_order_id, QR bất biến; vùng nguồn chỉ là thông lệ, tra nguồn thật từ các đoạn thu</w:t>
            </w:r>
          </w:p>
        </w:tc>
      </w:tr>
      <w:tr w14:paraId="6CC6C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4BBA073">
            <w:pPr>
              <w:spacing w:after="0" w:line="240" w:lineRule="auto"/>
            </w:pPr>
            <w:r>
              <w:rPr>
                <w:b/>
                <w:sz w:val="18"/>
                <w:szCs w:val="18"/>
              </w:rPr>
              <w:t>Business identity</w:t>
            </w:r>
          </w:p>
        </w:tc>
        <w:tc>
          <w:tcPr>
            <w:tcW w:w="6800" w:type="dxa"/>
          </w:tcPr>
          <w:p w14:paraId="1571702A">
            <w:pPr>
              <w:spacing w:after="0" w:line="240" w:lineRule="auto"/>
            </w:pPr>
            <w:r>
              <w:rPr>
                <w:sz w:val="18"/>
                <w:szCs w:val="18"/>
              </w:rPr>
              <w:t>Khóa: lot_id Khóa ngoại: initial_order_id.</w:t>
            </w:r>
          </w:p>
        </w:tc>
      </w:tr>
      <w:tr w14:paraId="682C0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08688E2">
            <w:pPr>
              <w:spacing w:after="0" w:line="240" w:lineRule="auto"/>
            </w:pPr>
            <w:r>
              <w:rPr>
                <w:b/>
                <w:sz w:val="18"/>
                <w:szCs w:val="18"/>
              </w:rPr>
              <w:t>Status / lifecycle</w:t>
            </w:r>
          </w:p>
        </w:tc>
        <w:tc>
          <w:tcPr>
            <w:tcW w:w="6800" w:type="dxa"/>
          </w:tcPr>
          <w:p w14:paraId="07B312E2">
            <w:pPr>
              <w:spacing w:after="0" w:line="240" w:lineRule="auto"/>
            </w:pPr>
            <w:r>
              <w:rPr>
                <w:sz w:val="18"/>
                <w:szCs w:val="18"/>
              </w:rPr>
              <w:t>Không lưu trạng thái. Tình trạng lấy từ phiên bản công bố hiện hành của lô (TracePublicationVersion).</w:t>
            </w:r>
          </w:p>
        </w:tc>
      </w:tr>
      <w:tr w14:paraId="3746F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3303903">
            <w:pPr>
              <w:spacing w:after="0" w:line="240" w:lineRule="auto"/>
            </w:pPr>
            <w:r>
              <w:rPr>
                <w:b/>
                <w:sz w:val="18"/>
                <w:szCs w:val="18"/>
              </w:rPr>
              <w:t>Relationships / constraints</w:t>
            </w:r>
          </w:p>
        </w:tc>
        <w:tc>
          <w:tcPr>
            <w:tcW w:w="6800" w:type="dxa"/>
          </w:tcPr>
          <w:p w14:paraId="37324048">
            <w:pPr>
              <w:spacing w:after="0" w:line="240" w:lineRule="auto"/>
            </w:pPr>
            <w:r>
              <w:rPr>
                <w:sz w:val="18"/>
                <w:szCs w:val="18"/>
              </w:rPr>
              <w:t>Một đơn bán đầu tạo tối đa một lô/QR khi thực thu; một lô có nhiều nguồn bè/lối và có thể có nhiều lần bán qua hàng trả. Không ép mọi nguồn thuộc một vùng bằng ràng buộc cứng. Theo dõi đồng bộ cổng truy xuất quốc gia (hàng đợi, lần gửi, phản hồi) là dữ liệu kỹ thuật, đặc tả ở SDS. Nguồn của lô là các LaneSegment “đã thu” có `lot_id`; lô giống suy qua đoạn “đã thả” cùng lối và chu kỳ.</w:t>
            </w:r>
            <w:ins w:id="1660" w:author="Claude" w:date="2026-10-08T00:00:00Z">
              <w:r>
                <w:rPr>
                  <w:sz w:val="18"/>
                  <w:szCs w:val="18"/>
                </w:rPr>
                <w:t xml:space="preserve"> Khi đơn bán đầu bị hủy sau khi đã thu (UC44 nhánh 5a2), lô được gắn sang một đơn Đã xác nhận khác cùng sản phẩm chưa có lô; initial_order_id đổi theo và ghi nhật ký kiểm toán.</w:t>
              </w:r>
            </w:ins>
          </w:p>
        </w:tc>
      </w:tr>
      <w:tr w14:paraId="2DFD7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F71B06E">
            <w:pPr>
              <w:spacing w:after="0" w:line="240" w:lineRule="auto"/>
            </w:pPr>
            <w:r>
              <w:rPr>
                <w:b/>
                <w:sz w:val="18"/>
                <w:szCs w:val="18"/>
              </w:rPr>
              <w:t>Used in</w:t>
            </w:r>
          </w:p>
        </w:tc>
        <w:tc>
          <w:tcPr>
            <w:tcW w:w="6800" w:type="dxa"/>
          </w:tcPr>
          <w:p w14:paraId="3A5D8C4E">
            <w:pPr>
              <w:spacing w:after="0" w:line="240" w:lineRule="auto"/>
            </w:pPr>
            <w:r>
              <w:rPr>
                <w:sz w:val="18"/>
                <w:szCs w:val="18"/>
              </w:rPr>
              <w:t>UC31–41; BR-09/10/17/18. Màn hình: SCR-19, SCR-20, SCR-21, SCR-22, SCR-23, SCR-24, SCR-25</w:t>
            </w:r>
          </w:p>
        </w:tc>
      </w:tr>
    </w:tbl>
    <w:p w14:paraId="16ECA127">
      <w:pPr>
        <w:spacing w:after="0"/>
      </w:pPr>
    </w:p>
    <w:p w14:paraId="568B1406">
      <w:pPr>
        <w:keepNext/>
        <w:spacing w:before="120" w:after="40"/>
      </w:pPr>
      <w:r>
        <w:rPr>
          <w:b/>
        </w:rPr>
        <w:t>E26 PortWeighing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591F9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54CC95C0">
            <w:pPr>
              <w:spacing w:after="0" w:line="240" w:lineRule="auto"/>
            </w:pPr>
            <w:r>
              <w:rPr>
                <w:b/>
                <w:sz w:val="18"/>
                <w:szCs w:val="18"/>
              </w:rPr>
              <w:t>Field</w:t>
            </w:r>
          </w:p>
        </w:tc>
        <w:tc>
          <w:tcPr>
            <w:tcW w:w="6800" w:type="dxa"/>
            <w:shd w:val="clear" w:color="auto" w:fill="DCE6F1"/>
          </w:tcPr>
          <w:p w14:paraId="48C87D0F">
            <w:pPr>
              <w:spacing w:after="0" w:line="240" w:lineRule="auto"/>
            </w:pPr>
            <w:r>
              <w:rPr>
                <w:b/>
                <w:sz w:val="18"/>
                <w:szCs w:val="18"/>
              </w:rPr>
              <w:t>Value</w:t>
            </w:r>
          </w:p>
        </w:tc>
      </w:tr>
      <w:tr w14:paraId="47369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94B5E6D">
            <w:pPr>
              <w:spacing w:after="0" w:line="240" w:lineRule="auto"/>
            </w:pPr>
            <w:r>
              <w:rPr>
                <w:b/>
                <w:sz w:val="18"/>
                <w:szCs w:val="18"/>
              </w:rPr>
              <w:t>Nhóm</w:t>
            </w:r>
          </w:p>
        </w:tc>
        <w:tc>
          <w:tcPr>
            <w:tcW w:w="6800" w:type="dxa"/>
          </w:tcPr>
          <w:p w14:paraId="5C3DA471">
            <w:pPr>
              <w:spacing w:after="0" w:line="240" w:lineRule="auto"/>
            </w:pPr>
            <w:r>
              <w:rPr>
                <w:sz w:val="18"/>
                <w:szCs w:val="18"/>
              </w:rPr>
              <w:t>Cảng</w:t>
            </w:r>
          </w:p>
        </w:tc>
      </w:tr>
      <w:tr w14:paraId="49A94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BA4090B">
            <w:pPr>
              <w:spacing w:after="0" w:line="240" w:lineRule="auto"/>
            </w:pPr>
            <w:r>
              <w:rPr>
                <w:b/>
                <w:sz w:val="18"/>
                <w:szCs w:val="18"/>
              </w:rPr>
              <w:t>Purpose (mục đích)</w:t>
            </w:r>
          </w:p>
        </w:tc>
        <w:tc>
          <w:tcPr>
            <w:tcW w:w="6800" w:type="dxa"/>
          </w:tcPr>
          <w:p w14:paraId="28D4FA92">
            <w:pPr>
              <w:spacing w:after="0" w:line="240" w:lineRule="auto"/>
            </w:pPr>
            <w:r>
              <w:rPr>
                <w:sz w:val="18"/>
                <w:szCs w:val="18"/>
              </w:rPr>
              <w:t>Số cân người mua xác nhận tại cảng là lượng tính tiền cho từng lần giao.</w:t>
            </w:r>
          </w:p>
        </w:tc>
      </w:tr>
      <w:tr w14:paraId="506D9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D3444E4">
            <w:pPr>
              <w:spacing w:after="0" w:line="240" w:lineRule="auto"/>
            </w:pPr>
            <w:r>
              <w:rPr>
                <w:b/>
                <w:sz w:val="18"/>
                <w:szCs w:val="18"/>
              </w:rPr>
              <w:t>Modeling type</w:t>
            </w:r>
          </w:p>
        </w:tc>
        <w:tc>
          <w:tcPr>
            <w:tcW w:w="6800" w:type="dxa"/>
          </w:tcPr>
          <w:p w14:paraId="1D2E6285">
            <w:pPr>
              <w:spacing w:after="0" w:line="240" w:lineRule="auto"/>
            </w:pPr>
            <w:r>
              <w:rPr>
                <w:sz w:val="18"/>
                <w:szCs w:val="18"/>
              </w:rPr>
              <w:t>C – dữ liệu/đối tượng được nguồn xác nhận</w:t>
            </w:r>
          </w:p>
        </w:tc>
      </w:tr>
      <w:tr w14:paraId="5BE27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0E0AD2B">
            <w:pPr>
              <w:spacing w:after="0" w:line="240" w:lineRule="auto"/>
            </w:pPr>
            <w:r>
              <w:rPr>
                <w:b/>
                <w:sz w:val="18"/>
                <w:szCs w:val="18"/>
              </w:rPr>
              <w:t>Key business attributes</w:t>
            </w:r>
          </w:p>
        </w:tc>
        <w:tc>
          <w:tcPr>
            <w:tcW w:w="6800" w:type="dxa"/>
          </w:tcPr>
          <w:p w14:paraId="58279FE5">
            <w:pPr>
              <w:spacing w:after="0" w:line="240" w:lineRule="auto"/>
            </w:pPr>
            <w:r>
              <w:rPr>
                <w:sz w:val="18"/>
                <w:szCs w:val="18"/>
              </w:rPr>
              <w:t>weighing_id, order_id, cảng, thời điểm, kg chốt, người mua xác nhận, chứng cứ/biên cân</w:t>
            </w:r>
          </w:p>
        </w:tc>
      </w:tr>
      <w:tr w14:paraId="5B118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98354D4">
            <w:pPr>
              <w:spacing w:after="0" w:line="240" w:lineRule="auto"/>
            </w:pPr>
            <w:r>
              <w:rPr>
                <w:b/>
                <w:sz w:val="18"/>
                <w:szCs w:val="18"/>
              </w:rPr>
              <w:t>Business identity</w:t>
            </w:r>
          </w:p>
        </w:tc>
        <w:tc>
          <w:tcPr>
            <w:tcW w:w="6800" w:type="dxa"/>
          </w:tcPr>
          <w:p w14:paraId="16D9AF7F">
            <w:pPr>
              <w:spacing w:after="0" w:line="240" w:lineRule="auto"/>
            </w:pPr>
            <w:r>
              <w:rPr>
                <w:sz w:val="18"/>
                <w:szCs w:val="18"/>
              </w:rPr>
              <w:t>Khóa: weighing_id Khóa ngoại: order_id.</w:t>
            </w:r>
          </w:p>
        </w:tc>
      </w:tr>
      <w:tr w14:paraId="0E019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AEF9626">
            <w:pPr>
              <w:spacing w:after="0" w:line="240" w:lineRule="auto"/>
            </w:pPr>
            <w:r>
              <w:rPr>
                <w:b/>
                <w:sz w:val="18"/>
                <w:szCs w:val="18"/>
              </w:rPr>
              <w:t>Status / lifecycle</w:t>
            </w:r>
          </w:p>
        </w:tc>
        <w:tc>
          <w:tcPr>
            <w:tcW w:w="6800" w:type="dxa"/>
          </w:tcPr>
          <w:p w14:paraId="0857F79A">
            <w:pPr>
              <w:spacing w:after="0" w:line="240" w:lineRule="auto"/>
            </w:pPr>
            <w:r>
              <w:rPr>
                <w:sz w:val="18"/>
                <w:szCs w:val="18"/>
              </w:rPr>
              <w:t>Không có vòng đời riêng.</w:t>
            </w:r>
          </w:p>
        </w:tc>
      </w:tr>
      <w:tr w14:paraId="192C5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6019F1F">
            <w:pPr>
              <w:spacing w:after="0" w:line="240" w:lineRule="auto"/>
            </w:pPr>
            <w:r>
              <w:rPr>
                <w:b/>
                <w:sz w:val="18"/>
                <w:szCs w:val="18"/>
              </w:rPr>
              <w:t>Relationships / constraints</w:t>
            </w:r>
          </w:p>
        </w:tc>
        <w:tc>
          <w:tcPr>
            <w:tcW w:w="6800" w:type="dxa"/>
          </w:tcPr>
          <w:p w14:paraId="688FF8BA">
            <w:pPr>
              <w:spacing w:after="0" w:line="240" w:lineRule="auto"/>
            </w:pPr>
            <w:r>
              <w:rPr>
                <w:sz w:val="18"/>
                <w:szCs w:val="18"/>
              </w:rPr>
              <w:t>UC45 là chủ bản ghi cân: sau UC31 thu và trước UC32 rà/công bố/UC45 bàn giao. Mỗi lần bán có phiếu cân riêng; lần bán lại không sửa cân gốc. Căn cứ người mua xác nhận được lưu cùng phiếu; sửa sau sale (BR-23) cần phiếu cân mới được thương lái xác nhận và phiếu điều chỉnh tiền gắn giao dịch gốc.</w:t>
            </w:r>
          </w:p>
        </w:tc>
      </w:tr>
      <w:tr w14:paraId="795C2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0DCCFF9">
            <w:pPr>
              <w:spacing w:after="0" w:line="240" w:lineRule="auto"/>
            </w:pPr>
            <w:r>
              <w:rPr>
                <w:b/>
                <w:sz w:val="18"/>
                <w:szCs w:val="18"/>
              </w:rPr>
              <w:t>Used in</w:t>
            </w:r>
          </w:p>
        </w:tc>
        <w:tc>
          <w:tcPr>
            <w:tcW w:w="6800" w:type="dxa"/>
          </w:tcPr>
          <w:p w14:paraId="6B843690">
            <w:pPr>
              <w:spacing w:after="0" w:line="240" w:lineRule="auto"/>
            </w:pPr>
            <w:r>
              <w:rPr>
                <w:sz w:val="18"/>
                <w:szCs w:val="18"/>
              </w:rPr>
              <w:t xml:space="preserve">UC45; UC31–32;</w:t>
            </w:r>
            <w:ins w:id="1662" w:author="Claude" w:date="2026-10-08T00:00:00Z">
              <w:r>
                <w:rPr>
                  <w:sz w:val="18"/>
                  <w:szCs w:val="18"/>
                </w:rPr>
                <w:t xml:space="preserve"> UC39;</w:t>
              </w:r>
            </w:ins>
            <w:r>
              <w:rPr>
                <w:sz w:val="18"/>
                <w:szCs w:val="18"/>
              </w:rPr>
              <w:t xml:space="preserve"> BR-11/14; BR-23. Màn hình: SCR-19, SCR-20, </w:t>
            </w:r>
            <w:ins w:id="1661" w:author="Claude" w:date="2026-10-08T00:00:00Z">
              <w:r>
                <w:rPr>
                  <w:sz w:val="18"/>
                  <w:szCs w:val="18"/>
                </w:rPr>
                <w:t xml:space="preserve">SCR-23, </w:t>
              </w:r>
            </w:ins>
            <w:r>
              <w:rPr>
                <w:sz w:val="18"/>
                <w:szCs w:val="18"/>
              </w:rPr>
              <w:t xml:space="preserve">SCR-29</w:t>
            </w:r>
          </w:p>
        </w:tc>
      </w:tr>
    </w:tbl>
    <w:p w14:paraId="464C0D59">
      <w:pPr>
        <w:spacing w:after="0"/>
      </w:pPr>
    </w:p>
    <w:p w14:paraId="36FFF339">
      <w:pPr>
        <w:keepNext/>
        <w:spacing w:before="120" w:after="40"/>
      </w:pPr>
      <w:r>
        <w:rPr>
          <w:b/>
        </w:rPr>
        <w:t>E27 PortHandover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6F6F0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509BFEA8">
            <w:pPr>
              <w:spacing w:after="0" w:line="240" w:lineRule="auto"/>
            </w:pPr>
            <w:r>
              <w:rPr>
                <w:b/>
                <w:sz w:val="18"/>
                <w:szCs w:val="18"/>
              </w:rPr>
              <w:t>Field</w:t>
            </w:r>
          </w:p>
        </w:tc>
        <w:tc>
          <w:tcPr>
            <w:tcW w:w="6800" w:type="dxa"/>
            <w:shd w:val="clear" w:color="auto" w:fill="DCE6F1"/>
          </w:tcPr>
          <w:p w14:paraId="4E7F4FD5">
            <w:pPr>
              <w:spacing w:after="0" w:line="240" w:lineRule="auto"/>
            </w:pPr>
            <w:r>
              <w:rPr>
                <w:b/>
                <w:sz w:val="18"/>
                <w:szCs w:val="18"/>
              </w:rPr>
              <w:t>Value</w:t>
            </w:r>
          </w:p>
        </w:tc>
      </w:tr>
      <w:tr w14:paraId="18F3C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B59C115">
            <w:pPr>
              <w:spacing w:after="0" w:line="240" w:lineRule="auto"/>
            </w:pPr>
            <w:r>
              <w:rPr>
                <w:b/>
                <w:sz w:val="18"/>
                <w:szCs w:val="18"/>
              </w:rPr>
              <w:t>Nhóm</w:t>
            </w:r>
          </w:p>
        </w:tc>
        <w:tc>
          <w:tcPr>
            <w:tcW w:w="6800" w:type="dxa"/>
          </w:tcPr>
          <w:p w14:paraId="3D9C0E28">
            <w:pPr>
              <w:spacing w:after="0" w:line="240" w:lineRule="auto"/>
            </w:pPr>
            <w:r>
              <w:rPr>
                <w:sz w:val="18"/>
                <w:szCs w:val="18"/>
              </w:rPr>
              <w:t>Cảng</w:t>
            </w:r>
          </w:p>
        </w:tc>
      </w:tr>
      <w:tr w14:paraId="75359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700CF04">
            <w:pPr>
              <w:spacing w:after="0" w:line="240" w:lineRule="auto"/>
            </w:pPr>
            <w:r>
              <w:rPr>
                <w:b/>
                <w:sz w:val="18"/>
                <w:szCs w:val="18"/>
              </w:rPr>
              <w:t>Purpose (mục đích)</w:t>
            </w:r>
          </w:p>
        </w:tc>
        <w:tc>
          <w:tcPr>
            <w:tcW w:w="6800" w:type="dxa"/>
          </w:tcPr>
          <w:p w14:paraId="4BA5C205">
            <w:pPr>
              <w:spacing w:after="0" w:line="240" w:lineRule="auto"/>
            </w:pPr>
            <w:r>
              <w:rPr>
                <w:sz w:val="18"/>
                <w:szCs w:val="18"/>
              </w:rPr>
              <w:t>Chứng minh người mua hiện tại nhận hàng tại cảng sau cân.</w:t>
            </w:r>
          </w:p>
        </w:tc>
      </w:tr>
      <w:tr w14:paraId="67ECC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DE7BD0D">
            <w:pPr>
              <w:spacing w:after="0" w:line="240" w:lineRule="auto"/>
            </w:pPr>
            <w:r>
              <w:rPr>
                <w:b/>
                <w:sz w:val="18"/>
                <w:szCs w:val="18"/>
              </w:rPr>
              <w:t>Modeling type</w:t>
            </w:r>
          </w:p>
        </w:tc>
        <w:tc>
          <w:tcPr>
            <w:tcW w:w="6800" w:type="dxa"/>
          </w:tcPr>
          <w:p w14:paraId="65CEB6B0">
            <w:pPr>
              <w:spacing w:after="0" w:line="240" w:lineRule="auto"/>
            </w:pPr>
            <w:r>
              <w:rPr>
                <w:sz w:val="18"/>
                <w:szCs w:val="18"/>
              </w:rPr>
              <w:t>C – dữ liệu/đối tượng được nguồn xác nhận</w:t>
            </w:r>
          </w:p>
        </w:tc>
      </w:tr>
      <w:tr w14:paraId="22FF4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43EC568">
            <w:pPr>
              <w:spacing w:after="0" w:line="240" w:lineRule="auto"/>
            </w:pPr>
            <w:r>
              <w:rPr>
                <w:b/>
                <w:sz w:val="18"/>
                <w:szCs w:val="18"/>
              </w:rPr>
              <w:t>Key business attributes</w:t>
            </w:r>
          </w:p>
        </w:tc>
        <w:tc>
          <w:tcPr>
            <w:tcW w:w="6800" w:type="dxa"/>
          </w:tcPr>
          <w:p w14:paraId="11DAEA78">
            <w:pPr>
              <w:spacing w:after="0" w:line="240" w:lineRule="auto"/>
            </w:pPr>
            <w:r>
              <w:rPr>
                <w:sz w:val="18"/>
                <w:szCs w:val="18"/>
              </w:rPr>
              <w:t>handover_id, order_id, weighing_id, publication_id_at_handover (phiên bản công bố lúc giao), bên giao/nhận, thời điểm, chứng cứ; snapshot danh tính/liên hệ người nhận và người xác nhận tại thời điểm giao; cờ bàn giao ngoại tuyến, thời điểm đồng bộ</w:t>
            </w:r>
          </w:p>
        </w:tc>
      </w:tr>
      <w:tr w14:paraId="40A9E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DE87422">
            <w:pPr>
              <w:spacing w:after="0" w:line="240" w:lineRule="auto"/>
            </w:pPr>
            <w:r>
              <w:rPr>
                <w:b/>
                <w:sz w:val="18"/>
                <w:szCs w:val="18"/>
              </w:rPr>
              <w:t>Business identity</w:t>
            </w:r>
          </w:p>
        </w:tc>
        <w:tc>
          <w:tcPr>
            <w:tcW w:w="6800" w:type="dxa"/>
          </w:tcPr>
          <w:p w14:paraId="0BA782C4">
            <w:pPr>
              <w:spacing w:after="0" w:line="240" w:lineRule="auto"/>
            </w:pPr>
            <w:r>
              <w:rPr>
                <w:sz w:val="18"/>
                <w:szCs w:val="18"/>
              </w:rPr>
              <w:t>Khóa: handover_id Khóa ngoại: order_id, weighing_id, publication_id_at_handover.</w:t>
            </w:r>
          </w:p>
        </w:tc>
      </w:tr>
      <w:tr w14:paraId="2B1C7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6E78197">
            <w:pPr>
              <w:spacing w:after="0" w:line="240" w:lineRule="auto"/>
            </w:pPr>
            <w:r>
              <w:rPr>
                <w:b/>
                <w:sz w:val="18"/>
                <w:szCs w:val="18"/>
              </w:rPr>
              <w:t>Status / lifecycle</w:t>
            </w:r>
          </w:p>
        </w:tc>
        <w:tc>
          <w:tcPr>
            <w:tcW w:w="6800" w:type="dxa"/>
          </w:tcPr>
          <w:p w14:paraId="084E8CD5">
            <w:pPr>
              <w:spacing w:after="0" w:line="240" w:lineRule="auto"/>
            </w:pPr>
            <w:r>
              <w:rPr>
                <w:sz w:val="18"/>
                <w:szCs w:val="18"/>
              </w:rPr>
              <w:t>Không có vòng đời riêng.</w:t>
            </w:r>
          </w:p>
        </w:tc>
      </w:tr>
      <w:tr w14:paraId="3FCD1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4EFA25F">
            <w:pPr>
              <w:spacing w:after="0" w:line="240" w:lineRule="auto"/>
            </w:pPr>
            <w:r>
              <w:rPr>
                <w:b/>
                <w:sz w:val="18"/>
                <w:szCs w:val="18"/>
              </w:rPr>
              <w:t>Relationships / constraints</w:t>
            </w:r>
          </w:p>
        </w:tc>
        <w:tc>
          <w:tcPr>
            <w:tcW w:w="6800" w:type="dxa"/>
          </w:tcPr>
          <w:p w14:paraId="00E429A7">
            <w:pPr>
              <w:spacing w:after="0" w:line="240" w:lineRule="auto"/>
            </w:pPr>
            <w:r>
              <w:rPr>
                <w:sz w:val="18"/>
                <w:szCs w:val="18"/>
              </w:rPr>
              <w:t>Gắn đúng người mua hiện tại; không phải giao tại nhà khách; chỉ bàn giao khi bản truy xuất của lô/QR ở Đã công bố (không ở Cần rà lại hay Đã rút) tại thời điểm giao (kể cả bán lại), lưu publication_id đã kiểm; khi cảng mất mạng được bàn giao trước (cờ ngoại tuyến), publication_id được điền sau khi QR được công bố; rút về sau không xóa sale cũ. Thay đổi hồ sơ khách không sửa người nhận lịch sử; quyền xem chứng từ dựa vào sale/khách đã xác minh, không chỉ QR.</w:t>
            </w:r>
          </w:p>
        </w:tc>
      </w:tr>
      <w:tr w14:paraId="37921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68B9AA8">
            <w:pPr>
              <w:spacing w:after="0" w:line="240" w:lineRule="auto"/>
            </w:pPr>
            <w:r>
              <w:rPr>
                <w:b/>
                <w:sz w:val="18"/>
                <w:szCs w:val="18"/>
              </w:rPr>
              <w:t>Used in</w:t>
            </w:r>
          </w:p>
        </w:tc>
        <w:tc>
          <w:tcPr>
            <w:tcW w:w="6800" w:type="dxa"/>
          </w:tcPr>
          <w:p w14:paraId="0978E470">
            <w:pPr>
              <w:spacing w:after="0" w:line="240" w:lineRule="auto"/>
            </w:pPr>
            <w:r>
              <w:rPr>
                <w:sz w:val="18"/>
                <w:szCs w:val="18"/>
              </w:rPr>
              <w:t>UC45–48. Màn hình: SCR-29, SCR-30, SCR-31, SCR-32</w:t>
            </w:r>
          </w:p>
        </w:tc>
      </w:tr>
    </w:tbl>
    <w:p w14:paraId="52C929F1">
      <w:pPr>
        <w:spacing w:after="0"/>
      </w:pPr>
    </w:p>
    <w:p w14:paraId="41AAAAD9">
      <w:pPr>
        <w:keepNext/>
        <w:spacing w:before="120" w:after="40"/>
      </w:pPr>
      <w:r>
        <w:rPr>
          <w:b/>
        </w:rPr>
        <w:t>E28 SaleTransaction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09741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7918D72D">
            <w:pPr>
              <w:spacing w:after="0" w:line="240" w:lineRule="auto"/>
            </w:pPr>
            <w:r>
              <w:rPr>
                <w:b/>
                <w:sz w:val="18"/>
                <w:szCs w:val="18"/>
              </w:rPr>
              <w:t>Field</w:t>
            </w:r>
          </w:p>
        </w:tc>
        <w:tc>
          <w:tcPr>
            <w:tcW w:w="6800" w:type="dxa"/>
            <w:shd w:val="clear" w:color="auto" w:fill="DCE6F1"/>
          </w:tcPr>
          <w:p w14:paraId="6675A4AE">
            <w:pPr>
              <w:spacing w:after="0" w:line="240" w:lineRule="auto"/>
            </w:pPr>
            <w:r>
              <w:rPr>
                <w:b/>
                <w:sz w:val="18"/>
                <w:szCs w:val="18"/>
              </w:rPr>
              <w:t>Value</w:t>
            </w:r>
          </w:p>
        </w:tc>
      </w:tr>
      <w:tr w14:paraId="6BC9C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7C6F560">
            <w:pPr>
              <w:spacing w:after="0" w:line="240" w:lineRule="auto"/>
            </w:pPr>
            <w:r>
              <w:rPr>
                <w:b/>
                <w:sz w:val="18"/>
                <w:szCs w:val="18"/>
              </w:rPr>
              <w:t>Nhóm</w:t>
            </w:r>
          </w:p>
        </w:tc>
        <w:tc>
          <w:tcPr>
            <w:tcW w:w="6800" w:type="dxa"/>
          </w:tcPr>
          <w:p w14:paraId="78C9FA93">
            <w:pPr>
              <w:spacing w:after="0" w:line="240" w:lineRule="auto"/>
            </w:pPr>
            <w:r>
              <w:rPr>
                <w:sz w:val="18"/>
                <w:szCs w:val="18"/>
              </w:rPr>
              <w:t>Bán</w:t>
            </w:r>
          </w:p>
        </w:tc>
      </w:tr>
      <w:tr w14:paraId="3832B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CB2ED80">
            <w:pPr>
              <w:spacing w:after="0" w:line="240" w:lineRule="auto"/>
            </w:pPr>
            <w:r>
              <w:rPr>
                <w:b/>
                <w:sz w:val="18"/>
                <w:szCs w:val="18"/>
              </w:rPr>
              <w:t>Purpose (mục đích)</w:t>
            </w:r>
          </w:p>
        </w:tc>
        <w:tc>
          <w:tcPr>
            <w:tcW w:w="6800" w:type="dxa"/>
          </w:tcPr>
          <w:p w14:paraId="1B878BDF">
            <w:pPr>
              <w:spacing w:after="0" w:line="240" w:lineRule="auto"/>
            </w:pPr>
            <w:r>
              <w:rPr>
                <w:sz w:val="18"/>
                <w:szCs w:val="18"/>
              </w:rPr>
              <w:t>Giá trị bán chốt sau cân, kèm giá đã thống nhất, tách khỏi đơn, thu tiền và điều chỉnh sau bán.</w:t>
            </w:r>
          </w:p>
        </w:tc>
      </w:tr>
      <w:tr w14:paraId="128AC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525EF01">
            <w:pPr>
              <w:spacing w:after="0" w:line="240" w:lineRule="auto"/>
            </w:pPr>
            <w:r>
              <w:rPr>
                <w:b/>
                <w:sz w:val="18"/>
                <w:szCs w:val="18"/>
              </w:rPr>
              <w:t>Modeling type</w:t>
            </w:r>
          </w:p>
        </w:tc>
        <w:tc>
          <w:tcPr>
            <w:tcW w:w="6800" w:type="dxa"/>
          </w:tcPr>
          <w:p w14:paraId="673330C7">
            <w:pPr>
              <w:spacing w:after="0" w:line="240" w:lineRule="auto"/>
            </w:pPr>
            <w:r>
              <w:rPr>
                <w:sz w:val="18"/>
                <w:szCs w:val="18"/>
              </w:rPr>
              <w:t>C – dữ liệu/đối tượng được nguồn xác nhận</w:t>
            </w:r>
          </w:p>
        </w:tc>
      </w:tr>
      <w:tr w14:paraId="0925F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B0E4610">
            <w:pPr>
              <w:spacing w:after="0" w:line="240" w:lineRule="auto"/>
            </w:pPr>
            <w:r>
              <w:rPr>
                <w:b/>
                <w:sz w:val="18"/>
                <w:szCs w:val="18"/>
              </w:rPr>
              <w:t>Key business attributes</w:t>
            </w:r>
          </w:p>
        </w:tc>
        <w:tc>
          <w:tcPr>
            <w:tcW w:w="6800" w:type="dxa"/>
          </w:tcPr>
          <w:p w14:paraId="0418B313">
            <w:pPr>
              <w:spacing w:after="0" w:line="240" w:lineRule="auto"/>
            </w:pPr>
            <w:r>
              <w:rPr>
                <w:sz w:val="18"/>
                <w:szCs w:val="18"/>
              </w:rPr>
              <w:t xml:space="preserve">sale_id, order_id, lot_id, customer_id, weighing_id, giá/giá trị VND bội số 1.000, thời điểm chốt, biên nhận, đơn giá đã thống nhất, người đồng ý giá (</w:t>
            </w:r>
            <w:del w:id="1663" w:author="Claude" w:date="2026-10-08T00:00:00Z">
              <w:r>
                <w:rPr>
                  <w:sz w:val="18"/>
                  <w:szCs w:val="18"/>
                </w:rPr>
                <w:delText xml:space="preserve">Owner/Quản</w:delText>
              </w:r>
            </w:del>
            <w:ins w:id="1664" w:author="Claude" w:date="2026-10-08T00:00:00Z">
              <w:r>
                <w:rPr>
                  <w:sz w:val="18"/>
                  <w:szCs w:val="18"/>
                </w:rPr>
                <w:t xml:space="preserve">Chủ HTX/Quản</w:t>
              </w:r>
            </w:ins>
            <w:r>
              <w:rPr>
                <w:sz w:val="18"/>
                <w:szCs w:val="18"/>
              </w:rPr>
              <w:t xml:space="preserve"> lý khu phụ trách đơn và thương lái), căn cứ đồng ý, mã chống trùng khi tạo ngoại tuyến, cờ chốt ngoại tuyến</w:t>
            </w:r>
          </w:p>
        </w:tc>
      </w:tr>
      <w:tr w14:paraId="6E457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345B90C">
            <w:pPr>
              <w:spacing w:after="0" w:line="240" w:lineRule="auto"/>
            </w:pPr>
            <w:r>
              <w:rPr>
                <w:b/>
                <w:sz w:val="18"/>
                <w:szCs w:val="18"/>
              </w:rPr>
              <w:t>Business identity</w:t>
            </w:r>
          </w:p>
        </w:tc>
        <w:tc>
          <w:tcPr>
            <w:tcW w:w="6800" w:type="dxa"/>
          </w:tcPr>
          <w:p w14:paraId="78731239">
            <w:pPr>
              <w:spacing w:after="0" w:line="240" w:lineRule="auto"/>
            </w:pPr>
            <w:r>
              <w:rPr>
                <w:sz w:val="18"/>
                <w:szCs w:val="18"/>
              </w:rPr>
              <w:t>Khóa: sale_id Khóa ngoại: order_id, lot_id, customer_id, weighing_id.</w:t>
            </w:r>
          </w:p>
        </w:tc>
      </w:tr>
      <w:tr w14:paraId="79C0C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41ACDCE">
            <w:pPr>
              <w:spacing w:after="0" w:line="240" w:lineRule="auto"/>
            </w:pPr>
            <w:r>
              <w:rPr>
                <w:b/>
                <w:sz w:val="18"/>
                <w:szCs w:val="18"/>
              </w:rPr>
              <w:t>Status / lifecycle</w:t>
            </w:r>
          </w:p>
        </w:tc>
        <w:tc>
          <w:tcPr>
            <w:tcW w:w="6800" w:type="dxa"/>
          </w:tcPr>
          <w:p w14:paraId="2AD3EEDE">
            <w:pPr>
              <w:spacing w:after="0" w:line="240" w:lineRule="auto"/>
            </w:pPr>
            <w:r>
              <w:rPr>
                <w:sz w:val="18"/>
                <w:szCs w:val="18"/>
              </w:rPr>
              <w:t>Không có vòng đời riêng.</w:t>
            </w:r>
          </w:p>
        </w:tc>
      </w:tr>
      <w:tr w14:paraId="7A847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35CB698">
            <w:pPr>
              <w:spacing w:after="0" w:line="240" w:lineRule="auto"/>
            </w:pPr>
            <w:r>
              <w:rPr>
                <w:b/>
                <w:sz w:val="18"/>
                <w:szCs w:val="18"/>
              </w:rPr>
              <w:t>Relationships / constraints</w:t>
            </w:r>
          </w:p>
        </w:tc>
        <w:tc>
          <w:tcPr>
            <w:tcW w:w="6800" w:type="dxa"/>
          </w:tcPr>
          <w:p w14:paraId="7D40E8FF">
            <w:pPr>
              <w:spacing w:after="0" w:line="240" w:lineRule="auto"/>
            </w:pPr>
            <w:r>
              <w:rPr>
                <w:sz w:val="18"/>
                <w:szCs w:val="18"/>
              </w:rPr>
              <w:t>Tối đa một sale/đơn trong phạm vi luồng hiện hành; giá sau cân và do hai bên chốt; một lô có nhiều sale qua trả; giá do Chủ HTX hoặc Quản lý khu phụ trách đơn chốt với thương lái sau cân; tạo ngoại tuyến thì server nhận đúng một sale theo mã chống trùng; số tiền là bội số 1.000 VND.</w:t>
            </w:r>
          </w:p>
        </w:tc>
      </w:tr>
      <w:tr w14:paraId="22BF6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AB573EC">
            <w:pPr>
              <w:spacing w:after="0" w:line="240" w:lineRule="auto"/>
            </w:pPr>
            <w:r>
              <w:rPr>
                <w:b/>
                <w:sz w:val="18"/>
                <w:szCs w:val="18"/>
              </w:rPr>
              <w:t>Used in</w:t>
            </w:r>
          </w:p>
        </w:tc>
        <w:tc>
          <w:tcPr>
            <w:tcW w:w="6800" w:type="dxa"/>
          </w:tcPr>
          <w:p w14:paraId="667102D0">
            <w:pPr>
              <w:spacing w:after="0" w:line="240" w:lineRule="auto"/>
            </w:pPr>
            <w:r>
              <w:rPr>
                <w:sz w:val="18"/>
                <w:szCs w:val="18"/>
              </w:rPr>
              <w:t>UC45, UC48–50; BR-12/13/18; BR-11. Màn hình: SCR-29, SCR-32, SCR-33, SCR-34</w:t>
            </w:r>
          </w:p>
        </w:tc>
      </w:tr>
    </w:tbl>
    <w:p w14:paraId="0709E628">
      <w:pPr>
        <w:spacing w:after="0"/>
      </w:pPr>
    </w:p>
    <w:p w14:paraId="78ABAFAB">
      <w:pPr>
        <w:keepNext/>
        <w:spacing w:before="120" w:after="40"/>
      </w:pPr>
      <w:r>
        <w:rPr>
          <w:b/>
        </w:rPr>
        <w:t>E29 TracePublicationVersion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58AB0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33B9DB37">
            <w:pPr>
              <w:spacing w:after="0" w:line="240" w:lineRule="auto"/>
            </w:pPr>
            <w:r>
              <w:rPr>
                <w:b/>
                <w:sz w:val="18"/>
                <w:szCs w:val="18"/>
              </w:rPr>
              <w:t>Field</w:t>
            </w:r>
          </w:p>
        </w:tc>
        <w:tc>
          <w:tcPr>
            <w:tcW w:w="6800" w:type="dxa"/>
            <w:shd w:val="clear" w:color="auto" w:fill="DCE6F1"/>
          </w:tcPr>
          <w:p w14:paraId="1F7F3082">
            <w:pPr>
              <w:spacing w:after="0" w:line="240" w:lineRule="auto"/>
            </w:pPr>
            <w:r>
              <w:rPr>
                <w:b/>
                <w:sz w:val="18"/>
                <w:szCs w:val="18"/>
              </w:rPr>
              <w:t>Value</w:t>
            </w:r>
          </w:p>
        </w:tc>
      </w:tr>
      <w:tr w14:paraId="45CCF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3C33C85">
            <w:pPr>
              <w:spacing w:after="0" w:line="240" w:lineRule="auto"/>
            </w:pPr>
            <w:r>
              <w:rPr>
                <w:b/>
                <w:sz w:val="18"/>
                <w:szCs w:val="18"/>
              </w:rPr>
              <w:t>Nhóm</w:t>
            </w:r>
          </w:p>
        </w:tc>
        <w:tc>
          <w:tcPr>
            <w:tcW w:w="6800" w:type="dxa"/>
          </w:tcPr>
          <w:p w14:paraId="2A0E1EC2">
            <w:pPr>
              <w:spacing w:after="0" w:line="240" w:lineRule="auto"/>
            </w:pPr>
            <w:r>
              <w:rPr>
                <w:sz w:val="18"/>
                <w:szCs w:val="18"/>
              </w:rPr>
              <w:t>Truy xuất</w:t>
            </w:r>
          </w:p>
        </w:tc>
      </w:tr>
      <w:tr w14:paraId="045A0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BDF7339">
            <w:pPr>
              <w:spacing w:after="0" w:line="240" w:lineRule="auto"/>
            </w:pPr>
            <w:r>
              <w:rPr>
                <w:b/>
                <w:sz w:val="18"/>
                <w:szCs w:val="18"/>
              </w:rPr>
              <w:t>Purpose (mục đích)</w:t>
            </w:r>
          </w:p>
        </w:tc>
        <w:tc>
          <w:tcPr>
            <w:tcW w:w="6800" w:type="dxa"/>
          </w:tcPr>
          <w:p w14:paraId="755A2332">
            <w:pPr>
              <w:spacing w:after="0" w:line="240" w:lineRule="auto"/>
            </w:pPr>
            <w:r>
              <w:rPr>
                <w:sz w:val="18"/>
                <w:szCs w:val="18"/>
              </w:rPr>
              <w:t>QR chung có bản công khai có hiệu lực, có thể rút/đính chính và giữ bản cũ.</w:t>
            </w:r>
          </w:p>
        </w:tc>
      </w:tr>
      <w:tr w14:paraId="03722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A523C8E">
            <w:pPr>
              <w:spacing w:after="0" w:line="240" w:lineRule="auto"/>
            </w:pPr>
            <w:r>
              <w:rPr>
                <w:b/>
                <w:sz w:val="18"/>
                <w:szCs w:val="18"/>
              </w:rPr>
              <w:t>Modeling type</w:t>
            </w:r>
          </w:p>
        </w:tc>
        <w:tc>
          <w:tcPr>
            <w:tcW w:w="6800" w:type="dxa"/>
          </w:tcPr>
          <w:p w14:paraId="2F364AB9">
            <w:pPr>
              <w:spacing w:after="0" w:line="240" w:lineRule="auto"/>
            </w:pPr>
            <w:r>
              <w:rPr>
                <w:sz w:val="18"/>
                <w:szCs w:val="18"/>
              </w:rPr>
              <w:t>C – dữ liệu/đối tượng được nguồn xác nhận</w:t>
            </w:r>
          </w:p>
        </w:tc>
      </w:tr>
      <w:tr w14:paraId="7C9F2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7FB7800">
            <w:pPr>
              <w:spacing w:after="0" w:line="240" w:lineRule="auto"/>
            </w:pPr>
            <w:r>
              <w:rPr>
                <w:b/>
                <w:sz w:val="18"/>
                <w:szCs w:val="18"/>
              </w:rPr>
              <w:t>Key business attributes</w:t>
            </w:r>
          </w:p>
        </w:tc>
        <w:tc>
          <w:tcPr>
            <w:tcW w:w="6800" w:type="dxa"/>
          </w:tcPr>
          <w:p w14:paraId="2966002C">
            <w:pPr>
              <w:spacing w:after="0" w:line="240" w:lineRule="auto"/>
            </w:pPr>
            <w:r>
              <w:rPr>
                <w:sz w:val="18"/>
                <w:szCs w:val="18"/>
              </w:rPr>
              <w:t>publication_id, lot_id, version, nội dung công khai snapshot, status_id (nhóm TRACE_PUBLICATION), hiệu lực, người/lý do, snapshot hồ sơ HTX tại thời điểm công bố; kết quả rà (đạt/chưa đạt), người rà, thời điểm rà, lỗi/chứng cứ</w:t>
            </w:r>
          </w:p>
        </w:tc>
      </w:tr>
      <w:tr w14:paraId="0E62D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E5A95E3">
            <w:pPr>
              <w:spacing w:after="0" w:line="240" w:lineRule="auto"/>
            </w:pPr>
            <w:r>
              <w:rPr>
                <w:b/>
                <w:sz w:val="18"/>
                <w:szCs w:val="18"/>
              </w:rPr>
              <w:t>Business identity</w:t>
            </w:r>
          </w:p>
        </w:tc>
        <w:tc>
          <w:tcPr>
            <w:tcW w:w="6800" w:type="dxa"/>
          </w:tcPr>
          <w:p w14:paraId="4AD4501E">
            <w:pPr>
              <w:spacing w:after="0" w:line="240" w:lineRule="auto"/>
            </w:pPr>
            <w:r>
              <w:rPr>
                <w:sz w:val="18"/>
                <w:szCs w:val="18"/>
              </w:rPr>
              <w:t>Khóa: publication_id Khóa ngoại: lot_id, status_id.</w:t>
            </w:r>
          </w:p>
        </w:tc>
      </w:tr>
      <w:tr w14:paraId="7D13D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9ACD649">
            <w:pPr>
              <w:spacing w:after="0" w:line="240" w:lineRule="auto"/>
            </w:pPr>
            <w:r>
              <w:rPr>
                <w:b/>
                <w:sz w:val="18"/>
                <w:szCs w:val="18"/>
              </w:rPr>
              <w:t>Status / lifecycle</w:t>
            </w:r>
          </w:p>
        </w:tc>
        <w:tc>
          <w:tcPr>
            <w:tcW w:w="6800" w:type="dxa"/>
          </w:tcPr>
          <w:p w14:paraId="415E120E">
            <w:pPr>
              <w:spacing w:after="0" w:line="240" w:lineRule="auto"/>
            </w:pPr>
            <w:r>
              <w:rPr>
                <w:sz w:val="18"/>
                <w:szCs w:val="18"/>
              </w:rPr>
              <w:t>status_id thuộc nhóm TRACE_PUBLICATION: Nháp (đầu), Đạt, Đã công bố, Cần rà lại, Đã thay thế (kết thúc), Đã rút (kết thúc). UC32 tạo bản công bố ở trạng thái Nháp. Chuyển trạng thái được phép ở mục 3.4 (BR-29, BR-30).</w:t>
            </w:r>
          </w:p>
        </w:tc>
      </w:tr>
      <w:tr w14:paraId="5D330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BF88DB0">
            <w:pPr>
              <w:spacing w:after="0" w:line="240" w:lineRule="auto"/>
            </w:pPr>
            <w:r>
              <w:rPr>
                <w:b/>
                <w:sz w:val="18"/>
                <w:szCs w:val="18"/>
              </w:rPr>
              <w:t>Relationships / constraints</w:t>
            </w:r>
          </w:p>
        </w:tc>
        <w:tc>
          <w:tcPr>
            <w:tcW w:w="6800" w:type="dxa"/>
          </w:tcPr>
          <w:p w14:paraId="21AC8EB6">
            <w:pPr>
              <w:spacing w:after="0" w:line="240" w:lineRule="auto"/>
            </w:pPr>
            <w:r>
              <w:rPr>
                <w:sz w:val="18"/>
                <w:szCs w:val="18"/>
              </w:rPr>
              <w:t>Một QR trỏ bản hiện hành, bản cũ không xóa; không lộ người mua/giá/nợ; payload từng bản là bất biến, rút công bố phải giữ khoảng hiệu lực, người, thời điểm và lý do; bản v2 mới không ghi đè v1. UC45 lưu ID bản công bố hiện hành đã kiểm tại bàn giao; với bàn giao ngoại tuyến, ID này được điền khi bản đầu tiên được công bố sau đồng bộ. Trang công khai không hiển thị lịch sử trả hàng; thông tin HTX dùng trong bản công bố được chụp lại trong payload, sửa hồ sơ HTX (UC09) không đổi bản cũ; trạng thái nháp → đạt → công bố; đính chính nội dung đã công bố (UC39) chuyển bản sang cần rà lại (trang QR vẫn hiện kèm dòng “đang cập nhật”; không bàn giao, bán lại ở UC45, không đồng bộ ở UC41), rồi thành thay thế khi bản mới của lô được công bố; công bố hoặc cần rà lại → rút (có lý do); chỉ công bố khi kết quả rà đạt trên đúng dữ liệu nguồn và phiếu cân; các lần rà không đạt trước đó ghi AuditEvent.</w:t>
            </w:r>
          </w:p>
        </w:tc>
      </w:tr>
      <w:tr w14:paraId="724C6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F4F76FB">
            <w:pPr>
              <w:spacing w:after="0" w:line="240" w:lineRule="auto"/>
            </w:pPr>
            <w:r>
              <w:rPr>
                <w:b/>
                <w:sz w:val="18"/>
                <w:szCs w:val="18"/>
              </w:rPr>
              <w:t>Used in</w:t>
            </w:r>
          </w:p>
        </w:tc>
        <w:tc>
          <w:tcPr>
            <w:tcW w:w="6800" w:type="dxa"/>
          </w:tcPr>
          <w:p w14:paraId="5FEB6833">
            <w:pPr>
              <w:spacing w:after="0" w:line="240" w:lineRule="auto"/>
            </w:pPr>
            <w:r>
              <w:rPr>
                <w:sz w:val="18"/>
                <w:szCs w:val="18"/>
              </w:rPr>
              <w:t>UC32, UC39–41, UC45; BR-14/18. Màn hình: SCR-20, SCR-23, SCR-24, SCR-25, SCR-29</w:t>
            </w:r>
          </w:p>
        </w:tc>
      </w:tr>
    </w:tbl>
    <w:p w14:paraId="1133F91B">
      <w:pPr>
        <w:spacing w:after="0"/>
      </w:pPr>
    </w:p>
    <w:p w14:paraId="7B5F0C79">
      <w:pPr>
        <w:keepNext/>
        <w:spacing w:before="120" w:after="40"/>
      </w:pPr>
      <w:r>
        <w:rPr>
          <w:b/>
        </w:rPr>
        <w:t>E30 TraceCorrection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01B14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37471F61">
            <w:pPr>
              <w:spacing w:after="0" w:line="240" w:lineRule="auto"/>
            </w:pPr>
            <w:r>
              <w:rPr>
                <w:b/>
                <w:sz w:val="18"/>
                <w:szCs w:val="18"/>
              </w:rPr>
              <w:t>Field</w:t>
            </w:r>
          </w:p>
        </w:tc>
        <w:tc>
          <w:tcPr>
            <w:tcW w:w="6800" w:type="dxa"/>
            <w:shd w:val="clear" w:color="auto" w:fill="DCE6F1"/>
          </w:tcPr>
          <w:p w14:paraId="166EE41C">
            <w:pPr>
              <w:spacing w:after="0" w:line="240" w:lineRule="auto"/>
            </w:pPr>
            <w:r>
              <w:rPr>
                <w:b/>
                <w:sz w:val="18"/>
                <w:szCs w:val="18"/>
              </w:rPr>
              <w:t>Value</w:t>
            </w:r>
          </w:p>
        </w:tc>
      </w:tr>
      <w:tr w14:paraId="5AFC5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6553EFA">
            <w:pPr>
              <w:spacing w:after="0" w:line="240" w:lineRule="auto"/>
            </w:pPr>
            <w:r>
              <w:rPr>
                <w:b/>
                <w:sz w:val="18"/>
                <w:szCs w:val="18"/>
              </w:rPr>
              <w:t>Nhóm</w:t>
            </w:r>
          </w:p>
        </w:tc>
        <w:tc>
          <w:tcPr>
            <w:tcW w:w="6800" w:type="dxa"/>
          </w:tcPr>
          <w:p w14:paraId="23402166">
            <w:pPr>
              <w:spacing w:after="0" w:line="240" w:lineRule="auto"/>
            </w:pPr>
            <w:r>
              <w:rPr>
                <w:sz w:val="18"/>
                <w:szCs w:val="18"/>
              </w:rPr>
              <w:t>Truy xuất</w:t>
            </w:r>
          </w:p>
        </w:tc>
      </w:tr>
      <w:tr w14:paraId="49AB9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8787BE9">
            <w:pPr>
              <w:spacing w:after="0" w:line="240" w:lineRule="auto"/>
            </w:pPr>
            <w:r>
              <w:rPr>
                <w:b/>
                <w:sz w:val="18"/>
                <w:szCs w:val="18"/>
              </w:rPr>
              <w:t>Purpose (mục đích)</w:t>
            </w:r>
          </w:p>
        </w:tc>
        <w:tc>
          <w:tcPr>
            <w:tcW w:w="6800" w:type="dxa"/>
          </w:tcPr>
          <w:p w14:paraId="63931C91">
            <w:pPr>
              <w:spacing w:after="0" w:line="240" w:lineRule="auto"/>
            </w:pPr>
            <w:r>
              <w:rPr>
                <w:sz w:val="18"/>
                <w:szCs w:val="18"/>
              </w:rPr>
              <w:t>Sửa dữ liệu nguồn có lý do và tác động công bố, không xóa dấu vết cũ.</w:t>
            </w:r>
          </w:p>
        </w:tc>
      </w:tr>
      <w:tr w14:paraId="0561E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F10DDAA">
            <w:pPr>
              <w:spacing w:after="0" w:line="240" w:lineRule="auto"/>
            </w:pPr>
            <w:r>
              <w:rPr>
                <w:b/>
                <w:sz w:val="18"/>
                <w:szCs w:val="18"/>
              </w:rPr>
              <w:t>Modeling type</w:t>
            </w:r>
          </w:p>
        </w:tc>
        <w:tc>
          <w:tcPr>
            <w:tcW w:w="6800" w:type="dxa"/>
          </w:tcPr>
          <w:p w14:paraId="129F1DCC">
            <w:pPr>
              <w:spacing w:after="0" w:line="240" w:lineRule="auto"/>
            </w:pPr>
            <w:r>
              <w:rPr>
                <w:sz w:val="18"/>
                <w:szCs w:val="18"/>
              </w:rPr>
              <w:t>C – dữ liệu/đối tượng được nguồn xác nhận</w:t>
            </w:r>
          </w:p>
        </w:tc>
      </w:tr>
      <w:tr w14:paraId="76223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1574E13">
            <w:pPr>
              <w:spacing w:after="0" w:line="240" w:lineRule="auto"/>
            </w:pPr>
            <w:r>
              <w:rPr>
                <w:b/>
                <w:sz w:val="18"/>
                <w:szCs w:val="18"/>
              </w:rPr>
              <w:t>Key business attributes</w:t>
            </w:r>
          </w:p>
        </w:tc>
        <w:tc>
          <w:tcPr>
            <w:tcW w:w="6800" w:type="dxa"/>
          </w:tcPr>
          <w:p w14:paraId="3CE2FBCC">
            <w:pPr>
              <w:spacing w:after="0" w:line="240" w:lineRule="auto"/>
            </w:pPr>
            <w:r>
              <w:rPr>
                <w:sz w:val="18"/>
                <w:szCs w:val="18"/>
              </w:rPr>
              <w:t>correction_id, lot_id, trường/nguồn cũ-mới, lý do/chứng cứ, người/duyệt, ảnh hưởng công bố</w:t>
            </w:r>
          </w:p>
        </w:tc>
      </w:tr>
      <w:tr w14:paraId="5B9C7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0F2DACD">
            <w:pPr>
              <w:spacing w:after="0" w:line="240" w:lineRule="auto"/>
            </w:pPr>
            <w:r>
              <w:rPr>
                <w:b/>
                <w:sz w:val="18"/>
                <w:szCs w:val="18"/>
              </w:rPr>
              <w:t>Business identity</w:t>
            </w:r>
          </w:p>
        </w:tc>
        <w:tc>
          <w:tcPr>
            <w:tcW w:w="6800" w:type="dxa"/>
          </w:tcPr>
          <w:p w14:paraId="48061BEE">
            <w:pPr>
              <w:spacing w:after="0" w:line="240" w:lineRule="auto"/>
            </w:pPr>
            <w:r>
              <w:rPr>
                <w:sz w:val="18"/>
                <w:szCs w:val="18"/>
              </w:rPr>
              <w:t>Khóa: correction_id Khóa ngoại: lot_id.</w:t>
            </w:r>
          </w:p>
        </w:tc>
      </w:tr>
      <w:tr w14:paraId="33CB0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213A378">
            <w:pPr>
              <w:spacing w:after="0" w:line="240" w:lineRule="auto"/>
            </w:pPr>
            <w:r>
              <w:rPr>
                <w:b/>
                <w:sz w:val="18"/>
                <w:szCs w:val="18"/>
              </w:rPr>
              <w:t>Status / lifecycle</w:t>
            </w:r>
          </w:p>
        </w:tc>
        <w:tc>
          <w:tcPr>
            <w:tcW w:w="6800" w:type="dxa"/>
          </w:tcPr>
          <w:p w14:paraId="1B29CD6A">
            <w:pPr>
              <w:spacing w:after="0" w:line="240" w:lineRule="auto"/>
            </w:pPr>
            <w:r>
              <w:rPr>
                <w:sz w:val="18"/>
                <w:szCs w:val="18"/>
              </w:rPr>
              <w:t>Không có vòng đời riêng.</w:t>
            </w:r>
          </w:p>
        </w:tc>
      </w:tr>
      <w:tr w14:paraId="6B30E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0AA3953">
            <w:pPr>
              <w:spacing w:after="0" w:line="240" w:lineRule="auto"/>
            </w:pPr>
            <w:r>
              <w:rPr>
                <w:b/>
                <w:sz w:val="18"/>
                <w:szCs w:val="18"/>
              </w:rPr>
              <w:t>Relationships / constraints</w:t>
            </w:r>
          </w:p>
        </w:tc>
        <w:tc>
          <w:tcPr>
            <w:tcW w:w="6800" w:type="dxa"/>
          </w:tcPr>
          <w:p w14:paraId="249BA2F8">
            <w:pPr>
              <w:spacing w:after="0" w:line="240" w:lineRule="auto"/>
            </w:pPr>
            <w:r>
              <w:rPr>
                <w:sz w:val="18"/>
                <w:szCs w:val="18"/>
              </w:rPr>
              <w:t>Sửa nguồn/cân có dấu vết, cần rà/công bố lại khi ảnh hưởng nội dung.</w:t>
            </w:r>
          </w:p>
        </w:tc>
      </w:tr>
      <w:tr w14:paraId="4D672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AE31573">
            <w:pPr>
              <w:spacing w:after="0" w:line="240" w:lineRule="auto"/>
            </w:pPr>
            <w:r>
              <w:rPr>
                <w:b/>
                <w:sz w:val="18"/>
                <w:szCs w:val="18"/>
              </w:rPr>
              <w:t>Used in</w:t>
            </w:r>
          </w:p>
        </w:tc>
        <w:tc>
          <w:tcPr>
            <w:tcW w:w="6800" w:type="dxa"/>
          </w:tcPr>
          <w:p w14:paraId="48425CFA">
            <w:pPr>
              <w:spacing w:after="0" w:line="240" w:lineRule="auto"/>
            </w:pPr>
            <w:r>
              <w:rPr>
                <w:sz w:val="18"/>
                <w:szCs w:val="18"/>
              </w:rPr>
              <w:t>UC32, UC39. Màn hình: SCR-20, SCR-23</w:t>
            </w:r>
          </w:p>
        </w:tc>
      </w:tr>
    </w:tbl>
    <w:p w14:paraId="020B9EFD">
      <w:pPr>
        <w:spacing w:after="0"/>
      </w:pPr>
    </w:p>
    <w:p w14:paraId="7C48F1D8">
      <w:pPr>
        <w:keepNext/>
        <w:spacing w:before="120" w:after="40"/>
      </w:pPr>
      <w:r>
        <w:rPr>
          <w:b/>
        </w:rPr>
        <w:t>E31 QualityClaim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73C8E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19470D42">
            <w:pPr>
              <w:spacing w:after="0" w:line="240" w:lineRule="auto"/>
            </w:pPr>
            <w:r>
              <w:rPr>
                <w:b/>
                <w:sz w:val="18"/>
                <w:szCs w:val="18"/>
              </w:rPr>
              <w:t>Field</w:t>
            </w:r>
          </w:p>
        </w:tc>
        <w:tc>
          <w:tcPr>
            <w:tcW w:w="6800" w:type="dxa"/>
            <w:shd w:val="clear" w:color="auto" w:fill="DCE6F1"/>
          </w:tcPr>
          <w:p w14:paraId="2D4B92DF">
            <w:pPr>
              <w:spacing w:after="0" w:line="240" w:lineRule="auto"/>
            </w:pPr>
            <w:r>
              <w:rPr>
                <w:b/>
                <w:sz w:val="18"/>
                <w:szCs w:val="18"/>
              </w:rPr>
              <w:t>Value</w:t>
            </w:r>
          </w:p>
        </w:tc>
      </w:tr>
      <w:tr w14:paraId="7FC5E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249DA85">
            <w:pPr>
              <w:spacing w:after="0" w:line="240" w:lineRule="auto"/>
            </w:pPr>
            <w:r>
              <w:rPr>
                <w:b/>
                <w:sz w:val="18"/>
                <w:szCs w:val="18"/>
              </w:rPr>
              <w:t>Nhóm</w:t>
            </w:r>
          </w:p>
        </w:tc>
        <w:tc>
          <w:tcPr>
            <w:tcW w:w="6800" w:type="dxa"/>
          </w:tcPr>
          <w:p w14:paraId="6E9A7F44">
            <w:pPr>
              <w:spacing w:after="0" w:line="240" w:lineRule="auto"/>
            </w:pPr>
            <w:r>
              <w:rPr>
                <w:sz w:val="18"/>
                <w:szCs w:val="18"/>
              </w:rPr>
              <w:t>Hậu mãi</w:t>
            </w:r>
          </w:p>
        </w:tc>
      </w:tr>
      <w:tr w14:paraId="0A185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AE15FE2">
            <w:pPr>
              <w:spacing w:after="0" w:line="240" w:lineRule="auto"/>
            </w:pPr>
            <w:r>
              <w:rPr>
                <w:b/>
                <w:sz w:val="18"/>
                <w:szCs w:val="18"/>
              </w:rPr>
              <w:t>Purpose (mục đích)</w:t>
            </w:r>
          </w:p>
        </w:tc>
        <w:tc>
          <w:tcPr>
            <w:tcW w:w="6800" w:type="dxa"/>
          </w:tcPr>
          <w:p w14:paraId="2B103686">
            <w:pPr>
              <w:spacing w:after="0" w:line="240" w:lineRule="auto"/>
            </w:pPr>
            <w:r>
              <w:rPr>
                <w:sz w:val="18"/>
                <w:szCs w:val="18"/>
              </w:rPr>
              <w:t>Khiếu nại là yêu cầu chờ quyết định, chưa phải giảm tiền hay nhận trả.</w:t>
            </w:r>
          </w:p>
        </w:tc>
      </w:tr>
      <w:tr w14:paraId="19B59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26F464C">
            <w:pPr>
              <w:spacing w:after="0" w:line="240" w:lineRule="auto"/>
            </w:pPr>
            <w:r>
              <w:rPr>
                <w:b/>
                <w:sz w:val="18"/>
                <w:szCs w:val="18"/>
              </w:rPr>
              <w:t>Modeling type</w:t>
            </w:r>
          </w:p>
        </w:tc>
        <w:tc>
          <w:tcPr>
            <w:tcW w:w="6800" w:type="dxa"/>
          </w:tcPr>
          <w:p w14:paraId="1B9162F9">
            <w:pPr>
              <w:spacing w:after="0" w:line="240" w:lineRule="auto"/>
            </w:pPr>
            <w:r>
              <w:rPr>
                <w:sz w:val="18"/>
                <w:szCs w:val="18"/>
              </w:rPr>
              <w:t>C – dữ liệu/đối tượng được nguồn xác nhận</w:t>
            </w:r>
          </w:p>
        </w:tc>
      </w:tr>
      <w:tr w14:paraId="4A6D4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64584E7">
            <w:pPr>
              <w:spacing w:after="0" w:line="240" w:lineRule="auto"/>
            </w:pPr>
            <w:r>
              <w:rPr>
                <w:b/>
                <w:sz w:val="18"/>
                <w:szCs w:val="18"/>
              </w:rPr>
              <w:t>Key business attributes</w:t>
            </w:r>
          </w:p>
        </w:tc>
        <w:tc>
          <w:tcPr>
            <w:tcW w:w="6800" w:type="dxa"/>
          </w:tcPr>
          <w:p w14:paraId="65E6F7C0">
            <w:pPr>
              <w:spacing w:after="0" w:line="240" w:lineRule="auto"/>
            </w:pPr>
            <w:r>
              <w:rPr>
                <w:sz w:val="18"/>
                <w:szCs w:val="18"/>
              </w:rPr>
              <w:t xml:space="preserve">claim_id, sale_id (giao dịch bán; đơn và lô suy ra từ giao dịch), phần ảnh hưởng, loại khiếu nại, chứng cứ, quyết định (từ chối / giảm giá / nhận trả toàn bộ </w:t>
            </w:r>
            <w:del w:id="1665" w:author="Claude" w:date="2026-10-08T00:00:00Z">
              <w:r>
                <w:rPr>
                  <w:sz w:val="18"/>
                  <w:szCs w:val="18"/>
                </w:rPr>
                <w:delText xml:space="preserve">đơn)</w:delText>
              </w:r>
            </w:del>
            <w:ins w:id="1666" w:author="Claude" w:date="2026-10-08T00:00:00Z">
              <w:r>
                <w:rPr>
                  <w:sz w:val="18"/>
                  <w:szCs w:val="18"/>
                </w:rPr>
                <w:t xml:space="preserve">đơn – chỉ khi yêu cầu là đề nghị trả hàng)</w:t>
              </w:r>
            </w:ins>
            <w:r>
              <w:rPr>
                <w:sz w:val="18"/>
                <w:szCs w:val="18"/>
              </w:rPr>
              <w:t xml:space="preserve">, status_id (nhóm QUALITY_CLAIM)</w:t>
            </w:r>
          </w:p>
        </w:tc>
      </w:tr>
      <w:tr w14:paraId="1E94E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F4F96EA">
            <w:pPr>
              <w:spacing w:after="0" w:line="240" w:lineRule="auto"/>
            </w:pPr>
            <w:r>
              <w:rPr>
                <w:b/>
                <w:sz w:val="18"/>
                <w:szCs w:val="18"/>
              </w:rPr>
              <w:t>Business identity</w:t>
            </w:r>
          </w:p>
        </w:tc>
        <w:tc>
          <w:tcPr>
            <w:tcW w:w="6800" w:type="dxa"/>
          </w:tcPr>
          <w:p w14:paraId="4F9B4276">
            <w:pPr>
              <w:spacing w:after="0" w:line="240" w:lineRule="auto"/>
            </w:pPr>
            <w:r>
              <w:rPr>
                <w:sz w:val="18"/>
                <w:szCs w:val="18"/>
              </w:rPr>
              <w:t>Khóa: claim_id Khóa ngoại: sale_id, status_id.</w:t>
            </w:r>
          </w:p>
        </w:tc>
      </w:tr>
      <w:tr w14:paraId="44B96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48ED26B">
            <w:pPr>
              <w:spacing w:after="0" w:line="240" w:lineRule="auto"/>
            </w:pPr>
            <w:r>
              <w:rPr>
                <w:b/>
                <w:sz w:val="18"/>
                <w:szCs w:val="18"/>
              </w:rPr>
              <w:t>Status / lifecycle</w:t>
            </w:r>
          </w:p>
        </w:tc>
        <w:tc>
          <w:tcPr>
            <w:tcW w:w="6800" w:type="dxa"/>
          </w:tcPr>
          <w:p w14:paraId="43FEF01B">
            <w:pPr>
              <w:spacing w:after="0" w:line="240" w:lineRule="auto"/>
            </w:pPr>
            <w:r>
              <w:rPr>
                <w:sz w:val="18"/>
                <w:szCs w:val="18"/>
              </w:rPr>
              <w:t>status_id thuộc nhóm QUALITY_CLAIM: Chờ quyết định (đầu), Đang xử lý, Đã đóng (kết thúc). UC51 tạo yêu cầu ở trạng thái Chờ quyết định. Chuyển trạng thái được phép ở mục 3.4 (BR-29, BR-30).</w:t>
            </w:r>
          </w:p>
        </w:tc>
      </w:tr>
      <w:tr w14:paraId="41C1F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83A7212">
            <w:pPr>
              <w:spacing w:after="0" w:line="240" w:lineRule="auto"/>
            </w:pPr>
            <w:r>
              <w:rPr>
                <w:b/>
                <w:sz w:val="18"/>
                <w:szCs w:val="18"/>
              </w:rPr>
              <w:t>Relationships / constraints</w:t>
            </w:r>
          </w:p>
        </w:tc>
        <w:tc>
          <w:tcPr>
            <w:tcW w:w="6800" w:type="dxa"/>
          </w:tcPr>
          <w:p w14:paraId="43DF55F8">
            <w:pPr>
              <w:spacing w:after="0" w:line="240" w:lineRule="auto"/>
            </w:pPr>
            <w:r>
              <w:rPr>
                <w:sz w:val="18"/>
                <w:szCs w:val="18"/>
              </w:rPr>
              <w:t>Yêu cầu không tự giảm nợ hoặc đồng nghĩa đã nhận hàng trả.</w:t>
            </w:r>
          </w:p>
        </w:tc>
      </w:tr>
      <w:tr w14:paraId="403B3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02A9C5F">
            <w:pPr>
              <w:spacing w:after="0" w:line="240" w:lineRule="auto"/>
            </w:pPr>
            <w:r>
              <w:rPr>
                <w:b/>
                <w:sz w:val="18"/>
                <w:szCs w:val="18"/>
              </w:rPr>
              <w:t>Used in</w:t>
            </w:r>
          </w:p>
        </w:tc>
        <w:tc>
          <w:tcPr>
            <w:tcW w:w="6800" w:type="dxa"/>
          </w:tcPr>
          <w:p w14:paraId="3A78C2A3">
            <w:pPr>
              <w:spacing w:after="0" w:line="240" w:lineRule="auto"/>
            </w:pPr>
            <w:r>
              <w:rPr>
                <w:sz w:val="18"/>
                <w:szCs w:val="18"/>
              </w:rPr>
              <w:t>UC51–52; BR-15. Màn hình: SCR-35, SCR-36</w:t>
            </w:r>
          </w:p>
        </w:tc>
      </w:tr>
    </w:tbl>
    <w:p w14:paraId="78CD13C0">
      <w:pPr>
        <w:spacing w:after="0"/>
      </w:pPr>
    </w:p>
    <w:p w14:paraId="67E7EFC9">
      <w:pPr>
        <w:keepNext/>
        <w:spacing w:before="120" w:after="40"/>
      </w:pPr>
      <w:r>
        <w:rPr>
          <w:b/>
        </w:rPr>
        <w:t>E32 SaleAdjustment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748AD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46CDA349">
            <w:pPr>
              <w:spacing w:after="0" w:line="240" w:lineRule="auto"/>
            </w:pPr>
            <w:r>
              <w:rPr>
                <w:b/>
                <w:sz w:val="18"/>
                <w:szCs w:val="18"/>
              </w:rPr>
              <w:t>Field</w:t>
            </w:r>
          </w:p>
        </w:tc>
        <w:tc>
          <w:tcPr>
            <w:tcW w:w="6800" w:type="dxa"/>
            <w:shd w:val="clear" w:color="auto" w:fill="DCE6F1"/>
          </w:tcPr>
          <w:p w14:paraId="2F7C3DAF">
            <w:pPr>
              <w:spacing w:after="0" w:line="240" w:lineRule="auto"/>
            </w:pPr>
            <w:r>
              <w:rPr>
                <w:b/>
                <w:sz w:val="18"/>
                <w:szCs w:val="18"/>
              </w:rPr>
              <w:t>Value</w:t>
            </w:r>
          </w:p>
        </w:tc>
      </w:tr>
      <w:tr w14:paraId="250C7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E8E83F7">
            <w:pPr>
              <w:spacing w:after="0" w:line="240" w:lineRule="auto"/>
            </w:pPr>
            <w:r>
              <w:rPr>
                <w:b/>
                <w:sz w:val="18"/>
                <w:szCs w:val="18"/>
              </w:rPr>
              <w:t>Nhóm</w:t>
            </w:r>
          </w:p>
        </w:tc>
        <w:tc>
          <w:tcPr>
            <w:tcW w:w="6800" w:type="dxa"/>
          </w:tcPr>
          <w:p w14:paraId="410752AD">
            <w:pPr>
              <w:spacing w:after="0" w:line="240" w:lineRule="auto"/>
            </w:pPr>
            <w:r>
              <w:rPr>
                <w:sz w:val="18"/>
                <w:szCs w:val="18"/>
              </w:rPr>
              <w:t>Hậu mãi</w:t>
            </w:r>
          </w:p>
        </w:tc>
      </w:tr>
      <w:tr w14:paraId="21D9C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B4017DB">
            <w:pPr>
              <w:spacing w:after="0" w:line="240" w:lineRule="auto"/>
            </w:pPr>
            <w:r>
              <w:rPr>
                <w:b/>
                <w:sz w:val="18"/>
                <w:szCs w:val="18"/>
              </w:rPr>
              <w:t>Purpose (mục đích)</w:t>
            </w:r>
          </w:p>
        </w:tc>
        <w:tc>
          <w:tcPr>
            <w:tcW w:w="6800" w:type="dxa"/>
          </w:tcPr>
          <w:p w14:paraId="62B735F3">
            <w:pPr>
              <w:spacing w:after="0" w:line="240" w:lineRule="auto"/>
            </w:pPr>
            <w:r>
              <w:rPr>
                <w:sz w:val="18"/>
                <w:szCs w:val="18"/>
              </w:rPr>
              <w:t>Điều chỉnh sau bán (giảm giá hoặc tăng/giảm khi sửa cân) có chứng từ riêng, không sửa giá bán gốc.</w:t>
            </w:r>
          </w:p>
        </w:tc>
      </w:tr>
      <w:tr w14:paraId="2E96B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F5894E7">
            <w:pPr>
              <w:spacing w:after="0" w:line="240" w:lineRule="auto"/>
            </w:pPr>
            <w:r>
              <w:rPr>
                <w:b/>
                <w:sz w:val="18"/>
                <w:szCs w:val="18"/>
              </w:rPr>
              <w:t>Modeling type</w:t>
            </w:r>
          </w:p>
        </w:tc>
        <w:tc>
          <w:tcPr>
            <w:tcW w:w="6800" w:type="dxa"/>
          </w:tcPr>
          <w:p w14:paraId="5BCC3ED5">
            <w:pPr>
              <w:spacing w:after="0" w:line="240" w:lineRule="auto"/>
            </w:pPr>
            <w:r>
              <w:rPr>
                <w:sz w:val="18"/>
                <w:szCs w:val="18"/>
              </w:rPr>
              <w:t>C – dữ liệu/đối tượng được nguồn xác nhận</w:t>
            </w:r>
          </w:p>
        </w:tc>
      </w:tr>
      <w:tr w14:paraId="38399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685C25E">
            <w:pPr>
              <w:spacing w:after="0" w:line="240" w:lineRule="auto"/>
            </w:pPr>
            <w:r>
              <w:rPr>
                <w:b/>
                <w:sz w:val="18"/>
                <w:szCs w:val="18"/>
              </w:rPr>
              <w:t>Key business attributes</w:t>
            </w:r>
          </w:p>
        </w:tc>
        <w:tc>
          <w:tcPr>
            <w:tcW w:w="6800" w:type="dxa"/>
          </w:tcPr>
          <w:p w14:paraId="7FFEB2B0">
            <w:pPr>
              <w:spacing w:after="0" w:line="240" w:lineRule="auto"/>
            </w:pPr>
            <w:r>
              <w:rPr>
                <w:sz w:val="18"/>
                <w:szCs w:val="18"/>
              </w:rPr>
              <w:t xml:space="preserve">adjustment_id, sale_id, claim_id (tùy chọn), new_weighing_id (phiếu cân mới khi sửa cân), loại (giảm giá / tăng / giảm do sửa cân), kiểu số tiền hoặc %, số tiền hiệu lực, quyết định, người/giờ quyết định,</w:t>
            </w:r>
            <w:ins w:id="1667" w:author="Claude" w:date="2026-10-08T00:00:00Z">
              <w:r>
                <w:rPr>
                  <w:sz w:val="18"/>
                  <w:szCs w:val="18"/>
                </w:rPr>
                <w:t xml:space="preserve"> người duyệt,</w:t>
              </w:r>
            </w:ins>
            <w:r>
              <w:rPr>
                <w:sz w:val="18"/>
                <w:szCs w:val="18"/>
              </w:rPr>
              <w:t xml:space="preserve"> status_id (nhóm SALE_ADJUSTMENT)</w:t>
            </w:r>
          </w:p>
        </w:tc>
      </w:tr>
      <w:tr w14:paraId="3CE15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9C751C0">
            <w:pPr>
              <w:spacing w:after="0" w:line="240" w:lineRule="auto"/>
            </w:pPr>
            <w:r>
              <w:rPr>
                <w:b/>
                <w:sz w:val="18"/>
                <w:szCs w:val="18"/>
              </w:rPr>
              <w:t>Business identity</w:t>
            </w:r>
          </w:p>
        </w:tc>
        <w:tc>
          <w:tcPr>
            <w:tcW w:w="6800" w:type="dxa"/>
          </w:tcPr>
          <w:p w14:paraId="7A85ED16">
            <w:pPr>
              <w:spacing w:after="0" w:line="240" w:lineRule="auto"/>
            </w:pPr>
            <w:r>
              <w:rPr>
                <w:sz w:val="18"/>
                <w:szCs w:val="18"/>
              </w:rPr>
              <w:t>Khóa: adjustment_id Khóa ngoại: sale_id, claim_id, new_weighing_id, status_id.</w:t>
            </w:r>
          </w:p>
        </w:tc>
      </w:tr>
      <w:tr w14:paraId="38487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59749CB">
            <w:pPr>
              <w:spacing w:after="0" w:line="240" w:lineRule="auto"/>
            </w:pPr>
            <w:r>
              <w:rPr>
                <w:b/>
                <w:sz w:val="18"/>
                <w:szCs w:val="18"/>
              </w:rPr>
              <w:t>Status / lifecycle</w:t>
            </w:r>
          </w:p>
        </w:tc>
        <w:tc>
          <w:tcPr>
            <w:tcW w:w="6800" w:type="dxa"/>
          </w:tcPr>
          <w:p w14:paraId="22E30ACB">
            <w:pPr>
              <w:spacing w:after="0" w:line="240" w:lineRule="auto"/>
            </w:pPr>
            <w:r>
              <w:rPr>
                <w:sz w:val="18"/>
                <w:szCs w:val="18"/>
              </w:rPr>
              <w:t xml:space="preserve">status_id thuộc nhóm SALE_ADJUSTMENT: Nháp (đầu), Đã duyệt (kết thúc), Từ chối (kết thúc). UC53</w:t>
            </w:r>
            <w:ins w:id="1671" w:author="Claude" w:date="2026-10-08T00:00:00Z">
              <w:r>
                <w:rPr>
                  <w:sz w:val="18"/>
                  <w:szCs w:val="18"/>
                </w:rPr>
                <w:t xml:space="preserve"> (giảm giá) và UC39 (tăng/giảm do sửa cân sau bán)</w:t>
              </w:r>
            </w:ins>
            <w:r>
              <w:rPr>
                <w:sz w:val="18"/>
                <w:szCs w:val="18"/>
              </w:rPr>
              <w:t xml:space="preserve"> lưu điều chỉnh ở trạng thái Nháp; </w:t>
            </w:r>
            <w:ins w:id="1670" w:author="Claude" w:date="2026-10-08T00:00:00Z">
              <w:r>
                <w:rPr>
                  <w:sz w:val="18"/>
                  <w:szCs w:val="18"/>
                </w:rPr>
                <w:t xml:space="preserve">Chủ HTX duyệt; </w:t>
              </w:r>
            </w:ins>
            <w:r>
              <w:rPr>
                <w:sz w:val="18"/>
                <w:szCs w:val="18"/>
              </w:rPr>
              <w:t xml:space="preserve">chỉ điều chỉnh Đã duyệt mới </w:t>
            </w:r>
            <w:del w:id="1668" w:author="Claude" w:date="2026-10-08T00:00:00Z">
              <w:r>
                <w:rPr>
                  <w:sz w:val="18"/>
                  <w:szCs w:val="18"/>
                </w:rPr>
                <w:delText xml:space="preserve">trừ</w:delText>
              </w:r>
            </w:del>
            <w:ins w:id="1669" w:author="Claude" w:date="2026-10-08T00:00:00Z">
              <w:r>
                <w:rPr>
                  <w:sz w:val="18"/>
                  <w:szCs w:val="18"/>
                </w:rPr>
                <w:t xml:space="preserve">tác động</w:t>
              </w:r>
            </w:ins>
            <w:r>
              <w:rPr>
                <w:sz w:val="18"/>
                <w:szCs w:val="18"/>
              </w:rPr>
              <w:t xml:space="preserve"> công nợ. Chuyển trạng thái được phép ở mục 3.4 (BR-29, BR-30).</w:t>
            </w:r>
          </w:p>
        </w:tc>
      </w:tr>
      <w:tr w14:paraId="03342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07A0EE1">
            <w:pPr>
              <w:spacing w:after="0" w:line="240" w:lineRule="auto"/>
            </w:pPr>
            <w:r>
              <w:rPr>
                <w:b/>
                <w:sz w:val="18"/>
                <w:szCs w:val="18"/>
              </w:rPr>
              <w:t>Relationships / constraints</w:t>
            </w:r>
          </w:p>
        </w:tc>
        <w:tc>
          <w:tcPr>
            <w:tcW w:w="6800" w:type="dxa"/>
          </w:tcPr>
          <w:p w14:paraId="5C300020">
            <w:pPr>
              <w:spacing w:after="0" w:line="240" w:lineRule="auto"/>
            </w:pPr>
            <w:r>
              <w:rPr>
                <w:sz w:val="18"/>
                <w:szCs w:val="18"/>
              </w:rPr>
              <w:t>Gắn giao dịch gốc; tổng giảm giá, tín dụng và hoàn tiền không vượt giá trị giao dịch; số tiền là bội số 1.000 VND.</w:t>
            </w:r>
          </w:p>
        </w:tc>
      </w:tr>
      <w:tr w14:paraId="4257A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17638FA">
            <w:pPr>
              <w:spacing w:after="0" w:line="240" w:lineRule="auto"/>
            </w:pPr>
            <w:r>
              <w:rPr>
                <w:b/>
                <w:sz w:val="18"/>
                <w:szCs w:val="18"/>
              </w:rPr>
              <w:t>Used in</w:t>
            </w:r>
          </w:p>
        </w:tc>
        <w:tc>
          <w:tcPr>
            <w:tcW w:w="6800" w:type="dxa"/>
          </w:tcPr>
          <w:p w14:paraId="434FB994">
            <w:pPr>
              <w:spacing w:after="0" w:line="240" w:lineRule="auto"/>
            </w:pPr>
            <w:ins w:id="1673" w:author="Claude" w:date="2026-10-08T00:00:00Z">
              <w:r>
                <w:rPr>
                  <w:sz w:val="18"/>
                  <w:szCs w:val="18"/>
                </w:rPr>
                <w:t xml:space="preserve">UC39, </w:t>
              </w:r>
            </w:ins>
            <w:r>
              <w:rPr>
                <w:sz w:val="18"/>
                <w:szCs w:val="18"/>
              </w:rPr>
              <w:t xml:space="preserve">UC52–53; BR-15/16; BR-23/24. Màn hình: </w:t>
            </w:r>
            <w:ins w:id="1672" w:author="Claude" w:date="2026-10-08T00:00:00Z">
              <w:r>
                <w:rPr>
                  <w:sz w:val="18"/>
                  <w:szCs w:val="18"/>
                </w:rPr>
                <w:t xml:space="preserve">SCR-23, </w:t>
              </w:r>
            </w:ins>
            <w:r>
              <w:rPr>
                <w:sz w:val="18"/>
                <w:szCs w:val="18"/>
              </w:rPr>
              <w:t xml:space="preserve">SCR-36, SCR-37</w:t>
            </w:r>
          </w:p>
        </w:tc>
      </w:tr>
    </w:tbl>
    <w:p w14:paraId="4374237D">
      <w:pPr>
        <w:spacing w:after="0"/>
      </w:pPr>
    </w:p>
    <w:p w14:paraId="57F95654">
      <w:pPr>
        <w:keepNext/>
        <w:spacing w:before="120" w:after="40"/>
      </w:pPr>
      <w:r>
        <w:rPr>
          <w:b/>
        </w:rPr>
        <w:t>E33 PhysicalReturn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69246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4DEE6D32">
            <w:pPr>
              <w:spacing w:after="0" w:line="240" w:lineRule="auto"/>
            </w:pPr>
            <w:r>
              <w:rPr>
                <w:b/>
                <w:sz w:val="18"/>
                <w:szCs w:val="18"/>
              </w:rPr>
              <w:t>Field</w:t>
            </w:r>
          </w:p>
        </w:tc>
        <w:tc>
          <w:tcPr>
            <w:tcW w:w="6800" w:type="dxa"/>
            <w:shd w:val="clear" w:color="auto" w:fill="DCE6F1"/>
          </w:tcPr>
          <w:p w14:paraId="2CA7806C">
            <w:pPr>
              <w:spacing w:after="0" w:line="240" w:lineRule="auto"/>
            </w:pPr>
            <w:r>
              <w:rPr>
                <w:b/>
                <w:sz w:val="18"/>
                <w:szCs w:val="18"/>
              </w:rPr>
              <w:t>Value</w:t>
            </w:r>
          </w:p>
        </w:tc>
      </w:tr>
      <w:tr w14:paraId="0B873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2FB2C04">
            <w:pPr>
              <w:spacing w:after="0" w:line="240" w:lineRule="auto"/>
            </w:pPr>
            <w:r>
              <w:rPr>
                <w:b/>
                <w:sz w:val="18"/>
                <w:szCs w:val="18"/>
              </w:rPr>
              <w:t>Nhóm</w:t>
            </w:r>
          </w:p>
        </w:tc>
        <w:tc>
          <w:tcPr>
            <w:tcW w:w="6800" w:type="dxa"/>
          </w:tcPr>
          <w:p w14:paraId="78BA35D9">
            <w:pPr>
              <w:spacing w:after="0" w:line="240" w:lineRule="auto"/>
            </w:pPr>
            <w:r>
              <w:rPr>
                <w:sz w:val="18"/>
                <w:szCs w:val="18"/>
              </w:rPr>
              <w:t>Hậu mãi</w:t>
            </w:r>
          </w:p>
        </w:tc>
      </w:tr>
      <w:tr w14:paraId="7AA12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0381EBE">
            <w:pPr>
              <w:spacing w:after="0" w:line="240" w:lineRule="auto"/>
            </w:pPr>
            <w:r>
              <w:rPr>
                <w:b/>
                <w:sz w:val="18"/>
                <w:szCs w:val="18"/>
              </w:rPr>
              <w:t>Purpose (mục đích)</w:t>
            </w:r>
          </w:p>
        </w:tc>
        <w:tc>
          <w:tcPr>
            <w:tcW w:w="6800" w:type="dxa"/>
          </w:tcPr>
          <w:p w14:paraId="1B7AED34">
            <w:pPr>
              <w:spacing w:after="0" w:line="240" w:lineRule="auto"/>
            </w:pPr>
            <w:r>
              <w:rPr>
                <w:sz w:val="18"/>
                <w:szCs w:val="18"/>
              </w:rPr>
              <w:t>Ghi hàng đã thực sự quay về, tách khỏi credit/hoàn tiền.</w:t>
            </w:r>
          </w:p>
        </w:tc>
      </w:tr>
      <w:tr w14:paraId="003D3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3FF4A95">
            <w:pPr>
              <w:spacing w:after="0" w:line="240" w:lineRule="auto"/>
            </w:pPr>
            <w:r>
              <w:rPr>
                <w:b/>
                <w:sz w:val="18"/>
                <w:szCs w:val="18"/>
              </w:rPr>
              <w:t>Modeling type</w:t>
            </w:r>
          </w:p>
        </w:tc>
        <w:tc>
          <w:tcPr>
            <w:tcW w:w="6800" w:type="dxa"/>
          </w:tcPr>
          <w:p w14:paraId="26F904EB">
            <w:pPr>
              <w:spacing w:after="0" w:line="240" w:lineRule="auto"/>
            </w:pPr>
            <w:r>
              <w:rPr>
                <w:sz w:val="18"/>
                <w:szCs w:val="18"/>
              </w:rPr>
              <w:t>C – dữ liệu/đối tượng được nguồn xác nhận</w:t>
            </w:r>
          </w:p>
        </w:tc>
      </w:tr>
      <w:tr w14:paraId="02214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27EB3AF">
            <w:pPr>
              <w:spacing w:after="0" w:line="240" w:lineRule="auto"/>
            </w:pPr>
            <w:r>
              <w:rPr>
                <w:b/>
                <w:sz w:val="18"/>
                <w:szCs w:val="18"/>
              </w:rPr>
              <w:t>Key business attributes</w:t>
            </w:r>
          </w:p>
        </w:tc>
        <w:tc>
          <w:tcPr>
            <w:tcW w:w="6800" w:type="dxa"/>
          </w:tcPr>
          <w:p w14:paraId="775D9974">
            <w:pPr>
              <w:spacing w:after="0" w:line="240" w:lineRule="auto"/>
            </w:pPr>
            <w:r>
              <w:rPr>
                <w:sz w:val="18"/>
                <w:szCs w:val="18"/>
              </w:rPr>
              <w:t>return_id, sale_id, lot_id, lượng thực nhận, tình trạng, điểm giữ tạm, thời gian/chứng cứ, lượng có thể bán lại, lượng xử lý khác, căn cứ và người quyết định, hạn giữ tạm, status_id (nhóm PHYSICAL_RETURN)</w:t>
            </w:r>
          </w:p>
        </w:tc>
      </w:tr>
      <w:tr w14:paraId="0568C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49F67F2">
            <w:pPr>
              <w:spacing w:after="0" w:line="240" w:lineRule="auto"/>
            </w:pPr>
            <w:r>
              <w:rPr>
                <w:b/>
                <w:sz w:val="18"/>
                <w:szCs w:val="18"/>
              </w:rPr>
              <w:t>Business identity</w:t>
            </w:r>
          </w:p>
        </w:tc>
        <w:tc>
          <w:tcPr>
            <w:tcW w:w="6800" w:type="dxa"/>
          </w:tcPr>
          <w:p w14:paraId="46E4ED89">
            <w:pPr>
              <w:spacing w:after="0" w:line="240" w:lineRule="auto"/>
            </w:pPr>
            <w:r>
              <w:rPr>
                <w:sz w:val="18"/>
                <w:szCs w:val="18"/>
              </w:rPr>
              <w:t>Khóa: return_id Khóa ngoại: sale_id, lot_id, status_id.</w:t>
            </w:r>
          </w:p>
        </w:tc>
      </w:tr>
      <w:tr w14:paraId="1CEA7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018F0DA">
            <w:pPr>
              <w:spacing w:after="0" w:line="240" w:lineRule="auto"/>
            </w:pPr>
            <w:r>
              <w:rPr>
                <w:b/>
                <w:sz w:val="18"/>
                <w:szCs w:val="18"/>
              </w:rPr>
              <w:t>Status / lifecycle</w:t>
            </w:r>
          </w:p>
        </w:tc>
        <w:tc>
          <w:tcPr>
            <w:tcW w:w="6800" w:type="dxa"/>
          </w:tcPr>
          <w:p w14:paraId="6F00BC93">
            <w:pPr>
              <w:spacing w:after="0" w:line="240" w:lineRule="auto"/>
            </w:pPr>
            <w:r>
              <w:rPr>
                <w:sz w:val="18"/>
                <w:szCs w:val="18"/>
              </w:rPr>
              <w:t xml:space="preserve">status_id thuộc nhóm PHYSICAL_RETURN: Đang giữ tạm (đầu), Đã đánh giá, Đã xử lý xong (kết thúc). UC52 ghi hàng trả thực nhận ở trạng thái Đang giữ tạm. Chuyển trạng thái được phép ở mục 3.4 (BR-29, BR-30). “Quá hạn giữ” suy ra khi </w:t>
            </w:r>
            <w:del w:id="1679" w:author="Claude" w:date="2026-10-08T00:00:00Z">
              <w:r>
                <w:rPr>
                  <w:sz w:val="18"/>
                  <w:szCs w:val="18"/>
                </w:rPr>
                <w:delText xml:space="preserve">ở Đang giữ tạm </w:delText>
              </w:r>
            </w:del>
            <w:r>
              <w:rPr>
                <w:sz w:val="18"/>
                <w:szCs w:val="18"/>
              </w:rPr>
              <w:t xml:space="preserve">quá 3 ngày </w:t>
            </w:r>
            <w:ins w:id="1678" w:author="Claude" w:date="2026-10-08T00:00:00Z">
              <w:r>
                <w:rPr>
                  <w:sz w:val="18"/>
                  <w:szCs w:val="18"/>
                </w:rPr>
                <w:t xml:space="preserve">kể từ lúc ghi hàng trả thực nhận mà hàng trả </w:t>
              </w:r>
            </w:ins>
            <w:r>
              <w:rPr>
                <w:sz w:val="18"/>
                <w:szCs w:val="18"/>
              </w:rPr>
              <w:t xml:space="preserve">chưa </w:t>
            </w:r>
            <w:del w:id="1676" w:author="Claude" w:date="2026-10-08T00:00:00Z">
              <w:r>
                <w:rPr>
                  <w:sz w:val="18"/>
                  <w:szCs w:val="18"/>
                </w:rPr>
                <w:delText xml:space="preserve">bán</w:delText>
              </w:r>
            </w:del>
            <w:ins w:id="1677" w:author="Claude" w:date="2026-10-08T00:00:00Z">
              <w:r>
                <w:rPr>
                  <w:sz w:val="18"/>
                  <w:szCs w:val="18"/>
                </w:rPr>
                <w:t xml:space="preserve">ở</w:t>
              </w:r>
            </w:ins>
            <w:r>
              <w:rPr>
                <w:sz w:val="18"/>
                <w:szCs w:val="18"/>
              </w:rPr>
              <w:t xml:space="preserve"> </w:t>
            </w:r>
            <w:del w:id="1674" w:author="Claude" w:date="2026-10-08T00:00:00Z">
              <w:r>
                <w:rPr>
                  <w:sz w:val="18"/>
                  <w:szCs w:val="18"/>
                </w:rPr>
                <w:delText xml:space="preserve">lại</w:delText>
              </w:r>
            </w:del>
            <w:ins w:id="1675" w:author="Claude" w:date="2026-10-08T00:00:00Z">
              <w:r>
                <w:rPr>
                  <w:sz w:val="18"/>
                  <w:szCs w:val="18"/>
                </w:rPr>
                <w:t xml:space="preserve">Đã xử lý xong (Đang giữ tạm hoặc Đã đánh giá)</w:t>
              </w:r>
            </w:ins>
            <w:r>
              <w:rPr>
                <w:sz w:val="18"/>
                <w:szCs w:val="18"/>
              </w:rPr>
              <w:t xml:space="preserve">, nhắc qua JOB-07 (Bảng 3.4-3, Hình 3.4-6).</w:t>
            </w:r>
          </w:p>
        </w:tc>
      </w:tr>
      <w:tr w14:paraId="259B7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295EA3F">
            <w:pPr>
              <w:spacing w:after="0" w:line="240" w:lineRule="auto"/>
            </w:pPr>
            <w:r>
              <w:rPr>
                <w:b/>
                <w:sz w:val="18"/>
                <w:szCs w:val="18"/>
              </w:rPr>
              <w:t>Relationships / constraints</w:t>
            </w:r>
          </w:p>
        </w:tc>
        <w:tc>
          <w:tcPr>
            <w:tcW w:w="6800" w:type="dxa"/>
          </w:tcPr>
          <w:p w14:paraId="71DE5FB0">
            <w:pPr>
              <w:spacing w:after="0" w:line="240" w:lineRule="auto"/>
            </w:pPr>
            <w:r>
              <w:rPr>
                <w:sz w:val="18"/>
                <w:szCs w:val="18"/>
              </w:rPr>
              <w:t>Nhận vật lý không tự giảm nợ/ghi hoàn tiền; không phải nhập kho thành phẩm. Chủ HTX đánh giá phần bán lại trên chính bản ghi này, không có tiêu chí cố định; quá 3 ngày chưa bán lại thì cảnh báo Chủ HTX; phần bán lại được phân sang đơn mới ghi trên SalesOrder bán lại. Với đơn trả toàn bộ, ghi hàng trả thực nhận chuyển đơn từ Đã chấp nhận trả sang Đã nhận hàng trả.</w:t>
            </w:r>
          </w:p>
        </w:tc>
      </w:tr>
      <w:tr w14:paraId="13BF1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471B8E7">
            <w:pPr>
              <w:spacing w:after="0" w:line="240" w:lineRule="auto"/>
            </w:pPr>
            <w:r>
              <w:rPr>
                <w:b/>
                <w:sz w:val="18"/>
                <w:szCs w:val="18"/>
              </w:rPr>
              <w:t>Used in</w:t>
            </w:r>
          </w:p>
        </w:tc>
        <w:tc>
          <w:tcPr>
            <w:tcW w:w="6800" w:type="dxa"/>
          </w:tcPr>
          <w:p w14:paraId="2EED2F53">
            <w:pPr>
              <w:spacing w:after="0" w:line="240" w:lineRule="auto"/>
            </w:pPr>
            <w:r>
              <w:rPr>
                <w:sz w:val="18"/>
                <w:szCs w:val="18"/>
              </w:rPr>
              <w:t>UC52; BR-15/17; BR-22. Màn hình: SCR-36</w:t>
            </w:r>
          </w:p>
        </w:tc>
      </w:tr>
    </w:tbl>
    <w:p w14:paraId="1BD9C6F9">
      <w:pPr>
        <w:spacing w:after="0"/>
      </w:pPr>
    </w:p>
    <w:p w14:paraId="05C9790A">
      <w:pPr>
        <w:keepNext/>
        <w:spacing w:before="120" w:after="40"/>
      </w:pPr>
      <w:r>
        <w:rPr>
          <w:b/>
        </w:rPr>
        <w:t>E34 CustomerReceipt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4C72F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19635A6A">
            <w:pPr>
              <w:spacing w:after="0" w:line="240" w:lineRule="auto"/>
            </w:pPr>
            <w:r>
              <w:rPr>
                <w:b/>
                <w:sz w:val="18"/>
                <w:szCs w:val="18"/>
              </w:rPr>
              <w:t>Field</w:t>
            </w:r>
          </w:p>
        </w:tc>
        <w:tc>
          <w:tcPr>
            <w:tcW w:w="6800" w:type="dxa"/>
            <w:shd w:val="clear" w:color="auto" w:fill="DCE6F1"/>
          </w:tcPr>
          <w:p w14:paraId="519DEADA">
            <w:pPr>
              <w:spacing w:after="0" w:line="240" w:lineRule="auto"/>
            </w:pPr>
            <w:r>
              <w:rPr>
                <w:b/>
                <w:sz w:val="18"/>
                <w:szCs w:val="18"/>
              </w:rPr>
              <w:t>Value</w:t>
            </w:r>
          </w:p>
        </w:tc>
      </w:tr>
      <w:tr w14:paraId="6641E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99251BA">
            <w:pPr>
              <w:spacing w:after="0" w:line="240" w:lineRule="auto"/>
            </w:pPr>
            <w:r>
              <w:rPr>
                <w:b/>
                <w:sz w:val="18"/>
                <w:szCs w:val="18"/>
              </w:rPr>
              <w:t>Nhóm</w:t>
            </w:r>
          </w:p>
        </w:tc>
        <w:tc>
          <w:tcPr>
            <w:tcW w:w="6800" w:type="dxa"/>
          </w:tcPr>
          <w:p w14:paraId="2721316F">
            <w:pPr>
              <w:spacing w:after="0" w:line="240" w:lineRule="auto"/>
            </w:pPr>
            <w:r>
              <w:rPr>
                <w:sz w:val="18"/>
                <w:szCs w:val="18"/>
              </w:rPr>
              <w:t>Tài chính</w:t>
            </w:r>
          </w:p>
        </w:tc>
      </w:tr>
      <w:tr w14:paraId="0031C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3AA266B">
            <w:pPr>
              <w:spacing w:after="0" w:line="240" w:lineRule="auto"/>
            </w:pPr>
            <w:r>
              <w:rPr>
                <w:b/>
                <w:sz w:val="18"/>
                <w:szCs w:val="18"/>
              </w:rPr>
              <w:t>Purpose (mục đích)</w:t>
            </w:r>
          </w:p>
        </w:tc>
        <w:tc>
          <w:tcPr>
            <w:tcW w:w="6800" w:type="dxa"/>
          </w:tcPr>
          <w:p w14:paraId="5A3E514E">
            <w:pPr>
              <w:spacing w:after="0" w:line="240" w:lineRule="auto"/>
            </w:pPr>
            <w:r>
              <w:rPr>
                <w:sz w:val="18"/>
                <w:szCs w:val="18"/>
              </w:rPr>
              <w:t>Lưu lần tiền khách thực trả, kể cả trả nhiều lần hoặc ứng trước.</w:t>
            </w:r>
          </w:p>
        </w:tc>
      </w:tr>
      <w:tr w14:paraId="186D7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683B082">
            <w:pPr>
              <w:spacing w:after="0" w:line="240" w:lineRule="auto"/>
            </w:pPr>
            <w:r>
              <w:rPr>
                <w:b/>
                <w:sz w:val="18"/>
                <w:szCs w:val="18"/>
              </w:rPr>
              <w:t>Modeling type</w:t>
            </w:r>
          </w:p>
        </w:tc>
        <w:tc>
          <w:tcPr>
            <w:tcW w:w="6800" w:type="dxa"/>
          </w:tcPr>
          <w:p w14:paraId="3F9D3498">
            <w:pPr>
              <w:spacing w:after="0" w:line="240" w:lineRule="auto"/>
            </w:pPr>
            <w:r>
              <w:rPr>
                <w:sz w:val="18"/>
                <w:szCs w:val="18"/>
              </w:rPr>
              <w:t>C – dữ liệu/đối tượng được nguồn xác nhận</w:t>
            </w:r>
          </w:p>
        </w:tc>
      </w:tr>
      <w:tr w14:paraId="5F024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33649D9">
            <w:pPr>
              <w:spacing w:after="0" w:line="240" w:lineRule="auto"/>
            </w:pPr>
            <w:r>
              <w:rPr>
                <w:b/>
                <w:sz w:val="18"/>
                <w:szCs w:val="18"/>
              </w:rPr>
              <w:t>Key business attributes</w:t>
            </w:r>
          </w:p>
        </w:tc>
        <w:tc>
          <w:tcPr>
            <w:tcW w:w="6800" w:type="dxa"/>
          </w:tcPr>
          <w:p w14:paraId="567573CB">
            <w:pPr>
              <w:spacing w:after="0" w:line="240" w:lineRule="auto"/>
            </w:pPr>
            <w:r>
              <w:rPr>
                <w:sz w:val="18"/>
                <w:szCs w:val="18"/>
              </w:rPr>
              <w:t>receipt_id, customer_id, số tiền, ngày, phương thức, chứng cứ</w:t>
            </w:r>
          </w:p>
        </w:tc>
      </w:tr>
      <w:tr w14:paraId="5C137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65CCFAB">
            <w:pPr>
              <w:spacing w:after="0" w:line="240" w:lineRule="auto"/>
            </w:pPr>
            <w:r>
              <w:rPr>
                <w:b/>
                <w:sz w:val="18"/>
                <w:szCs w:val="18"/>
              </w:rPr>
              <w:t>Business identity</w:t>
            </w:r>
          </w:p>
        </w:tc>
        <w:tc>
          <w:tcPr>
            <w:tcW w:w="6800" w:type="dxa"/>
          </w:tcPr>
          <w:p w14:paraId="1B425600">
            <w:pPr>
              <w:spacing w:after="0" w:line="240" w:lineRule="auto"/>
            </w:pPr>
            <w:r>
              <w:rPr>
                <w:sz w:val="18"/>
                <w:szCs w:val="18"/>
              </w:rPr>
              <w:t>Khóa: receipt_id Khóa ngoại: customer_id.</w:t>
            </w:r>
          </w:p>
        </w:tc>
      </w:tr>
      <w:tr w14:paraId="14295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C9BE0D5">
            <w:pPr>
              <w:spacing w:after="0" w:line="240" w:lineRule="auto"/>
            </w:pPr>
            <w:r>
              <w:rPr>
                <w:b/>
                <w:sz w:val="18"/>
                <w:szCs w:val="18"/>
              </w:rPr>
              <w:t>Status / lifecycle</w:t>
            </w:r>
          </w:p>
        </w:tc>
        <w:tc>
          <w:tcPr>
            <w:tcW w:w="6800" w:type="dxa"/>
          </w:tcPr>
          <w:p w14:paraId="332FC9DB">
            <w:pPr>
              <w:spacing w:after="0" w:line="240" w:lineRule="auto"/>
            </w:pPr>
            <w:r>
              <w:rPr>
                <w:sz w:val="18"/>
                <w:szCs w:val="18"/>
              </w:rPr>
              <w:t>Không có vòng đời riêng.</w:t>
            </w:r>
          </w:p>
        </w:tc>
      </w:tr>
      <w:tr w14:paraId="4B2C4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A48BF77">
            <w:pPr>
              <w:spacing w:after="0" w:line="240" w:lineRule="auto"/>
            </w:pPr>
            <w:r>
              <w:rPr>
                <w:b/>
                <w:sz w:val="18"/>
                <w:szCs w:val="18"/>
              </w:rPr>
              <w:t>Relationships / constraints</w:t>
            </w:r>
          </w:p>
        </w:tc>
        <w:tc>
          <w:tcPr>
            <w:tcW w:w="6800" w:type="dxa"/>
          </w:tcPr>
          <w:p w14:paraId="7CAD9BBC">
            <w:pPr>
              <w:spacing w:after="0" w:line="240" w:lineRule="auto"/>
            </w:pPr>
            <w:r>
              <w:rPr>
                <w:sz w:val="18"/>
                <w:szCs w:val="18"/>
              </w:rPr>
              <w:t>Tiền thực nhận tách khỏi sale và có thể nhiều lần/ứng trước; số tiền là bội số 1.000 VND. Dữ liệu chung HTX (không gắn khu): chỉ vai trò được gán ở Toàn bộ khu thao tác (mục 4.4).</w:t>
            </w:r>
          </w:p>
        </w:tc>
      </w:tr>
      <w:tr w14:paraId="777E5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0DE92C3">
            <w:pPr>
              <w:spacing w:after="0" w:line="240" w:lineRule="auto"/>
            </w:pPr>
            <w:r>
              <w:rPr>
                <w:b/>
                <w:sz w:val="18"/>
                <w:szCs w:val="18"/>
              </w:rPr>
              <w:t>Used in</w:t>
            </w:r>
          </w:p>
        </w:tc>
        <w:tc>
          <w:tcPr>
            <w:tcW w:w="6800" w:type="dxa"/>
          </w:tcPr>
          <w:p w14:paraId="03F17B78">
            <w:pPr>
              <w:spacing w:after="0" w:line="240" w:lineRule="auto"/>
            </w:pPr>
            <w:r>
              <w:rPr>
                <w:sz w:val="18"/>
                <w:szCs w:val="18"/>
              </w:rPr>
              <w:t>UC49–50; BR-13. Màn hình: SCR-33, SCR-34</w:t>
            </w:r>
          </w:p>
        </w:tc>
      </w:tr>
    </w:tbl>
    <w:p w14:paraId="7DD15F02">
      <w:pPr>
        <w:spacing w:after="0"/>
      </w:pPr>
    </w:p>
    <w:p w14:paraId="74588917">
      <w:pPr>
        <w:keepNext/>
        <w:spacing w:before="120" w:after="40"/>
      </w:pPr>
      <w:r>
        <w:rPr>
          <w:b/>
        </w:rPr>
        <w:t>E35 ReceiptAllocation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7FC6E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249909F1">
            <w:pPr>
              <w:spacing w:after="0" w:line="240" w:lineRule="auto"/>
            </w:pPr>
            <w:r>
              <w:rPr>
                <w:b/>
                <w:sz w:val="18"/>
                <w:szCs w:val="18"/>
              </w:rPr>
              <w:t>Field</w:t>
            </w:r>
          </w:p>
        </w:tc>
        <w:tc>
          <w:tcPr>
            <w:tcW w:w="6800" w:type="dxa"/>
            <w:shd w:val="clear" w:color="auto" w:fill="DCE6F1"/>
          </w:tcPr>
          <w:p w14:paraId="2EF85988">
            <w:pPr>
              <w:spacing w:after="0" w:line="240" w:lineRule="auto"/>
            </w:pPr>
            <w:r>
              <w:rPr>
                <w:b/>
                <w:sz w:val="18"/>
                <w:szCs w:val="18"/>
              </w:rPr>
              <w:t>Value</w:t>
            </w:r>
          </w:p>
        </w:tc>
      </w:tr>
      <w:tr w14:paraId="5074C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66B2B30">
            <w:pPr>
              <w:spacing w:after="0" w:line="240" w:lineRule="auto"/>
            </w:pPr>
            <w:r>
              <w:rPr>
                <w:b/>
                <w:sz w:val="18"/>
                <w:szCs w:val="18"/>
              </w:rPr>
              <w:t>Nhóm</w:t>
            </w:r>
          </w:p>
        </w:tc>
        <w:tc>
          <w:tcPr>
            <w:tcW w:w="6800" w:type="dxa"/>
          </w:tcPr>
          <w:p w14:paraId="78777213">
            <w:pPr>
              <w:spacing w:after="0" w:line="240" w:lineRule="auto"/>
            </w:pPr>
            <w:r>
              <w:rPr>
                <w:sz w:val="18"/>
                <w:szCs w:val="18"/>
              </w:rPr>
              <w:t>Tài chính</w:t>
            </w:r>
          </w:p>
        </w:tc>
      </w:tr>
      <w:tr w14:paraId="68D5D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59C7AA5">
            <w:pPr>
              <w:spacing w:after="0" w:line="240" w:lineRule="auto"/>
            </w:pPr>
            <w:r>
              <w:rPr>
                <w:b/>
                <w:sz w:val="18"/>
                <w:szCs w:val="18"/>
              </w:rPr>
              <w:t>Purpose (mục đích)</w:t>
            </w:r>
          </w:p>
        </w:tc>
        <w:tc>
          <w:tcPr>
            <w:tcW w:w="6800" w:type="dxa"/>
          </w:tcPr>
          <w:p w14:paraId="57037989">
            <w:pPr>
              <w:spacing w:after="0" w:line="240" w:lineRule="auto"/>
            </w:pPr>
            <w:r>
              <w:rPr>
                <w:sz w:val="18"/>
                <w:szCs w:val="18"/>
              </w:rPr>
              <w:t>Một khoản thu có thể phân vào nhiều sale mà tổng không vượt khoản đã nhận.</w:t>
            </w:r>
          </w:p>
        </w:tc>
      </w:tr>
      <w:tr w14:paraId="326A2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B3D6440">
            <w:pPr>
              <w:spacing w:after="0" w:line="240" w:lineRule="auto"/>
            </w:pPr>
            <w:r>
              <w:rPr>
                <w:b/>
                <w:sz w:val="18"/>
                <w:szCs w:val="18"/>
              </w:rPr>
              <w:t>Modeling type</w:t>
            </w:r>
          </w:p>
        </w:tc>
        <w:tc>
          <w:tcPr>
            <w:tcW w:w="6800" w:type="dxa"/>
          </w:tcPr>
          <w:p w14:paraId="7E7961CD">
            <w:pPr>
              <w:spacing w:after="0" w:line="240" w:lineRule="auto"/>
            </w:pPr>
            <w:r>
              <w:rPr>
                <w:sz w:val="18"/>
                <w:szCs w:val="18"/>
              </w:rPr>
              <w:t>C – dữ liệu/đối tượng được nguồn xác nhận</w:t>
            </w:r>
          </w:p>
        </w:tc>
      </w:tr>
      <w:tr w14:paraId="1C7BA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2857330">
            <w:pPr>
              <w:spacing w:after="0" w:line="240" w:lineRule="auto"/>
            </w:pPr>
            <w:r>
              <w:rPr>
                <w:b/>
                <w:sz w:val="18"/>
                <w:szCs w:val="18"/>
              </w:rPr>
              <w:t>Key business attributes</w:t>
            </w:r>
          </w:p>
        </w:tc>
        <w:tc>
          <w:tcPr>
            <w:tcW w:w="6800" w:type="dxa"/>
          </w:tcPr>
          <w:p w14:paraId="78CB9D70">
            <w:pPr>
              <w:spacing w:after="0" w:line="240" w:lineRule="auto"/>
            </w:pPr>
            <w:r>
              <w:rPr>
                <w:sz w:val="18"/>
                <w:szCs w:val="18"/>
              </w:rPr>
              <w:t>allocation_id, receipt_id, sale_id, tiền phân bổ</w:t>
            </w:r>
          </w:p>
        </w:tc>
      </w:tr>
      <w:tr w14:paraId="204DE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6CA55B8">
            <w:pPr>
              <w:spacing w:after="0" w:line="240" w:lineRule="auto"/>
            </w:pPr>
            <w:r>
              <w:rPr>
                <w:b/>
                <w:sz w:val="18"/>
                <w:szCs w:val="18"/>
              </w:rPr>
              <w:t>Business identity</w:t>
            </w:r>
          </w:p>
        </w:tc>
        <w:tc>
          <w:tcPr>
            <w:tcW w:w="6800" w:type="dxa"/>
          </w:tcPr>
          <w:p w14:paraId="544E9F7F">
            <w:pPr>
              <w:spacing w:after="0" w:line="240" w:lineRule="auto"/>
            </w:pPr>
            <w:r>
              <w:rPr>
                <w:sz w:val="18"/>
                <w:szCs w:val="18"/>
              </w:rPr>
              <w:t>Khóa: allocation_id Khóa ngoại: receipt_id, sale_id.</w:t>
            </w:r>
          </w:p>
        </w:tc>
      </w:tr>
      <w:tr w14:paraId="24569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E90D4C3">
            <w:pPr>
              <w:spacing w:after="0" w:line="240" w:lineRule="auto"/>
            </w:pPr>
            <w:r>
              <w:rPr>
                <w:b/>
                <w:sz w:val="18"/>
                <w:szCs w:val="18"/>
              </w:rPr>
              <w:t>Status / lifecycle</w:t>
            </w:r>
          </w:p>
        </w:tc>
        <w:tc>
          <w:tcPr>
            <w:tcW w:w="6800" w:type="dxa"/>
          </w:tcPr>
          <w:p w14:paraId="6A9DFACC">
            <w:pPr>
              <w:spacing w:after="0" w:line="240" w:lineRule="auto"/>
            </w:pPr>
            <w:r>
              <w:rPr>
                <w:sz w:val="18"/>
                <w:szCs w:val="18"/>
              </w:rPr>
              <w:t>Không có vòng đời riêng.</w:t>
            </w:r>
          </w:p>
        </w:tc>
      </w:tr>
      <w:tr w14:paraId="5400A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4261A32">
            <w:pPr>
              <w:spacing w:after="0" w:line="240" w:lineRule="auto"/>
            </w:pPr>
            <w:r>
              <w:rPr>
                <w:b/>
                <w:sz w:val="18"/>
                <w:szCs w:val="18"/>
              </w:rPr>
              <w:t>Relationships / constraints</w:t>
            </w:r>
          </w:p>
        </w:tc>
        <w:tc>
          <w:tcPr>
            <w:tcW w:w="6800" w:type="dxa"/>
          </w:tcPr>
          <w:p w14:paraId="350B6D93">
            <w:pPr>
              <w:spacing w:after="0" w:line="240" w:lineRule="auto"/>
            </w:pPr>
            <w:r>
              <w:rPr>
                <w:sz w:val="18"/>
                <w:szCs w:val="18"/>
              </w:rPr>
              <w:t>Một khoản thu chia nhiều sale; tổng phân bổ không vượt tiền nhận; số tiền là bội số 1.000 VND.</w:t>
            </w:r>
          </w:p>
        </w:tc>
      </w:tr>
      <w:tr w14:paraId="370F2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8073404">
            <w:pPr>
              <w:spacing w:after="0" w:line="240" w:lineRule="auto"/>
            </w:pPr>
            <w:r>
              <w:rPr>
                <w:b/>
                <w:sz w:val="18"/>
                <w:szCs w:val="18"/>
              </w:rPr>
              <w:t>Used in</w:t>
            </w:r>
          </w:p>
        </w:tc>
        <w:tc>
          <w:tcPr>
            <w:tcW w:w="6800" w:type="dxa"/>
          </w:tcPr>
          <w:p w14:paraId="75C087B1">
            <w:pPr>
              <w:spacing w:after="0" w:line="240" w:lineRule="auto"/>
            </w:pPr>
            <w:r>
              <w:rPr>
                <w:sz w:val="18"/>
                <w:szCs w:val="18"/>
              </w:rPr>
              <w:t>UC49–50. Màn hình: SCR-33, SCR-34</w:t>
            </w:r>
          </w:p>
        </w:tc>
      </w:tr>
    </w:tbl>
    <w:p w14:paraId="30DE6C99">
      <w:pPr>
        <w:spacing w:after="0"/>
      </w:pPr>
    </w:p>
    <w:p w14:paraId="6B898DA7">
      <w:pPr>
        <w:keepNext/>
        <w:spacing w:before="120" w:after="40"/>
      </w:pPr>
      <w:r>
        <w:rPr>
          <w:b/>
        </w:rPr>
        <w:t>E36 CustomerCredit (I)</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606E6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6F82D89C">
            <w:pPr>
              <w:spacing w:after="0" w:line="240" w:lineRule="auto"/>
            </w:pPr>
            <w:r>
              <w:rPr>
                <w:b/>
                <w:sz w:val="18"/>
                <w:szCs w:val="18"/>
              </w:rPr>
              <w:t>Field</w:t>
            </w:r>
          </w:p>
        </w:tc>
        <w:tc>
          <w:tcPr>
            <w:tcW w:w="6800" w:type="dxa"/>
            <w:shd w:val="clear" w:color="auto" w:fill="DCE6F1"/>
          </w:tcPr>
          <w:p w14:paraId="292147A5">
            <w:pPr>
              <w:spacing w:after="0" w:line="240" w:lineRule="auto"/>
            </w:pPr>
            <w:r>
              <w:rPr>
                <w:b/>
                <w:sz w:val="18"/>
                <w:szCs w:val="18"/>
              </w:rPr>
              <w:t>Value</w:t>
            </w:r>
          </w:p>
        </w:tc>
      </w:tr>
      <w:tr w14:paraId="73380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B21D7B6">
            <w:pPr>
              <w:spacing w:after="0" w:line="240" w:lineRule="auto"/>
            </w:pPr>
            <w:r>
              <w:rPr>
                <w:b/>
                <w:sz w:val="18"/>
                <w:szCs w:val="18"/>
              </w:rPr>
              <w:t>Nhóm</w:t>
            </w:r>
          </w:p>
        </w:tc>
        <w:tc>
          <w:tcPr>
            <w:tcW w:w="6800" w:type="dxa"/>
          </w:tcPr>
          <w:p w14:paraId="1BD414AB">
            <w:pPr>
              <w:spacing w:after="0" w:line="240" w:lineRule="auto"/>
            </w:pPr>
            <w:r>
              <w:rPr>
                <w:sz w:val="18"/>
                <w:szCs w:val="18"/>
              </w:rPr>
              <w:t>Tài chính</w:t>
            </w:r>
          </w:p>
        </w:tc>
      </w:tr>
      <w:tr w14:paraId="7B3D0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7110C31">
            <w:pPr>
              <w:spacing w:after="0" w:line="240" w:lineRule="auto"/>
            </w:pPr>
            <w:r>
              <w:rPr>
                <w:b/>
                <w:sz w:val="18"/>
                <w:szCs w:val="18"/>
              </w:rPr>
              <w:t>Purpose (mục đích)</w:t>
            </w:r>
          </w:p>
        </w:tc>
        <w:tc>
          <w:tcPr>
            <w:tcW w:w="6800" w:type="dxa"/>
          </w:tcPr>
          <w:p w14:paraId="623841C2">
            <w:pPr>
              <w:spacing w:after="0" w:line="240" w:lineRule="auto"/>
            </w:pPr>
            <w:r>
              <w:rPr>
                <w:sz w:val="18"/>
                <w:szCs w:val="18"/>
              </w:rPr>
              <w:t>Theo dõi tín dụng do khoản giảm giá đã duyệt hoặc tiền đã thu chưa phân bổ; tín dụng khi chỉ trả hàng phát sinh từ quyết định của Chủ HTX ở UC52.</w:t>
            </w:r>
          </w:p>
        </w:tc>
      </w:tr>
      <w:tr w14:paraId="16542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DD01906">
            <w:pPr>
              <w:spacing w:after="0" w:line="240" w:lineRule="auto"/>
            </w:pPr>
            <w:r>
              <w:rPr>
                <w:b/>
                <w:sz w:val="18"/>
                <w:szCs w:val="18"/>
              </w:rPr>
              <w:t>Modeling type</w:t>
            </w:r>
          </w:p>
        </w:tc>
        <w:tc>
          <w:tcPr>
            <w:tcW w:w="6800" w:type="dxa"/>
          </w:tcPr>
          <w:p w14:paraId="6FABA512">
            <w:pPr>
              <w:spacing w:after="0" w:line="240" w:lineRule="auto"/>
            </w:pPr>
            <w:r>
              <w:rPr>
                <w:sz w:val="18"/>
                <w:szCs w:val="18"/>
              </w:rPr>
              <w:t>I – cấu trúc suy luận để bảo toàn quy tắc</w:t>
            </w:r>
          </w:p>
        </w:tc>
      </w:tr>
      <w:tr w14:paraId="01BE5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9416747">
            <w:pPr>
              <w:spacing w:after="0" w:line="240" w:lineRule="auto"/>
            </w:pPr>
            <w:r>
              <w:rPr>
                <w:b/>
                <w:sz w:val="18"/>
                <w:szCs w:val="18"/>
              </w:rPr>
              <w:t>Key business attributes</w:t>
            </w:r>
          </w:p>
        </w:tc>
        <w:tc>
          <w:tcPr>
            <w:tcW w:w="6800" w:type="dxa"/>
          </w:tcPr>
          <w:p w14:paraId="7EAE4244">
            <w:pPr>
              <w:spacing w:after="0" w:line="240" w:lineRule="auto"/>
            </w:pPr>
            <w:r>
              <w:rPr>
                <w:sz w:val="18"/>
                <w:szCs w:val="18"/>
              </w:rPr>
              <w:t xml:space="preserve">credit_id, customer_id, source_sale_id (tùy chọn), source_adjustment_id (tùy chọn), </w:t>
            </w:r>
            <w:ins w:id="1680" w:author="Claude" w:date="2026-10-08T00:00:00Z">
              <w:r>
                <w:rPr>
                  <w:sz w:val="18"/>
                  <w:szCs w:val="18"/>
                </w:rPr>
                <w:t xml:space="preserve">source_receipt_id (tùy chọn; tiền ứng trước chưa phân bổ), </w:t>
              </w:r>
            </w:ins>
            <w:r>
              <w:rPr>
                <w:sz w:val="18"/>
                <w:szCs w:val="18"/>
              </w:rPr>
              <w:t xml:space="preserve">số tiền</w:t>
            </w:r>
          </w:p>
        </w:tc>
      </w:tr>
      <w:tr w14:paraId="772A3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EFB8BA6">
            <w:pPr>
              <w:spacing w:after="0" w:line="240" w:lineRule="auto"/>
            </w:pPr>
            <w:r>
              <w:rPr>
                <w:b/>
                <w:sz w:val="18"/>
                <w:szCs w:val="18"/>
              </w:rPr>
              <w:t>Business identity</w:t>
            </w:r>
          </w:p>
        </w:tc>
        <w:tc>
          <w:tcPr>
            <w:tcW w:w="6800" w:type="dxa"/>
          </w:tcPr>
          <w:p w14:paraId="3EA9D0A8">
            <w:pPr>
              <w:spacing w:after="0" w:line="240" w:lineRule="auto"/>
            </w:pPr>
            <w:r>
              <w:rPr>
                <w:sz w:val="18"/>
                <w:szCs w:val="18"/>
              </w:rPr>
              <w:t xml:space="preserve">Khóa: credit_id Khóa ngoại: customer_id, source_sale_id, </w:t>
            </w:r>
            <w:del w:id="1681" w:author="Claude" w:date="2026-10-08T00:00:00Z">
              <w:r>
                <w:rPr>
                  <w:sz w:val="18"/>
                  <w:szCs w:val="18"/>
                </w:rPr>
                <w:delText xml:space="preserve">source_adjustment_id.</w:delText>
              </w:r>
            </w:del>
            <w:ins w:id="1682" w:author="Claude" w:date="2026-10-08T00:00:00Z">
              <w:r>
                <w:rPr>
                  <w:sz w:val="18"/>
                  <w:szCs w:val="18"/>
                </w:rPr>
                <w:t xml:space="preserve">source_adjustment_id, source_receipt_id.</w:t>
              </w:r>
            </w:ins>
          </w:p>
        </w:tc>
      </w:tr>
      <w:tr w14:paraId="5DF2A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830E28A">
            <w:pPr>
              <w:spacing w:after="0" w:line="240" w:lineRule="auto"/>
            </w:pPr>
            <w:r>
              <w:rPr>
                <w:b/>
                <w:sz w:val="18"/>
                <w:szCs w:val="18"/>
              </w:rPr>
              <w:t>Status / lifecycle</w:t>
            </w:r>
          </w:p>
        </w:tc>
        <w:tc>
          <w:tcPr>
            <w:tcW w:w="6800" w:type="dxa"/>
          </w:tcPr>
          <w:p w14:paraId="6496A201">
            <w:pPr>
              <w:spacing w:after="0" w:line="240" w:lineRule="auto"/>
            </w:pPr>
            <w:r>
              <w:rPr>
                <w:sz w:val="18"/>
                <w:szCs w:val="18"/>
              </w:rPr>
              <w:t>Không lưu trạng thái. “Còn, đã dùng hết, đã hoàn” suy ra từ số dư sau các lần cấn trừ và hoàn tiền.</w:t>
            </w:r>
          </w:p>
        </w:tc>
      </w:tr>
      <w:tr w14:paraId="5356E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A0F35FA">
            <w:pPr>
              <w:spacing w:after="0" w:line="240" w:lineRule="auto"/>
            </w:pPr>
            <w:r>
              <w:rPr>
                <w:b/>
                <w:sz w:val="18"/>
                <w:szCs w:val="18"/>
              </w:rPr>
              <w:t>Relationships / constraints</w:t>
            </w:r>
          </w:p>
        </w:tc>
        <w:tc>
          <w:tcPr>
            <w:tcW w:w="6800" w:type="dxa"/>
          </w:tcPr>
          <w:p w14:paraId="374D282E">
            <w:pPr>
              <w:spacing w:after="0" w:line="240" w:lineRule="auto"/>
            </w:pPr>
            <w:r>
              <w:rPr>
                <w:sz w:val="18"/>
                <w:szCs w:val="18"/>
              </w:rPr>
              <w:t>Tín dụng do giảm giá đã duyệt là rõ; tín dụng do chỉ trả hàng chỉ phát sinh khi Chủ HTX ghi quyết định kèm số tiền; số tiền là bội số 1.000 VND.</w:t>
            </w:r>
          </w:p>
        </w:tc>
      </w:tr>
      <w:tr w14:paraId="0C829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E3CCC0C">
            <w:pPr>
              <w:spacing w:after="0" w:line="240" w:lineRule="auto"/>
            </w:pPr>
            <w:r>
              <w:rPr>
                <w:b/>
                <w:sz w:val="18"/>
                <w:szCs w:val="18"/>
              </w:rPr>
              <w:t>Used in</w:t>
            </w:r>
          </w:p>
        </w:tc>
        <w:tc>
          <w:tcPr>
            <w:tcW w:w="6800" w:type="dxa"/>
          </w:tcPr>
          <w:p w14:paraId="392A44AD">
            <w:pPr>
              <w:spacing w:after="0" w:line="240" w:lineRule="auto"/>
            </w:pPr>
            <w:r>
              <w:rPr>
                <w:sz w:val="18"/>
                <w:szCs w:val="18"/>
              </w:rPr>
              <w:t>UC50, UC52–54; BR-16, BR-22, BR-24. Màn hình: SCR-34, SCR-36, SCR-37, SCR-38</w:t>
            </w:r>
          </w:p>
        </w:tc>
      </w:tr>
    </w:tbl>
    <w:p w14:paraId="1CE2604F">
      <w:pPr>
        <w:spacing w:after="0"/>
      </w:pPr>
    </w:p>
    <w:p w14:paraId="3A23A727">
      <w:pPr>
        <w:keepNext/>
        <w:spacing w:before="120" w:after="40"/>
      </w:pPr>
      <w:r>
        <w:rPr>
          <w:b/>
        </w:rPr>
        <w:t>E37 CustomerRefund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625AC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2200" w:type="dxa"/>
            <w:shd w:val="clear" w:color="auto" w:fill="DCE6F1"/>
          </w:tcPr>
          <w:p w14:paraId="6FE21259">
            <w:pPr>
              <w:spacing w:after="0" w:line="240" w:lineRule="auto"/>
            </w:pPr>
            <w:r>
              <w:rPr>
                <w:b/>
                <w:sz w:val="18"/>
                <w:szCs w:val="18"/>
              </w:rPr>
              <w:t>Field</w:t>
            </w:r>
          </w:p>
        </w:tc>
        <w:tc>
          <w:tcPr>
            <w:tcW w:w="6800" w:type="dxa"/>
            <w:shd w:val="clear" w:color="auto" w:fill="DCE6F1"/>
          </w:tcPr>
          <w:p w14:paraId="01ECBEFC">
            <w:pPr>
              <w:spacing w:after="0" w:line="240" w:lineRule="auto"/>
            </w:pPr>
            <w:r>
              <w:rPr>
                <w:b/>
                <w:sz w:val="18"/>
                <w:szCs w:val="18"/>
              </w:rPr>
              <w:t>Value</w:t>
            </w:r>
          </w:p>
        </w:tc>
      </w:tr>
      <w:tr w14:paraId="15266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9BA6394">
            <w:pPr>
              <w:spacing w:after="0" w:line="240" w:lineRule="auto"/>
            </w:pPr>
            <w:r>
              <w:rPr>
                <w:b/>
                <w:sz w:val="18"/>
                <w:szCs w:val="18"/>
              </w:rPr>
              <w:t>Nhóm</w:t>
            </w:r>
          </w:p>
        </w:tc>
        <w:tc>
          <w:tcPr>
            <w:tcW w:w="6800" w:type="dxa"/>
          </w:tcPr>
          <w:p w14:paraId="392796C8">
            <w:pPr>
              <w:spacing w:after="0" w:line="240" w:lineRule="auto"/>
            </w:pPr>
            <w:r>
              <w:rPr>
                <w:sz w:val="18"/>
                <w:szCs w:val="18"/>
              </w:rPr>
              <w:t>Tài chính</w:t>
            </w:r>
          </w:p>
        </w:tc>
      </w:tr>
      <w:tr w14:paraId="18CC9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C4F5F97">
            <w:pPr>
              <w:spacing w:after="0" w:line="240" w:lineRule="auto"/>
            </w:pPr>
            <w:r>
              <w:rPr>
                <w:b/>
                <w:sz w:val="18"/>
                <w:szCs w:val="18"/>
              </w:rPr>
              <w:t>Purpose (mục đích)</w:t>
            </w:r>
          </w:p>
        </w:tc>
        <w:tc>
          <w:tcPr>
            <w:tcW w:w="6800" w:type="dxa"/>
          </w:tcPr>
          <w:p w14:paraId="7321B12C">
            <w:pPr>
              <w:spacing w:after="0" w:line="240" w:lineRule="auto"/>
            </w:pPr>
            <w:r>
              <w:rPr>
                <w:sz w:val="18"/>
                <w:szCs w:val="18"/>
              </w:rPr>
              <w:t>Chỉ ghi số tiền đã thực sự chi cho khách, theo từng lần.</w:t>
            </w:r>
          </w:p>
        </w:tc>
      </w:tr>
      <w:tr w14:paraId="7FD6B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74B4EFB">
            <w:pPr>
              <w:spacing w:after="0" w:line="240" w:lineRule="auto"/>
            </w:pPr>
            <w:r>
              <w:rPr>
                <w:b/>
                <w:sz w:val="18"/>
                <w:szCs w:val="18"/>
              </w:rPr>
              <w:t>Modeling type</w:t>
            </w:r>
          </w:p>
        </w:tc>
        <w:tc>
          <w:tcPr>
            <w:tcW w:w="6800" w:type="dxa"/>
          </w:tcPr>
          <w:p w14:paraId="2ECDC812">
            <w:pPr>
              <w:spacing w:after="0" w:line="240" w:lineRule="auto"/>
            </w:pPr>
            <w:r>
              <w:rPr>
                <w:sz w:val="18"/>
                <w:szCs w:val="18"/>
              </w:rPr>
              <w:t>C – dữ liệu/đối tượng được nguồn xác nhận</w:t>
            </w:r>
          </w:p>
        </w:tc>
      </w:tr>
      <w:tr w14:paraId="6AAC5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7CF0C69">
            <w:pPr>
              <w:spacing w:after="0" w:line="240" w:lineRule="auto"/>
            </w:pPr>
            <w:r>
              <w:rPr>
                <w:b/>
                <w:sz w:val="18"/>
                <w:szCs w:val="18"/>
              </w:rPr>
              <w:t>Key business attributes</w:t>
            </w:r>
          </w:p>
        </w:tc>
        <w:tc>
          <w:tcPr>
            <w:tcW w:w="6800" w:type="dxa"/>
          </w:tcPr>
          <w:p w14:paraId="44C404B2">
            <w:pPr>
              <w:spacing w:after="0" w:line="240" w:lineRule="auto"/>
            </w:pPr>
            <w:r>
              <w:rPr>
                <w:sz w:val="18"/>
                <w:szCs w:val="18"/>
              </w:rPr>
              <w:t>refund_id, customer_id, credit_id (tùy chọn), tiền thực trả, ngày, phương thức, chứng từ</w:t>
            </w:r>
          </w:p>
        </w:tc>
      </w:tr>
      <w:tr w14:paraId="6A1FF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948668B">
            <w:pPr>
              <w:spacing w:after="0" w:line="240" w:lineRule="auto"/>
            </w:pPr>
            <w:r>
              <w:rPr>
                <w:b/>
                <w:sz w:val="18"/>
                <w:szCs w:val="18"/>
              </w:rPr>
              <w:t>Business identity</w:t>
            </w:r>
          </w:p>
        </w:tc>
        <w:tc>
          <w:tcPr>
            <w:tcW w:w="6800" w:type="dxa"/>
          </w:tcPr>
          <w:p w14:paraId="3C3CD643">
            <w:pPr>
              <w:spacing w:after="0" w:line="240" w:lineRule="auto"/>
            </w:pPr>
            <w:r>
              <w:rPr>
                <w:sz w:val="18"/>
                <w:szCs w:val="18"/>
              </w:rPr>
              <w:t>Khóa: refund_id Khóa ngoại: customer_id, credit_id.</w:t>
            </w:r>
          </w:p>
        </w:tc>
      </w:tr>
      <w:tr w14:paraId="14A80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5629632">
            <w:pPr>
              <w:spacing w:after="0" w:line="240" w:lineRule="auto"/>
            </w:pPr>
            <w:r>
              <w:rPr>
                <w:b/>
                <w:sz w:val="18"/>
                <w:szCs w:val="18"/>
              </w:rPr>
              <w:t>Status / lifecycle</w:t>
            </w:r>
          </w:p>
        </w:tc>
        <w:tc>
          <w:tcPr>
            <w:tcW w:w="6800" w:type="dxa"/>
          </w:tcPr>
          <w:p w14:paraId="3BA79D58">
            <w:pPr>
              <w:spacing w:after="0" w:line="240" w:lineRule="auto"/>
            </w:pPr>
            <w:r>
              <w:rPr>
                <w:sz w:val="18"/>
                <w:szCs w:val="18"/>
              </w:rPr>
              <w:t>Không có vòng đời riêng.</w:t>
            </w:r>
          </w:p>
        </w:tc>
      </w:tr>
      <w:tr w14:paraId="6418B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47A8DCC">
            <w:pPr>
              <w:spacing w:after="0" w:line="240" w:lineRule="auto"/>
            </w:pPr>
            <w:r>
              <w:rPr>
                <w:b/>
                <w:sz w:val="18"/>
                <w:szCs w:val="18"/>
              </w:rPr>
              <w:t>Relationships / constraints</w:t>
            </w:r>
          </w:p>
        </w:tc>
        <w:tc>
          <w:tcPr>
            <w:tcW w:w="6800" w:type="dxa"/>
          </w:tcPr>
          <w:p w14:paraId="4F3094A5">
            <w:pPr>
              <w:spacing w:after="0" w:line="240" w:lineRule="auto"/>
            </w:pPr>
            <w:r>
              <w:rPr>
                <w:sz w:val="18"/>
                <w:szCs w:val="18"/>
              </w:rPr>
              <w:t>Không ghi hoàn khi chỉ có quyết định; nhiều đợt hoàn có thể xảy ra; số tiền là bội số 1.000 VND.</w:t>
            </w:r>
          </w:p>
        </w:tc>
      </w:tr>
      <w:tr w14:paraId="2A3B7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E75559B">
            <w:pPr>
              <w:spacing w:after="0" w:line="240" w:lineRule="auto"/>
            </w:pPr>
            <w:r>
              <w:rPr>
                <w:b/>
                <w:sz w:val="18"/>
                <w:szCs w:val="18"/>
              </w:rPr>
              <w:t>Used in</w:t>
            </w:r>
          </w:p>
        </w:tc>
        <w:tc>
          <w:tcPr>
            <w:tcW w:w="6800" w:type="dxa"/>
          </w:tcPr>
          <w:p w14:paraId="6102F774">
            <w:pPr>
              <w:spacing w:after="0" w:line="240" w:lineRule="auto"/>
            </w:pPr>
            <w:r>
              <w:rPr>
                <w:sz w:val="18"/>
                <w:szCs w:val="18"/>
              </w:rPr>
              <w:t>UC54; BR-15/16. Màn hình: SCR-38</w:t>
            </w:r>
          </w:p>
        </w:tc>
      </w:tr>
    </w:tbl>
    <w:p w14:paraId="7E1399CA">
      <w:pPr>
        <w:spacing w:after="0"/>
      </w:pPr>
    </w:p>
    <w:p w14:paraId="1CA17CE2">
      <w:pPr>
        <w:keepNext/>
        <w:spacing w:before="120" w:after="40"/>
      </w:pPr>
      <w:r>
        <w:rPr>
          <w:b/>
        </w:rPr>
        <w:t>E38 Contractor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72ADC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4156C917">
            <w:pPr>
              <w:spacing w:after="0" w:line="240" w:lineRule="auto"/>
            </w:pPr>
            <w:r>
              <w:rPr>
                <w:b/>
                <w:sz w:val="18"/>
                <w:szCs w:val="18"/>
              </w:rPr>
              <w:t>Field</w:t>
            </w:r>
          </w:p>
        </w:tc>
        <w:tc>
          <w:tcPr>
            <w:tcW w:w="6800" w:type="dxa"/>
            <w:shd w:val="clear" w:color="auto" w:fill="DCE6F1"/>
          </w:tcPr>
          <w:p w14:paraId="20E0E777">
            <w:pPr>
              <w:spacing w:after="0" w:line="240" w:lineRule="auto"/>
            </w:pPr>
            <w:r>
              <w:rPr>
                <w:b/>
                <w:sz w:val="18"/>
                <w:szCs w:val="18"/>
              </w:rPr>
              <w:t>Value</w:t>
            </w:r>
          </w:p>
        </w:tc>
      </w:tr>
      <w:tr w14:paraId="24DCF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0625A77">
            <w:pPr>
              <w:spacing w:after="0" w:line="240" w:lineRule="auto"/>
            </w:pPr>
            <w:r>
              <w:rPr>
                <w:b/>
                <w:sz w:val="18"/>
                <w:szCs w:val="18"/>
              </w:rPr>
              <w:t>Nhóm</w:t>
            </w:r>
          </w:p>
        </w:tc>
        <w:tc>
          <w:tcPr>
            <w:tcW w:w="6800" w:type="dxa"/>
          </w:tcPr>
          <w:p w14:paraId="33E9FFC7">
            <w:pPr>
              <w:spacing w:after="0" w:line="240" w:lineRule="auto"/>
            </w:pPr>
            <w:r>
              <w:rPr>
                <w:sz w:val="18"/>
                <w:szCs w:val="18"/>
              </w:rPr>
              <w:t>Lao động</w:t>
            </w:r>
          </w:p>
        </w:tc>
      </w:tr>
      <w:tr w14:paraId="1B4F4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3952EF4">
            <w:pPr>
              <w:spacing w:after="0" w:line="240" w:lineRule="auto"/>
            </w:pPr>
            <w:r>
              <w:rPr>
                <w:b/>
                <w:sz w:val="18"/>
                <w:szCs w:val="18"/>
              </w:rPr>
              <w:t>Purpose (mục đích)</w:t>
            </w:r>
          </w:p>
        </w:tc>
        <w:tc>
          <w:tcPr>
            <w:tcW w:w="6800" w:type="dxa"/>
          </w:tcPr>
          <w:p w14:paraId="4739A319">
            <w:pPr>
              <w:spacing w:after="0" w:line="240" w:lineRule="auto"/>
            </w:pPr>
            <w:r>
              <w:rPr>
                <w:sz w:val="18"/>
                <w:szCs w:val="18"/>
              </w:rPr>
              <w:t xml:space="preserve">Trung gian nhận khoán là người HTX liên hệ và chi tiền thời </w:t>
            </w:r>
            <w:del w:id="1685" w:author="Claude" w:date="2026-10-08T00:00:00Z">
              <w:r>
                <w:rPr>
                  <w:sz w:val="18"/>
                  <w:szCs w:val="18"/>
                </w:rPr>
                <w:delText xml:space="preserve">vụ.</w:delText>
              </w:r>
            </w:del>
            <w:ins w:id="1686" w:author="Claude" w:date="2026-10-08T00:00:00Z">
              <w:r>
                <w:rPr>
                  <w:sz w:val="18"/>
                  <w:szCs w:val="18"/>
                </w:rPr>
                <w:t xml:space="preserve">vụ, hoặc nhận khoán trọn một việc (UC56).</w:t>
              </w:r>
            </w:ins>
          </w:p>
        </w:tc>
      </w:tr>
      <w:tr w14:paraId="3BCFE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60F6F14">
            <w:pPr>
              <w:spacing w:after="0" w:line="240" w:lineRule="auto"/>
            </w:pPr>
            <w:r>
              <w:rPr>
                <w:b/>
                <w:sz w:val="18"/>
                <w:szCs w:val="18"/>
              </w:rPr>
              <w:t>Modeling type</w:t>
            </w:r>
          </w:p>
        </w:tc>
        <w:tc>
          <w:tcPr>
            <w:tcW w:w="6800" w:type="dxa"/>
          </w:tcPr>
          <w:p w14:paraId="5FE6A390">
            <w:pPr>
              <w:spacing w:after="0" w:line="240" w:lineRule="auto"/>
            </w:pPr>
            <w:r>
              <w:rPr>
                <w:sz w:val="18"/>
                <w:szCs w:val="18"/>
              </w:rPr>
              <w:t>C – dữ liệu/đối tượng được nguồn xác nhận</w:t>
            </w:r>
          </w:p>
        </w:tc>
      </w:tr>
      <w:tr w14:paraId="08D29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58968BB">
            <w:pPr>
              <w:spacing w:after="0" w:line="240" w:lineRule="auto"/>
            </w:pPr>
            <w:r>
              <w:rPr>
                <w:b/>
                <w:sz w:val="18"/>
                <w:szCs w:val="18"/>
              </w:rPr>
              <w:t>Key business attributes</w:t>
            </w:r>
          </w:p>
        </w:tc>
        <w:tc>
          <w:tcPr>
            <w:tcW w:w="6800" w:type="dxa"/>
          </w:tcPr>
          <w:p w14:paraId="4D6F354C">
            <w:pPr>
              <w:spacing w:after="0" w:line="240" w:lineRule="auto"/>
            </w:pPr>
            <w:r>
              <w:rPr>
                <w:sz w:val="18"/>
                <w:szCs w:val="18"/>
              </w:rPr>
              <w:t>contractor_id, người nhận khoán, liên hệ, status_id (nhóm USAGE)</w:t>
            </w:r>
          </w:p>
        </w:tc>
      </w:tr>
      <w:tr w14:paraId="67933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9BF373B">
            <w:pPr>
              <w:spacing w:after="0" w:line="240" w:lineRule="auto"/>
            </w:pPr>
            <w:r>
              <w:rPr>
                <w:b/>
                <w:sz w:val="18"/>
                <w:szCs w:val="18"/>
              </w:rPr>
              <w:t>Business identity</w:t>
            </w:r>
          </w:p>
        </w:tc>
        <w:tc>
          <w:tcPr>
            <w:tcW w:w="6800" w:type="dxa"/>
          </w:tcPr>
          <w:p w14:paraId="0941869C">
            <w:pPr>
              <w:spacing w:after="0" w:line="240" w:lineRule="auto"/>
            </w:pPr>
            <w:r>
              <w:rPr>
                <w:sz w:val="18"/>
                <w:szCs w:val="18"/>
              </w:rPr>
              <w:t>Khóa: contractor_id Khóa ngoại: status_id.</w:t>
            </w:r>
          </w:p>
        </w:tc>
      </w:tr>
      <w:tr w14:paraId="4E328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65B376F">
            <w:pPr>
              <w:spacing w:after="0" w:line="240" w:lineRule="auto"/>
            </w:pPr>
            <w:r>
              <w:rPr>
                <w:b/>
                <w:sz w:val="18"/>
                <w:szCs w:val="18"/>
              </w:rPr>
              <w:t>Status / lifecycle</w:t>
            </w:r>
          </w:p>
        </w:tc>
        <w:tc>
          <w:tcPr>
            <w:tcW w:w="6800" w:type="dxa"/>
          </w:tcPr>
          <w:p w14:paraId="1F49E5E7">
            <w:pPr>
              <w:spacing w:after="0" w:line="240" w:lineRule="auto"/>
            </w:pPr>
            <w:r>
              <w:rPr>
                <w:sz w:val="18"/>
                <w:szCs w:val="18"/>
              </w:rPr>
              <w:t>status_id thuộc nhóm USAGE: Đang dùng (đầu), Ngừng dùng; đổi ở UC55. Chặn ngừng dùng: Còn quyết toán chưa Đã chi đủ. Mục 3.4 (BR-29, BR-30).</w:t>
            </w:r>
          </w:p>
        </w:tc>
      </w:tr>
      <w:tr w14:paraId="6C040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DEB2A5B">
            <w:pPr>
              <w:spacing w:after="0" w:line="240" w:lineRule="auto"/>
            </w:pPr>
            <w:r>
              <w:rPr>
                <w:b/>
                <w:sz w:val="18"/>
                <w:szCs w:val="18"/>
              </w:rPr>
              <w:t>Relationships / constraints</w:t>
            </w:r>
          </w:p>
        </w:tc>
        <w:tc>
          <w:tcPr>
            <w:tcW w:w="6800" w:type="dxa"/>
          </w:tcPr>
          <w:p w14:paraId="3CC6EF38">
            <w:pPr>
              <w:spacing w:after="0" w:line="240" w:lineRule="auto"/>
            </w:pPr>
            <w:r>
              <w:rPr>
                <w:sz w:val="18"/>
                <w:szCs w:val="18"/>
              </w:rPr>
              <w:t>HTX liên lạc và trả tiền cho trung gian, không trả trực tiếp theo mỗi worker trong mô hình này. Dữ liệu chung HTX (không gắn khu): chỉ vai trò được gán ở Toàn bộ khu thao tác (mục 4.4). Nhận khoán việc (WorkAssignment) với số tiền khoán.</w:t>
            </w:r>
          </w:p>
        </w:tc>
      </w:tr>
      <w:tr w14:paraId="0B2B9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B30AA0F">
            <w:pPr>
              <w:spacing w:after="0" w:line="240" w:lineRule="auto"/>
            </w:pPr>
            <w:r>
              <w:rPr>
                <w:b/>
                <w:sz w:val="18"/>
                <w:szCs w:val="18"/>
              </w:rPr>
              <w:t>Used in</w:t>
            </w:r>
          </w:p>
        </w:tc>
        <w:tc>
          <w:tcPr>
            <w:tcW w:w="6800" w:type="dxa"/>
          </w:tcPr>
          <w:p w14:paraId="0C0F21D4">
            <w:pPr>
              <w:spacing w:after="0" w:line="240" w:lineRule="auto"/>
            </w:pPr>
            <w:r>
              <w:rPr>
                <w:sz w:val="18"/>
                <w:szCs w:val="18"/>
              </w:rPr>
              <w:t>UC55, UC56, UC58–61; BR-20. Màn hình: SCR-39, SCR-42, SCR-43, SCR-44, SCR-45</w:t>
            </w:r>
          </w:p>
        </w:tc>
      </w:tr>
    </w:tbl>
    <w:p w14:paraId="026C1935">
      <w:pPr>
        <w:spacing w:after="0"/>
      </w:pPr>
    </w:p>
    <w:p w14:paraId="336AA568">
      <w:pPr>
        <w:keepNext/>
        <w:spacing w:before="120" w:after="40"/>
      </w:pPr>
      <w:r>
        <w:rPr>
          <w:b/>
        </w:rPr>
        <w:t>E39 SeasonalWorker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67BAD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12205100">
            <w:pPr>
              <w:spacing w:after="0" w:line="240" w:lineRule="auto"/>
            </w:pPr>
            <w:r>
              <w:rPr>
                <w:b/>
                <w:sz w:val="18"/>
                <w:szCs w:val="18"/>
              </w:rPr>
              <w:t>Field</w:t>
            </w:r>
          </w:p>
        </w:tc>
        <w:tc>
          <w:tcPr>
            <w:tcW w:w="6800" w:type="dxa"/>
            <w:shd w:val="clear" w:color="auto" w:fill="DCE6F1"/>
          </w:tcPr>
          <w:p w14:paraId="4A679AAD">
            <w:pPr>
              <w:spacing w:after="0" w:line="240" w:lineRule="auto"/>
            </w:pPr>
            <w:r>
              <w:rPr>
                <w:b/>
                <w:sz w:val="18"/>
                <w:szCs w:val="18"/>
              </w:rPr>
              <w:t>Value</w:t>
            </w:r>
          </w:p>
        </w:tc>
      </w:tr>
      <w:tr w14:paraId="589B1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0CC655F">
            <w:pPr>
              <w:spacing w:after="0" w:line="240" w:lineRule="auto"/>
            </w:pPr>
            <w:r>
              <w:rPr>
                <w:b/>
                <w:sz w:val="18"/>
                <w:szCs w:val="18"/>
              </w:rPr>
              <w:t>Nhóm</w:t>
            </w:r>
          </w:p>
        </w:tc>
        <w:tc>
          <w:tcPr>
            <w:tcW w:w="6800" w:type="dxa"/>
          </w:tcPr>
          <w:p w14:paraId="5EB6D618">
            <w:pPr>
              <w:spacing w:after="0" w:line="240" w:lineRule="auto"/>
            </w:pPr>
            <w:r>
              <w:rPr>
                <w:sz w:val="18"/>
                <w:szCs w:val="18"/>
              </w:rPr>
              <w:t>Lao động</w:t>
            </w:r>
          </w:p>
        </w:tc>
      </w:tr>
      <w:tr w14:paraId="7203F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958C211">
            <w:pPr>
              <w:spacing w:after="0" w:line="240" w:lineRule="auto"/>
            </w:pPr>
            <w:r>
              <w:rPr>
                <w:b/>
                <w:sz w:val="18"/>
                <w:szCs w:val="18"/>
              </w:rPr>
              <w:t>Purpose (mục đích)</w:t>
            </w:r>
          </w:p>
        </w:tc>
        <w:tc>
          <w:tcPr>
            <w:tcW w:w="6800" w:type="dxa"/>
          </w:tcPr>
          <w:p w14:paraId="1EC16256">
            <w:pPr>
              <w:spacing w:after="0" w:line="240" w:lineRule="auto"/>
            </w:pPr>
            <w:r>
              <w:rPr>
                <w:sz w:val="18"/>
                <w:szCs w:val="18"/>
              </w:rPr>
              <w:t>Từng người lao động thời vụ vẫn cần danh tính để tính công theo ngày.</w:t>
            </w:r>
          </w:p>
        </w:tc>
      </w:tr>
      <w:tr w14:paraId="7D9CD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343CDA9">
            <w:pPr>
              <w:spacing w:after="0" w:line="240" w:lineRule="auto"/>
            </w:pPr>
            <w:r>
              <w:rPr>
                <w:b/>
                <w:sz w:val="18"/>
                <w:szCs w:val="18"/>
              </w:rPr>
              <w:t>Modeling type</w:t>
            </w:r>
          </w:p>
        </w:tc>
        <w:tc>
          <w:tcPr>
            <w:tcW w:w="6800" w:type="dxa"/>
          </w:tcPr>
          <w:p w14:paraId="4A1D2137">
            <w:pPr>
              <w:spacing w:after="0" w:line="240" w:lineRule="auto"/>
            </w:pPr>
            <w:r>
              <w:rPr>
                <w:sz w:val="18"/>
                <w:szCs w:val="18"/>
              </w:rPr>
              <w:t>C – dữ liệu/đối tượng được nguồn xác nhận</w:t>
            </w:r>
          </w:p>
        </w:tc>
      </w:tr>
      <w:tr w14:paraId="72C35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4110D45">
            <w:pPr>
              <w:spacing w:after="0" w:line="240" w:lineRule="auto"/>
            </w:pPr>
            <w:r>
              <w:rPr>
                <w:b/>
                <w:sz w:val="18"/>
                <w:szCs w:val="18"/>
              </w:rPr>
              <w:t>Key business attributes</w:t>
            </w:r>
          </w:p>
        </w:tc>
        <w:tc>
          <w:tcPr>
            <w:tcW w:w="6800" w:type="dxa"/>
          </w:tcPr>
          <w:p w14:paraId="23282D07">
            <w:pPr>
              <w:spacing w:after="0" w:line="240" w:lineRule="auto"/>
            </w:pPr>
            <w:r>
              <w:rPr>
                <w:sz w:val="18"/>
                <w:szCs w:val="18"/>
              </w:rPr>
              <w:t>worker_id, employee_id (khi cũng là nhân viên, tùy chọn), họ tên, số điện thoại, CCCD nếu có, status_id (nhóm USAGE)</w:t>
            </w:r>
          </w:p>
        </w:tc>
      </w:tr>
      <w:tr w14:paraId="4F9D9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378315C">
            <w:pPr>
              <w:spacing w:after="0" w:line="240" w:lineRule="auto"/>
            </w:pPr>
            <w:r>
              <w:rPr>
                <w:b/>
                <w:sz w:val="18"/>
                <w:szCs w:val="18"/>
              </w:rPr>
              <w:t>Business identity</w:t>
            </w:r>
          </w:p>
        </w:tc>
        <w:tc>
          <w:tcPr>
            <w:tcW w:w="6800" w:type="dxa"/>
          </w:tcPr>
          <w:p w14:paraId="16B959E0">
            <w:pPr>
              <w:spacing w:after="0" w:line="240" w:lineRule="auto"/>
            </w:pPr>
            <w:r>
              <w:rPr>
                <w:sz w:val="18"/>
                <w:szCs w:val="18"/>
              </w:rPr>
              <w:t>Khóa: worker_id Khóa ngoại: employee_id, status_id.</w:t>
            </w:r>
          </w:p>
        </w:tc>
      </w:tr>
      <w:tr w14:paraId="6EF7C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E376A3E">
            <w:pPr>
              <w:spacing w:after="0" w:line="240" w:lineRule="auto"/>
            </w:pPr>
            <w:r>
              <w:rPr>
                <w:b/>
                <w:sz w:val="18"/>
                <w:szCs w:val="18"/>
              </w:rPr>
              <w:t>Status / lifecycle</w:t>
            </w:r>
          </w:p>
        </w:tc>
        <w:tc>
          <w:tcPr>
            <w:tcW w:w="6800" w:type="dxa"/>
          </w:tcPr>
          <w:p w14:paraId="71495D7D">
            <w:pPr>
              <w:spacing w:after="0" w:line="240" w:lineRule="auto"/>
            </w:pPr>
            <w:r>
              <w:rPr>
                <w:sz w:val="18"/>
                <w:szCs w:val="18"/>
              </w:rPr>
              <w:t>status_id thuộc nhóm USAGE: Đang dùng (đầu), Ngừng dùng; đổi ở UC55. Chặn ngừng dùng: Không chặn. Mục 3.4 (BR-29, BR-30).</w:t>
            </w:r>
          </w:p>
        </w:tc>
      </w:tr>
      <w:tr w14:paraId="29F7D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0175F46">
            <w:pPr>
              <w:spacing w:after="0" w:line="240" w:lineRule="auto"/>
            </w:pPr>
            <w:r>
              <w:rPr>
                <w:b/>
                <w:sz w:val="18"/>
                <w:szCs w:val="18"/>
              </w:rPr>
              <w:t>Relationships / constraints</w:t>
            </w:r>
          </w:p>
        </w:tc>
        <w:tc>
          <w:tcPr>
            <w:tcW w:w="6800" w:type="dxa"/>
          </w:tcPr>
          <w:p w14:paraId="1E743B89">
            <w:pPr>
              <w:spacing w:after="0" w:line="240" w:lineRule="auto"/>
            </w:pPr>
            <w:r>
              <w:rPr>
                <w:sz w:val="18"/>
                <w:szCs w:val="18"/>
              </w:rPr>
              <w:t>Nhận diện trùng bằng họ tên cùng số điện thoại, hoặc CCCD nếu có; người nhận khoán của từng ngày lưu trên AttendanceRecord, không gắn vĩnh viễn vào người. Dữ liệu chung HTX (không gắn khu): chỉ vai trò được gán ở Toàn bộ khu thao tác (mục 4.4).</w:t>
            </w:r>
          </w:p>
        </w:tc>
      </w:tr>
      <w:tr w14:paraId="4BBCE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2914FA0">
            <w:pPr>
              <w:spacing w:after="0" w:line="240" w:lineRule="auto"/>
            </w:pPr>
            <w:r>
              <w:rPr>
                <w:b/>
                <w:sz w:val="18"/>
                <w:szCs w:val="18"/>
              </w:rPr>
              <w:t>Used in</w:t>
            </w:r>
          </w:p>
        </w:tc>
        <w:tc>
          <w:tcPr>
            <w:tcW w:w="6800" w:type="dxa"/>
          </w:tcPr>
          <w:p w14:paraId="793C99D6">
            <w:pPr>
              <w:spacing w:after="0" w:line="240" w:lineRule="auto"/>
            </w:pPr>
            <w:r>
              <w:rPr>
                <w:sz w:val="18"/>
                <w:szCs w:val="18"/>
              </w:rPr>
              <w:t>UC55; BR-20. Màn hình: SCR-39</w:t>
            </w:r>
          </w:p>
        </w:tc>
      </w:tr>
    </w:tbl>
    <w:p w14:paraId="5E3134E7">
      <w:pPr>
        <w:spacing w:after="0"/>
      </w:pPr>
    </w:p>
    <w:p w14:paraId="4889241C">
      <w:pPr>
        <w:keepNext/>
        <w:spacing w:before="120" w:after="40"/>
      </w:pPr>
      <w:r>
        <w:rPr>
          <w:b/>
        </w:rPr>
        <w:t>E40 WorkAssignment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0E0ED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345B8B8D">
            <w:pPr>
              <w:spacing w:after="0" w:line="240" w:lineRule="auto"/>
            </w:pPr>
            <w:r>
              <w:rPr>
                <w:b/>
                <w:sz w:val="18"/>
                <w:szCs w:val="18"/>
              </w:rPr>
              <w:t>Field</w:t>
            </w:r>
          </w:p>
        </w:tc>
        <w:tc>
          <w:tcPr>
            <w:tcW w:w="6800" w:type="dxa"/>
            <w:shd w:val="clear" w:color="auto" w:fill="DCE6F1"/>
          </w:tcPr>
          <w:p w14:paraId="4CB57214">
            <w:pPr>
              <w:spacing w:after="0" w:line="240" w:lineRule="auto"/>
            </w:pPr>
            <w:r>
              <w:rPr>
                <w:b/>
                <w:sz w:val="18"/>
                <w:szCs w:val="18"/>
              </w:rPr>
              <w:t>Value</w:t>
            </w:r>
          </w:p>
        </w:tc>
      </w:tr>
      <w:tr w14:paraId="57809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3B9EDC0">
            <w:pPr>
              <w:spacing w:after="0" w:line="240" w:lineRule="auto"/>
            </w:pPr>
            <w:r>
              <w:rPr>
                <w:b/>
                <w:sz w:val="18"/>
                <w:szCs w:val="18"/>
              </w:rPr>
              <w:t>Nhóm</w:t>
            </w:r>
          </w:p>
        </w:tc>
        <w:tc>
          <w:tcPr>
            <w:tcW w:w="6800" w:type="dxa"/>
          </w:tcPr>
          <w:p w14:paraId="30DE0DD1">
            <w:pPr>
              <w:spacing w:after="0" w:line="240" w:lineRule="auto"/>
            </w:pPr>
            <w:r>
              <w:rPr>
                <w:sz w:val="18"/>
                <w:szCs w:val="18"/>
              </w:rPr>
              <w:t>Lao động</w:t>
            </w:r>
          </w:p>
        </w:tc>
      </w:tr>
      <w:tr w14:paraId="307B3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A4D42AD">
            <w:pPr>
              <w:spacing w:after="0" w:line="240" w:lineRule="auto"/>
            </w:pPr>
            <w:r>
              <w:rPr>
                <w:b/>
                <w:sz w:val="18"/>
                <w:szCs w:val="18"/>
              </w:rPr>
              <w:t>Purpose (mục đích)</w:t>
            </w:r>
          </w:p>
        </w:tc>
        <w:tc>
          <w:tcPr>
            <w:tcW w:w="6800" w:type="dxa"/>
          </w:tcPr>
          <w:p w14:paraId="7A46F17D">
            <w:pPr>
              <w:spacing w:after="0" w:line="240" w:lineRule="auto"/>
            </w:pPr>
            <w:r>
              <w:rPr>
                <w:sz w:val="18"/>
                <w:szCs w:val="18"/>
              </w:rPr>
              <w:t>Ghi ai làm việc gì, ở đâu, ngày nào; việc khoán có thêm người nhận khoán, số tiền khoán và nghiệm thu.</w:t>
            </w:r>
          </w:p>
        </w:tc>
      </w:tr>
      <w:tr w14:paraId="594F1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5D31125">
            <w:pPr>
              <w:spacing w:after="0" w:line="240" w:lineRule="auto"/>
            </w:pPr>
            <w:r>
              <w:rPr>
                <w:b/>
                <w:sz w:val="18"/>
                <w:szCs w:val="18"/>
              </w:rPr>
              <w:t>Modeling type</w:t>
            </w:r>
          </w:p>
        </w:tc>
        <w:tc>
          <w:tcPr>
            <w:tcW w:w="6800" w:type="dxa"/>
          </w:tcPr>
          <w:p w14:paraId="4EC7319F">
            <w:pPr>
              <w:spacing w:after="0" w:line="240" w:lineRule="auto"/>
            </w:pPr>
            <w:r>
              <w:rPr>
                <w:sz w:val="18"/>
                <w:szCs w:val="18"/>
              </w:rPr>
              <w:t>C – dữ liệu/đối tượng được nguồn xác nhận</w:t>
            </w:r>
          </w:p>
        </w:tc>
      </w:tr>
      <w:tr w14:paraId="6307C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AD1653D">
            <w:pPr>
              <w:spacing w:after="0" w:line="240" w:lineRule="auto"/>
            </w:pPr>
            <w:r>
              <w:rPr>
                <w:b/>
                <w:sz w:val="18"/>
                <w:szCs w:val="18"/>
              </w:rPr>
              <w:t>Key business attributes</w:t>
            </w:r>
          </w:p>
        </w:tc>
        <w:tc>
          <w:tcPr>
            <w:tcW w:w="6800" w:type="dxa"/>
          </w:tcPr>
          <w:p w14:paraId="21140990">
            <w:pPr>
              <w:spacing w:after="0" w:line="240" w:lineRule="auto"/>
            </w:pPr>
            <w:r>
              <w:rPr>
                <w:sz w:val="18"/>
                <w:szCs w:val="18"/>
              </w:rPr>
              <w:t>assignment_id, zone_id, raft_id (tùy chọn), cycle_id (tùy chọn), employee_id (nhân viên, tùy chọn), worker_id (lao động thời vụ, tùy chọn), contractor_id (người nhận khoán, khi khoán việc), công việc, ngày, hình thức trả (công nhật / khoán việc), số tiền khoán (khi khoán việc), ngày dự kiến xong, nghiệm thu (ngày, đạt/không đạt, chứng cứ)</w:t>
            </w:r>
          </w:p>
        </w:tc>
      </w:tr>
      <w:tr w14:paraId="3C878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7463A46">
            <w:pPr>
              <w:spacing w:after="0" w:line="240" w:lineRule="auto"/>
            </w:pPr>
            <w:r>
              <w:rPr>
                <w:b/>
                <w:sz w:val="18"/>
                <w:szCs w:val="18"/>
              </w:rPr>
              <w:t>Business identity</w:t>
            </w:r>
          </w:p>
        </w:tc>
        <w:tc>
          <w:tcPr>
            <w:tcW w:w="6800" w:type="dxa"/>
          </w:tcPr>
          <w:p w14:paraId="009B6AA6">
            <w:pPr>
              <w:spacing w:after="0" w:line="240" w:lineRule="auto"/>
            </w:pPr>
            <w:r>
              <w:rPr>
                <w:sz w:val="18"/>
                <w:szCs w:val="18"/>
              </w:rPr>
              <w:t>Khóa: assignment_id Khóa ngoại: zone_id, raft_id, cycle_id, employee_id, worker_id, contractor_id.</w:t>
            </w:r>
          </w:p>
        </w:tc>
      </w:tr>
      <w:tr w14:paraId="76C66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547CEEA">
            <w:pPr>
              <w:spacing w:after="0" w:line="240" w:lineRule="auto"/>
            </w:pPr>
            <w:r>
              <w:rPr>
                <w:b/>
                <w:sz w:val="18"/>
                <w:szCs w:val="18"/>
              </w:rPr>
              <w:t>Status / lifecycle</w:t>
            </w:r>
          </w:p>
        </w:tc>
        <w:tc>
          <w:tcPr>
            <w:tcW w:w="6800" w:type="dxa"/>
          </w:tcPr>
          <w:p w14:paraId="0BC2A4FE">
            <w:pPr>
              <w:spacing w:after="0" w:line="240" w:lineRule="auto"/>
            </w:pPr>
            <w:r>
              <w:rPr>
                <w:sz w:val="18"/>
                <w:szCs w:val="18"/>
              </w:rPr>
              <w:t>Không có vòng đời riêng.</w:t>
            </w:r>
          </w:p>
        </w:tc>
      </w:tr>
      <w:tr w14:paraId="1171C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2C997F9">
            <w:pPr>
              <w:spacing w:after="0" w:line="240" w:lineRule="auto"/>
            </w:pPr>
            <w:r>
              <w:rPr>
                <w:b/>
                <w:sz w:val="18"/>
                <w:szCs w:val="18"/>
              </w:rPr>
              <w:t>Relationships / constraints</w:t>
            </w:r>
          </w:p>
        </w:tc>
        <w:tc>
          <w:tcPr>
            <w:tcW w:w="6800" w:type="dxa"/>
          </w:tcPr>
          <w:p w14:paraId="3B3D1383">
            <w:pPr>
              <w:spacing w:after="0" w:line="240" w:lineRule="auto"/>
            </w:pPr>
            <w:r>
              <w:rPr>
                <w:sz w:val="18"/>
                <w:szCs w:val="18"/>
              </w:rPr>
              <w:t>Công nhật: đúng một trong employee_id, worker_id; tiền công tính từ AttendanceRecord và PayRuleVersion. Khoán việc: có contractor_id và số tiền khoán (bội số 1.000 VND); nghiệm thu đạt thì sinh một PayLine cho người nhận khoán (UC59).</w:t>
            </w:r>
          </w:p>
        </w:tc>
      </w:tr>
      <w:tr w14:paraId="7FCBE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7246C1F">
            <w:pPr>
              <w:spacing w:after="0" w:line="240" w:lineRule="auto"/>
            </w:pPr>
            <w:r>
              <w:rPr>
                <w:b/>
                <w:sz w:val="18"/>
                <w:szCs w:val="18"/>
              </w:rPr>
              <w:t>Used in</w:t>
            </w:r>
          </w:p>
        </w:tc>
        <w:tc>
          <w:tcPr>
            <w:tcW w:w="6800" w:type="dxa"/>
          </w:tcPr>
          <w:p w14:paraId="4FB527B6">
            <w:pPr>
              <w:spacing w:after="0" w:line="240" w:lineRule="auto"/>
            </w:pPr>
            <w:r>
              <w:rPr>
                <w:sz w:val="18"/>
                <w:szCs w:val="18"/>
              </w:rPr>
              <w:t>UC56, UC57, UC59, UC62; BR-20. Màn hình: SCR-40, SCR-41, SCR-43, SCR-46</w:t>
            </w:r>
          </w:p>
        </w:tc>
      </w:tr>
    </w:tbl>
    <w:p w14:paraId="36EBFDA6">
      <w:pPr>
        <w:spacing w:after="0"/>
      </w:pPr>
    </w:p>
    <w:p w14:paraId="400E3201">
      <w:pPr>
        <w:keepNext/>
        <w:spacing w:before="120" w:after="40"/>
      </w:pPr>
      <w:r>
        <w:rPr>
          <w:b/>
        </w:rPr>
        <w:t>E41 AttendanceRecord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26488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08D9216C">
            <w:pPr>
              <w:spacing w:after="0" w:line="240" w:lineRule="auto"/>
            </w:pPr>
            <w:r>
              <w:rPr>
                <w:b/>
                <w:sz w:val="18"/>
                <w:szCs w:val="18"/>
              </w:rPr>
              <w:t>Field</w:t>
            </w:r>
          </w:p>
        </w:tc>
        <w:tc>
          <w:tcPr>
            <w:tcW w:w="6800" w:type="dxa"/>
            <w:shd w:val="clear" w:color="auto" w:fill="DCE6F1"/>
          </w:tcPr>
          <w:p w14:paraId="434673B1">
            <w:pPr>
              <w:spacing w:after="0" w:line="240" w:lineRule="auto"/>
            </w:pPr>
            <w:r>
              <w:rPr>
                <w:b/>
                <w:sz w:val="18"/>
                <w:szCs w:val="18"/>
              </w:rPr>
              <w:t>Value</w:t>
            </w:r>
          </w:p>
        </w:tc>
      </w:tr>
      <w:tr w14:paraId="6DC8D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6D8D5ED">
            <w:pPr>
              <w:spacing w:after="0" w:line="240" w:lineRule="auto"/>
            </w:pPr>
            <w:r>
              <w:rPr>
                <w:b/>
                <w:sz w:val="18"/>
                <w:szCs w:val="18"/>
              </w:rPr>
              <w:t>Nhóm</w:t>
            </w:r>
          </w:p>
        </w:tc>
        <w:tc>
          <w:tcPr>
            <w:tcW w:w="6800" w:type="dxa"/>
          </w:tcPr>
          <w:p w14:paraId="240EC641">
            <w:pPr>
              <w:spacing w:after="0" w:line="240" w:lineRule="auto"/>
            </w:pPr>
            <w:r>
              <w:rPr>
                <w:sz w:val="18"/>
                <w:szCs w:val="18"/>
              </w:rPr>
              <w:t>Lao động</w:t>
            </w:r>
          </w:p>
        </w:tc>
      </w:tr>
      <w:tr w14:paraId="652F7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460F323">
            <w:pPr>
              <w:spacing w:after="0" w:line="240" w:lineRule="auto"/>
            </w:pPr>
            <w:r>
              <w:rPr>
                <w:b/>
                <w:sz w:val="18"/>
                <w:szCs w:val="18"/>
              </w:rPr>
              <w:t>Purpose (mục đích)</w:t>
            </w:r>
          </w:p>
        </w:tc>
        <w:tc>
          <w:tcPr>
            <w:tcW w:w="6800" w:type="dxa"/>
          </w:tcPr>
          <w:p w14:paraId="34EA886E">
            <w:pPr>
              <w:spacing w:after="0" w:line="240" w:lineRule="auto"/>
            </w:pPr>
            <w:r>
              <w:rPr>
                <w:sz w:val="18"/>
                <w:szCs w:val="18"/>
              </w:rPr>
              <w:t>Chấm công đúng từng người/ngày, không suy từ cả tổ; giữ đúng người nhận khoán của ngày làm.</w:t>
            </w:r>
          </w:p>
        </w:tc>
      </w:tr>
      <w:tr w14:paraId="11ADC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6BCD266">
            <w:pPr>
              <w:spacing w:after="0" w:line="240" w:lineRule="auto"/>
            </w:pPr>
            <w:r>
              <w:rPr>
                <w:b/>
                <w:sz w:val="18"/>
                <w:szCs w:val="18"/>
              </w:rPr>
              <w:t>Modeling type</w:t>
            </w:r>
          </w:p>
        </w:tc>
        <w:tc>
          <w:tcPr>
            <w:tcW w:w="6800" w:type="dxa"/>
          </w:tcPr>
          <w:p w14:paraId="3DCB9AB1">
            <w:pPr>
              <w:spacing w:after="0" w:line="240" w:lineRule="auto"/>
            </w:pPr>
            <w:r>
              <w:rPr>
                <w:sz w:val="18"/>
                <w:szCs w:val="18"/>
              </w:rPr>
              <w:t>C – dữ liệu/đối tượng được nguồn xác nhận</w:t>
            </w:r>
          </w:p>
        </w:tc>
      </w:tr>
      <w:tr w14:paraId="773F0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6291E67">
            <w:pPr>
              <w:spacing w:after="0" w:line="240" w:lineRule="auto"/>
            </w:pPr>
            <w:r>
              <w:rPr>
                <w:b/>
                <w:sz w:val="18"/>
                <w:szCs w:val="18"/>
              </w:rPr>
              <w:t>Key business attributes</w:t>
            </w:r>
          </w:p>
        </w:tc>
        <w:tc>
          <w:tcPr>
            <w:tcW w:w="6800" w:type="dxa"/>
          </w:tcPr>
          <w:p w14:paraId="442018D7">
            <w:pPr>
              <w:spacing w:after="0" w:line="240" w:lineRule="auto"/>
            </w:pPr>
            <w:r>
              <w:rPr>
                <w:sz w:val="18"/>
                <w:szCs w:val="18"/>
              </w:rPr>
              <w:t>attendance_id, employee_id (nhân viên, tùy chọn), worker_id (lao động thời vụ, tùy chọn), contractor_id (người nhận khoán của ngày, với thời vụ), ngày, kết quả cả ngày/nửa ngày, chứng cứ</w:t>
            </w:r>
          </w:p>
        </w:tc>
      </w:tr>
      <w:tr w14:paraId="552FF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C467B0E">
            <w:pPr>
              <w:spacing w:after="0" w:line="240" w:lineRule="auto"/>
            </w:pPr>
            <w:r>
              <w:rPr>
                <w:b/>
                <w:sz w:val="18"/>
                <w:szCs w:val="18"/>
              </w:rPr>
              <w:t>Business identity</w:t>
            </w:r>
          </w:p>
        </w:tc>
        <w:tc>
          <w:tcPr>
            <w:tcW w:w="6800" w:type="dxa"/>
          </w:tcPr>
          <w:p w14:paraId="55635CE6">
            <w:pPr>
              <w:spacing w:after="0" w:line="240" w:lineRule="auto"/>
            </w:pPr>
            <w:r>
              <w:rPr>
                <w:sz w:val="18"/>
                <w:szCs w:val="18"/>
              </w:rPr>
              <w:t>Khóa: attendance_id Khóa ngoại: employee_id, worker_id, contractor_id.</w:t>
            </w:r>
          </w:p>
        </w:tc>
      </w:tr>
      <w:tr w14:paraId="4603F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ADB8189">
            <w:pPr>
              <w:spacing w:after="0" w:line="240" w:lineRule="auto"/>
            </w:pPr>
            <w:r>
              <w:rPr>
                <w:b/>
                <w:sz w:val="18"/>
                <w:szCs w:val="18"/>
              </w:rPr>
              <w:t>Status / lifecycle</w:t>
            </w:r>
          </w:p>
        </w:tc>
        <w:tc>
          <w:tcPr>
            <w:tcW w:w="6800" w:type="dxa"/>
          </w:tcPr>
          <w:p w14:paraId="045798B1">
            <w:pPr>
              <w:spacing w:after="0" w:line="240" w:lineRule="auto"/>
            </w:pPr>
            <w:r>
              <w:rPr>
                <w:sz w:val="18"/>
                <w:szCs w:val="18"/>
              </w:rPr>
              <w:t>Không có vòng đời riêng.</w:t>
            </w:r>
          </w:p>
        </w:tc>
      </w:tr>
      <w:tr w14:paraId="5E462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74F4925">
            <w:pPr>
              <w:spacing w:after="0" w:line="240" w:lineRule="auto"/>
            </w:pPr>
            <w:r>
              <w:rPr>
                <w:b/>
                <w:sz w:val="18"/>
                <w:szCs w:val="18"/>
              </w:rPr>
              <w:t>Relationships / constraints</w:t>
            </w:r>
          </w:p>
        </w:tc>
        <w:tc>
          <w:tcPr>
            <w:tcW w:w="6800" w:type="dxa"/>
          </w:tcPr>
          <w:p w14:paraId="7D36CF71">
            <w:pPr>
              <w:spacing w:after="0" w:line="240" w:lineRule="auto"/>
            </w:pPr>
            <w:r>
              <w:rPr>
                <w:sz w:val="18"/>
                <w:szCs w:val="18"/>
              </w:rPr>
              <w:t>Một người một bản ghi mỗi ngày; không tính làm thêm giờ; người nhận khoán lưu trên từng dòng để tính và trả đúng trung gian. Dữ liệu chung HTX (không gắn khu): chỉ vai trò được gán ở Toàn bộ khu thao tác (mục 4.4).</w:t>
            </w:r>
          </w:p>
        </w:tc>
      </w:tr>
      <w:tr w14:paraId="6B39A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58C46BF">
            <w:pPr>
              <w:spacing w:after="0" w:line="240" w:lineRule="auto"/>
            </w:pPr>
            <w:r>
              <w:rPr>
                <w:b/>
                <w:sz w:val="18"/>
                <w:szCs w:val="18"/>
              </w:rPr>
              <w:t>Used in</w:t>
            </w:r>
          </w:p>
        </w:tc>
        <w:tc>
          <w:tcPr>
            <w:tcW w:w="6800" w:type="dxa"/>
          </w:tcPr>
          <w:p w14:paraId="0E7B3ED6">
            <w:pPr>
              <w:spacing w:after="0" w:line="240" w:lineRule="auto"/>
            </w:pPr>
            <w:r>
              <w:rPr>
                <w:sz w:val="18"/>
                <w:szCs w:val="18"/>
              </w:rPr>
              <w:t>UC57; BR-20. Màn hình: SCR-41</w:t>
            </w:r>
          </w:p>
        </w:tc>
      </w:tr>
    </w:tbl>
    <w:p w14:paraId="341B5166">
      <w:pPr>
        <w:spacing w:after="0"/>
      </w:pPr>
    </w:p>
    <w:p w14:paraId="49404F76">
      <w:pPr>
        <w:keepNext/>
        <w:spacing w:before="120" w:after="40"/>
      </w:pPr>
      <w:r>
        <w:rPr>
          <w:b/>
        </w:rPr>
        <w:t>E42 PayRuleVersion (I)</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418D8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0255BB52">
            <w:pPr>
              <w:spacing w:after="0" w:line="240" w:lineRule="auto"/>
            </w:pPr>
            <w:r>
              <w:rPr>
                <w:b/>
                <w:sz w:val="18"/>
                <w:szCs w:val="18"/>
              </w:rPr>
              <w:t>Field</w:t>
            </w:r>
          </w:p>
        </w:tc>
        <w:tc>
          <w:tcPr>
            <w:tcW w:w="6800" w:type="dxa"/>
            <w:shd w:val="clear" w:color="auto" w:fill="DCE6F1"/>
          </w:tcPr>
          <w:p w14:paraId="0587D57C">
            <w:pPr>
              <w:spacing w:after="0" w:line="240" w:lineRule="auto"/>
            </w:pPr>
            <w:r>
              <w:rPr>
                <w:b/>
                <w:sz w:val="18"/>
                <w:szCs w:val="18"/>
              </w:rPr>
              <w:t>Value</w:t>
            </w:r>
          </w:p>
        </w:tc>
      </w:tr>
      <w:tr w14:paraId="435B5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AB36CAD">
            <w:pPr>
              <w:spacing w:after="0" w:line="240" w:lineRule="auto"/>
            </w:pPr>
            <w:r>
              <w:rPr>
                <w:b/>
                <w:sz w:val="18"/>
                <w:szCs w:val="18"/>
              </w:rPr>
              <w:t>Nhóm</w:t>
            </w:r>
          </w:p>
        </w:tc>
        <w:tc>
          <w:tcPr>
            <w:tcW w:w="6800" w:type="dxa"/>
          </w:tcPr>
          <w:p w14:paraId="7293D520">
            <w:pPr>
              <w:spacing w:after="0" w:line="240" w:lineRule="auto"/>
            </w:pPr>
            <w:r>
              <w:rPr>
                <w:sz w:val="18"/>
                <w:szCs w:val="18"/>
              </w:rPr>
              <w:t>Lao động</w:t>
            </w:r>
          </w:p>
        </w:tc>
      </w:tr>
      <w:tr w14:paraId="38E3D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B039E9F">
            <w:pPr>
              <w:spacing w:after="0" w:line="240" w:lineRule="auto"/>
            </w:pPr>
            <w:r>
              <w:rPr>
                <w:b/>
                <w:sz w:val="18"/>
                <w:szCs w:val="18"/>
              </w:rPr>
              <w:t>Purpose (mục đích)</w:t>
            </w:r>
          </w:p>
        </w:tc>
        <w:tc>
          <w:tcPr>
            <w:tcW w:w="6800" w:type="dxa"/>
          </w:tcPr>
          <w:p w14:paraId="65179065">
            <w:pPr>
              <w:spacing w:after="0" w:line="240" w:lineRule="auto"/>
            </w:pPr>
            <w:r>
              <w:rPr>
                <w:sz w:val="18"/>
                <w:szCs w:val="18"/>
              </w:rPr>
              <w:t>Giữ mức lương tháng/đơn giá công nhật dùng để tính và không tính lại kỳ đã chốt khi mức đổi.</w:t>
            </w:r>
          </w:p>
        </w:tc>
      </w:tr>
      <w:tr w14:paraId="3C875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005860E">
            <w:pPr>
              <w:spacing w:after="0" w:line="240" w:lineRule="auto"/>
            </w:pPr>
            <w:r>
              <w:rPr>
                <w:b/>
                <w:sz w:val="18"/>
                <w:szCs w:val="18"/>
              </w:rPr>
              <w:t>Modeling type</w:t>
            </w:r>
          </w:p>
        </w:tc>
        <w:tc>
          <w:tcPr>
            <w:tcW w:w="6800" w:type="dxa"/>
          </w:tcPr>
          <w:p w14:paraId="506D2D02">
            <w:pPr>
              <w:spacing w:after="0" w:line="240" w:lineRule="auto"/>
            </w:pPr>
            <w:r>
              <w:rPr>
                <w:sz w:val="18"/>
                <w:szCs w:val="18"/>
              </w:rPr>
              <w:t>I – cấu trúc suy luận để bảo toàn quy tắc</w:t>
            </w:r>
          </w:p>
        </w:tc>
      </w:tr>
      <w:tr w14:paraId="74AB7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4EFAA59">
            <w:pPr>
              <w:spacing w:after="0" w:line="240" w:lineRule="auto"/>
            </w:pPr>
            <w:r>
              <w:rPr>
                <w:b/>
                <w:sz w:val="18"/>
                <w:szCs w:val="18"/>
              </w:rPr>
              <w:t>Key business attributes</w:t>
            </w:r>
          </w:p>
        </w:tc>
        <w:tc>
          <w:tcPr>
            <w:tcW w:w="6800" w:type="dxa"/>
          </w:tcPr>
          <w:p w14:paraId="0CEAFFED">
            <w:pPr>
              <w:spacing w:after="0" w:line="240" w:lineRule="auto"/>
            </w:pPr>
            <w:r>
              <w:rPr>
                <w:sz w:val="18"/>
                <w:szCs w:val="18"/>
              </w:rPr>
              <w:t xml:space="preserve">pay_rule_version_id, đối </w:t>
            </w:r>
            <w:del w:id="1687" w:author="Claude" w:date="2026-10-08T00:00:00Z">
              <w:r>
                <w:rPr>
                  <w:sz w:val="18"/>
                  <w:szCs w:val="18"/>
                </w:rPr>
                <w:delText xml:space="preserve">tượng,</w:delText>
              </w:r>
            </w:del>
            <w:ins w:id="1688" w:author="Claude" w:date="2026-10-08T00:00:00Z">
              <w:r>
                <w:rPr>
                  <w:sz w:val="18"/>
                  <w:szCs w:val="18"/>
                </w:rPr>
                <w:t xml:space="preserve">tượng (loại: nhân viên chính thức hoặc lao động thời vụ), employee_id (bắt buộc với lương tháng),</w:t>
              </w:r>
            </w:ins>
            <w:r>
              <w:rPr>
                <w:sz w:val="18"/>
                <w:szCs w:val="18"/>
              </w:rPr>
              <w:t xml:space="preserve"> mức lương tháng hoặc đơn giá công nhật, hiệu lực, người nhập, người duyệt, status_id (nhóm PAY_RULE)</w:t>
            </w:r>
          </w:p>
        </w:tc>
      </w:tr>
      <w:tr w14:paraId="3E1EC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6C73BFA">
            <w:pPr>
              <w:spacing w:after="0" w:line="240" w:lineRule="auto"/>
            </w:pPr>
            <w:r>
              <w:rPr>
                <w:b/>
                <w:sz w:val="18"/>
                <w:szCs w:val="18"/>
              </w:rPr>
              <w:t>Business identity</w:t>
            </w:r>
          </w:p>
        </w:tc>
        <w:tc>
          <w:tcPr>
            <w:tcW w:w="6800" w:type="dxa"/>
          </w:tcPr>
          <w:p w14:paraId="6EDB479D">
            <w:pPr>
              <w:spacing w:after="0" w:line="240" w:lineRule="auto"/>
            </w:pPr>
            <w:r>
              <w:rPr>
                <w:sz w:val="18"/>
                <w:szCs w:val="18"/>
              </w:rPr>
              <w:t xml:space="preserve">Khóa: pay_rule_version_id Khóa ngoại: </w:t>
            </w:r>
            <w:ins w:id="1689" w:author="Claude" w:date="2026-10-08T00:00:00Z">
              <w:r>
                <w:rPr>
                  <w:sz w:val="18"/>
                  <w:szCs w:val="18"/>
                </w:rPr>
                <w:t xml:space="preserve">employee_id, </w:t>
              </w:r>
            </w:ins>
            <w:r>
              <w:rPr>
                <w:sz w:val="18"/>
                <w:szCs w:val="18"/>
              </w:rPr>
              <w:t xml:space="preserve">status_id.</w:t>
            </w:r>
          </w:p>
        </w:tc>
      </w:tr>
      <w:tr w14:paraId="704B8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F36D743">
            <w:pPr>
              <w:spacing w:after="0" w:line="240" w:lineRule="auto"/>
            </w:pPr>
            <w:r>
              <w:rPr>
                <w:b/>
                <w:sz w:val="18"/>
                <w:szCs w:val="18"/>
              </w:rPr>
              <w:t>Status / lifecycle</w:t>
            </w:r>
          </w:p>
        </w:tc>
        <w:tc>
          <w:tcPr>
            <w:tcW w:w="6800" w:type="dxa"/>
          </w:tcPr>
          <w:p w14:paraId="4F11E134">
            <w:pPr>
              <w:spacing w:after="0" w:line="240" w:lineRule="auto"/>
            </w:pPr>
            <w:r>
              <w:rPr>
                <w:sz w:val="18"/>
                <w:szCs w:val="18"/>
              </w:rPr>
              <w:t>status_id thuộc nhóm PAY_RULE: Nháp (đầu), Đã duyệt (kết thúc), Từ chối (kết thúc). UC58 lưu mức mới ở trạng thái Nháp; chỉ mức Đã duyệt dùng để tính tiền. Chuyển trạng thái được phép ở mục 3.4 (BR-29, BR-30).</w:t>
            </w:r>
          </w:p>
        </w:tc>
      </w:tr>
      <w:tr w14:paraId="2F612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8323FD4">
            <w:pPr>
              <w:spacing w:after="0" w:line="240" w:lineRule="auto"/>
            </w:pPr>
            <w:r>
              <w:rPr>
                <w:b/>
                <w:sz w:val="18"/>
                <w:szCs w:val="18"/>
              </w:rPr>
              <w:t>Relationships / constraints</w:t>
            </w:r>
          </w:p>
        </w:tc>
        <w:tc>
          <w:tcPr>
            <w:tcW w:w="6800" w:type="dxa"/>
          </w:tcPr>
          <w:p w14:paraId="3A40C9C5">
            <w:pPr>
              <w:spacing w:after="0" w:line="240" w:lineRule="auto"/>
            </w:pPr>
            <w:r>
              <w:rPr>
                <w:sz w:val="18"/>
                <w:szCs w:val="18"/>
              </w:rPr>
              <w:t>HTX định đơn giá trước ngày làm; phiên bản mới không tính lại kỳ đã chốt. Dữ liệu chung HTX (không gắn khu): chỉ vai trò được gán ở Toàn bộ khu thao tác (mục 4.4).</w:t>
            </w:r>
          </w:p>
        </w:tc>
      </w:tr>
      <w:tr w14:paraId="4AD3A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82B1C75">
            <w:pPr>
              <w:spacing w:after="0" w:line="240" w:lineRule="auto"/>
            </w:pPr>
            <w:r>
              <w:rPr>
                <w:b/>
                <w:sz w:val="18"/>
                <w:szCs w:val="18"/>
              </w:rPr>
              <w:t>Used in</w:t>
            </w:r>
          </w:p>
        </w:tc>
        <w:tc>
          <w:tcPr>
            <w:tcW w:w="6800" w:type="dxa"/>
          </w:tcPr>
          <w:p w14:paraId="1C674AA7">
            <w:pPr>
              <w:spacing w:after="0" w:line="240" w:lineRule="auto"/>
            </w:pPr>
            <w:r>
              <w:rPr>
                <w:sz w:val="18"/>
                <w:szCs w:val="18"/>
              </w:rPr>
              <w:t>UC58–60; BR-20. Màn hình: SCR-42, SCR-43, SCR-44</w:t>
            </w:r>
          </w:p>
        </w:tc>
      </w:tr>
    </w:tbl>
    <w:p w14:paraId="042C222D">
      <w:pPr>
        <w:spacing w:after="0"/>
      </w:pPr>
    </w:p>
    <w:p w14:paraId="0236B927">
      <w:pPr>
        <w:keepNext/>
        <w:spacing w:before="120" w:after="40"/>
      </w:pPr>
      <w:r>
        <w:rPr>
          <w:b/>
        </w:rPr>
        <w:t>E43 PayLine (I)</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50808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3E4EA2F0">
            <w:pPr>
              <w:spacing w:after="0" w:line="240" w:lineRule="auto"/>
            </w:pPr>
            <w:r>
              <w:rPr>
                <w:b/>
                <w:sz w:val="18"/>
                <w:szCs w:val="18"/>
              </w:rPr>
              <w:t>Field</w:t>
            </w:r>
          </w:p>
        </w:tc>
        <w:tc>
          <w:tcPr>
            <w:tcW w:w="6800" w:type="dxa"/>
            <w:shd w:val="clear" w:color="auto" w:fill="DCE6F1"/>
          </w:tcPr>
          <w:p w14:paraId="56CF64D0">
            <w:pPr>
              <w:spacing w:after="0" w:line="240" w:lineRule="auto"/>
            </w:pPr>
            <w:r>
              <w:rPr>
                <w:b/>
                <w:sz w:val="18"/>
                <w:szCs w:val="18"/>
              </w:rPr>
              <w:t>Value</w:t>
            </w:r>
          </w:p>
        </w:tc>
      </w:tr>
      <w:tr w14:paraId="2476B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CE05FB7">
            <w:pPr>
              <w:spacing w:after="0" w:line="240" w:lineRule="auto"/>
            </w:pPr>
            <w:r>
              <w:rPr>
                <w:b/>
                <w:sz w:val="18"/>
                <w:szCs w:val="18"/>
              </w:rPr>
              <w:t>Nhóm</w:t>
            </w:r>
          </w:p>
        </w:tc>
        <w:tc>
          <w:tcPr>
            <w:tcW w:w="6800" w:type="dxa"/>
          </w:tcPr>
          <w:p w14:paraId="2BAE23B9">
            <w:pPr>
              <w:spacing w:after="0" w:line="240" w:lineRule="auto"/>
            </w:pPr>
            <w:r>
              <w:rPr>
                <w:sz w:val="18"/>
                <w:szCs w:val="18"/>
              </w:rPr>
              <w:t>Lao động</w:t>
            </w:r>
          </w:p>
        </w:tc>
      </w:tr>
      <w:tr w14:paraId="0F548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FA2E1B5">
            <w:pPr>
              <w:spacing w:after="0" w:line="240" w:lineRule="auto"/>
            </w:pPr>
            <w:r>
              <w:rPr>
                <w:b/>
                <w:sz w:val="18"/>
                <w:szCs w:val="18"/>
              </w:rPr>
              <w:t>Purpose (mục đích)</w:t>
            </w:r>
          </w:p>
        </w:tc>
        <w:tc>
          <w:tcPr>
            <w:tcW w:w="6800" w:type="dxa"/>
          </w:tcPr>
          <w:p w14:paraId="7A1856BB">
            <w:pPr>
              <w:spacing w:after="0" w:line="240" w:lineRule="auto"/>
            </w:pPr>
            <w:r>
              <w:rPr>
                <w:sz w:val="18"/>
                <w:szCs w:val="18"/>
              </w:rPr>
              <w:t xml:space="preserve">Lưu từng dòng tiền công/lương trước khi tổng hợp: công ngày của thời vụ, lương tháng và khoản cộng/trừ của nhân viên chính </w:t>
            </w:r>
            <w:del w:id="1692" w:author="Claude" w:date="2026-10-08T00:00:00Z">
              <w:r>
                <w:rPr>
                  <w:sz w:val="18"/>
                  <w:szCs w:val="18"/>
                </w:rPr>
                <w:delText xml:space="preserve">thức.</w:delText>
              </w:r>
            </w:del>
            <w:ins w:id="1693" w:author="Claude" w:date="2026-10-08T00:00:00Z">
              <w:r>
                <w:rPr>
                  <w:sz w:val="18"/>
                  <w:szCs w:val="18"/>
                </w:rPr>
                <w:t xml:space="preserve">thức, dòng khoán việc của người nhận khoán.</w:t>
              </w:r>
            </w:ins>
          </w:p>
        </w:tc>
      </w:tr>
      <w:tr w14:paraId="5C6E7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F968FC1">
            <w:pPr>
              <w:spacing w:after="0" w:line="240" w:lineRule="auto"/>
            </w:pPr>
            <w:r>
              <w:rPr>
                <w:b/>
                <w:sz w:val="18"/>
                <w:szCs w:val="18"/>
              </w:rPr>
              <w:t>Modeling type</w:t>
            </w:r>
          </w:p>
        </w:tc>
        <w:tc>
          <w:tcPr>
            <w:tcW w:w="6800" w:type="dxa"/>
          </w:tcPr>
          <w:p w14:paraId="5F023101">
            <w:pPr>
              <w:spacing w:after="0" w:line="240" w:lineRule="auto"/>
            </w:pPr>
            <w:r>
              <w:rPr>
                <w:sz w:val="18"/>
                <w:szCs w:val="18"/>
              </w:rPr>
              <w:t>I – cấu trúc suy luận để bảo toàn quy tắc</w:t>
            </w:r>
          </w:p>
        </w:tc>
      </w:tr>
      <w:tr w14:paraId="1AEBD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76F2DC8">
            <w:pPr>
              <w:spacing w:after="0" w:line="240" w:lineRule="auto"/>
            </w:pPr>
            <w:r>
              <w:rPr>
                <w:b/>
                <w:sz w:val="18"/>
                <w:szCs w:val="18"/>
              </w:rPr>
              <w:t>Key business attributes</w:t>
            </w:r>
          </w:p>
        </w:tc>
        <w:tc>
          <w:tcPr>
            <w:tcW w:w="6800" w:type="dxa"/>
          </w:tcPr>
          <w:p w14:paraId="659447FF">
            <w:pPr>
              <w:spacing w:after="0" w:line="240" w:lineRule="auto"/>
            </w:pPr>
            <w:r>
              <w:rPr>
                <w:sz w:val="18"/>
                <w:szCs w:val="18"/>
              </w:rPr>
              <w:t xml:space="preserve">pay_line_id, employee_id (tùy chọn), worker_id (tùy chọn), attendance_id (tùy chọn), assignment_id (việc khoán, tùy chọn), pay_rule_version_id (trống với dòng khoán việc), ngày hoặc tháng, loại dòng (công ngày / lương tháng / khoán việc / cộng / trừ), số tiền, lý do (bắt buộc với </w:t>
            </w:r>
            <w:del w:id="1694" w:author="Claude" w:date="2026-10-08T00:00:00Z">
              <w:r>
                <w:rPr>
                  <w:sz w:val="18"/>
                  <w:szCs w:val="18"/>
                </w:rPr>
                <w:delText xml:space="preserve">cộng/trừ)</w:delText>
              </w:r>
            </w:del>
            <w:ins w:id="1695" w:author="Claude" w:date="2026-10-08T00:00:00Z">
              <w:r>
                <w:rPr>
                  <w:sz w:val="18"/>
                  <w:szCs w:val="18"/>
                </w:rPr>
                <w:t xml:space="preserve">cộng/trừ), settlement_id (quyết toán chứa dòng; trống khi chưa đưa vào bảng)</w:t>
              </w:r>
            </w:ins>
          </w:p>
        </w:tc>
      </w:tr>
      <w:tr w14:paraId="352AA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C15EAA3">
            <w:pPr>
              <w:spacing w:after="0" w:line="240" w:lineRule="auto"/>
            </w:pPr>
            <w:r>
              <w:rPr>
                <w:b/>
                <w:sz w:val="18"/>
                <w:szCs w:val="18"/>
              </w:rPr>
              <w:t>Business identity</w:t>
            </w:r>
          </w:p>
        </w:tc>
        <w:tc>
          <w:tcPr>
            <w:tcW w:w="6800" w:type="dxa"/>
          </w:tcPr>
          <w:p w14:paraId="400857CF">
            <w:pPr>
              <w:spacing w:after="0" w:line="240" w:lineRule="auto"/>
            </w:pPr>
            <w:r>
              <w:rPr>
                <w:sz w:val="18"/>
                <w:szCs w:val="18"/>
              </w:rPr>
              <w:t xml:space="preserve">Khóa: pay_line_id Khóa ngoại: employee_id, worker_id, attendance_id, assignment_id, </w:t>
            </w:r>
            <w:del w:id="1696" w:author="Claude" w:date="2026-10-08T00:00:00Z">
              <w:r>
                <w:rPr>
                  <w:sz w:val="18"/>
                  <w:szCs w:val="18"/>
                </w:rPr>
                <w:delText xml:space="preserve">pay_rule_version_id.</w:delText>
              </w:r>
            </w:del>
            <w:ins w:id="1697" w:author="Claude" w:date="2026-10-08T00:00:00Z">
              <w:r>
                <w:rPr>
                  <w:sz w:val="18"/>
                  <w:szCs w:val="18"/>
                </w:rPr>
                <w:t xml:space="preserve">pay_rule_version_id, settlement_id.</w:t>
              </w:r>
            </w:ins>
          </w:p>
        </w:tc>
      </w:tr>
      <w:tr w14:paraId="34162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24DE5BD">
            <w:pPr>
              <w:spacing w:after="0" w:line="240" w:lineRule="auto"/>
            </w:pPr>
            <w:r>
              <w:rPr>
                <w:b/>
                <w:sz w:val="18"/>
                <w:szCs w:val="18"/>
              </w:rPr>
              <w:t>Status / lifecycle</w:t>
            </w:r>
          </w:p>
        </w:tc>
        <w:tc>
          <w:tcPr>
            <w:tcW w:w="6800" w:type="dxa"/>
          </w:tcPr>
          <w:p w14:paraId="54EB1B4C">
            <w:pPr>
              <w:spacing w:after="0" w:line="240" w:lineRule="auto"/>
            </w:pPr>
            <w:r>
              <w:rPr>
                <w:sz w:val="18"/>
                <w:szCs w:val="18"/>
              </w:rPr>
              <w:t>Không có vòng đời riêng.</w:t>
            </w:r>
          </w:p>
        </w:tc>
      </w:tr>
      <w:tr w14:paraId="1EB26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F3B44D2">
            <w:pPr>
              <w:spacing w:after="0" w:line="240" w:lineRule="auto"/>
            </w:pPr>
            <w:r>
              <w:rPr>
                <w:b/>
                <w:sz w:val="18"/>
                <w:szCs w:val="18"/>
              </w:rPr>
              <w:t>Relationships / constraints</w:t>
            </w:r>
          </w:p>
        </w:tc>
        <w:tc>
          <w:tcPr>
            <w:tcW w:w="6800" w:type="dxa"/>
          </w:tcPr>
          <w:p w14:paraId="7BCAB935">
            <w:pPr>
              <w:spacing w:after="0" w:line="240" w:lineRule="auto"/>
            </w:pPr>
            <w:r>
              <w:rPr>
                <w:sz w:val="18"/>
                <w:szCs w:val="18"/>
              </w:rPr>
              <w:t>Kế toán lập, Chủ HTX sửa/duyệt; số tiền dùng mức hiệu lực của PayRuleVersion; là bội số 1.000 VND; khác tiền HTX thực trả. Dòng khoán việc lấy số tiền khoán của WorkAssignment đã nghiệm thu đạt.</w:t>
            </w:r>
          </w:p>
        </w:tc>
      </w:tr>
      <w:tr w14:paraId="5FD12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E5E000F">
            <w:pPr>
              <w:spacing w:after="0" w:line="240" w:lineRule="auto"/>
            </w:pPr>
            <w:r>
              <w:rPr>
                <w:b/>
                <w:sz w:val="18"/>
                <w:szCs w:val="18"/>
              </w:rPr>
              <w:t>Used in</w:t>
            </w:r>
          </w:p>
        </w:tc>
        <w:tc>
          <w:tcPr>
            <w:tcW w:w="6800" w:type="dxa"/>
          </w:tcPr>
          <w:p w14:paraId="1A5D80F1">
            <w:pPr>
              <w:spacing w:after="0" w:line="240" w:lineRule="auto"/>
            </w:pPr>
            <w:r>
              <w:rPr>
                <w:sz w:val="18"/>
                <w:szCs w:val="18"/>
              </w:rPr>
              <w:t>UC58–60; BR-20. Màn hình: SCR-42, SCR-43, SCR-44</w:t>
            </w:r>
          </w:p>
        </w:tc>
      </w:tr>
    </w:tbl>
    <w:p w14:paraId="101987AA">
      <w:pPr>
        <w:spacing w:after="0"/>
      </w:pPr>
    </w:p>
    <w:p w14:paraId="7918C123">
      <w:pPr>
        <w:keepNext/>
        <w:spacing w:before="120" w:after="40"/>
      </w:pPr>
      <w:r>
        <w:rPr>
          <w:b/>
        </w:rPr>
        <w:t>E44 LaborSettlement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30F96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47FB18E1">
            <w:pPr>
              <w:spacing w:after="0" w:line="240" w:lineRule="auto"/>
            </w:pPr>
            <w:r>
              <w:rPr>
                <w:b/>
                <w:sz w:val="18"/>
                <w:szCs w:val="18"/>
              </w:rPr>
              <w:t>Field</w:t>
            </w:r>
          </w:p>
        </w:tc>
        <w:tc>
          <w:tcPr>
            <w:tcW w:w="6800" w:type="dxa"/>
            <w:shd w:val="clear" w:color="auto" w:fill="DCE6F1"/>
          </w:tcPr>
          <w:p w14:paraId="1761C42A">
            <w:pPr>
              <w:spacing w:after="0" w:line="240" w:lineRule="auto"/>
            </w:pPr>
            <w:r>
              <w:rPr>
                <w:b/>
                <w:sz w:val="18"/>
                <w:szCs w:val="18"/>
              </w:rPr>
              <w:t>Value</w:t>
            </w:r>
          </w:p>
        </w:tc>
      </w:tr>
      <w:tr w14:paraId="2AFD1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7842AED">
            <w:pPr>
              <w:spacing w:after="0" w:line="240" w:lineRule="auto"/>
            </w:pPr>
            <w:r>
              <w:rPr>
                <w:b/>
                <w:sz w:val="18"/>
                <w:szCs w:val="18"/>
              </w:rPr>
              <w:t>Nhóm</w:t>
            </w:r>
          </w:p>
        </w:tc>
        <w:tc>
          <w:tcPr>
            <w:tcW w:w="6800" w:type="dxa"/>
          </w:tcPr>
          <w:p w14:paraId="597037C3">
            <w:pPr>
              <w:spacing w:after="0" w:line="240" w:lineRule="auto"/>
            </w:pPr>
            <w:r>
              <w:rPr>
                <w:sz w:val="18"/>
                <w:szCs w:val="18"/>
              </w:rPr>
              <w:t>Lao động</w:t>
            </w:r>
          </w:p>
        </w:tc>
      </w:tr>
      <w:tr w14:paraId="4F0A7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BAC6329">
            <w:pPr>
              <w:spacing w:after="0" w:line="240" w:lineRule="auto"/>
            </w:pPr>
            <w:r>
              <w:rPr>
                <w:b/>
                <w:sz w:val="18"/>
                <w:szCs w:val="18"/>
              </w:rPr>
              <w:t>Purpose (mục đích)</w:t>
            </w:r>
          </w:p>
        </w:tc>
        <w:tc>
          <w:tcPr>
            <w:tcW w:w="6800" w:type="dxa"/>
          </w:tcPr>
          <w:p w14:paraId="4ECF711E">
            <w:pPr>
              <w:spacing w:after="0" w:line="240" w:lineRule="auto"/>
            </w:pPr>
            <w:r>
              <w:rPr>
                <w:sz w:val="18"/>
                <w:szCs w:val="18"/>
              </w:rPr>
              <w:t>Chốt khoản phải trả theo người/kỳ mà chưa coi là đã thanh toán.</w:t>
            </w:r>
          </w:p>
        </w:tc>
      </w:tr>
      <w:tr w14:paraId="37F71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66FD0CC">
            <w:pPr>
              <w:spacing w:after="0" w:line="240" w:lineRule="auto"/>
            </w:pPr>
            <w:r>
              <w:rPr>
                <w:b/>
                <w:sz w:val="18"/>
                <w:szCs w:val="18"/>
              </w:rPr>
              <w:t>Modeling type</w:t>
            </w:r>
          </w:p>
        </w:tc>
        <w:tc>
          <w:tcPr>
            <w:tcW w:w="6800" w:type="dxa"/>
          </w:tcPr>
          <w:p w14:paraId="5D91DB0F">
            <w:pPr>
              <w:spacing w:after="0" w:line="240" w:lineRule="auto"/>
            </w:pPr>
            <w:r>
              <w:rPr>
                <w:sz w:val="18"/>
                <w:szCs w:val="18"/>
              </w:rPr>
              <w:t>C – dữ liệu/đối tượng được nguồn xác nhận</w:t>
            </w:r>
          </w:p>
        </w:tc>
      </w:tr>
      <w:tr w14:paraId="059D9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F063815">
            <w:pPr>
              <w:spacing w:after="0" w:line="240" w:lineRule="auto"/>
            </w:pPr>
            <w:r>
              <w:rPr>
                <w:b/>
                <w:sz w:val="18"/>
                <w:szCs w:val="18"/>
              </w:rPr>
              <w:t>Key business attributes</w:t>
            </w:r>
          </w:p>
        </w:tc>
        <w:tc>
          <w:tcPr>
            <w:tcW w:w="6800" w:type="dxa"/>
          </w:tcPr>
          <w:p w14:paraId="2618A05D">
            <w:pPr>
              <w:spacing w:after="0" w:line="240" w:lineRule="auto"/>
            </w:pPr>
            <w:r>
              <w:rPr>
                <w:sz w:val="18"/>
                <w:szCs w:val="18"/>
              </w:rPr>
              <w:t>settlement_id, contractor_id (thời vụ, tùy chọn), employee_id (nhân viên, tùy chọn), kỳ/ngày, tổng nghĩa vụ, status_id (nhóm LABOR_SETTLEMENT)</w:t>
            </w:r>
          </w:p>
        </w:tc>
      </w:tr>
      <w:tr w14:paraId="45B35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DF45FAA">
            <w:pPr>
              <w:spacing w:after="0" w:line="240" w:lineRule="auto"/>
            </w:pPr>
            <w:r>
              <w:rPr>
                <w:b/>
                <w:sz w:val="18"/>
                <w:szCs w:val="18"/>
              </w:rPr>
              <w:t>Business identity</w:t>
            </w:r>
          </w:p>
        </w:tc>
        <w:tc>
          <w:tcPr>
            <w:tcW w:w="6800" w:type="dxa"/>
          </w:tcPr>
          <w:p w14:paraId="20270A14">
            <w:pPr>
              <w:spacing w:after="0" w:line="240" w:lineRule="auto"/>
            </w:pPr>
            <w:r>
              <w:rPr>
                <w:sz w:val="18"/>
                <w:szCs w:val="18"/>
              </w:rPr>
              <w:t>Khóa: settlement_id Khóa ngoại: contractor_id, employee_id, status_id.</w:t>
            </w:r>
          </w:p>
        </w:tc>
      </w:tr>
      <w:tr w14:paraId="2FD3B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753E4E8">
            <w:pPr>
              <w:spacing w:after="0" w:line="240" w:lineRule="auto"/>
            </w:pPr>
            <w:r>
              <w:rPr>
                <w:b/>
                <w:sz w:val="18"/>
                <w:szCs w:val="18"/>
              </w:rPr>
              <w:t>Status / lifecycle</w:t>
            </w:r>
          </w:p>
        </w:tc>
        <w:tc>
          <w:tcPr>
            <w:tcW w:w="6800" w:type="dxa"/>
          </w:tcPr>
          <w:p w14:paraId="1E2CB644">
            <w:pPr>
              <w:spacing w:after="0" w:line="240" w:lineRule="auto"/>
            </w:pPr>
            <w:r>
              <w:rPr>
                <w:sz w:val="18"/>
                <w:szCs w:val="18"/>
              </w:rPr>
              <w:t>status_id thuộc nhóm LABOR_SETTLEMENT: Nháp (đầu), Đã duyệt, Đã chi đủ (kết thúc). UC59 lưu bảng tính ở trạng thái Nháp. Chuyển trạng thái được phép ở mục 3.4 (BR-29, BR-30).</w:t>
            </w:r>
          </w:p>
        </w:tc>
      </w:tr>
      <w:tr w14:paraId="1453A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0AE6079">
            <w:pPr>
              <w:spacing w:after="0" w:line="240" w:lineRule="auto"/>
            </w:pPr>
            <w:r>
              <w:rPr>
                <w:b/>
                <w:sz w:val="18"/>
                <w:szCs w:val="18"/>
              </w:rPr>
              <w:t>Relationships / constraints</w:t>
            </w:r>
          </w:p>
        </w:tc>
        <w:tc>
          <w:tcPr>
            <w:tcW w:w="6800" w:type="dxa"/>
          </w:tcPr>
          <w:p w14:paraId="2509ED17">
            <w:pPr>
              <w:spacing w:after="0" w:line="240" w:lineRule="auto"/>
            </w:pPr>
            <w:r>
              <w:rPr>
                <w:sz w:val="18"/>
                <w:szCs w:val="18"/>
              </w:rPr>
              <w:t>Kế toán lập; Chủ HTX xem toàn bộ, sửa và duyệt. Nhân viên có tài khoản chỉ xem dòng lương của chính mình; chốt chưa phải chi tiền. Dữ liệu chung HTX (không gắn khu): chỉ vai trò được gán ở Toàn bộ khu thao tác (mục 4.4).</w:t>
            </w:r>
          </w:p>
        </w:tc>
      </w:tr>
      <w:tr w14:paraId="18983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E6B0210">
            <w:pPr>
              <w:spacing w:after="0" w:line="240" w:lineRule="auto"/>
            </w:pPr>
            <w:r>
              <w:rPr>
                <w:b/>
                <w:sz w:val="18"/>
                <w:szCs w:val="18"/>
              </w:rPr>
              <w:t>Used in</w:t>
            </w:r>
          </w:p>
        </w:tc>
        <w:tc>
          <w:tcPr>
            <w:tcW w:w="6800" w:type="dxa"/>
          </w:tcPr>
          <w:p w14:paraId="73060DC4">
            <w:pPr>
              <w:spacing w:after="0" w:line="240" w:lineRule="auto"/>
            </w:pPr>
            <w:r>
              <w:rPr>
                <w:sz w:val="18"/>
                <w:szCs w:val="18"/>
              </w:rPr>
              <w:t>UC59–62; BR-20. Màn hình: SCR-43, SCR-44, SCR-45, SCR-46</w:t>
            </w:r>
          </w:p>
        </w:tc>
      </w:tr>
    </w:tbl>
    <w:p w14:paraId="7CF6025C">
      <w:pPr>
        <w:spacing w:after="0"/>
      </w:pPr>
    </w:p>
    <w:p w14:paraId="54B8C157">
      <w:pPr>
        <w:keepNext/>
        <w:spacing w:before="120" w:after="40"/>
      </w:pPr>
      <w:r>
        <w:rPr>
          <w:b/>
        </w:rPr>
        <w:t>E45 LaborPayment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19FF5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7FB12D31">
            <w:pPr>
              <w:spacing w:after="0" w:line="240" w:lineRule="auto"/>
            </w:pPr>
            <w:r>
              <w:rPr>
                <w:b/>
                <w:sz w:val="18"/>
                <w:szCs w:val="18"/>
              </w:rPr>
              <w:t>Field</w:t>
            </w:r>
          </w:p>
        </w:tc>
        <w:tc>
          <w:tcPr>
            <w:tcW w:w="6800" w:type="dxa"/>
            <w:shd w:val="clear" w:color="auto" w:fill="DCE6F1"/>
          </w:tcPr>
          <w:p w14:paraId="4090F1BF">
            <w:pPr>
              <w:spacing w:after="0" w:line="240" w:lineRule="auto"/>
            </w:pPr>
            <w:r>
              <w:rPr>
                <w:b/>
                <w:sz w:val="18"/>
                <w:szCs w:val="18"/>
              </w:rPr>
              <w:t>Value</w:t>
            </w:r>
          </w:p>
        </w:tc>
      </w:tr>
      <w:tr w14:paraId="21D98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6170A04">
            <w:pPr>
              <w:spacing w:after="0" w:line="240" w:lineRule="auto"/>
            </w:pPr>
            <w:r>
              <w:rPr>
                <w:b/>
                <w:sz w:val="18"/>
                <w:szCs w:val="18"/>
              </w:rPr>
              <w:t>Nhóm</w:t>
            </w:r>
          </w:p>
        </w:tc>
        <w:tc>
          <w:tcPr>
            <w:tcW w:w="6800" w:type="dxa"/>
          </w:tcPr>
          <w:p w14:paraId="2213F735">
            <w:pPr>
              <w:spacing w:after="0" w:line="240" w:lineRule="auto"/>
            </w:pPr>
            <w:r>
              <w:rPr>
                <w:sz w:val="18"/>
                <w:szCs w:val="18"/>
              </w:rPr>
              <w:t>Lao động</w:t>
            </w:r>
          </w:p>
        </w:tc>
      </w:tr>
      <w:tr w14:paraId="46A73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5EA0235">
            <w:pPr>
              <w:spacing w:after="0" w:line="240" w:lineRule="auto"/>
            </w:pPr>
            <w:r>
              <w:rPr>
                <w:b/>
                <w:sz w:val="18"/>
                <w:szCs w:val="18"/>
              </w:rPr>
              <w:t>Purpose (mục đích)</w:t>
            </w:r>
          </w:p>
        </w:tc>
        <w:tc>
          <w:tcPr>
            <w:tcW w:w="6800" w:type="dxa"/>
          </w:tcPr>
          <w:p w14:paraId="63964E3C">
            <w:pPr>
              <w:spacing w:after="0" w:line="240" w:lineRule="auto"/>
            </w:pPr>
            <w:r>
              <w:rPr>
                <w:sz w:val="18"/>
                <w:szCs w:val="18"/>
              </w:rPr>
              <w:t>Ghi tiền HTX thực chi, với thời vụ là chi qua người nhận khoán.</w:t>
            </w:r>
          </w:p>
        </w:tc>
      </w:tr>
      <w:tr w14:paraId="1E1B7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E763FCD">
            <w:pPr>
              <w:spacing w:after="0" w:line="240" w:lineRule="auto"/>
            </w:pPr>
            <w:r>
              <w:rPr>
                <w:b/>
                <w:sz w:val="18"/>
                <w:szCs w:val="18"/>
              </w:rPr>
              <w:t>Modeling type</w:t>
            </w:r>
          </w:p>
        </w:tc>
        <w:tc>
          <w:tcPr>
            <w:tcW w:w="6800" w:type="dxa"/>
          </w:tcPr>
          <w:p w14:paraId="4D94CA45">
            <w:pPr>
              <w:spacing w:after="0" w:line="240" w:lineRule="auto"/>
            </w:pPr>
            <w:r>
              <w:rPr>
                <w:sz w:val="18"/>
                <w:szCs w:val="18"/>
              </w:rPr>
              <w:t>C – dữ liệu/đối tượng được nguồn xác nhận</w:t>
            </w:r>
          </w:p>
        </w:tc>
      </w:tr>
      <w:tr w14:paraId="6363D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D0F3521">
            <w:pPr>
              <w:spacing w:after="0" w:line="240" w:lineRule="auto"/>
            </w:pPr>
            <w:r>
              <w:rPr>
                <w:b/>
                <w:sz w:val="18"/>
                <w:szCs w:val="18"/>
              </w:rPr>
              <w:t>Key business attributes</w:t>
            </w:r>
          </w:p>
        </w:tc>
        <w:tc>
          <w:tcPr>
            <w:tcW w:w="6800" w:type="dxa"/>
          </w:tcPr>
          <w:p w14:paraId="6AC85613">
            <w:pPr>
              <w:spacing w:after="0" w:line="240" w:lineRule="auto"/>
            </w:pPr>
            <w:r>
              <w:rPr>
                <w:sz w:val="18"/>
                <w:szCs w:val="18"/>
              </w:rPr>
              <w:t>labor_payment_id, settlement_id, người nhận, tiền thực chi, ngày, phương thức, chứng từ</w:t>
            </w:r>
          </w:p>
        </w:tc>
      </w:tr>
      <w:tr w14:paraId="6E8BA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F583C23">
            <w:pPr>
              <w:spacing w:after="0" w:line="240" w:lineRule="auto"/>
            </w:pPr>
            <w:r>
              <w:rPr>
                <w:b/>
                <w:sz w:val="18"/>
                <w:szCs w:val="18"/>
              </w:rPr>
              <w:t>Business identity</w:t>
            </w:r>
          </w:p>
        </w:tc>
        <w:tc>
          <w:tcPr>
            <w:tcW w:w="6800" w:type="dxa"/>
          </w:tcPr>
          <w:p w14:paraId="33D8ACB0">
            <w:pPr>
              <w:spacing w:after="0" w:line="240" w:lineRule="auto"/>
            </w:pPr>
            <w:r>
              <w:rPr>
                <w:sz w:val="18"/>
                <w:szCs w:val="18"/>
              </w:rPr>
              <w:t>Khóa: labor_payment_id Khóa ngoại: settlement_id.</w:t>
            </w:r>
          </w:p>
        </w:tc>
      </w:tr>
      <w:tr w14:paraId="3A3DE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8ADCEF9">
            <w:pPr>
              <w:spacing w:after="0" w:line="240" w:lineRule="auto"/>
            </w:pPr>
            <w:r>
              <w:rPr>
                <w:b/>
                <w:sz w:val="18"/>
                <w:szCs w:val="18"/>
              </w:rPr>
              <w:t>Status / lifecycle</w:t>
            </w:r>
          </w:p>
        </w:tc>
        <w:tc>
          <w:tcPr>
            <w:tcW w:w="6800" w:type="dxa"/>
          </w:tcPr>
          <w:p w14:paraId="58084E40">
            <w:pPr>
              <w:spacing w:after="0" w:line="240" w:lineRule="auto"/>
            </w:pPr>
            <w:r>
              <w:rPr>
                <w:sz w:val="18"/>
                <w:szCs w:val="18"/>
              </w:rPr>
              <w:t>Không có vòng đời riêng.</w:t>
            </w:r>
          </w:p>
        </w:tc>
      </w:tr>
      <w:tr w14:paraId="1D1DB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82A52D8">
            <w:pPr>
              <w:spacing w:after="0" w:line="240" w:lineRule="auto"/>
            </w:pPr>
            <w:r>
              <w:rPr>
                <w:b/>
                <w:sz w:val="18"/>
                <w:szCs w:val="18"/>
              </w:rPr>
              <w:t>Relationships / constraints</w:t>
            </w:r>
          </w:p>
        </w:tc>
        <w:tc>
          <w:tcPr>
            <w:tcW w:w="6800" w:type="dxa"/>
          </w:tcPr>
          <w:p w14:paraId="207E1826">
            <w:pPr>
              <w:spacing w:after="0" w:line="240" w:lineRule="auto"/>
            </w:pPr>
            <w:r>
              <w:rPr>
                <w:sz w:val="18"/>
                <w:szCs w:val="18"/>
              </w:rPr>
              <w:t>Thời vụ chi cho Contractor; một settlement có thể trả nhiều đợt; số tiền là bội số 1.000 VND.</w:t>
            </w:r>
          </w:p>
        </w:tc>
      </w:tr>
      <w:tr w14:paraId="0C654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96147FA">
            <w:pPr>
              <w:spacing w:after="0" w:line="240" w:lineRule="auto"/>
            </w:pPr>
            <w:r>
              <w:rPr>
                <w:b/>
                <w:sz w:val="18"/>
                <w:szCs w:val="18"/>
              </w:rPr>
              <w:t>Used in</w:t>
            </w:r>
          </w:p>
        </w:tc>
        <w:tc>
          <w:tcPr>
            <w:tcW w:w="6800" w:type="dxa"/>
          </w:tcPr>
          <w:p w14:paraId="5F516D66">
            <w:pPr>
              <w:spacing w:after="0" w:line="240" w:lineRule="auto"/>
            </w:pPr>
            <w:r>
              <w:rPr>
                <w:sz w:val="18"/>
                <w:szCs w:val="18"/>
              </w:rPr>
              <w:t>UC61; BR-20. Màn hình: SCR-45</w:t>
            </w:r>
          </w:p>
        </w:tc>
      </w:tr>
    </w:tbl>
    <w:p w14:paraId="36DB4858">
      <w:pPr>
        <w:spacing w:after="0"/>
      </w:pPr>
    </w:p>
    <w:p w14:paraId="2C551A00">
      <w:pPr>
        <w:keepNext/>
        <w:spacing w:before="120" w:after="40"/>
      </w:pPr>
      <w:r>
        <w:rPr>
          <w:b/>
        </w:rPr>
        <w:t>E46 Notification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49DAC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3D9B13A2">
            <w:pPr>
              <w:spacing w:after="0" w:line="240" w:lineRule="auto"/>
            </w:pPr>
            <w:r>
              <w:rPr>
                <w:b/>
                <w:sz w:val="18"/>
                <w:szCs w:val="18"/>
              </w:rPr>
              <w:t>Field</w:t>
            </w:r>
          </w:p>
        </w:tc>
        <w:tc>
          <w:tcPr>
            <w:tcW w:w="6800" w:type="dxa"/>
            <w:shd w:val="clear" w:color="auto" w:fill="DCE6F1"/>
          </w:tcPr>
          <w:p w14:paraId="5C37E915">
            <w:pPr>
              <w:spacing w:after="0" w:line="240" w:lineRule="auto"/>
            </w:pPr>
            <w:r>
              <w:rPr>
                <w:b/>
                <w:sz w:val="18"/>
                <w:szCs w:val="18"/>
              </w:rPr>
              <w:t>Value</w:t>
            </w:r>
          </w:p>
        </w:tc>
      </w:tr>
      <w:tr w14:paraId="73020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A6772F0">
            <w:pPr>
              <w:spacing w:after="0" w:line="240" w:lineRule="auto"/>
            </w:pPr>
            <w:r>
              <w:rPr>
                <w:b/>
                <w:sz w:val="18"/>
                <w:szCs w:val="18"/>
              </w:rPr>
              <w:t>Nhóm</w:t>
            </w:r>
          </w:p>
        </w:tc>
        <w:tc>
          <w:tcPr>
            <w:tcW w:w="6800" w:type="dxa"/>
          </w:tcPr>
          <w:p w14:paraId="55385658">
            <w:pPr>
              <w:spacing w:after="0" w:line="240" w:lineRule="auto"/>
            </w:pPr>
            <w:r>
              <w:rPr>
                <w:sz w:val="18"/>
                <w:szCs w:val="18"/>
              </w:rPr>
              <w:t>Hệ thống</w:t>
            </w:r>
          </w:p>
        </w:tc>
      </w:tr>
      <w:tr w14:paraId="2888A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5AFD211">
            <w:pPr>
              <w:spacing w:after="0" w:line="240" w:lineRule="auto"/>
            </w:pPr>
            <w:r>
              <w:rPr>
                <w:b/>
                <w:sz w:val="18"/>
                <w:szCs w:val="18"/>
              </w:rPr>
              <w:t>Purpose (mục đích)</w:t>
            </w:r>
          </w:p>
        </w:tc>
        <w:tc>
          <w:tcPr>
            <w:tcW w:w="6800" w:type="dxa"/>
          </w:tcPr>
          <w:p w14:paraId="286F1FD1">
            <w:pPr>
              <w:spacing w:after="0" w:line="240" w:lineRule="auto"/>
            </w:pPr>
            <w:r>
              <w:rPr>
                <w:sz w:val="18"/>
                <w:szCs w:val="18"/>
              </w:rPr>
              <w:t>Thông báo trong app và theo dõi thời điểm đọc, gồm cảnh báo nước, nhắc đo nước quá hạn, giấy tờ sắp hết hạn và hàng trả giữ tạm quá 3 ngày.</w:t>
            </w:r>
          </w:p>
        </w:tc>
      </w:tr>
      <w:tr w14:paraId="55D72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64B66B1">
            <w:pPr>
              <w:spacing w:after="0" w:line="240" w:lineRule="auto"/>
            </w:pPr>
            <w:r>
              <w:rPr>
                <w:b/>
                <w:sz w:val="18"/>
                <w:szCs w:val="18"/>
              </w:rPr>
              <w:t>Modeling type</w:t>
            </w:r>
          </w:p>
        </w:tc>
        <w:tc>
          <w:tcPr>
            <w:tcW w:w="6800" w:type="dxa"/>
          </w:tcPr>
          <w:p w14:paraId="5F4D38B5">
            <w:pPr>
              <w:spacing w:after="0" w:line="240" w:lineRule="auto"/>
            </w:pPr>
            <w:r>
              <w:rPr>
                <w:sz w:val="18"/>
                <w:szCs w:val="18"/>
              </w:rPr>
              <w:t>C – dữ liệu/đối tượng được nguồn xác nhận</w:t>
            </w:r>
          </w:p>
        </w:tc>
      </w:tr>
      <w:tr w14:paraId="402B5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7E6E9FF">
            <w:pPr>
              <w:spacing w:after="0" w:line="240" w:lineRule="auto"/>
            </w:pPr>
            <w:r>
              <w:rPr>
                <w:b/>
                <w:sz w:val="18"/>
                <w:szCs w:val="18"/>
              </w:rPr>
              <w:t>Key business attributes</w:t>
            </w:r>
          </w:p>
        </w:tc>
        <w:tc>
          <w:tcPr>
            <w:tcW w:w="6800" w:type="dxa"/>
          </w:tcPr>
          <w:p w14:paraId="64692E93">
            <w:pPr>
              <w:spacing w:after="0" w:line="240" w:lineRule="auto"/>
            </w:pPr>
            <w:r>
              <w:rPr>
                <w:sz w:val="18"/>
                <w:szCs w:val="18"/>
              </w:rPr>
              <w:t>notification_id, recipient_account_id, loại, bản ghi liên quan (loại và mã bản ghi, không phải khóa ngoại), thời điểm, thời điểm đọc (trống = chưa đọc), cờ bắt buộc</w:t>
            </w:r>
          </w:p>
        </w:tc>
      </w:tr>
      <w:tr w14:paraId="4570C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62BFB04">
            <w:pPr>
              <w:spacing w:after="0" w:line="240" w:lineRule="auto"/>
            </w:pPr>
            <w:r>
              <w:rPr>
                <w:b/>
                <w:sz w:val="18"/>
                <w:szCs w:val="18"/>
              </w:rPr>
              <w:t>Business identity</w:t>
            </w:r>
          </w:p>
        </w:tc>
        <w:tc>
          <w:tcPr>
            <w:tcW w:w="6800" w:type="dxa"/>
          </w:tcPr>
          <w:p w14:paraId="69C63DF3">
            <w:pPr>
              <w:spacing w:after="0" w:line="240" w:lineRule="auto"/>
            </w:pPr>
            <w:r>
              <w:rPr>
                <w:sz w:val="18"/>
                <w:szCs w:val="18"/>
              </w:rPr>
              <w:t>Khóa: notification_id Khóa ngoại: recipient_account_id.</w:t>
            </w:r>
          </w:p>
        </w:tc>
      </w:tr>
      <w:tr w14:paraId="4DAD6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20DECCC">
            <w:pPr>
              <w:spacing w:after="0" w:line="240" w:lineRule="auto"/>
            </w:pPr>
            <w:r>
              <w:rPr>
                <w:b/>
                <w:sz w:val="18"/>
                <w:szCs w:val="18"/>
              </w:rPr>
              <w:t>Status / lifecycle</w:t>
            </w:r>
          </w:p>
        </w:tc>
        <w:tc>
          <w:tcPr>
            <w:tcW w:w="6800" w:type="dxa"/>
          </w:tcPr>
          <w:p w14:paraId="64A51B85">
            <w:pPr>
              <w:spacing w:after="0" w:line="240" w:lineRule="auto"/>
            </w:pPr>
            <w:r>
              <w:rPr>
                <w:sz w:val="18"/>
                <w:szCs w:val="18"/>
              </w:rPr>
              <w:t>Không lưu trạng thái. Thay “đã đọc” bằng thuộc tính thời điểm đọc (trống = chưa đọc).</w:t>
            </w:r>
          </w:p>
        </w:tc>
      </w:tr>
      <w:tr w14:paraId="57BAF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84CC9AE">
            <w:pPr>
              <w:spacing w:after="0" w:line="240" w:lineRule="auto"/>
            </w:pPr>
            <w:r>
              <w:rPr>
                <w:b/>
                <w:sz w:val="18"/>
                <w:szCs w:val="18"/>
              </w:rPr>
              <w:t>Relationships / constraints</w:t>
            </w:r>
          </w:p>
        </w:tc>
        <w:tc>
          <w:tcPr>
            <w:tcW w:w="6800" w:type="dxa"/>
          </w:tcPr>
          <w:p w14:paraId="3D78DA7B">
            <w:pPr>
              <w:spacing w:after="0" w:line="240" w:lineRule="auto"/>
            </w:pPr>
            <w:r>
              <w:rPr>
                <w:sz w:val="18"/>
                <w:szCs w:val="18"/>
              </w:rPr>
              <w:t>Thông báo nghiệp vụ, gửi kèm thông báo đẩy khi được bật; mở đích phải kiểm quyền lại; cảnh báo nước, đơn mới và QR đã gửi là bắt buộc, không cho tắt.</w:t>
            </w:r>
          </w:p>
        </w:tc>
      </w:tr>
      <w:tr w14:paraId="56401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F63DF15">
            <w:pPr>
              <w:spacing w:after="0" w:line="240" w:lineRule="auto"/>
            </w:pPr>
            <w:r>
              <w:rPr>
                <w:b/>
                <w:sz w:val="18"/>
                <w:szCs w:val="18"/>
              </w:rPr>
              <w:t>Used in</w:t>
            </w:r>
          </w:p>
        </w:tc>
        <w:tc>
          <w:tcPr>
            <w:tcW w:w="6800" w:type="dxa"/>
          </w:tcPr>
          <w:p w14:paraId="3F92FD47">
            <w:pPr>
              <w:spacing w:after="0" w:line="240" w:lineRule="auto"/>
            </w:pPr>
            <w:r>
              <w:rPr>
                <w:sz w:val="18"/>
                <w:szCs w:val="18"/>
              </w:rPr>
              <w:t>UC06, UC15, UC26, UC43, UC52, UC69, UC70; JOB-07. Màn hình: SCR-06, SCR-11, SCR-18, SCR-53</w:t>
            </w:r>
          </w:p>
        </w:tc>
      </w:tr>
    </w:tbl>
    <w:p w14:paraId="2F0C1EB1">
      <w:pPr>
        <w:spacing w:after="0"/>
      </w:pPr>
    </w:p>
    <w:p w14:paraId="2E935841">
      <w:pPr>
        <w:keepNext/>
        <w:spacing w:before="120" w:after="40"/>
      </w:pPr>
      <w:r>
        <w:rPr>
          <w:b/>
        </w:rPr>
        <w:t>E47 MessageDeliveryAttempt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42996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0E655456">
            <w:pPr>
              <w:spacing w:after="0" w:line="240" w:lineRule="auto"/>
            </w:pPr>
            <w:r>
              <w:rPr>
                <w:b/>
                <w:sz w:val="18"/>
                <w:szCs w:val="18"/>
              </w:rPr>
              <w:t>Field</w:t>
            </w:r>
          </w:p>
        </w:tc>
        <w:tc>
          <w:tcPr>
            <w:tcW w:w="6800" w:type="dxa"/>
            <w:shd w:val="clear" w:color="auto" w:fill="DCE6F1"/>
          </w:tcPr>
          <w:p w14:paraId="552A12D8">
            <w:pPr>
              <w:spacing w:after="0" w:line="240" w:lineRule="auto"/>
            </w:pPr>
            <w:r>
              <w:rPr>
                <w:b/>
                <w:sz w:val="18"/>
                <w:szCs w:val="18"/>
              </w:rPr>
              <w:t>Value</w:t>
            </w:r>
          </w:p>
        </w:tc>
      </w:tr>
      <w:tr w14:paraId="638AE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86E5418">
            <w:pPr>
              <w:spacing w:after="0" w:line="240" w:lineRule="auto"/>
            </w:pPr>
            <w:r>
              <w:rPr>
                <w:b/>
                <w:sz w:val="18"/>
                <w:szCs w:val="18"/>
              </w:rPr>
              <w:t>Nhóm</w:t>
            </w:r>
          </w:p>
        </w:tc>
        <w:tc>
          <w:tcPr>
            <w:tcW w:w="6800" w:type="dxa"/>
          </w:tcPr>
          <w:p w14:paraId="1AF5952F">
            <w:pPr>
              <w:spacing w:after="0" w:line="240" w:lineRule="auto"/>
            </w:pPr>
            <w:r>
              <w:rPr>
                <w:sz w:val="18"/>
                <w:szCs w:val="18"/>
              </w:rPr>
              <w:t>Hệ thống</w:t>
            </w:r>
          </w:p>
        </w:tc>
      </w:tr>
      <w:tr w14:paraId="430E7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E1D63D9">
            <w:pPr>
              <w:spacing w:after="0" w:line="240" w:lineRule="auto"/>
            </w:pPr>
            <w:r>
              <w:rPr>
                <w:b/>
                <w:sz w:val="18"/>
                <w:szCs w:val="18"/>
              </w:rPr>
              <w:t>Purpose (mục đích)</w:t>
            </w:r>
          </w:p>
        </w:tc>
        <w:tc>
          <w:tcPr>
            <w:tcW w:w="6800" w:type="dxa"/>
          </w:tcPr>
          <w:p w14:paraId="7AEA491A">
            <w:pPr>
              <w:spacing w:after="0" w:line="240" w:lineRule="auto"/>
            </w:pPr>
            <w:r>
              <w:rPr>
                <w:sz w:val="18"/>
                <w:szCs w:val="18"/>
              </w:rPr>
              <w:t>Gửi chứng từ, thử lại và đối chiếu phản hồi nhà cung cấp theo đúng phiên bản.</w:t>
            </w:r>
          </w:p>
        </w:tc>
      </w:tr>
      <w:tr w14:paraId="465A3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A6DAA8E">
            <w:pPr>
              <w:spacing w:after="0" w:line="240" w:lineRule="auto"/>
            </w:pPr>
            <w:r>
              <w:rPr>
                <w:b/>
                <w:sz w:val="18"/>
                <w:szCs w:val="18"/>
              </w:rPr>
              <w:t>Modeling type</w:t>
            </w:r>
          </w:p>
        </w:tc>
        <w:tc>
          <w:tcPr>
            <w:tcW w:w="6800" w:type="dxa"/>
          </w:tcPr>
          <w:p w14:paraId="7AC2EF40">
            <w:pPr>
              <w:spacing w:after="0" w:line="240" w:lineRule="auto"/>
            </w:pPr>
            <w:r>
              <w:rPr>
                <w:sz w:val="18"/>
                <w:szCs w:val="18"/>
              </w:rPr>
              <w:t>C – dữ liệu/đối tượng được nguồn xác nhận</w:t>
            </w:r>
          </w:p>
        </w:tc>
      </w:tr>
      <w:tr w14:paraId="73974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AE48A06">
            <w:pPr>
              <w:spacing w:after="0" w:line="240" w:lineRule="auto"/>
            </w:pPr>
            <w:r>
              <w:rPr>
                <w:b/>
                <w:sz w:val="18"/>
                <w:szCs w:val="18"/>
              </w:rPr>
              <w:t>Key business attributes</w:t>
            </w:r>
          </w:p>
        </w:tc>
        <w:tc>
          <w:tcPr>
            <w:tcW w:w="6800" w:type="dxa"/>
          </w:tcPr>
          <w:p w14:paraId="5A556C8B">
            <w:pPr>
              <w:spacing w:after="0" w:line="240" w:lineRule="auto"/>
            </w:pPr>
            <w:r>
              <w:rPr>
                <w:sz w:val="18"/>
                <w:szCs w:val="18"/>
              </w:rPr>
              <w:t>attempt_id, customer_id, sent_by_account_id, order_id, sale_id, adjustment_id, publication_id, receipt_id, retry_of_attempt_id, recipient, channel, content/document version, status_id (nhóm MESSAGE_DELIVERY), mã phản hồi nhà cung cấp; snapshot/version nội dung chứng từ đã gửi</w:t>
            </w:r>
          </w:p>
        </w:tc>
      </w:tr>
      <w:tr w14:paraId="6ED11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51E9151">
            <w:pPr>
              <w:spacing w:after="0" w:line="240" w:lineRule="auto"/>
            </w:pPr>
            <w:r>
              <w:rPr>
                <w:b/>
                <w:sz w:val="18"/>
                <w:szCs w:val="18"/>
              </w:rPr>
              <w:t>Business identity</w:t>
            </w:r>
          </w:p>
        </w:tc>
        <w:tc>
          <w:tcPr>
            <w:tcW w:w="6800" w:type="dxa"/>
          </w:tcPr>
          <w:p w14:paraId="658EDF7C">
            <w:pPr>
              <w:spacing w:after="0" w:line="240" w:lineRule="auto"/>
            </w:pPr>
            <w:r>
              <w:rPr>
                <w:sz w:val="18"/>
                <w:szCs w:val="18"/>
              </w:rPr>
              <w:t>Khóa: attempt_id Khóa ngoại: customer_id, sent_by_account_id, order_id, sale_id, adjustment_id, publication_id, receipt_id, retry_of_attempt_id, status_id.</w:t>
            </w:r>
          </w:p>
        </w:tc>
      </w:tr>
      <w:tr w14:paraId="5B280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6E2C144">
            <w:pPr>
              <w:spacing w:after="0" w:line="240" w:lineRule="auto"/>
            </w:pPr>
            <w:r>
              <w:rPr>
                <w:b/>
                <w:sz w:val="18"/>
                <w:szCs w:val="18"/>
              </w:rPr>
              <w:t>Status / lifecycle</w:t>
            </w:r>
          </w:p>
        </w:tc>
        <w:tc>
          <w:tcPr>
            <w:tcW w:w="6800" w:type="dxa"/>
          </w:tcPr>
          <w:p w14:paraId="6DA93FD9">
            <w:pPr>
              <w:spacing w:after="0" w:line="240" w:lineRule="auto"/>
            </w:pPr>
            <w:r>
              <w:rPr>
                <w:sz w:val="18"/>
                <w:szCs w:val="18"/>
              </w:rPr>
              <w:t>status_id thuộc nhóm MESSAGE_DELIVERY: Đang gửi (đầu), Đã gửi (kết thúc), Thất bại (kết thúc). UC70 tạo lần gửi ở trạng thái Đang gửi. Chuyển trạng thái được phép ở mục 3.4 (BR-29, BR-30). Đang gửi → Thất bại khi nhà cung cấp báo lỗi hoặc hết thời gian chờ phản hồi (Bảng 3.4-2, 3.4-3).</w:t>
            </w:r>
          </w:p>
        </w:tc>
      </w:tr>
      <w:tr w14:paraId="77311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A8800FF">
            <w:pPr>
              <w:spacing w:after="0" w:line="240" w:lineRule="auto"/>
            </w:pPr>
            <w:r>
              <w:rPr>
                <w:b/>
                <w:sz w:val="18"/>
                <w:szCs w:val="18"/>
              </w:rPr>
              <w:t>Relationships / constraints</w:t>
            </w:r>
          </w:p>
        </w:tc>
        <w:tc>
          <w:tcPr>
            <w:tcW w:w="6800" w:type="dxa"/>
          </w:tcPr>
          <w:p w14:paraId="092AEC13">
            <w:pPr>
              <w:spacing w:after="0" w:line="240" w:lineRule="auto"/>
            </w:pPr>
            <w:r>
              <w:rPr>
                <w:sz w:val="18"/>
                <w:szCs w:val="18"/>
              </w:rPr>
              <w:t xml:space="preserve">Mỗi lần gửi gắn một Customer (customer_id) và đúng một chứng từ nguồn: SalesOrder (xác </w:t>
            </w:r>
            <w:ins w:id="1702" w:author="Claude" w:date="2026-10-08T00:00:00Z">
              <w:r>
                <w:rPr>
                  <w:sz w:val="18"/>
                  <w:szCs w:val="18"/>
                </w:rPr>
                <w:t xml:space="preserve">nhận, hủy đơn, chấp </w:t>
              </w:r>
            </w:ins>
            <w:r>
              <w:rPr>
                <w:sz w:val="18"/>
                <w:szCs w:val="18"/>
              </w:rPr>
              <w:t xml:space="preserve">nhận </w:t>
            </w:r>
            <w:del w:id="1700" w:author="Claude" w:date="2026-10-08T00:00:00Z">
              <w:r>
                <w:rPr>
                  <w:sz w:val="18"/>
                  <w:szCs w:val="18"/>
                </w:rPr>
                <w:delText xml:space="preserve">đơn),</w:delText>
              </w:r>
            </w:del>
            <w:ins w:id="1701" w:author="Claude" w:date="2026-10-08T00:00:00Z">
              <w:r>
                <w:rPr>
                  <w:sz w:val="18"/>
                  <w:szCs w:val="18"/>
                </w:rPr>
                <w:t xml:space="preserve">trả),</w:t>
              </w:r>
            </w:ins>
            <w:r>
              <w:rPr>
                <w:sz w:val="18"/>
                <w:szCs w:val="18"/>
              </w:rPr>
              <w:t xml:space="preserve"> SaleTransaction </w:t>
            </w:r>
            <w:del w:id="1698" w:author="Claude" w:date="2026-10-08T00:00:00Z">
              <w:r>
                <w:rPr>
                  <w:sz w:val="18"/>
                  <w:szCs w:val="18"/>
                </w:rPr>
                <w:delText xml:space="preserve">(QR</w:delText>
              </w:r>
            </w:del>
            <w:ins w:id="1699" w:author="Claude" w:date="2026-10-08T00:00:00Z">
              <w:r>
                <w:rPr>
                  <w:sz w:val="18"/>
                  <w:szCs w:val="18"/>
                </w:rPr>
                <w:t xml:space="preserve">(số cân và giá, QR</w:t>
              </w:r>
            </w:ins>
            <w:r>
              <w:rPr>
                <w:sz w:val="18"/>
                <w:szCs w:val="18"/>
              </w:rPr>
              <w:t xml:space="preserve"> thanh toán, biên nhận), CustomerReceipt (phiếu thu), SaleAdjustment (chứng từ điều chỉnh) hoặc TracePublicationVersion (QR truy xuất) (BR-26): đúng một trong 5 khóa ngoại nguồn có giá trị; customer_id trùng khách của chứng từ nguồn, với TracePublicationVersion là thương lái của đơn đã nhận lô (UC70 nhánh 1a1); kênh gửi là email, Zalo OA hoặc SMS; sent_by_account_id trống khi JOB-03 tự gửi; lần thử lại (retry_of_attempt_id) giữ cùng nguồn và khách. </w:t>
            </w:r>
            <w:ins w:id="1703" w:author="Claude" w:date="2026-10-08T00:00:00Z">
              <w:r>
                <w:rPr>
                  <w:sz w:val="18"/>
                  <w:szCs w:val="18"/>
                </w:rPr>
                <w:t xml:space="preserve">Tin báo tự động cho thương lái (xác nhận, hủy đơn ở UC44; số cân, giá ở UC45; chấp nhận trả ở UC52) cũng ghi lần gửi, sent_by_account_id trống, để kiểm tra và gửi lại ở UC71. </w:t>
              </w:r>
            </w:ins>
            <w:r>
              <w:rPr>
                <w:sz w:val="18"/>
                <w:szCs w:val="18"/>
              </w:rPr>
              <w:t xml:space="preserve">Gửi chứng từ nhiều lần không tạo sale/tiền mới; gửi được không có nghĩa khách đã đọc.</w:t>
            </w:r>
          </w:p>
        </w:tc>
      </w:tr>
      <w:tr w14:paraId="0443A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C76E27F">
            <w:pPr>
              <w:spacing w:after="0" w:line="240" w:lineRule="auto"/>
            </w:pPr>
            <w:r>
              <w:rPr>
                <w:b/>
                <w:sz w:val="18"/>
                <w:szCs w:val="18"/>
              </w:rPr>
              <w:t>Used in</w:t>
            </w:r>
          </w:p>
        </w:tc>
        <w:tc>
          <w:tcPr>
            <w:tcW w:w="6800" w:type="dxa"/>
          </w:tcPr>
          <w:p w14:paraId="1FAF2AAE">
            <w:pPr>
              <w:spacing w:after="0" w:line="240" w:lineRule="auto"/>
            </w:pPr>
            <w:r>
              <w:rPr>
                <w:sz w:val="18"/>
                <w:szCs w:val="18"/>
              </w:rPr>
              <w:t>UC70–71 (nguồn: UC32, UC44, UC48, UC49, UC53); BR-26. Màn hình: SCR-54, SCR-55</w:t>
            </w:r>
          </w:p>
        </w:tc>
      </w:tr>
    </w:tbl>
    <w:p w14:paraId="51DC27F1">
      <w:pPr>
        <w:spacing w:after="0"/>
      </w:pPr>
    </w:p>
    <w:p w14:paraId="1ADCE0DD">
      <w:pPr>
        <w:keepNext/>
        <w:spacing w:before="120" w:after="40"/>
      </w:pPr>
      <w:r>
        <w:rPr>
          <w:b/>
        </w:rPr>
        <w:t>E48 AuditEvent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49E1E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701B2502">
            <w:pPr>
              <w:spacing w:after="0" w:line="240" w:lineRule="auto"/>
            </w:pPr>
            <w:r>
              <w:rPr>
                <w:b/>
                <w:sz w:val="18"/>
                <w:szCs w:val="18"/>
              </w:rPr>
              <w:t>Field</w:t>
            </w:r>
          </w:p>
        </w:tc>
        <w:tc>
          <w:tcPr>
            <w:tcW w:w="6800" w:type="dxa"/>
            <w:shd w:val="clear" w:color="auto" w:fill="DCE6F1"/>
          </w:tcPr>
          <w:p w14:paraId="33E4A69B">
            <w:pPr>
              <w:spacing w:after="0" w:line="240" w:lineRule="auto"/>
            </w:pPr>
            <w:r>
              <w:rPr>
                <w:b/>
                <w:sz w:val="18"/>
                <w:szCs w:val="18"/>
              </w:rPr>
              <w:t>Value</w:t>
            </w:r>
          </w:p>
        </w:tc>
      </w:tr>
      <w:tr w14:paraId="1A0AD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B6497FC">
            <w:pPr>
              <w:spacing w:after="0" w:line="240" w:lineRule="auto"/>
            </w:pPr>
            <w:r>
              <w:rPr>
                <w:b/>
                <w:sz w:val="18"/>
                <w:szCs w:val="18"/>
              </w:rPr>
              <w:t>Nhóm</w:t>
            </w:r>
          </w:p>
        </w:tc>
        <w:tc>
          <w:tcPr>
            <w:tcW w:w="6800" w:type="dxa"/>
          </w:tcPr>
          <w:p w14:paraId="4F047683">
            <w:pPr>
              <w:spacing w:after="0" w:line="240" w:lineRule="auto"/>
            </w:pPr>
            <w:r>
              <w:rPr>
                <w:sz w:val="18"/>
                <w:szCs w:val="18"/>
              </w:rPr>
              <w:t>Hệ thống</w:t>
            </w:r>
          </w:p>
        </w:tc>
      </w:tr>
      <w:tr w14:paraId="5EF99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FAA3E12">
            <w:pPr>
              <w:spacing w:after="0" w:line="240" w:lineRule="auto"/>
            </w:pPr>
            <w:r>
              <w:rPr>
                <w:b/>
                <w:sz w:val="18"/>
                <w:szCs w:val="18"/>
              </w:rPr>
              <w:t>Purpose (mục đích)</w:t>
            </w:r>
          </w:p>
        </w:tc>
        <w:tc>
          <w:tcPr>
            <w:tcW w:w="6800" w:type="dxa"/>
          </w:tcPr>
          <w:p w14:paraId="4AA87EBA">
            <w:pPr>
              <w:spacing w:after="0" w:line="240" w:lineRule="auto"/>
            </w:pPr>
            <w:r>
              <w:rPr>
                <w:sz w:val="18"/>
                <w:szCs w:val="18"/>
              </w:rPr>
              <w:t>Truy được ai đổi dữ liệu/quyền, lúc nào, vì sao, trong phạm vi cho phép.</w:t>
            </w:r>
          </w:p>
        </w:tc>
      </w:tr>
      <w:tr w14:paraId="25B4F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ADA3AA0">
            <w:pPr>
              <w:spacing w:after="0" w:line="240" w:lineRule="auto"/>
            </w:pPr>
            <w:r>
              <w:rPr>
                <w:b/>
                <w:sz w:val="18"/>
                <w:szCs w:val="18"/>
              </w:rPr>
              <w:t>Modeling type</w:t>
            </w:r>
          </w:p>
        </w:tc>
        <w:tc>
          <w:tcPr>
            <w:tcW w:w="6800" w:type="dxa"/>
          </w:tcPr>
          <w:p w14:paraId="680B7968">
            <w:pPr>
              <w:spacing w:after="0" w:line="240" w:lineRule="auto"/>
            </w:pPr>
            <w:r>
              <w:rPr>
                <w:sz w:val="18"/>
                <w:szCs w:val="18"/>
              </w:rPr>
              <w:t>C – dữ liệu/đối tượng được nguồn xác nhận</w:t>
            </w:r>
          </w:p>
        </w:tc>
      </w:tr>
      <w:tr w14:paraId="106D5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2774F12">
            <w:pPr>
              <w:spacing w:after="0" w:line="240" w:lineRule="auto"/>
            </w:pPr>
            <w:r>
              <w:rPr>
                <w:b/>
                <w:sz w:val="18"/>
                <w:szCs w:val="18"/>
              </w:rPr>
              <w:t>Key business attributes</w:t>
            </w:r>
          </w:p>
        </w:tc>
        <w:tc>
          <w:tcPr>
            <w:tcW w:w="6800" w:type="dxa"/>
          </w:tcPr>
          <w:p w14:paraId="2B6978A5">
            <w:pPr>
              <w:spacing w:after="0" w:line="240" w:lineRule="auto"/>
            </w:pPr>
            <w:r>
              <w:rPr>
                <w:sz w:val="18"/>
                <w:szCs w:val="18"/>
              </w:rPr>
              <w:t>audit_id, actor_account_id, hành động, bản ghi liên quan (loại và mã bản ghi), thời điểm, lý do, phạm vi xem</w:t>
            </w:r>
          </w:p>
        </w:tc>
      </w:tr>
      <w:tr w14:paraId="5A331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947D33F">
            <w:pPr>
              <w:spacing w:after="0" w:line="240" w:lineRule="auto"/>
            </w:pPr>
            <w:r>
              <w:rPr>
                <w:b/>
                <w:sz w:val="18"/>
                <w:szCs w:val="18"/>
              </w:rPr>
              <w:t>Business identity</w:t>
            </w:r>
          </w:p>
        </w:tc>
        <w:tc>
          <w:tcPr>
            <w:tcW w:w="6800" w:type="dxa"/>
          </w:tcPr>
          <w:p w14:paraId="7A305E06">
            <w:pPr>
              <w:spacing w:after="0" w:line="240" w:lineRule="auto"/>
            </w:pPr>
            <w:r>
              <w:rPr>
                <w:sz w:val="18"/>
                <w:szCs w:val="18"/>
              </w:rPr>
              <w:t>Khóa: audit_id Khóa ngoại: actor_account_id.</w:t>
            </w:r>
          </w:p>
        </w:tc>
      </w:tr>
      <w:tr w14:paraId="197E2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65FACCB">
            <w:pPr>
              <w:spacing w:after="0" w:line="240" w:lineRule="auto"/>
            </w:pPr>
            <w:r>
              <w:rPr>
                <w:b/>
                <w:sz w:val="18"/>
                <w:szCs w:val="18"/>
              </w:rPr>
              <w:t>Status / lifecycle</w:t>
            </w:r>
          </w:p>
        </w:tc>
        <w:tc>
          <w:tcPr>
            <w:tcW w:w="6800" w:type="dxa"/>
          </w:tcPr>
          <w:p w14:paraId="2EAEF411">
            <w:pPr>
              <w:spacing w:after="0" w:line="240" w:lineRule="auto"/>
            </w:pPr>
            <w:r>
              <w:rPr>
                <w:sz w:val="18"/>
                <w:szCs w:val="18"/>
              </w:rPr>
              <w:t>Không có vòng đời riêng.</w:t>
            </w:r>
          </w:p>
        </w:tc>
      </w:tr>
      <w:tr w14:paraId="04FB5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0C5AED7">
            <w:pPr>
              <w:spacing w:after="0" w:line="240" w:lineRule="auto"/>
            </w:pPr>
            <w:r>
              <w:rPr>
                <w:b/>
                <w:sz w:val="18"/>
                <w:szCs w:val="18"/>
              </w:rPr>
              <w:t>Relationships / constraints</w:t>
            </w:r>
          </w:p>
        </w:tc>
        <w:tc>
          <w:tcPr>
            <w:tcW w:w="6800" w:type="dxa"/>
          </w:tcPr>
          <w:p w14:paraId="1448561E">
            <w:pPr>
              <w:spacing w:after="0" w:line="240" w:lineRule="auto"/>
            </w:pPr>
            <w:r>
              <w:rPr>
                <w:sz w:val="18"/>
                <w:szCs w:val="18"/>
              </w:rPr>
              <w:t xml:space="preserve">Chỉ tra theo quyền, không sửa/xóa. Ghi các thay đổi trọng yếu theo NFR-02: quyền, nguồn lô, cân và giá, công bố, tiền, ngưỡng nước và hiệu chỉnh chỉ số nước, sửa phiếu vật tư bè, mọi lần chuyển trạng thái nhóm A và sửa nhãn trạng thái (mục 3.4); là nguồn lịch sử sửa đơn </w:t>
            </w:r>
            <w:del w:id="1704" w:author="Claude" w:date="2026-10-08T00:00:00Z">
              <w:r>
                <w:rPr>
                  <w:sz w:val="18"/>
                  <w:szCs w:val="18"/>
                </w:rPr>
                <w:delText xml:space="preserve">(UC48)</w:delText>
              </w:r>
            </w:del>
            <w:ins w:id="1705" w:author="Claude" w:date="2026-10-08T00:00:00Z">
              <w:r>
                <w:rPr>
                  <w:sz w:val="18"/>
                  <w:szCs w:val="18"/>
                </w:rPr>
                <w:t xml:space="preserve">(UC44, UC48)</w:t>
              </w:r>
            </w:ins>
            <w:r>
              <w:rPr>
                <w:sz w:val="18"/>
                <w:szCs w:val="18"/>
              </w:rPr>
              <w:t xml:space="preserve">, các lần rà truy xuất không đạt và các lần in, hủy, in lại nhãn QR (UC32). “Nhật ký kiểm toán” chỉ chỉ AuditEvent; “lịch sử phiên bản” là các entity tự lưu phiên bản (RaftLayoutVersion, PayRuleVersion, TracePublicationVersion).</w:t>
            </w:r>
          </w:p>
        </w:tc>
      </w:tr>
      <w:tr w14:paraId="04986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C32BCA9">
            <w:pPr>
              <w:spacing w:after="0" w:line="240" w:lineRule="auto"/>
            </w:pPr>
            <w:r>
              <w:rPr>
                <w:b/>
                <w:sz w:val="18"/>
                <w:szCs w:val="18"/>
              </w:rPr>
              <w:t>Used in</w:t>
            </w:r>
          </w:p>
        </w:tc>
        <w:tc>
          <w:tcPr>
            <w:tcW w:w="6800" w:type="dxa"/>
          </w:tcPr>
          <w:p w14:paraId="06D424EE">
            <w:pPr>
              <w:spacing w:after="0" w:line="240" w:lineRule="auto"/>
            </w:pPr>
            <w:r>
              <w:rPr>
                <w:sz w:val="18"/>
                <w:szCs w:val="18"/>
              </w:rPr>
              <w:t>Đọc: UC75. Ghi: quyền (UC09, UC11, UC12, UC72, UC74); nguồn lô (UC31, UC39); cân và giá (UC45, UC48); công bố (UC32); tiền (UC49, UC50, UC52–UC54); ngưỡng nước và hiệu chỉnh chỉ số nước (UC26); vật tư bè (UC76); sửa hồ sơ và kế hoạch (UC05, UC10, UC15, UC30, UC42, UC44, UC55, UC56, UC57); in nhãn QR (UC32); chuyển trạng thái nhóm A (mục 3.4); nhãn trạng thái (UC73). Màn hình: SCR-07, SCR-09, SCR-10, SCR-18, SCR-19, SCR-20, SCR-23, SCR-29, SCR-32, SCR-33, SCR-34, SCR-36, SCR-37, SCR-38, SCR-56, SCR-57, SCR-58, SCR-59, SCR-60</w:t>
            </w:r>
          </w:p>
        </w:tc>
      </w:tr>
    </w:tbl>
    <w:p w14:paraId="19F5933D">
      <w:pPr>
        <w:spacing w:after="0"/>
      </w:pPr>
    </w:p>
    <w:p w14:paraId="30DF991D">
      <w:pPr>
        <w:keepNext/>
        <w:spacing w:before="120" w:after="40"/>
      </w:pPr>
      <w:r>
        <w:rPr>
          <w:b/>
        </w:rPr>
        <w:t>E49 RaftMaterialRecord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690F8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545D144F">
            <w:pPr>
              <w:spacing w:after="0" w:line="240" w:lineRule="auto"/>
            </w:pPr>
            <w:r>
              <w:rPr>
                <w:b/>
                <w:sz w:val="18"/>
                <w:szCs w:val="18"/>
              </w:rPr>
              <w:t>Field</w:t>
            </w:r>
          </w:p>
        </w:tc>
        <w:tc>
          <w:tcPr>
            <w:tcW w:w="6800" w:type="dxa"/>
            <w:shd w:val="clear" w:color="auto" w:fill="DCE6F1"/>
          </w:tcPr>
          <w:p w14:paraId="0EC7B513">
            <w:pPr>
              <w:spacing w:after="0" w:line="240" w:lineRule="auto"/>
            </w:pPr>
            <w:r>
              <w:rPr>
                <w:b/>
                <w:sz w:val="18"/>
                <w:szCs w:val="18"/>
              </w:rPr>
              <w:t>Value</w:t>
            </w:r>
          </w:p>
        </w:tc>
      </w:tr>
      <w:tr w14:paraId="798EB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E1FA2DE">
            <w:pPr>
              <w:spacing w:after="0" w:line="240" w:lineRule="auto"/>
            </w:pPr>
            <w:r>
              <w:rPr>
                <w:b/>
                <w:sz w:val="18"/>
                <w:szCs w:val="18"/>
              </w:rPr>
              <w:t>Nhóm</w:t>
            </w:r>
          </w:p>
        </w:tc>
        <w:tc>
          <w:tcPr>
            <w:tcW w:w="6800" w:type="dxa"/>
          </w:tcPr>
          <w:p w14:paraId="66548054">
            <w:pPr>
              <w:spacing w:after="0" w:line="240" w:lineRule="auto"/>
            </w:pPr>
            <w:r>
              <w:rPr>
                <w:sz w:val="18"/>
                <w:szCs w:val="18"/>
              </w:rPr>
              <w:t>Trang trại</w:t>
            </w:r>
          </w:p>
        </w:tc>
      </w:tr>
      <w:tr w14:paraId="71E8F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909D312">
            <w:pPr>
              <w:spacing w:after="0" w:line="240" w:lineRule="auto"/>
            </w:pPr>
            <w:r>
              <w:rPr>
                <w:b/>
                <w:sz w:val="18"/>
                <w:szCs w:val="18"/>
              </w:rPr>
              <w:t>Purpose (mục đích)</w:t>
            </w:r>
          </w:p>
        </w:tc>
        <w:tc>
          <w:tcPr>
            <w:tcW w:w="6800" w:type="dxa"/>
          </w:tcPr>
          <w:p w14:paraId="13364E45">
            <w:pPr>
              <w:spacing w:after="0" w:line="240" w:lineRule="auto"/>
            </w:pPr>
            <w:r>
              <w:rPr>
                <w:sz w:val="18"/>
                <w:szCs w:val="18"/>
              </w:rPr>
              <w:t>Ghi chi phí vật tư bè khi tạo bè và khi thay phao, dây hỏng; phiếu Tạo bè xác định số vật tư của bè. HTX không có kho vật tư.</w:t>
            </w:r>
          </w:p>
        </w:tc>
      </w:tr>
      <w:tr w14:paraId="75A79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72FDCD6">
            <w:pPr>
              <w:spacing w:after="0" w:line="240" w:lineRule="auto"/>
            </w:pPr>
            <w:r>
              <w:rPr>
                <w:b/>
                <w:sz w:val="18"/>
                <w:szCs w:val="18"/>
              </w:rPr>
              <w:t>Modeling type</w:t>
            </w:r>
          </w:p>
        </w:tc>
        <w:tc>
          <w:tcPr>
            <w:tcW w:w="6800" w:type="dxa"/>
          </w:tcPr>
          <w:p w14:paraId="2F89B735">
            <w:pPr>
              <w:spacing w:after="0" w:line="240" w:lineRule="auto"/>
            </w:pPr>
            <w:r>
              <w:rPr>
                <w:sz w:val="18"/>
                <w:szCs w:val="18"/>
              </w:rPr>
              <w:t>C – dữ liệu/đối tượng được nguồn xác nhận</w:t>
            </w:r>
          </w:p>
        </w:tc>
      </w:tr>
      <w:tr w14:paraId="7F74E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EDBB4C8">
            <w:pPr>
              <w:spacing w:after="0" w:line="240" w:lineRule="auto"/>
            </w:pPr>
            <w:r>
              <w:rPr>
                <w:b/>
                <w:sz w:val="18"/>
                <w:szCs w:val="18"/>
              </w:rPr>
              <w:t>Key business attributes</w:t>
            </w:r>
          </w:p>
        </w:tc>
        <w:tc>
          <w:tcPr>
            <w:tcW w:w="6800" w:type="dxa"/>
          </w:tcPr>
          <w:p w14:paraId="119E0588">
            <w:pPr>
              <w:spacing w:after="0" w:line="240" w:lineRule="auto"/>
            </w:pPr>
            <w:r>
              <w:rPr>
                <w:sz w:val="18"/>
                <w:szCs w:val="18"/>
              </w:rPr>
              <w:t>record_id, raft_id, recorded_by_account_id, loại phiếu (Tạo bè / Thay thế), ngày, lý do thay, ghi chú nơi mua, ảnh hóa đơn, tổng tiền (VND, làm tròn nghìn)</w:t>
            </w:r>
          </w:p>
        </w:tc>
      </w:tr>
      <w:tr w14:paraId="1F0D4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A6FD551">
            <w:pPr>
              <w:spacing w:after="0" w:line="240" w:lineRule="auto"/>
            </w:pPr>
            <w:r>
              <w:rPr>
                <w:b/>
                <w:sz w:val="18"/>
                <w:szCs w:val="18"/>
              </w:rPr>
              <w:t>Business identity</w:t>
            </w:r>
          </w:p>
        </w:tc>
        <w:tc>
          <w:tcPr>
            <w:tcW w:w="6800" w:type="dxa"/>
          </w:tcPr>
          <w:p w14:paraId="2F63ECFF">
            <w:pPr>
              <w:spacing w:after="0" w:line="240" w:lineRule="auto"/>
            </w:pPr>
            <w:r>
              <w:rPr>
                <w:sz w:val="18"/>
                <w:szCs w:val="18"/>
              </w:rPr>
              <w:t>Khóa: record_id Khóa ngoại: raft_id, recorded_by_account_id.</w:t>
            </w:r>
          </w:p>
        </w:tc>
      </w:tr>
      <w:tr w14:paraId="39DEE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E7920A6">
            <w:pPr>
              <w:spacing w:after="0" w:line="240" w:lineRule="auto"/>
            </w:pPr>
            <w:r>
              <w:rPr>
                <w:b/>
                <w:sz w:val="18"/>
                <w:szCs w:val="18"/>
              </w:rPr>
              <w:t>Status / lifecycle</w:t>
            </w:r>
          </w:p>
        </w:tc>
        <w:tc>
          <w:tcPr>
            <w:tcW w:w="6800" w:type="dxa"/>
          </w:tcPr>
          <w:p w14:paraId="12FAC021">
            <w:pPr>
              <w:spacing w:after="0" w:line="240" w:lineRule="auto"/>
            </w:pPr>
            <w:r>
              <w:rPr>
                <w:sz w:val="18"/>
                <w:szCs w:val="18"/>
              </w:rPr>
              <w:t>Không có vòng đời riêng.</w:t>
            </w:r>
          </w:p>
        </w:tc>
      </w:tr>
      <w:tr w14:paraId="7018C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3E1BEB3">
            <w:pPr>
              <w:spacing w:after="0" w:line="240" w:lineRule="auto"/>
            </w:pPr>
            <w:r>
              <w:rPr>
                <w:b/>
                <w:sz w:val="18"/>
                <w:szCs w:val="18"/>
              </w:rPr>
              <w:t>Relationships / constraints</w:t>
            </w:r>
          </w:p>
        </w:tc>
        <w:tc>
          <w:tcPr>
            <w:tcW w:w="6800" w:type="dxa"/>
          </w:tcPr>
          <w:p w14:paraId="23AF2409">
            <w:pPr>
              <w:spacing w:after="0" w:line="240" w:lineRule="auto"/>
            </w:pPr>
            <w:r>
              <w:rPr>
                <w:sz w:val="18"/>
                <w:szCs w:val="18"/>
              </w:rPr>
              <w:t>Mỗi bè có đúng một phiếu Tạo bè và nhiều phiếu Thay thế; người ghi là một Account (Chủ HTX hoặc Quản lý khu tại khu của bè); phiếu có ít nhất một dòng; sửa phiếu phải có lý do và ghi AuditEvent; chu kỳ nuôi không lưu trên phiếu mà suy ra theo ngày phiếu và chu kỳ Đang mở của bè.</w:t>
            </w:r>
          </w:p>
        </w:tc>
      </w:tr>
      <w:tr w14:paraId="43162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8F7D166">
            <w:pPr>
              <w:spacing w:after="0" w:line="240" w:lineRule="auto"/>
            </w:pPr>
            <w:r>
              <w:rPr>
                <w:b/>
                <w:sz w:val="18"/>
                <w:szCs w:val="18"/>
              </w:rPr>
              <w:t>Used in</w:t>
            </w:r>
          </w:p>
        </w:tc>
        <w:tc>
          <w:tcPr>
            <w:tcW w:w="6800" w:type="dxa"/>
          </w:tcPr>
          <w:p w14:paraId="41873459">
            <w:pPr>
              <w:spacing w:after="0" w:line="240" w:lineRule="auto"/>
            </w:pPr>
            <w:r>
              <w:rPr>
                <w:sz w:val="18"/>
                <w:szCs w:val="18"/>
              </w:rPr>
              <w:t>UC76, UC77, UC18; BR-27, BR-28; BF-01, BF-02. Màn hình: SCR-12, SCR-60, SCR-61</w:t>
            </w:r>
          </w:p>
        </w:tc>
      </w:tr>
    </w:tbl>
    <w:p w14:paraId="10D5AFB2">
      <w:pPr>
        <w:spacing w:after="0"/>
      </w:pPr>
    </w:p>
    <w:p w14:paraId="369D7B92">
      <w:pPr>
        <w:keepNext/>
        <w:spacing w:before="120" w:after="40"/>
      </w:pPr>
      <w:r>
        <w:rPr>
          <w:b/>
        </w:rPr>
        <w:t>E50 RaftMaterialLine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5DF2D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25F0947C">
            <w:pPr>
              <w:spacing w:after="0" w:line="240" w:lineRule="auto"/>
            </w:pPr>
            <w:r>
              <w:rPr>
                <w:b/>
                <w:sz w:val="18"/>
                <w:szCs w:val="18"/>
              </w:rPr>
              <w:t>Field</w:t>
            </w:r>
          </w:p>
        </w:tc>
        <w:tc>
          <w:tcPr>
            <w:tcW w:w="6800" w:type="dxa"/>
            <w:shd w:val="clear" w:color="auto" w:fill="DCE6F1"/>
          </w:tcPr>
          <w:p w14:paraId="7B32F9BB">
            <w:pPr>
              <w:spacing w:after="0" w:line="240" w:lineRule="auto"/>
            </w:pPr>
            <w:r>
              <w:rPr>
                <w:b/>
                <w:sz w:val="18"/>
                <w:szCs w:val="18"/>
              </w:rPr>
              <w:t>Value</w:t>
            </w:r>
          </w:p>
        </w:tc>
      </w:tr>
      <w:tr w14:paraId="42BEF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225EB8E">
            <w:pPr>
              <w:spacing w:after="0" w:line="240" w:lineRule="auto"/>
            </w:pPr>
            <w:r>
              <w:rPr>
                <w:b/>
                <w:sz w:val="18"/>
                <w:szCs w:val="18"/>
              </w:rPr>
              <w:t>Nhóm</w:t>
            </w:r>
          </w:p>
        </w:tc>
        <w:tc>
          <w:tcPr>
            <w:tcW w:w="6800" w:type="dxa"/>
          </w:tcPr>
          <w:p w14:paraId="7818A41C">
            <w:pPr>
              <w:spacing w:after="0" w:line="240" w:lineRule="auto"/>
            </w:pPr>
            <w:r>
              <w:rPr>
                <w:sz w:val="18"/>
                <w:szCs w:val="18"/>
              </w:rPr>
              <w:t>Trang trại</w:t>
            </w:r>
          </w:p>
        </w:tc>
      </w:tr>
      <w:tr w14:paraId="29DF1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C28F583">
            <w:pPr>
              <w:spacing w:after="0" w:line="240" w:lineRule="auto"/>
            </w:pPr>
            <w:r>
              <w:rPr>
                <w:b/>
                <w:sz w:val="18"/>
                <w:szCs w:val="18"/>
              </w:rPr>
              <w:t>Purpose (mục đích)</w:t>
            </w:r>
          </w:p>
        </w:tc>
        <w:tc>
          <w:tcPr>
            <w:tcW w:w="6800" w:type="dxa"/>
          </w:tcPr>
          <w:p w14:paraId="3A1F0228">
            <w:pPr>
              <w:spacing w:after="0" w:line="240" w:lineRule="auto"/>
            </w:pPr>
            <w:r>
              <w:rPr>
                <w:sz w:val="18"/>
                <w:szCs w:val="18"/>
              </w:rPr>
              <w:t>Chi tiết từng loại vật tư trên phiếu; loại vật tư là danh mục cố định 3 giá trị nên không có entity danh mục riêng.</w:t>
            </w:r>
          </w:p>
        </w:tc>
      </w:tr>
      <w:tr w14:paraId="008E4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3EC333E">
            <w:pPr>
              <w:spacing w:after="0" w:line="240" w:lineRule="auto"/>
            </w:pPr>
            <w:r>
              <w:rPr>
                <w:b/>
                <w:sz w:val="18"/>
                <w:szCs w:val="18"/>
              </w:rPr>
              <w:t>Modeling type</w:t>
            </w:r>
          </w:p>
        </w:tc>
        <w:tc>
          <w:tcPr>
            <w:tcW w:w="6800" w:type="dxa"/>
          </w:tcPr>
          <w:p w14:paraId="2B5C59DF">
            <w:pPr>
              <w:spacing w:after="0" w:line="240" w:lineRule="auto"/>
            </w:pPr>
            <w:r>
              <w:rPr>
                <w:sz w:val="18"/>
                <w:szCs w:val="18"/>
              </w:rPr>
              <w:t>C – dữ liệu/đối tượng được nguồn xác nhận</w:t>
            </w:r>
          </w:p>
        </w:tc>
      </w:tr>
      <w:tr w14:paraId="1A40B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30425FB">
            <w:pPr>
              <w:spacing w:after="0" w:line="240" w:lineRule="auto"/>
            </w:pPr>
            <w:r>
              <w:rPr>
                <w:b/>
                <w:sz w:val="18"/>
                <w:szCs w:val="18"/>
              </w:rPr>
              <w:t>Key business attributes</w:t>
            </w:r>
          </w:p>
        </w:tc>
        <w:tc>
          <w:tcPr>
            <w:tcW w:w="6800" w:type="dxa"/>
          </w:tcPr>
          <w:p w14:paraId="3438D65E">
            <w:pPr>
              <w:spacing w:after="0" w:line="240" w:lineRule="auto"/>
            </w:pPr>
            <w:r>
              <w:rPr>
                <w:sz w:val="18"/>
                <w:szCs w:val="18"/>
              </w:rPr>
              <w:t>line_id, record_id, loại vật tư (phao / dây dọc / dây ngang), vị trí (dây dọc số k, dây ngang số thứ tự, hoặc ghi chú vị trí phao), quy cách, số lượng, đơn vị (cái / sợi), đơn giá, thành tiền</w:t>
            </w:r>
          </w:p>
        </w:tc>
      </w:tr>
      <w:tr w14:paraId="32C57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6E061FA">
            <w:pPr>
              <w:spacing w:after="0" w:line="240" w:lineRule="auto"/>
            </w:pPr>
            <w:r>
              <w:rPr>
                <w:b/>
                <w:sz w:val="18"/>
                <w:szCs w:val="18"/>
              </w:rPr>
              <w:t>Business identity</w:t>
            </w:r>
          </w:p>
        </w:tc>
        <w:tc>
          <w:tcPr>
            <w:tcW w:w="6800" w:type="dxa"/>
          </w:tcPr>
          <w:p w14:paraId="168FCF0A">
            <w:pPr>
              <w:spacing w:after="0" w:line="240" w:lineRule="auto"/>
            </w:pPr>
            <w:r>
              <w:rPr>
                <w:sz w:val="18"/>
                <w:szCs w:val="18"/>
              </w:rPr>
              <w:t>Khóa: line_id Khóa ngoại: record_id.</w:t>
            </w:r>
          </w:p>
        </w:tc>
      </w:tr>
      <w:tr w14:paraId="6D493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29EA4CE">
            <w:pPr>
              <w:spacing w:after="0" w:line="240" w:lineRule="auto"/>
            </w:pPr>
            <w:r>
              <w:rPr>
                <w:b/>
                <w:sz w:val="18"/>
                <w:szCs w:val="18"/>
              </w:rPr>
              <w:t>Status / lifecycle</w:t>
            </w:r>
          </w:p>
        </w:tc>
        <w:tc>
          <w:tcPr>
            <w:tcW w:w="6800" w:type="dxa"/>
          </w:tcPr>
          <w:p w14:paraId="132DF7EC">
            <w:pPr>
              <w:spacing w:after="0" w:line="240" w:lineRule="auto"/>
            </w:pPr>
            <w:r>
              <w:rPr>
                <w:sz w:val="18"/>
                <w:szCs w:val="18"/>
              </w:rPr>
              <w:t>Không có vòng đời riêng.</w:t>
            </w:r>
          </w:p>
        </w:tc>
      </w:tr>
      <w:tr w14:paraId="37A7E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B791611">
            <w:pPr>
              <w:spacing w:after="0" w:line="240" w:lineRule="auto"/>
            </w:pPr>
            <w:r>
              <w:rPr>
                <w:b/>
                <w:sz w:val="18"/>
                <w:szCs w:val="18"/>
              </w:rPr>
              <w:t>Relationships / constraints</w:t>
            </w:r>
          </w:p>
        </w:tc>
        <w:tc>
          <w:tcPr>
            <w:tcW w:w="6800" w:type="dxa"/>
          </w:tcPr>
          <w:p w14:paraId="0D6E2ACC">
            <w:pPr>
              <w:spacing w:after="0" w:line="240" w:lineRule="auto"/>
            </w:pPr>
            <w:r>
              <w:rPr>
                <w:sz w:val="18"/>
                <w:szCs w:val="18"/>
              </w:rPr>
              <w:t>Một phiếu có nhiều dòng; số lượng &gt; 0, đơn giá ≥ 0, thành tiền làm tròn nghìn (BR-27); vị trí dây dọc đánh số 0…N theo sơ đồ lối hiện hành (RaftLayoutVersion), không có khóa ngoại tới Lane vì dây dọc nằm giữa hai lối; số lượng thay của một loại không vượt số vật tư loại đó của bè (BR-28).</w:t>
            </w:r>
          </w:p>
        </w:tc>
      </w:tr>
      <w:tr w14:paraId="21934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5A00527">
            <w:pPr>
              <w:spacing w:after="0" w:line="240" w:lineRule="auto"/>
            </w:pPr>
            <w:r>
              <w:rPr>
                <w:b/>
                <w:sz w:val="18"/>
                <w:szCs w:val="18"/>
              </w:rPr>
              <w:t>Used in</w:t>
            </w:r>
          </w:p>
        </w:tc>
        <w:tc>
          <w:tcPr>
            <w:tcW w:w="6800" w:type="dxa"/>
          </w:tcPr>
          <w:p w14:paraId="71B8D63B">
            <w:pPr>
              <w:spacing w:after="0" w:line="240" w:lineRule="auto"/>
            </w:pPr>
            <w:r>
              <w:rPr>
                <w:sz w:val="18"/>
                <w:szCs w:val="18"/>
              </w:rPr>
              <w:t>UC76, UC77; BR-27, BR-28. Màn hình: SCR-60, SCR-61</w:t>
            </w:r>
          </w:p>
        </w:tc>
      </w:tr>
    </w:tbl>
    <w:p w14:paraId="2D68F65A">
      <w:pPr>
        <w:spacing w:after="0"/>
      </w:pPr>
    </w:p>
    <w:p w14:paraId="0E4CEA10">
      <w:pPr>
        <w:keepNext/>
        <w:spacing w:before="120" w:after="40"/>
      </w:pPr>
      <w:r>
        <w:rPr>
          <w:b/>
        </w:rPr>
        <w:t>E51 Status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0E70A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52ED72A9">
            <w:pPr>
              <w:spacing w:after="0" w:line="240" w:lineRule="auto"/>
            </w:pPr>
            <w:r>
              <w:rPr>
                <w:b/>
                <w:sz w:val="18"/>
                <w:szCs w:val="18"/>
              </w:rPr>
              <w:t>Field</w:t>
            </w:r>
          </w:p>
        </w:tc>
        <w:tc>
          <w:tcPr>
            <w:tcW w:w="6800" w:type="dxa"/>
            <w:shd w:val="clear" w:color="auto" w:fill="DCE6F1"/>
          </w:tcPr>
          <w:p w14:paraId="2F1BD6E6">
            <w:pPr>
              <w:spacing w:after="0" w:line="240" w:lineRule="auto"/>
            </w:pPr>
            <w:r>
              <w:rPr>
                <w:b/>
                <w:sz w:val="18"/>
                <w:szCs w:val="18"/>
              </w:rPr>
              <w:t>Value</w:t>
            </w:r>
          </w:p>
        </w:tc>
      </w:tr>
      <w:tr w14:paraId="6BE9B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CC4AE83">
            <w:pPr>
              <w:spacing w:after="0" w:line="240" w:lineRule="auto"/>
            </w:pPr>
            <w:r>
              <w:rPr>
                <w:b/>
                <w:sz w:val="18"/>
                <w:szCs w:val="18"/>
              </w:rPr>
              <w:t>Nhóm</w:t>
            </w:r>
          </w:p>
        </w:tc>
        <w:tc>
          <w:tcPr>
            <w:tcW w:w="6800" w:type="dxa"/>
          </w:tcPr>
          <w:p w14:paraId="38398C84">
            <w:pPr>
              <w:spacing w:after="0" w:line="240" w:lineRule="auto"/>
            </w:pPr>
            <w:r>
              <w:rPr>
                <w:sz w:val="18"/>
                <w:szCs w:val="18"/>
              </w:rPr>
              <w:t>Hệ thống</w:t>
            </w:r>
          </w:p>
        </w:tc>
      </w:tr>
      <w:tr w14:paraId="7ECCA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D4FD13B">
            <w:pPr>
              <w:spacing w:after="0" w:line="240" w:lineRule="auto"/>
            </w:pPr>
            <w:r>
              <w:rPr>
                <w:b/>
                <w:sz w:val="18"/>
                <w:szCs w:val="18"/>
              </w:rPr>
              <w:t>Purpose (mục đích)</w:t>
            </w:r>
          </w:p>
        </w:tc>
        <w:tc>
          <w:tcPr>
            <w:tcW w:w="6800" w:type="dxa"/>
          </w:tcPr>
          <w:p w14:paraId="6284DED8">
            <w:pPr>
              <w:spacing w:after="0" w:line="240" w:lineRule="auto"/>
            </w:pPr>
            <w:r>
              <w:rPr>
                <w:sz w:val="18"/>
                <w:szCs w:val="18"/>
              </w:rPr>
              <w:t>Danh mục mọi giá trị trạng thái (53 trạng thái, 16 nhóm) của 24 entity có vòng đời hoặc cờ Đang dùng / Ngừng dùng, để trạng thái được định nghĩa rõ và quản lý tập trung.</w:t>
            </w:r>
          </w:p>
        </w:tc>
      </w:tr>
      <w:tr w14:paraId="4DAFF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E9FED75">
            <w:pPr>
              <w:spacing w:after="0" w:line="240" w:lineRule="auto"/>
            </w:pPr>
            <w:r>
              <w:rPr>
                <w:b/>
                <w:sz w:val="18"/>
                <w:szCs w:val="18"/>
              </w:rPr>
              <w:t>Modeling type</w:t>
            </w:r>
          </w:p>
        </w:tc>
        <w:tc>
          <w:tcPr>
            <w:tcW w:w="6800" w:type="dxa"/>
          </w:tcPr>
          <w:p w14:paraId="20B1E3DE">
            <w:pPr>
              <w:spacing w:after="0" w:line="240" w:lineRule="auto"/>
            </w:pPr>
            <w:r>
              <w:rPr>
                <w:sz w:val="18"/>
                <w:szCs w:val="18"/>
              </w:rPr>
              <w:t>C – dữ liệu/đối tượng được nguồn xác nhận</w:t>
            </w:r>
          </w:p>
        </w:tc>
      </w:tr>
      <w:tr w14:paraId="2444F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ABCF4B9">
            <w:pPr>
              <w:spacing w:after="0" w:line="240" w:lineRule="auto"/>
            </w:pPr>
            <w:r>
              <w:rPr>
                <w:b/>
                <w:sz w:val="18"/>
                <w:szCs w:val="18"/>
              </w:rPr>
              <w:t>Key business attributes</w:t>
            </w:r>
          </w:p>
        </w:tc>
        <w:tc>
          <w:tcPr>
            <w:tcW w:w="6800" w:type="dxa"/>
          </w:tcPr>
          <w:p w14:paraId="5F543762">
            <w:pPr>
              <w:spacing w:after="0" w:line="240" w:lineRule="auto"/>
            </w:pPr>
            <w:r>
              <w:rPr>
                <w:sz w:val="18"/>
                <w:szCs w:val="18"/>
              </w:rPr>
              <w:t>status_id, nhóm trạng thái (ví dụ SALES_ORDER, USAGE), mã (duy nhất trong nhóm), tên hiển thị, ý nghĩa, là trạng thái đầu, là trạng thái kết thúc, thứ tự, màu hiển thị</w:t>
            </w:r>
          </w:p>
        </w:tc>
      </w:tr>
      <w:tr w14:paraId="28D7D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0937EA3">
            <w:pPr>
              <w:spacing w:after="0" w:line="240" w:lineRule="auto"/>
            </w:pPr>
            <w:r>
              <w:rPr>
                <w:b/>
                <w:sz w:val="18"/>
                <w:szCs w:val="18"/>
              </w:rPr>
              <w:t>Business identity</w:t>
            </w:r>
          </w:p>
        </w:tc>
        <w:tc>
          <w:tcPr>
            <w:tcW w:w="6800" w:type="dxa"/>
          </w:tcPr>
          <w:p w14:paraId="6861AD7F">
            <w:pPr>
              <w:spacing w:after="0" w:line="240" w:lineRule="auto"/>
            </w:pPr>
            <w:r>
              <w:rPr>
                <w:sz w:val="18"/>
                <w:szCs w:val="18"/>
              </w:rPr>
              <w:t>Khóa: status_id; mã (duy nhất trong nhóm)</w:t>
            </w:r>
          </w:p>
        </w:tc>
      </w:tr>
      <w:tr w14:paraId="5564E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DDC9B2E">
            <w:pPr>
              <w:spacing w:after="0" w:line="240" w:lineRule="auto"/>
            </w:pPr>
            <w:r>
              <w:rPr>
                <w:b/>
                <w:sz w:val="18"/>
                <w:szCs w:val="18"/>
              </w:rPr>
              <w:t>Status / lifecycle</w:t>
            </w:r>
          </w:p>
        </w:tc>
        <w:tc>
          <w:tcPr>
            <w:tcW w:w="6800" w:type="dxa"/>
          </w:tcPr>
          <w:p w14:paraId="6BA4F018">
            <w:pPr>
              <w:spacing w:after="0" w:line="240" w:lineRule="auto"/>
            </w:pPr>
            <w:r>
              <w:rPr>
                <w:sz w:val="18"/>
                <w:szCs w:val="18"/>
              </w:rPr>
              <w:t>Không có vòng đời. Quản trị hệ thống chỉ sửa tên hiển thị, ý nghĩa, thứ tự, màu (UC73); mã trạng thái cố định theo SRS.</w:t>
            </w:r>
          </w:p>
        </w:tc>
      </w:tr>
      <w:tr w14:paraId="421A0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C7F456B">
            <w:pPr>
              <w:spacing w:after="0" w:line="240" w:lineRule="auto"/>
            </w:pPr>
            <w:r>
              <w:rPr>
                <w:b/>
                <w:sz w:val="18"/>
                <w:szCs w:val="18"/>
              </w:rPr>
              <w:t>Relationships / constraints</w:t>
            </w:r>
          </w:p>
        </w:tc>
        <w:tc>
          <w:tcPr>
            <w:tcW w:w="6800" w:type="dxa"/>
          </w:tcPr>
          <w:p w14:paraId="687DA2B5">
            <w:pPr>
              <w:spacing w:after="0" w:line="240" w:lineRule="auto"/>
            </w:pPr>
            <w:r>
              <w:rPr>
                <w:sz w:val="18"/>
                <w:szCs w:val="18"/>
              </w:rPr>
              <w:t>Một nhóm có nhiều trạng thái; entity có trạng thái giữ status_id và chỉ nhận trạng thái thuộc đúng nhóm của mình (BR-29); Quản trị hệ thống chỉ sửa tên hiển thị, ý nghĩa, thứ tự, màu (UC73); mã trạng thái cố định theo mục 3.4. Đường quan hệ từ các entity tới Status không vẽ trên ERD-FULL.</w:t>
            </w:r>
          </w:p>
        </w:tc>
      </w:tr>
      <w:tr w14:paraId="4980D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710DC87">
            <w:pPr>
              <w:spacing w:after="0" w:line="240" w:lineRule="auto"/>
            </w:pPr>
            <w:r>
              <w:rPr>
                <w:b/>
                <w:sz w:val="18"/>
                <w:szCs w:val="18"/>
              </w:rPr>
              <w:t>Used in</w:t>
            </w:r>
          </w:p>
        </w:tc>
        <w:tc>
          <w:tcPr>
            <w:tcW w:w="6800" w:type="dxa"/>
          </w:tcPr>
          <w:p w14:paraId="794CB7D5">
            <w:pPr>
              <w:spacing w:after="0" w:line="240" w:lineRule="auto"/>
            </w:pPr>
            <w:r>
              <w:rPr>
                <w:sz w:val="18"/>
                <w:szCs w:val="18"/>
              </w:rPr>
              <w:t>UC73; mục 3.4; BR-29. Màn hình: SCR-57</w:t>
            </w:r>
          </w:p>
        </w:tc>
      </w:tr>
    </w:tbl>
    <w:p w14:paraId="48F8C7B0">
      <w:pPr>
        <w:spacing w:after="0"/>
      </w:pPr>
    </w:p>
    <w:p w14:paraId="6CC5AB1B">
      <w:pPr>
        <w:keepNext/>
        <w:spacing w:before="120" w:after="40"/>
      </w:pPr>
      <w:r>
        <w:rPr>
          <w:b/>
        </w:rPr>
        <w:t>E52 StatusTransition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19AE8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21993CF7">
            <w:pPr>
              <w:spacing w:after="0" w:line="240" w:lineRule="auto"/>
            </w:pPr>
            <w:r>
              <w:rPr>
                <w:b/>
                <w:sz w:val="18"/>
                <w:szCs w:val="18"/>
              </w:rPr>
              <w:t>Field</w:t>
            </w:r>
          </w:p>
        </w:tc>
        <w:tc>
          <w:tcPr>
            <w:tcW w:w="6800" w:type="dxa"/>
            <w:shd w:val="clear" w:color="auto" w:fill="DCE6F1"/>
          </w:tcPr>
          <w:p w14:paraId="07541F4B">
            <w:pPr>
              <w:spacing w:after="0" w:line="240" w:lineRule="auto"/>
            </w:pPr>
            <w:r>
              <w:rPr>
                <w:b/>
                <w:sz w:val="18"/>
                <w:szCs w:val="18"/>
              </w:rPr>
              <w:t>Value</w:t>
            </w:r>
          </w:p>
        </w:tc>
      </w:tr>
      <w:tr w14:paraId="601EB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85CBC9F">
            <w:pPr>
              <w:spacing w:after="0" w:line="240" w:lineRule="auto"/>
            </w:pPr>
            <w:r>
              <w:rPr>
                <w:b/>
                <w:sz w:val="18"/>
                <w:szCs w:val="18"/>
              </w:rPr>
              <w:t>Nhóm</w:t>
            </w:r>
          </w:p>
        </w:tc>
        <w:tc>
          <w:tcPr>
            <w:tcW w:w="6800" w:type="dxa"/>
          </w:tcPr>
          <w:p w14:paraId="1EC773AA">
            <w:pPr>
              <w:spacing w:after="0" w:line="240" w:lineRule="auto"/>
            </w:pPr>
            <w:r>
              <w:rPr>
                <w:sz w:val="18"/>
                <w:szCs w:val="18"/>
              </w:rPr>
              <w:t>Hệ thống</w:t>
            </w:r>
          </w:p>
        </w:tc>
      </w:tr>
      <w:tr w14:paraId="047E2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6180AAA">
            <w:pPr>
              <w:spacing w:after="0" w:line="240" w:lineRule="auto"/>
            </w:pPr>
            <w:r>
              <w:rPr>
                <w:b/>
                <w:sz w:val="18"/>
                <w:szCs w:val="18"/>
              </w:rPr>
              <w:t>Purpose (mục đích)</w:t>
            </w:r>
          </w:p>
        </w:tc>
        <w:tc>
          <w:tcPr>
            <w:tcW w:w="6800" w:type="dxa"/>
          </w:tcPr>
          <w:p w14:paraId="6C3A0EB2">
            <w:pPr>
              <w:spacing w:after="0" w:line="240" w:lineRule="auto"/>
            </w:pPr>
            <w:r>
              <w:rPr>
                <w:sz w:val="18"/>
                <w:szCs w:val="18"/>
              </w:rPr>
              <w:t xml:space="preserve">Khai báo </w:t>
            </w:r>
            <w:del w:id="1712" w:author="Claude" w:date="2026-10-08T00:00:00Z">
              <w:r>
                <w:rPr>
                  <w:sz w:val="18"/>
                  <w:szCs w:val="18"/>
                </w:rPr>
                <w:delText xml:space="preserve">52</w:delText>
              </w:r>
            </w:del>
            <w:ins w:id="1713" w:author="Claude" w:date="2026-10-08T00:00:00Z">
              <w:r>
                <w:rPr>
                  <w:sz w:val="18"/>
                  <w:szCs w:val="18"/>
                </w:rPr>
                <w:t xml:space="preserve">54</w:t>
              </w:r>
            </w:ins>
            <w:r>
              <w:rPr>
                <w:sz w:val="18"/>
                <w:szCs w:val="18"/>
              </w:rPr>
              <w:t xml:space="preserve"> lần chuyển trạng thái được phép </w:t>
            </w:r>
            <w:del w:id="1710" w:author="Claude" w:date="2026-10-08T00:00:00Z">
              <w:r>
                <w:rPr>
                  <w:sz w:val="18"/>
                  <w:szCs w:val="18"/>
                </w:rPr>
                <w:delText xml:space="preserve">(50</w:delText>
              </w:r>
            </w:del>
            <w:ins w:id="1711" w:author="Claude" w:date="2026-10-08T00:00:00Z">
              <w:r>
                <w:rPr>
                  <w:sz w:val="18"/>
                  <w:szCs w:val="18"/>
                </w:rPr>
                <w:t xml:space="preserve">(52</w:t>
              </w:r>
            </w:ins>
            <w:r>
              <w:rPr>
                <w:sz w:val="18"/>
                <w:szCs w:val="18"/>
              </w:rPr>
              <w:t xml:space="preserve"> chuyển ở Bảng 3.4-2 và 2 chuyển của nhóm USAGE), để hệ thống chặn chuyển sai và biết lần chuyển nào phải có lý do.</w:t>
            </w:r>
          </w:p>
        </w:tc>
      </w:tr>
      <w:tr w14:paraId="03963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68659F7">
            <w:pPr>
              <w:spacing w:after="0" w:line="240" w:lineRule="auto"/>
            </w:pPr>
            <w:r>
              <w:rPr>
                <w:b/>
                <w:sz w:val="18"/>
                <w:szCs w:val="18"/>
              </w:rPr>
              <w:t>Modeling type</w:t>
            </w:r>
          </w:p>
        </w:tc>
        <w:tc>
          <w:tcPr>
            <w:tcW w:w="6800" w:type="dxa"/>
          </w:tcPr>
          <w:p w14:paraId="7F499E89">
            <w:pPr>
              <w:spacing w:after="0" w:line="240" w:lineRule="auto"/>
            </w:pPr>
            <w:r>
              <w:rPr>
                <w:sz w:val="18"/>
                <w:szCs w:val="18"/>
              </w:rPr>
              <w:t>C – dữ liệu/đối tượng được nguồn xác nhận</w:t>
            </w:r>
          </w:p>
        </w:tc>
      </w:tr>
      <w:tr w14:paraId="16F87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6CE62A1">
            <w:pPr>
              <w:spacing w:after="0" w:line="240" w:lineRule="auto"/>
            </w:pPr>
            <w:r>
              <w:rPr>
                <w:b/>
                <w:sz w:val="18"/>
                <w:szCs w:val="18"/>
              </w:rPr>
              <w:t>Key business attributes</w:t>
            </w:r>
          </w:p>
        </w:tc>
        <w:tc>
          <w:tcPr>
            <w:tcW w:w="6800" w:type="dxa"/>
          </w:tcPr>
          <w:p w14:paraId="17A4DDD7">
            <w:pPr>
              <w:spacing w:after="0" w:line="240" w:lineRule="auto"/>
            </w:pPr>
            <w:r>
              <w:rPr>
                <w:sz w:val="18"/>
                <w:szCs w:val="18"/>
              </w:rPr>
              <w:t>transition_id, from_status_id, to_status_id, UC thực hiện, người được làm (vai trò hoặc hệ thống), điều kiện, bắt buộc lý do</w:t>
            </w:r>
          </w:p>
        </w:tc>
      </w:tr>
      <w:tr w14:paraId="3F6B9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9CDF042">
            <w:pPr>
              <w:spacing w:after="0" w:line="240" w:lineRule="auto"/>
            </w:pPr>
            <w:r>
              <w:rPr>
                <w:b/>
                <w:sz w:val="18"/>
                <w:szCs w:val="18"/>
              </w:rPr>
              <w:t>Business identity</w:t>
            </w:r>
          </w:p>
        </w:tc>
        <w:tc>
          <w:tcPr>
            <w:tcW w:w="6800" w:type="dxa"/>
          </w:tcPr>
          <w:p w14:paraId="24192A4F">
            <w:pPr>
              <w:spacing w:after="0" w:line="240" w:lineRule="auto"/>
            </w:pPr>
            <w:r>
              <w:rPr>
                <w:sz w:val="18"/>
                <w:szCs w:val="18"/>
              </w:rPr>
              <w:t>Khóa: transition_id Khóa ngoại: from_status_id, to_status_id.</w:t>
            </w:r>
          </w:p>
        </w:tc>
      </w:tr>
      <w:tr w14:paraId="2F461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9AB1ADB">
            <w:pPr>
              <w:spacing w:after="0" w:line="240" w:lineRule="auto"/>
            </w:pPr>
            <w:r>
              <w:rPr>
                <w:b/>
                <w:sz w:val="18"/>
                <w:szCs w:val="18"/>
              </w:rPr>
              <w:t>Status / lifecycle</w:t>
            </w:r>
          </w:p>
        </w:tc>
        <w:tc>
          <w:tcPr>
            <w:tcW w:w="6800" w:type="dxa"/>
          </w:tcPr>
          <w:p w14:paraId="7D49EA62">
            <w:pPr>
              <w:spacing w:after="0" w:line="240" w:lineRule="auto"/>
            </w:pPr>
            <w:r>
              <w:rPr>
                <w:sz w:val="18"/>
                <w:szCs w:val="18"/>
              </w:rPr>
              <w:t>Không có vòng đời. Danh sách chuyển trạng thái cố định theo SRS mục 3.4; không sửa trên hệ thống.</w:t>
            </w:r>
          </w:p>
        </w:tc>
      </w:tr>
      <w:tr w14:paraId="6333E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3320CB9">
            <w:pPr>
              <w:spacing w:after="0" w:line="240" w:lineRule="auto"/>
            </w:pPr>
            <w:r>
              <w:rPr>
                <w:b/>
                <w:sz w:val="18"/>
                <w:szCs w:val="18"/>
              </w:rPr>
              <w:t>Relationships / constraints</w:t>
            </w:r>
          </w:p>
        </w:tc>
        <w:tc>
          <w:tcPr>
            <w:tcW w:w="6800" w:type="dxa"/>
          </w:tcPr>
          <w:p w14:paraId="3C60BA32">
            <w:pPr>
              <w:spacing w:after="0" w:line="240" w:lineRule="auto"/>
            </w:pPr>
            <w:r>
              <w:rPr>
                <w:sz w:val="18"/>
                <w:szCs w:val="18"/>
              </w:rPr>
              <w:t>Status 1 – n chuyển đi và 1 – n chuyển đến; hai trạng thái cùng nhóm; chỉ cho đổi trạng thái theo dòng đã khai báo (BR-30); mỗi lần chuyển trạng thái nhóm A ghi AuditEvent (NFR-02); nhóm USAGE chỉ có hai chuyển dùng chung cho 9 entity, điều kiện chặn Ngừng dùng của từng entity ở bảng 3.4.3 và trong UC.</w:t>
            </w:r>
          </w:p>
        </w:tc>
      </w:tr>
      <w:tr w14:paraId="50B21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0EF1FFE">
            <w:pPr>
              <w:spacing w:after="0" w:line="240" w:lineRule="auto"/>
            </w:pPr>
            <w:r>
              <w:rPr>
                <w:b/>
                <w:sz w:val="18"/>
                <w:szCs w:val="18"/>
              </w:rPr>
              <w:t>Used in</w:t>
            </w:r>
          </w:p>
        </w:tc>
        <w:tc>
          <w:tcPr>
            <w:tcW w:w="6800" w:type="dxa"/>
          </w:tcPr>
          <w:p w14:paraId="43A415CE">
            <w:pPr>
              <w:spacing w:after="0" w:line="240" w:lineRule="auto"/>
            </w:pPr>
            <w:r>
              <w:rPr>
                <w:sz w:val="18"/>
                <w:szCs w:val="18"/>
              </w:rPr>
              <w:t>UC73; mục 3.4; BR-30. Màn hình: SCR-57</w:t>
            </w:r>
          </w:p>
        </w:tc>
      </w:tr>
    </w:tbl>
    <w:p w14:paraId="2D0680FC">
      <w:pPr>
        <w:spacing w:after="0"/>
      </w:pPr>
    </w:p>
    <w:p w14:paraId="79D76BDE">
      <w:pPr>
        <w:pStyle w:val="4"/>
      </w:pPr>
      <w:bookmarkStart w:id="34" w:name="_Toc2476"/>
      <w:bookmarkStart w:id="35" w:name="_Toc6610"/>
      <w:r>
        <w:t>3.3 Data Business Rules</w:t>
      </w:r>
      <w:bookmarkEnd w:id="34"/>
      <w:bookmarkEnd w:id="35"/>
    </w:p>
    <w:p w14:paraId="1650EE59">
      <w:pPr>
        <w:spacing w:after="80"/>
      </w:pPr>
      <w:r>
        <w:t>Bảng chỉ liệt kê 20 quy tắc về định danh, quan hệ và vòng đời dữ liệu, kèm entity liên quan ở 3.2. Toàn bộ 34 quy tắc nghiệp vụ, kèm phạm vi áp dụng và nơi thực thi, nằm ở V.1.</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0"/>
        <w:gridCol w:w="5700"/>
        <w:gridCol w:w="2500"/>
      </w:tblGrid>
      <w:tr w14:paraId="61B67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800" w:type="dxa"/>
            <w:shd w:val="clear" w:color="auto" w:fill="DCE6F1"/>
          </w:tcPr>
          <w:p w14:paraId="7B4F27FB">
            <w:pPr>
              <w:spacing w:after="0" w:line="240" w:lineRule="auto"/>
            </w:pPr>
            <w:r>
              <w:rPr>
                <w:b/>
                <w:sz w:val="18"/>
                <w:szCs w:val="18"/>
              </w:rPr>
              <w:t>Rule</w:t>
            </w:r>
          </w:p>
        </w:tc>
        <w:tc>
          <w:tcPr>
            <w:tcW w:w="5700" w:type="dxa"/>
            <w:shd w:val="clear" w:color="auto" w:fill="DCE6F1"/>
          </w:tcPr>
          <w:p w14:paraId="1F39C23F">
            <w:pPr>
              <w:spacing w:after="0" w:line="240" w:lineRule="auto"/>
            </w:pPr>
            <w:r>
              <w:rPr>
                <w:b/>
                <w:sz w:val="18"/>
                <w:szCs w:val="18"/>
              </w:rPr>
              <w:t>Description</w:t>
            </w:r>
          </w:p>
        </w:tc>
        <w:tc>
          <w:tcPr>
            <w:tcW w:w="2500" w:type="dxa"/>
            <w:shd w:val="clear" w:color="auto" w:fill="DCE6F1"/>
          </w:tcPr>
          <w:p w14:paraId="4574A20D">
            <w:pPr>
              <w:spacing w:after="0" w:line="240" w:lineRule="auto"/>
            </w:pPr>
            <w:r>
              <w:rPr>
                <w:b/>
                <w:sz w:val="18"/>
                <w:szCs w:val="18"/>
              </w:rPr>
              <w:t>Entity liên quan</w:t>
            </w:r>
          </w:p>
        </w:tc>
      </w:tr>
      <w:tr w14:paraId="5B2C7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0DE9E7F5">
            <w:pPr>
              <w:spacing w:after="0" w:line="240" w:lineRule="auto"/>
            </w:pPr>
            <w:r>
              <w:rPr>
                <w:sz w:val="18"/>
                <w:szCs w:val="18"/>
              </w:rPr>
              <w:t>BR-01</w:t>
            </w:r>
          </w:p>
        </w:tc>
        <w:tc>
          <w:tcPr>
            <w:tcW w:w="5700" w:type="dxa"/>
          </w:tcPr>
          <w:p w14:paraId="40824C10">
            <w:pPr>
              <w:spacing w:after="0" w:line="240" w:lineRule="auto"/>
            </w:pPr>
            <w:r>
              <w:rPr>
                <w:sz w:val="18"/>
                <w:szCs w:val="18"/>
              </w:rPr>
              <w:t>Một HTX có nhiều vùng; quyền quản lý bè/lối kế thừa phạm vi vùng, không có grant riêng từng bè.</w:t>
            </w:r>
          </w:p>
        </w:tc>
        <w:tc>
          <w:tcPr>
            <w:tcW w:w="2500" w:type="dxa"/>
          </w:tcPr>
          <w:p w14:paraId="4C07D217">
            <w:pPr>
              <w:spacing w:after="0" w:line="240" w:lineRule="auto"/>
            </w:pPr>
            <w:r>
              <w:rPr>
                <w:sz w:val="18"/>
                <w:szCs w:val="18"/>
              </w:rPr>
              <w:t>AccessGrant, Raft</w:t>
            </w:r>
          </w:p>
        </w:tc>
      </w:tr>
      <w:tr w14:paraId="3F6B7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7492F9E1">
            <w:pPr>
              <w:spacing w:after="0" w:line="240" w:lineRule="auto"/>
            </w:pPr>
            <w:r>
              <w:rPr>
                <w:sz w:val="18"/>
                <w:szCs w:val="18"/>
              </w:rPr>
              <w:t>BR-02</w:t>
            </w:r>
          </w:p>
        </w:tc>
        <w:tc>
          <w:tcPr>
            <w:tcW w:w="5700" w:type="dxa"/>
          </w:tcPr>
          <w:p w14:paraId="7379C842">
            <w:pPr>
              <w:spacing w:after="0" w:line="240" w:lineRule="auto"/>
            </w:pPr>
            <w:r>
              <w:rPr>
                <w:sz w:val="18"/>
                <w:szCs w:val="18"/>
              </w:rPr>
              <w:t>Bè có dây chính dọc, dây ngang trợ lực và lối giữa hai dây chính; dây nhỏ treo hàu bị cắt không có mã riêng.</w:t>
            </w:r>
          </w:p>
        </w:tc>
        <w:tc>
          <w:tcPr>
            <w:tcW w:w="2500" w:type="dxa"/>
          </w:tcPr>
          <w:p w14:paraId="2DDE8E24">
            <w:pPr>
              <w:spacing w:after="0" w:line="240" w:lineRule="auto"/>
            </w:pPr>
            <w:r>
              <w:rPr>
                <w:sz w:val="18"/>
                <w:szCs w:val="18"/>
              </w:rPr>
              <w:t>RaftLayoutVersion, Lane</w:t>
            </w:r>
          </w:p>
        </w:tc>
      </w:tr>
      <w:tr w14:paraId="31990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191B22AA">
            <w:pPr>
              <w:spacing w:after="0" w:line="240" w:lineRule="auto"/>
            </w:pPr>
            <w:r>
              <w:rPr>
                <w:sz w:val="18"/>
                <w:szCs w:val="18"/>
              </w:rPr>
              <w:t>BR-03</w:t>
            </w:r>
          </w:p>
        </w:tc>
        <w:tc>
          <w:tcPr>
            <w:tcW w:w="5700" w:type="dxa"/>
          </w:tcPr>
          <w:p w14:paraId="789987C8">
            <w:pPr>
              <w:spacing w:after="0" w:line="240" w:lineRule="auto"/>
            </w:pPr>
            <w:r>
              <w:rPr>
                <w:sz w:val="18"/>
                <w:szCs w:val="18"/>
              </w:rPr>
              <w:t>Phần lối thu hoạch được ghi theo chiều dài/tiến độ và ngày; màu trên ảnh bè là cách nhập tiến độ, không suy ra kg. Các đoạn đã thả, dự kiến thu, đã thu và loại bỏ cùng được ghi từ mốc A/B; không chồng đoạn cùng loại trong một chu kỳ.</w:t>
            </w:r>
          </w:p>
        </w:tc>
        <w:tc>
          <w:tcPr>
            <w:tcW w:w="2500" w:type="dxa"/>
          </w:tcPr>
          <w:p w14:paraId="129FEC86">
            <w:pPr>
              <w:spacing w:after="0" w:line="240" w:lineRule="auto"/>
            </w:pPr>
            <w:r>
              <w:rPr>
                <w:sz w:val="18"/>
                <w:szCs w:val="18"/>
              </w:rPr>
              <w:t>RaftLayoutVersion, Lane, LaneSegment, HarvestEvent</w:t>
            </w:r>
          </w:p>
        </w:tc>
      </w:tr>
      <w:tr w14:paraId="79A98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58756ABE">
            <w:pPr>
              <w:spacing w:after="0" w:line="240" w:lineRule="auto"/>
            </w:pPr>
            <w:r>
              <w:rPr>
                <w:sz w:val="18"/>
                <w:szCs w:val="18"/>
              </w:rPr>
              <w:t>BR-04</w:t>
            </w:r>
          </w:p>
        </w:tc>
        <w:tc>
          <w:tcPr>
            <w:tcW w:w="5700" w:type="dxa"/>
          </w:tcPr>
          <w:p w14:paraId="63945314">
            <w:pPr>
              <w:spacing w:after="0" w:line="240" w:lineRule="auto"/>
            </w:pPr>
            <w:r>
              <w:rPr>
                <w:sz w:val="18"/>
                <w:szCs w:val="18"/>
              </w:rPr>
              <w:t>Nguồn nhập giống thuộc lần nhận UC23; loại giống UC20 không cố định một địa phương/nhà cung cấp.</w:t>
            </w:r>
          </w:p>
        </w:tc>
        <w:tc>
          <w:tcPr>
            <w:tcW w:w="2500" w:type="dxa"/>
          </w:tcPr>
          <w:p w14:paraId="1935B3EB">
            <w:pPr>
              <w:spacing w:after="0" w:line="240" w:lineRule="auto"/>
            </w:pPr>
            <w:r>
              <w:rPr>
                <w:sz w:val="18"/>
                <w:szCs w:val="18"/>
              </w:rPr>
              <w:t>OysterSeedType, SeedReceiptLot</w:t>
            </w:r>
          </w:p>
        </w:tc>
      </w:tr>
      <w:tr w14:paraId="2AC17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0FFDB6E2">
            <w:pPr>
              <w:spacing w:after="0" w:line="240" w:lineRule="auto"/>
            </w:pPr>
            <w:r>
              <w:rPr>
                <w:sz w:val="18"/>
                <w:szCs w:val="18"/>
              </w:rPr>
              <w:t>BR-07</w:t>
            </w:r>
          </w:p>
        </w:tc>
        <w:tc>
          <w:tcPr>
            <w:tcW w:w="5700" w:type="dxa"/>
          </w:tcPr>
          <w:p w14:paraId="790C8129">
            <w:pPr>
              <w:spacing w:after="0" w:line="240" w:lineRule="auto"/>
            </w:pPr>
            <w:r>
              <w:rPr>
                <w:sz w:val="18"/>
                <w:szCs w:val="18"/>
              </w:rPr>
              <w:t>Chủ HTX nhập ngưỡng cố định cho pH và độ mặn (‰). Mỗi cảnh báo giữ bộ ngưỡng đã dùng; Chủ HTX và Quản lý khu được phân quyền tại vùng là người nhận. Ngưỡng hiện hành lưu theo vùng; mỗi phép đo vượt ngưỡng lưu bản chụp ngưỡng đã dùng.</w:t>
            </w:r>
          </w:p>
        </w:tc>
        <w:tc>
          <w:tcPr>
            <w:tcW w:w="2500" w:type="dxa"/>
          </w:tcPr>
          <w:p w14:paraId="0BCB1E07">
            <w:pPr>
              <w:spacing w:after="0" w:line="240" w:lineRule="auto"/>
            </w:pPr>
            <w:r>
              <w:rPr>
                <w:sz w:val="18"/>
                <w:szCs w:val="18"/>
              </w:rPr>
              <w:t>FarmingZone, WaterMeasurement</w:t>
            </w:r>
          </w:p>
        </w:tc>
      </w:tr>
      <w:tr w14:paraId="691F2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2DF065F4">
            <w:pPr>
              <w:spacing w:after="0" w:line="240" w:lineRule="auto"/>
            </w:pPr>
            <w:r>
              <w:rPr>
                <w:sz w:val="18"/>
                <w:szCs w:val="18"/>
              </w:rPr>
              <w:t>BR-09</w:t>
            </w:r>
          </w:p>
        </w:tc>
        <w:tc>
          <w:tcPr>
            <w:tcW w:w="5700" w:type="dxa"/>
          </w:tcPr>
          <w:p w14:paraId="5BD5F701">
            <w:pPr>
              <w:spacing w:after="0" w:line="240" w:lineRule="auto"/>
            </w:pPr>
            <w:r>
              <w:rPr>
                <w:sz w:val="18"/>
                <w:szCs w:val="18"/>
              </w:rPr>
              <w:t>Lần bán đầu: một đơn ↔ một lô nguồn mới ↔ một QR. Một vùng là thông lệ, không phải ràng buộc dữ liệu; nếu nguồn thuộc nhiều vùng, hồ sơ truy xuất phải giữ từng vùng và đối chiếu giấy tờ tuân thủ của từng vùng.</w:t>
            </w:r>
          </w:p>
        </w:tc>
        <w:tc>
          <w:tcPr>
            <w:tcW w:w="2500" w:type="dxa"/>
          </w:tcPr>
          <w:p w14:paraId="187EDA1B">
            <w:pPr>
              <w:spacing w:after="0" w:line="240" w:lineRule="auto"/>
            </w:pPr>
            <w:r>
              <w:rPr>
                <w:sz w:val="18"/>
                <w:szCs w:val="18"/>
              </w:rPr>
              <w:t>HarvestEvent, TraceabilityLot</w:t>
            </w:r>
          </w:p>
        </w:tc>
      </w:tr>
      <w:tr w14:paraId="674BE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77C7F97B">
            <w:pPr>
              <w:spacing w:after="0" w:line="240" w:lineRule="auto"/>
            </w:pPr>
            <w:r>
              <w:rPr>
                <w:sz w:val="18"/>
                <w:szCs w:val="18"/>
              </w:rPr>
              <w:t>BR-10</w:t>
            </w:r>
          </w:p>
        </w:tc>
        <w:tc>
          <w:tcPr>
            <w:tcW w:w="5700" w:type="dxa"/>
          </w:tcPr>
          <w:p w14:paraId="7B106DD7">
            <w:pPr>
              <w:spacing w:after="0" w:line="240" w:lineRule="auto"/>
            </w:pPr>
            <w:r>
              <w:rPr>
                <w:sz w:val="18"/>
                <w:szCs w:val="18"/>
              </w:rPr>
              <w:t>Nếu chỉ cân gộp cho đơn, không gán kg cân đo riêng cho từng bè/lối bằng suy diễn.</w:t>
            </w:r>
          </w:p>
        </w:tc>
        <w:tc>
          <w:tcPr>
            <w:tcW w:w="2500" w:type="dxa"/>
          </w:tcPr>
          <w:p w14:paraId="079B8B17">
            <w:pPr>
              <w:spacing w:after="0" w:line="240" w:lineRule="auto"/>
            </w:pPr>
            <w:r>
              <w:rPr>
                <w:sz w:val="18"/>
                <w:szCs w:val="18"/>
              </w:rPr>
              <w:t>LaneSegment, HarvestEvent, TraceabilityLot</w:t>
            </w:r>
          </w:p>
        </w:tc>
      </w:tr>
      <w:tr w14:paraId="29E46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0862D296">
            <w:pPr>
              <w:spacing w:after="0" w:line="240" w:lineRule="auto"/>
            </w:pPr>
            <w:r>
              <w:rPr>
                <w:sz w:val="18"/>
                <w:szCs w:val="18"/>
              </w:rPr>
              <w:t>BR-18</w:t>
            </w:r>
          </w:p>
        </w:tc>
        <w:tc>
          <w:tcPr>
            <w:tcW w:w="5700" w:type="dxa"/>
          </w:tcPr>
          <w:p w14:paraId="5F771B76">
            <w:pPr>
              <w:spacing w:after="0" w:line="240" w:lineRule="auto"/>
            </w:pPr>
            <w:r>
              <w:rPr>
                <w:sz w:val="18"/>
                <w:szCs w:val="18"/>
              </w:rPr>
              <w:t>Một QR nguồn có thể thuộc nhiều lịch sử bán qua sự kiện trả hàng; mỗi lần bán có cân/giá/người mua riêng, không nhân đôi kg thu hoạch gốc.</w:t>
            </w:r>
          </w:p>
        </w:tc>
        <w:tc>
          <w:tcPr>
            <w:tcW w:w="2500" w:type="dxa"/>
          </w:tcPr>
          <w:p w14:paraId="5EB39BD3">
            <w:pPr>
              <w:spacing w:after="0" w:line="240" w:lineRule="auto"/>
            </w:pPr>
            <w:r>
              <w:rPr>
                <w:sz w:val="18"/>
                <w:szCs w:val="18"/>
              </w:rPr>
              <w:t>TraceabilityLot, SaleTransaction, TracePublicationVersion</w:t>
            </w:r>
          </w:p>
        </w:tc>
      </w:tr>
      <w:tr w14:paraId="43C30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054AD2F6">
            <w:pPr>
              <w:spacing w:after="0" w:line="240" w:lineRule="auto"/>
            </w:pPr>
            <w:r>
              <w:rPr>
                <w:sz w:val="18"/>
                <w:szCs w:val="18"/>
              </w:rPr>
              <w:t>BR-19</w:t>
            </w:r>
          </w:p>
        </w:tc>
        <w:tc>
          <w:tcPr>
            <w:tcW w:w="5700" w:type="dxa"/>
          </w:tcPr>
          <w:p w14:paraId="247B32BF">
            <w:pPr>
              <w:spacing w:after="0" w:line="240" w:lineRule="auto"/>
            </w:pPr>
            <w:r>
              <w:rPr>
                <w:sz w:val="18"/>
                <w:szCs w:val="18"/>
              </w:rPr>
              <w:t>Vai trò do Chủ HTX định nghĩa ở UC12 gồm quyền Tạo/Xem/Sửa/Xóa/khác theo chức năng; UC11 gán cho tài khoản các cặp khu – vai trò. Sửa vai trò áp dụng ngay cho mọi tài khoản giữ vai trò và được ghi audit; thu hồi cặp khu – vai trò không khôi phục ngầm khi cấp lại. Danh mục chức năng và các quyền hỗ trợ do hệ thống định nghĩa.</w:t>
            </w:r>
          </w:p>
        </w:tc>
        <w:tc>
          <w:tcPr>
            <w:tcW w:w="2500" w:type="dxa"/>
          </w:tcPr>
          <w:p w14:paraId="1E561229">
            <w:pPr>
              <w:spacing w:after="0" w:line="240" w:lineRule="auto"/>
            </w:pPr>
            <w:r>
              <w:rPr>
                <w:sz w:val="18"/>
                <w:szCs w:val="18"/>
              </w:rPr>
              <w:t>Role, RolePermission, AccessGrant</w:t>
            </w:r>
          </w:p>
        </w:tc>
      </w:tr>
      <w:tr w14:paraId="4F73C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2261F2A8">
            <w:pPr>
              <w:spacing w:after="0" w:line="240" w:lineRule="auto"/>
            </w:pPr>
            <w:r>
              <w:rPr>
                <w:sz w:val="18"/>
                <w:szCs w:val="18"/>
              </w:rPr>
              <w:t>BR-21</w:t>
            </w:r>
          </w:p>
        </w:tc>
        <w:tc>
          <w:tcPr>
            <w:tcW w:w="5700" w:type="dxa"/>
          </w:tcPr>
          <w:p w14:paraId="6AD81570">
            <w:pPr>
              <w:spacing w:after="0" w:line="240" w:lineRule="auto"/>
            </w:pPr>
            <w:r>
              <w:rPr>
                <w:sz w:val="18"/>
                <w:szCs w:val="18"/>
              </w:rPr>
              <w:t>Chu kỳ chỉ đóng (UC27) khi mọi đoạn lối đã thả của bè đều đã thu hết hoặc được ghi “Loại bỏ đoạn lối” (UC26). HTX không đo hao hụt. Chỉ sau đó bè mới được dùng cho chu kỳ mới; không nuôi mới trên một lối khi bè còn hàu cũ.</w:t>
            </w:r>
          </w:p>
        </w:tc>
        <w:tc>
          <w:tcPr>
            <w:tcW w:w="2500" w:type="dxa"/>
          </w:tcPr>
          <w:p w14:paraId="7DE4E6D7">
            <w:pPr>
              <w:spacing w:after="0" w:line="240" w:lineRule="auto"/>
            </w:pPr>
            <w:r>
              <w:rPr>
                <w:sz w:val="18"/>
                <w:szCs w:val="18"/>
              </w:rPr>
              <w:t>CultivationCycle, LaneSegment</w:t>
            </w:r>
          </w:p>
        </w:tc>
      </w:tr>
      <w:tr w14:paraId="653E7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1B77457F">
            <w:pPr>
              <w:spacing w:after="0" w:line="240" w:lineRule="auto"/>
            </w:pPr>
            <w:r>
              <w:rPr>
                <w:sz w:val="18"/>
                <w:szCs w:val="18"/>
              </w:rPr>
              <w:t>BR-24</w:t>
            </w:r>
          </w:p>
        </w:tc>
        <w:tc>
          <w:tcPr>
            <w:tcW w:w="5700" w:type="dxa"/>
          </w:tcPr>
          <w:p w14:paraId="74E67133">
            <w:pPr>
              <w:spacing w:after="0" w:line="240" w:lineRule="auto"/>
            </w:pPr>
            <w:r>
              <w:rPr>
                <w:sz w:val="18"/>
                <w:szCs w:val="18"/>
              </w:rPr>
              <w:t>Tổng giảm giá, tín dụng và hoàn tiền của một giao dịch không vượt giá trị giao dịch. Tiền khách trả chưa gắn đơn được ghi là tiền ứng trước, Kế toán phân bổ sau.</w:t>
            </w:r>
          </w:p>
        </w:tc>
        <w:tc>
          <w:tcPr>
            <w:tcW w:w="2500" w:type="dxa"/>
          </w:tcPr>
          <w:p w14:paraId="49AE807E">
            <w:pPr>
              <w:spacing w:after="0" w:line="240" w:lineRule="auto"/>
            </w:pPr>
            <w:r>
              <w:rPr>
                <w:sz w:val="18"/>
                <w:szCs w:val="18"/>
              </w:rPr>
              <w:t>SaleAdjustment, CustomerCredit</w:t>
            </w:r>
          </w:p>
        </w:tc>
      </w:tr>
      <w:tr w14:paraId="056A3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5E592F2F">
            <w:pPr>
              <w:spacing w:after="0" w:line="240" w:lineRule="auto"/>
            </w:pPr>
            <w:r>
              <w:rPr>
                <w:sz w:val="18"/>
                <w:szCs w:val="18"/>
              </w:rPr>
              <w:t>BR-25</w:t>
            </w:r>
          </w:p>
        </w:tc>
        <w:tc>
          <w:tcPr>
            <w:tcW w:w="5700" w:type="dxa"/>
          </w:tcPr>
          <w:p w14:paraId="1B9EBA53">
            <w:pPr>
              <w:spacing w:after="0" w:line="240" w:lineRule="auto"/>
            </w:pPr>
            <w:r>
              <w:rPr>
                <w:sz w:val="18"/>
                <w:szCs w:val="18"/>
              </w:rPr>
              <w:t>Không đổi mốc hoặc thứ tự lối khi bè còn chu kỳ chưa đóng.</w:t>
            </w:r>
          </w:p>
        </w:tc>
        <w:tc>
          <w:tcPr>
            <w:tcW w:w="2500" w:type="dxa"/>
          </w:tcPr>
          <w:p w14:paraId="01B08342">
            <w:pPr>
              <w:spacing w:after="0" w:line="240" w:lineRule="auto"/>
            </w:pPr>
            <w:r>
              <w:rPr>
                <w:sz w:val="18"/>
                <w:szCs w:val="18"/>
              </w:rPr>
              <w:t>RaftLayoutVersion, Lane, CultivationCycle</w:t>
            </w:r>
          </w:p>
        </w:tc>
      </w:tr>
      <w:tr w14:paraId="6CB1D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7AD0A2B6">
            <w:pPr>
              <w:spacing w:after="0" w:line="240" w:lineRule="auto"/>
            </w:pPr>
            <w:r>
              <w:rPr>
                <w:sz w:val="18"/>
                <w:szCs w:val="18"/>
              </w:rPr>
              <w:t>BR-26</w:t>
            </w:r>
          </w:p>
        </w:tc>
        <w:tc>
          <w:tcPr>
            <w:tcW w:w="5700" w:type="dxa"/>
          </w:tcPr>
          <w:p w14:paraId="28DFEBBE">
            <w:pPr>
              <w:spacing w:after="0" w:line="240" w:lineRule="auto"/>
            </w:pPr>
            <w:r>
              <w:rPr>
                <w:sz w:val="18"/>
                <w:szCs w:val="18"/>
              </w:rPr>
              <w:t xml:space="preserve">Mỗi lần gửi chứng từ cho thương lái gắn đúng một chứng từ nguồn: đơn (xác </w:t>
            </w:r>
            <w:ins w:id="3265" w:author="Claude" w:date="2026-10-08T00:00:00Z">
              <w:r>
                <w:rPr>
                  <w:sz w:val="18"/>
                  <w:szCs w:val="18"/>
                </w:rPr>
                <w:t xml:space="preserve">nhận, hủy đơn, chấp </w:t>
              </w:r>
            </w:ins>
            <w:r>
              <w:rPr>
                <w:sz w:val="18"/>
                <w:szCs w:val="18"/>
              </w:rPr>
              <w:t xml:space="preserve">nhận </w:t>
            </w:r>
            <w:del w:id="3263" w:author="Claude" w:date="2026-10-08T00:00:00Z">
              <w:r>
                <w:rPr>
                  <w:sz w:val="18"/>
                  <w:szCs w:val="18"/>
                </w:rPr>
                <w:delText xml:space="preserve">đơn),</w:delText>
              </w:r>
            </w:del>
            <w:ins w:id="3264" w:author="Claude" w:date="2026-10-08T00:00:00Z">
              <w:r>
                <w:rPr>
                  <w:sz w:val="18"/>
                  <w:szCs w:val="18"/>
                </w:rPr>
                <w:t xml:space="preserve">trả),</w:t>
              </w:r>
            </w:ins>
            <w:r>
              <w:rPr>
                <w:sz w:val="18"/>
                <w:szCs w:val="18"/>
              </w:rPr>
              <w:t xml:space="preserve"> giao dịch bán </w:t>
            </w:r>
            <w:del w:id="3261" w:author="Claude" w:date="2026-10-08T00:00:00Z">
              <w:r>
                <w:rPr>
                  <w:sz w:val="18"/>
                  <w:szCs w:val="18"/>
                </w:rPr>
                <w:delText xml:space="preserve">(QR</w:delText>
              </w:r>
            </w:del>
            <w:ins w:id="3262" w:author="Claude" w:date="2026-10-08T00:00:00Z">
              <w:r>
                <w:rPr>
                  <w:sz w:val="18"/>
                  <w:szCs w:val="18"/>
                </w:rPr>
                <w:t xml:space="preserve">(số cân và giá, QR</w:t>
              </w:r>
            </w:ins>
            <w:r>
              <w:rPr>
                <w:sz w:val="18"/>
                <w:szCs w:val="18"/>
              </w:rPr>
              <w:t xml:space="preserve"> thanh toán, biên nhận), phiếu thu, điều chỉnh sau bán hoặc phiên bản công bố QR. Đúng một trong 5 khóa ngoại nguồn có giá trị. Khách nhận là khách của chứng từ nguồn; với phiên bản công bố QR là thương lái của đơn đã nhận lô (UC70 nhánh 1a1); lần gửi lại giữ cùng nguồn và cùng khách với lần gốc.</w:t>
            </w:r>
            <w:ins w:id="3271" w:author="Claude" w:date="2026-10-08T00:00:00Z">
              <w:r>
                <w:rPr>
                  <w:sz w:val="18"/>
                  <w:szCs w:val="18"/>
                </w:rPr>
                <w:t xml:space="preserve"> Tin báo tự động cho thương lái ở UC44, UC45, UC52 cũng ghi lần gửi gắn đơn hoặc giao dịch bán; khách không có tài khoản Zalo thì tin của UC44, UC45 gửi qua SMS.</w:t>
              </w:r>
            </w:ins>
            <w:r>
              <w:rPr>
                <w:sz w:val="18"/>
                <w:szCs w:val="18"/>
              </w:rPr>
              <w:t xml:space="preserve"> Kênh gửi là email, Zalo OA hoặc SMS, chỉ dùng kênh khách có địa chỉ nhận (email, tài khoản Zalo, số điện thoại); tin SMS chỉ mang nội dung tóm tắt (mã chứng từ, số kg, số tiền, thông tin chuyển khoản), kèm liên kết trang công khai khi gửi QR truy xuất; liên kết tới chứng từ riêng tư yêu cầu đăng nhập (UC70 nhánh 2a).</w:t>
            </w:r>
          </w:p>
        </w:tc>
        <w:tc>
          <w:tcPr>
            <w:tcW w:w="2500" w:type="dxa"/>
          </w:tcPr>
          <w:p w14:paraId="79B39A82">
            <w:pPr>
              <w:spacing w:after="0" w:line="240" w:lineRule="auto"/>
            </w:pPr>
            <w:r>
              <w:rPr>
                <w:sz w:val="18"/>
                <w:szCs w:val="18"/>
              </w:rPr>
              <w:t>MessageDeliveryAttempt</w:t>
            </w:r>
          </w:p>
        </w:tc>
      </w:tr>
      <w:tr w14:paraId="18FB7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6E579281">
            <w:pPr>
              <w:spacing w:after="0" w:line="240" w:lineRule="auto"/>
            </w:pPr>
            <w:r>
              <w:rPr>
                <w:sz w:val="18"/>
                <w:szCs w:val="18"/>
              </w:rPr>
              <w:t>BR-27</w:t>
            </w:r>
          </w:p>
        </w:tc>
        <w:tc>
          <w:tcPr>
            <w:tcW w:w="5700" w:type="dxa"/>
          </w:tcPr>
          <w:p w14:paraId="45B5ED79">
            <w:pPr>
              <w:spacing w:after="0" w:line="240" w:lineRule="auto"/>
            </w:pPr>
            <w:r>
              <w:rPr>
                <w:sz w:val="18"/>
                <w:szCs w:val="18"/>
              </w:rPr>
              <w:t>Chi phí vật tư bè chỉ phát sinh từ phiếu Tạo bè (đúng một phiếu cho mỗi bè, lập khi thêm bè) hoặc phiếu Thay thế; không có kho, nhập xuất tồn hay sửa chữa vật tư. Mỗi phiếu thuộc đúng một bè, có ít nhất một dòng, số lượng &gt; 0, đơn giá ≥ 0; thành tiền làm tròn nghìn đồng. Sửa phiếu đã lưu phải có lý do và ghi nhật ký kiểm toán.</w:t>
            </w:r>
          </w:p>
        </w:tc>
        <w:tc>
          <w:tcPr>
            <w:tcW w:w="2500" w:type="dxa"/>
          </w:tcPr>
          <w:p w14:paraId="0D443F77">
            <w:pPr>
              <w:spacing w:after="0" w:line="240" w:lineRule="auto"/>
            </w:pPr>
            <w:r>
              <w:rPr>
                <w:sz w:val="18"/>
                <w:szCs w:val="18"/>
              </w:rPr>
              <w:t>RaftMaterialRecord, RaftMaterialLine</w:t>
            </w:r>
          </w:p>
        </w:tc>
      </w:tr>
      <w:tr w14:paraId="67494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42B2AD79">
            <w:pPr>
              <w:spacing w:after="0" w:line="240" w:lineRule="auto"/>
            </w:pPr>
            <w:r>
              <w:rPr>
                <w:sz w:val="18"/>
                <w:szCs w:val="18"/>
              </w:rPr>
              <w:t>BR-28</w:t>
            </w:r>
          </w:p>
        </w:tc>
        <w:tc>
          <w:tcPr>
            <w:tcW w:w="5700" w:type="dxa"/>
          </w:tcPr>
          <w:p w14:paraId="31C9B3F6">
            <w:pPr>
              <w:spacing w:after="0" w:line="240" w:lineRule="auto"/>
            </w:pPr>
            <w:r>
              <w:rPr>
                <w:sz w:val="18"/>
                <w:szCs w:val="18"/>
              </w:rPr>
              <w:t>Số phao, dây dọc, dây ngang của bè lấy từ phiếu Tạo bè; bè có N lối thì có N + 1 dây dọc, đánh số 0…N. Phiếu Thay thế không đổi các số này; số lượng thay của mỗi loại không vượt số của bè và vị trí thay phải có trên sơ đồ lối hiện hành.</w:t>
            </w:r>
          </w:p>
        </w:tc>
        <w:tc>
          <w:tcPr>
            <w:tcW w:w="2500" w:type="dxa"/>
          </w:tcPr>
          <w:p w14:paraId="438DF20C">
            <w:pPr>
              <w:spacing w:after="0" w:line="240" w:lineRule="auto"/>
            </w:pPr>
            <w:r>
              <w:rPr>
                <w:sz w:val="18"/>
                <w:szCs w:val="18"/>
              </w:rPr>
              <w:t>Raft, RaftMaterialRecord, RaftMaterialLine</w:t>
            </w:r>
          </w:p>
        </w:tc>
      </w:tr>
      <w:tr w14:paraId="27F24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2B5223D2">
            <w:pPr>
              <w:spacing w:after="0" w:line="240" w:lineRule="auto"/>
            </w:pPr>
            <w:r>
              <w:rPr>
                <w:sz w:val="18"/>
                <w:szCs w:val="18"/>
              </w:rPr>
              <w:t>BR-29</w:t>
            </w:r>
          </w:p>
        </w:tc>
        <w:tc>
          <w:tcPr>
            <w:tcW w:w="5700" w:type="dxa"/>
          </w:tcPr>
          <w:p w14:paraId="094710DC">
            <w:pPr>
              <w:spacing w:after="0" w:line="240" w:lineRule="auto"/>
            </w:pPr>
            <w:r>
              <w:rPr>
                <w:sz w:val="18"/>
                <w:szCs w:val="18"/>
              </w:rPr>
              <w:t>Mọi giá trị trạng thái nằm trong danh mục Status, chia theo nhóm (15 nhóm vòng đời và nhóm USAGE dùng chung, mục 3.4); entity có trạng thái chỉ nhận trạng thái thuộc đúng nhóm của mình. Quản trị hệ thống chỉ sửa tên hiển thị, ý nghĩa, thứ tự, màu; không thêm, xóa mã trạng thái.</w:t>
            </w:r>
          </w:p>
        </w:tc>
        <w:tc>
          <w:tcPr>
            <w:tcW w:w="2500" w:type="dxa"/>
          </w:tcPr>
          <w:p w14:paraId="19B08D46">
            <w:pPr>
              <w:spacing w:after="0" w:line="240" w:lineRule="auto"/>
            </w:pPr>
            <w:r>
              <w:rPr>
                <w:sz w:val="18"/>
                <w:szCs w:val="18"/>
              </w:rPr>
              <w:t>Status</w:t>
            </w:r>
          </w:p>
        </w:tc>
      </w:tr>
      <w:tr w14:paraId="066CE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3F7196A8">
            <w:pPr>
              <w:spacing w:after="0" w:line="240" w:lineRule="auto"/>
            </w:pPr>
            <w:r>
              <w:rPr>
                <w:sz w:val="18"/>
                <w:szCs w:val="18"/>
              </w:rPr>
              <w:t>BR-30</w:t>
            </w:r>
          </w:p>
        </w:tc>
        <w:tc>
          <w:tcPr>
            <w:tcW w:w="5700" w:type="dxa"/>
          </w:tcPr>
          <w:p w14:paraId="6DAC057D">
            <w:pPr>
              <w:spacing w:after="0" w:line="240" w:lineRule="auto"/>
            </w:pPr>
            <w:r>
              <w:rPr>
                <w:sz w:val="18"/>
                <w:szCs w:val="18"/>
              </w:rPr>
              <w:t>Chỉ đổi trạng thái theo các chuyển đã khai báo trong StatusTransition (mục 3.4): đúng UC, đúng người thực hiện và điều kiện; chuyển có cờ bắt buộc lý do phải nhập lý do. Mỗi lần chuyển trạng thái nhóm A được ghi nhật ký kiểm toán.</w:t>
            </w:r>
          </w:p>
        </w:tc>
        <w:tc>
          <w:tcPr>
            <w:tcW w:w="2500" w:type="dxa"/>
          </w:tcPr>
          <w:p w14:paraId="37B26783">
            <w:pPr>
              <w:spacing w:after="0" w:line="240" w:lineRule="auto"/>
            </w:pPr>
            <w:r>
              <w:rPr>
                <w:sz w:val="18"/>
                <w:szCs w:val="18"/>
              </w:rPr>
              <w:t>StatusTransition, AuditEvent</w:t>
            </w:r>
          </w:p>
        </w:tc>
      </w:tr>
      <w:tr w14:paraId="4AA0E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7FC97D5A">
            <w:pPr>
              <w:spacing w:after="0" w:line="240" w:lineRule="auto"/>
            </w:pPr>
            <w:r>
              <w:rPr>
                <w:sz w:val="18"/>
                <w:szCs w:val="18"/>
              </w:rPr>
              <w:t>BR-32</w:t>
            </w:r>
          </w:p>
        </w:tc>
        <w:tc>
          <w:tcPr>
            <w:tcW w:w="5700" w:type="dxa"/>
          </w:tcPr>
          <w:p w14:paraId="23B0BC33">
            <w:pPr>
              <w:spacing w:after="0" w:line="240" w:lineRule="auto"/>
            </w:pPr>
            <w:r>
              <w:rPr>
                <w:sz w:val="18"/>
                <w:szCs w:val="18"/>
              </w:rPr>
              <w:t>Số điện thoại và email đã xác minh của tài khoản là duy nhất trên toàn hệ thống, không phân biệt loại tài khoản (thương lái, nhân viên, Chủ HTX, Quản trị hệ thống).</w:t>
            </w:r>
          </w:p>
        </w:tc>
        <w:tc>
          <w:tcPr>
            <w:tcW w:w="2500" w:type="dxa"/>
          </w:tcPr>
          <w:p w14:paraId="5FF65326">
            <w:pPr>
              <w:spacing w:after="0" w:line="240" w:lineRule="auto"/>
            </w:pPr>
            <w:r>
              <w:rPr>
                <w:sz w:val="18"/>
                <w:szCs w:val="18"/>
              </w:rPr>
              <w:t>Account</w:t>
            </w:r>
          </w:p>
        </w:tc>
      </w:tr>
      <w:tr w14:paraId="671AE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0BE29598">
            <w:pPr>
              <w:spacing w:after="0" w:line="240" w:lineRule="auto"/>
            </w:pPr>
            <w:r>
              <w:rPr>
                <w:sz w:val="18"/>
                <w:szCs w:val="18"/>
              </w:rPr>
              <w:t>BR-33</w:t>
            </w:r>
          </w:p>
        </w:tc>
        <w:tc>
          <w:tcPr>
            <w:tcW w:w="5700" w:type="dxa"/>
          </w:tcPr>
          <w:p w14:paraId="322B3172">
            <w:pPr>
              <w:spacing w:after="0" w:line="240" w:lineRule="auto"/>
            </w:pPr>
            <w:r>
              <w:rPr>
                <w:sz w:val="18"/>
                <w:szCs w:val="18"/>
              </w:rPr>
              <w:t xml:space="preserve">Quản trị hệ thống không sửa hồ sơ cá nhân hay dữ liệu nghiệp vụ của người dùng HTX. Hồ sơ cá nhân do chủ tài khoản tự sửa (UC05); thông tin tài khoản nội bộ do </w:t>
            </w:r>
            <w:del w:id="1719" w:author="Claude" w:date="2026-10-08T00:00:00Z">
              <w:r>
                <w:rPr>
                  <w:sz w:val="18"/>
                  <w:szCs w:val="18"/>
                </w:rPr>
                <w:delText xml:space="preserve">người</w:delText>
              </w:r>
            </w:del>
            <w:ins w:id="1720" w:author="Claude" w:date="2026-10-08T00:00:00Z">
              <w:r>
                <w:rPr>
                  <w:sz w:val="18"/>
                  <w:szCs w:val="18"/>
                </w:rPr>
                <w:t xml:space="preserve">Chủ</w:t>
              </w:r>
            </w:ins>
            <w:r>
              <w:rPr>
                <w:sz w:val="18"/>
                <w:szCs w:val="18"/>
              </w:rPr>
              <w:t xml:space="preserve"> </w:t>
            </w:r>
            <w:del w:id="1717" w:author="Claude" w:date="2026-10-08T00:00:00Z">
              <w:r>
                <w:rPr>
                  <w:sz w:val="18"/>
                  <w:szCs w:val="18"/>
                </w:rPr>
                <w:delText xml:space="preserve">có</w:delText>
              </w:r>
            </w:del>
            <w:ins w:id="1718" w:author="Claude" w:date="2026-10-08T00:00:00Z">
              <w:r>
                <w:rPr>
                  <w:sz w:val="18"/>
                  <w:szCs w:val="18"/>
                </w:rPr>
                <w:t xml:space="preserve">HTX</w:t>
              </w:r>
            </w:ins>
            <w:r>
              <w:rPr>
                <w:sz w:val="18"/>
                <w:szCs w:val="18"/>
              </w:rPr>
              <w:t xml:space="preserve"> </w:t>
            </w:r>
            <w:del w:id="1715" w:author="Claude" w:date="2026-10-08T00:00:00Z">
              <w:r>
                <w:rPr>
                  <w:sz w:val="18"/>
                  <w:szCs w:val="18"/>
                </w:rPr>
                <w:delText xml:space="preserve">quyền</w:delText>
              </w:r>
            </w:del>
            <w:ins w:id="1716" w:author="Claude" w:date="2026-10-08T00:00:00Z">
              <w:r>
                <w:rPr>
                  <w:sz w:val="18"/>
                  <w:szCs w:val="18"/>
                </w:rPr>
                <w:t xml:space="preserve">sửa</w:t>
              </w:r>
            </w:ins>
            <w:r>
              <w:rPr>
                <w:sz w:val="18"/>
                <w:szCs w:val="18"/>
              </w:rPr>
              <w:t xml:space="preserve"> ở UC11</w:t>
            </w:r>
            <w:del w:id="1714" w:author="Claude" w:date="2026-10-08T00:00:00Z">
              <w:r>
                <w:rPr>
                  <w:sz w:val="18"/>
                  <w:szCs w:val="18"/>
                </w:rPr>
                <w:delText xml:space="preserve"> sửa</w:delText>
              </w:r>
            </w:del>
            <w:r>
              <w:rPr>
                <w:sz w:val="18"/>
                <w:szCs w:val="18"/>
              </w:rPr>
              <w:t xml:space="preserve">; Quản trị hệ thống chỉ tạo Chủ HTX ban đầu (UC72) và xử lý trạng thái truy cập (UC74).</w:t>
            </w:r>
          </w:p>
        </w:tc>
        <w:tc>
          <w:tcPr>
            <w:tcW w:w="2500" w:type="dxa"/>
          </w:tcPr>
          <w:p w14:paraId="6AD287D5">
            <w:pPr>
              <w:spacing w:after="0" w:line="240" w:lineRule="auto"/>
            </w:pPr>
            <w:r>
              <w:rPr>
                <w:sz w:val="18"/>
                <w:szCs w:val="18"/>
              </w:rPr>
              <w:t>Account</w:t>
            </w:r>
          </w:p>
        </w:tc>
      </w:tr>
      <w:tr w14:paraId="7E505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7F828B9A">
            <w:pPr>
              <w:spacing w:after="0" w:line="240" w:lineRule="auto"/>
            </w:pPr>
            <w:r>
              <w:rPr>
                <w:sz w:val="18"/>
                <w:szCs w:val="18"/>
              </w:rPr>
              <w:t>BR-34</w:t>
            </w:r>
          </w:p>
        </w:tc>
        <w:tc>
          <w:tcPr>
            <w:tcW w:w="5700" w:type="dxa"/>
          </w:tcPr>
          <w:p w14:paraId="5F825F16">
            <w:pPr>
              <w:spacing w:after="0" w:line="240" w:lineRule="auto"/>
            </w:pPr>
            <w:r>
              <w:rPr>
                <w:sz w:val="18"/>
                <w:szCs w:val="18"/>
              </w:rPr>
              <w:t>Tài khoản thương lái và nhân viên phải có số điện thoại đã xác minh trước khi dùng chức năng khác của OMTS. Thương lái đăng ký bằng email thêm số điện thoại; nhân viên xác minh số do Chủ HTX nhập ở UC11 hoặc nhập số khác; việc thêm hoặc xác minh làm ngay sau khi đăng nhập, bằng mã gửi qua SMS (UC02 nhánh 3a, UC08). Số do Chủ HTX đổi ở UC11 phải xác minh lại ở lần đăng nhập kế tiếp. Mọi người dùng tự đổi số của chính mình ở UC05 (nhánh 3b); số mới chỉ thay số cũ sau khi nhập đúng mã gửi tới số mới. Khi số của thương lái được xác minh (thêm hoặc đổi), hệ thống tự ghép hồ sơ khách offline khớp duy nhất cùng số; không khớp duy nhất thì Chủ HTX ghép ở UC42; thương lái đã gắn hồ sơ khách mà số mới không khớp hồ sơ nào thì giữ liên kết hiện có và cập nhật số liên hệ của hồ sơ khách. Mỗi tài khoản gắn tối đa một hồ sơ khách và ngược lại.</w:t>
            </w:r>
          </w:p>
        </w:tc>
        <w:tc>
          <w:tcPr>
            <w:tcW w:w="2500" w:type="dxa"/>
          </w:tcPr>
          <w:p w14:paraId="6D0710A6">
            <w:pPr>
              <w:spacing w:after="0" w:line="240" w:lineRule="auto"/>
            </w:pPr>
            <w:r>
              <w:rPr>
                <w:sz w:val="18"/>
                <w:szCs w:val="18"/>
              </w:rPr>
              <w:t>Account</w:t>
            </w:r>
          </w:p>
        </w:tc>
      </w:tr>
    </w:tbl>
    <w:p w14:paraId="576F0FB4"/>
    <w:p w14:paraId="3E164842">
      <w:pPr>
        <w:pStyle w:val="4"/>
        <w:keepNext/>
      </w:pPr>
      <w:bookmarkStart w:id="36" w:name="_Toc23573"/>
      <w:bookmarkStart w:id="37" w:name="_Toc11847"/>
      <w:r>
        <w:t>3.4 Status Catalogue (Danh mục trạng thái)</w:t>
      </w:r>
      <w:bookmarkEnd w:id="36"/>
      <w:bookmarkEnd w:id="37"/>
    </w:p>
    <w:p w14:paraId="5E1CEC2F">
      <w:pPr>
        <w:spacing w:after="60"/>
      </w:pPr>
      <w:r>
        <w:t xml:space="preserve">Mọi giá trị trạng thái của OMTS được khai báo trong entity Status (E51), chia theo nhóm; các lần chuyển trạng thái được phép khai báo trong StatusTransition (E52). Entity có trạng thái giữ khóa ngoại status_id và chỉ nhận trạng thái thuộc đúng nhóm của mình (BR-29); chỉ được đổi trạng thái theo các chuyển đã khai báo, đúng UC, đúng người thực hiện và điều kiện (BR-30). Chuyển không hợp lệ bị chặn với thông báo </w:t>
        <w:fldChar w:fldCharType="begin"/>
        <w:instrText xml:space="preserve"> HYPERLINK \l "MSG61" \o "MSG61 (Lỗi): Không thể chuyển {object_name} từ “{current_status}” sang “{new_status}”: {reason}." </w:instrText>
        <w:fldChar w:fldCharType="separate"/>
        <w:t>MSG61</w:t>
        <w:fldChar w:fldCharType="end"/>
        <w:t>. Mỗi lần chuyển trạng thái nhóm A được ghi AuditEvent (người, thời điểm, trạng thái cũ và mới, lý do khi bắt buộc), nên không có bảng lịch sử trạng thái riêng (NFR-02). Mỗi chuyển trạng thái do một trong ba loại sự kiện gây ra: hành động của người dùng trong UC, sự kiện của hệ thống, hoặc thời gian (cột Sự kiện kích hoạt ở Bảng 3.4-2; sự kiện theo thời gian ở mục 3.4.5).</w:t>
      </w:r>
    </w:p>
    <w:p w14:paraId="365ABE88">
      <w:pPr>
        <w:spacing w:after="60"/>
      </w:pPr>
      <w:r>
        <w:t>Quản lý danh mục: Quản trị hệ thống sửa tên hiển thị, ý nghĩa, thứ tự và màu của trạng thái ở UC73 (SCR-57, tab Trạng thái). Không ai thêm hoặc xóa mã trạng thái hay chuyển trạng thái trên hệ thống, vì các mã này gắn với quy tắc trong UC; đổi chúng là đổi yêu cầu và phải sửa SRS. Chủ HTX và nhân viên thấy tên trạng thái trên màn hình và dùng làm bộ lọc, không sửa danh mục.</w:t>
      </w:r>
    </w:p>
    <w:p w14:paraId="6B2A9E96">
      <w:pPr>
        <w:pStyle w:val="5"/>
        <w:keepNext/>
      </w:pPr>
      <w:r>
        <w:t>3.4.1 Phân loại thuộc tính trạng thái</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4300"/>
        <w:gridCol w:w="3000"/>
      </w:tblGrid>
      <w:tr w14:paraId="18949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0" w:type="dxa"/>
            <w:shd w:val="clear" w:color="auto" w:fill="DCE6F1"/>
          </w:tcPr>
          <w:p w14:paraId="37CC02E9">
            <w:pPr>
              <w:spacing w:after="0" w:line="240" w:lineRule="auto"/>
            </w:pPr>
            <w:r>
              <w:rPr>
                <w:b/>
                <w:sz w:val="17"/>
                <w:szCs w:val="17"/>
              </w:rPr>
              <w:t>Nhóm</w:t>
            </w:r>
          </w:p>
        </w:tc>
        <w:tc>
          <w:tcPr>
            <w:tcW w:w="4300" w:type="dxa"/>
            <w:shd w:val="clear" w:color="auto" w:fill="DCE6F1"/>
          </w:tcPr>
          <w:p w14:paraId="138133C0">
            <w:pPr>
              <w:spacing w:after="0" w:line="240" w:lineRule="auto"/>
            </w:pPr>
            <w:r>
              <w:rPr>
                <w:b/>
                <w:sz w:val="17"/>
                <w:szCs w:val="17"/>
              </w:rPr>
              <w:t>Entity</w:t>
            </w:r>
          </w:p>
        </w:tc>
        <w:tc>
          <w:tcPr>
            <w:tcW w:w="3000" w:type="dxa"/>
            <w:shd w:val="clear" w:color="auto" w:fill="DCE6F1"/>
          </w:tcPr>
          <w:p w14:paraId="6C46AE4A">
            <w:pPr>
              <w:spacing w:after="0" w:line="240" w:lineRule="auto"/>
            </w:pPr>
            <w:r>
              <w:rPr>
                <w:b/>
                <w:sz w:val="17"/>
                <w:szCs w:val="17"/>
              </w:rPr>
              <w:t>Cách quản lý</w:t>
            </w:r>
          </w:p>
        </w:tc>
      </w:tr>
      <w:tr w14:paraId="30F9D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Pr>
          <w:p w14:paraId="7D11CDAE">
            <w:pPr>
              <w:spacing w:after="0" w:line="240" w:lineRule="auto"/>
            </w:pPr>
            <w:r>
              <w:rPr>
                <w:sz w:val="17"/>
                <w:szCs w:val="17"/>
              </w:rPr>
              <w:t>A. Vòng đời</w:t>
            </w:r>
          </w:p>
        </w:tc>
        <w:tc>
          <w:tcPr>
            <w:tcW w:w="4300" w:type="dxa"/>
          </w:tcPr>
          <w:p w14:paraId="2C56DF61">
            <w:pPr>
              <w:spacing w:after="0" w:line="240" w:lineRule="auto"/>
            </w:pPr>
            <w:r>
              <w:rPr>
                <w:sz w:val="17"/>
                <w:szCs w:val="17"/>
              </w:rPr>
              <w:t>Cooperative, Account, Employee, AccessGrant, CultivationCycle, WaterMeasurement, SalesOrder, HarvestEvent, TracePublicationVersion, QualityClaim, PhysicalReturn, SaleAdjustment, PayRuleVersion, LaborSettlement, MessageDeliveryAttempt</w:t>
            </w:r>
          </w:p>
        </w:tc>
        <w:tc>
          <w:tcPr>
            <w:tcW w:w="3000" w:type="dxa"/>
          </w:tcPr>
          <w:p w14:paraId="01F86DAE">
            <w:pPr>
              <w:spacing w:after="0" w:line="240" w:lineRule="auto"/>
            </w:pPr>
            <w:r>
              <w:rPr>
                <w:sz w:val="17"/>
                <w:szCs w:val="17"/>
              </w:rPr>
              <w:t>Mỗi entity một nhóm trạng thái riêng, có bảng chuyển trạng thái (3.4.2).</w:t>
            </w:r>
          </w:p>
        </w:tc>
      </w:tr>
      <w:tr w14:paraId="6F990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Pr>
          <w:p w14:paraId="55A4105E">
            <w:pPr>
              <w:spacing w:after="0" w:line="240" w:lineRule="auto"/>
            </w:pPr>
            <w:r>
              <w:rPr>
                <w:sz w:val="17"/>
                <w:szCs w:val="17"/>
              </w:rPr>
              <w:t>B. Đang dùng / Ngừng dùng</w:t>
            </w:r>
          </w:p>
        </w:tc>
        <w:tc>
          <w:tcPr>
            <w:tcW w:w="4300" w:type="dxa"/>
          </w:tcPr>
          <w:p w14:paraId="69F3BF2A">
            <w:pPr>
              <w:spacing w:after="0" w:line="240" w:lineRule="auto"/>
            </w:pPr>
            <w:r>
              <w:rPr>
                <w:sz w:val="17"/>
                <w:szCs w:val="17"/>
              </w:rPr>
              <w:t>Role, FarmingZone, Raft, OysterSeedType, Product, SeedSupplier, Customer, Contractor, SeasonalWorker</w:t>
            </w:r>
          </w:p>
        </w:tc>
        <w:tc>
          <w:tcPr>
            <w:tcW w:w="3000" w:type="dxa"/>
          </w:tcPr>
          <w:p w14:paraId="0D67ED89">
            <w:pPr>
              <w:spacing w:after="0" w:line="240" w:lineRule="auto"/>
            </w:pPr>
            <w:r>
              <w:rPr>
                <w:sz w:val="17"/>
                <w:szCs w:val="17"/>
              </w:rPr>
              <w:t>Dùng chung nhóm USAGE (3.4.3). Ngừng dùng thì không hiện khi chọn mới; dữ liệu cũ giữ nguyên.</w:t>
            </w:r>
          </w:p>
        </w:tc>
      </w:tr>
      <w:tr w14:paraId="18D08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Pr>
          <w:p w14:paraId="20541DB7">
            <w:pPr>
              <w:spacing w:after="0" w:line="240" w:lineRule="auto"/>
            </w:pPr>
            <w:r>
              <w:rPr>
                <w:sz w:val="17"/>
                <w:szCs w:val="17"/>
              </w:rPr>
              <w:t>C. Suy ra, không lưu</w:t>
            </w:r>
          </w:p>
        </w:tc>
        <w:tc>
          <w:tcPr>
            <w:tcW w:w="4300" w:type="dxa"/>
          </w:tcPr>
          <w:p w14:paraId="6A4CEAF6">
            <w:pPr>
              <w:spacing w:after="0" w:line="240" w:lineRule="auto"/>
            </w:pPr>
            <w:r>
              <w:rPr>
                <w:sz w:val="17"/>
                <w:szCs w:val="17"/>
              </w:rPr>
              <w:t>Lane, TraceabilityLot, CustomerCredit, Notification</w:t>
            </w:r>
          </w:p>
        </w:tc>
        <w:tc>
          <w:tcPr>
            <w:tcW w:w="3000" w:type="dxa"/>
          </w:tcPr>
          <w:p w14:paraId="5DBA5C89">
            <w:pPr>
              <w:spacing w:after="0" w:line="240" w:lineRule="auto"/>
            </w:pPr>
            <w:r>
              <w:rPr>
                <w:sz w:val="17"/>
                <w:szCs w:val="17"/>
              </w:rPr>
              <w:t>Không có status_id; tình trạng suy ra từ dữ liệu khác (3.4.4).</w:t>
            </w:r>
          </w:p>
        </w:tc>
      </w:tr>
      <w:tr w14:paraId="2F30E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Pr>
          <w:p w14:paraId="5FF1768E">
            <w:pPr>
              <w:spacing w:after="0" w:line="240" w:lineRule="auto"/>
            </w:pPr>
            <w:r>
              <w:rPr>
                <w:sz w:val="17"/>
                <w:szCs w:val="17"/>
              </w:rPr>
              <w:t>D. Kỹ thuật</w:t>
            </w:r>
          </w:p>
        </w:tc>
        <w:tc>
          <w:tcPr>
            <w:tcW w:w="4300" w:type="dxa"/>
          </w:tcPr>
          <w:p w14:paraId="478DB0A4">
            <w:pPr>
              <w:spacing w:after="0" w:line="240" w:lineRule="auto"/>
            </w:pPr>
            <w:r>
              <w:rPr>
                <w:sz w:val="17"/>
                <w:szCs w:val="17"/>
              </w:rPr>
              <w:t>WaterMeasurement</w:t>
            </w:r>
          </w:p>
        </w:tc>
        <w:tc>
          <w:tcPr>
            <w:tcW w:w="3000" w:type="dxa"/>
          </w:tcPr>
          <w:p w14:paraId="3585E450">
            <w:pPr>
              <w:spacing w:after="0" w:line="240" w:lineRule="auto"/>
            </w:pPr>
            <w:r>
              <w:rPr>
                <w:sz w:val="17"/>
                <w:szCs w:val="17"/>
              </w:rPr>
              <w:t>Trạng thái đồng bộ ngoại tuyến đặc tả ở SDS (NFR-09).</w:t>
            </w:r>
          </w:p>
        </w:tc>
      </w:tr>
    </w:tbl>
    <w:p w14:paraId="690B8216">
      <w:pPr>
        <w:spacing w:after="40"/>
      </w:pPr>
    </w:p>
    <w:p w14:paraId="19371524">
      <w:pPr>
        <w:pStyle w:val="5"/>
        <w:keepNext/>
      </w:pPr>
      <w:r>
        <w:t>3.4.2 Trạng thái và chuyển trạng thái của entity có vòng đời (nhóm A)</w:t>
      </w:r>
    </w:p>
    <w:p w14:paraId="3B3C7E7D">
      <w:pPr>
        <w:spacing w:after="60"/>
      </w:pPr>
      <w:r>
        <w:t xml:space="preserve">Bảng 3.4-1 liệt kê 51 trạng thái của 15 nhóm; bảng 3.4-2 liệt kê </w:t>
      </w:r>
      <w:del w:id="1721" w:author="Claude" w:date="2026-10-08T00:00:00Z">
        <w:r>
          <w:delText xml:space="preserve">50</w:delText>
        </w:r>
      </w:del>
      <w:ins w:id="1722" w:author="Claude" w:date="2026-10-08T00:00:00Z">
        <w:r>
          <w:t xml:space="preserve">52</w:t>
        </w:r>
      </w:ins>
      <w:r>
        <w:t xml:space="preserve"> chuyển trạng thái được phép. Trạng thái đầu là trạng thái khi bản ghi được tạo; trạng thái kết thúc không có chuyển đi. Ngoài các chuyển trong bảng, mọi chuyển khác đều bị chặn. Cột “Sự kiện kích hoạt” cho biết điều gì gây ra chuyển: Hành động là người dùng thao tác trong UC ở cột UC; Hệ thống là OMTS tự chuyển khi điều kiện đủ, do kết quả của một hành động khác hoặc phản hồi của dịch vụ ngoài; thời gian là khi hết một khoảng thời gian (Bảng 3.4-3). Cột “Điều kiện ràng buộc” là điều kiện phải đúng thì mới được chuyển.</w:t>
      </w:r>
    </w:p>
    <w:p w14:paraId="01AF8F3C">
      <w:pPr>
        <w:keepNext/>
        <w:spacing w:after="40"/>
      </w:pPr>
      <w:r>
        <w:rPr>
          <w:b/>
        </w:rPr>
        <w:t>Bảng 3.4-1. Giá trị trạng thái theo nhóm</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1600"/>
        <w:gridCol w:w="4500"/>
        <w:gridCol w:w="1000"/>
      </w:tblGrid>
      <w:tr w14:paraId="44FD0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00" w:type="dxa"/>
            <w:shd w:val="clear" w:color="auto" w:fill="DCE6F1"/>
          </w:tcPr>
          <w:p w14:paraId="22E4465F">
            <w:pPr>
              <w:spacing w:after="0" w:line="240" w:lineRule="auto"/>
            </w:pPr>
            <w:r>
              <w:rPr>
                <w:b/>
                <w:sz w:val="16"/>
                <w:szCs w:val="16"/>
              </w:rPr>
              <w:t>Mã</w:t>
            </w:r>
          </w:p>
        </w:tc>
        <w:tc>
          <w:tcPr>
            <w:tcW w:w="1600" w:type="dxa"/>
            <w:shd w:val="clear" w:color="auto" w:fill="DCE6F1"/>
          </w:tcPr>
          <w:p w14:paraId="41488114">
            <w:pPr>
              <w:spacing w:after="0" w:line="240" w:lineRule="auto"/>
            </w:pPr>
            <w:r>
              <w:rPr>
                <w:b/>
                <w:sz w:val="16"/>
                <w:szCs w:val="16"/>
              </w:rPr>
              <w:t>Tên hiển thị</w:t>
            </w:r>
          </w:p>
        </w:tc>
        <w:tc>
          <w:tcPr>
            <w:tcW w:w="4500" w:type="dxa"/>
            <w:shd w:val="clear" w:color="auto" w:fill="DCE6F1"/>
          </w:tcPr>
          <w:p w14:paraId="62614F64">
            <w:pPr>
              <w:spacing w:after="0" w:line="240" w:lineRule="auto"/>
            </w:pPr>
            <w:r>
              <w:rPr>
                <w:b/>
                <w:sz w:val="16"/>
                <w:szCs w:val="16"/>
              </w:rPr>
              <w:t>Ý nghĩa</w:t>
            </w:r>
          </w:p>
        </w:tc>
        <w:tc>
          <w:tcPr>
            <w:tcW w:w="1000" w:type="dxa"/>
            <w:shd w:val="clear" w:color="auto" w:fill="DCE6F1"/>
          </w:tcPr>
          <w:p w14:paraId="5B953CE6">
            <w:pPr>
              <w:spacing w:after="0" w:line="240" w:lineRule="auto"/>
            </w:pPr>
            <w:r>
              <w:rPr>
                <w:b/>
                <w:sz w:val="16"/>
                <w:szCs w:val="16"/>
              </w:rPr>
              <w:t>Loại</w:t>
            </w:r>
          </w:p>
        </w:tc>
      </w:tr>
      <w:tr w14:paraId="367D1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4"/>
            <w:shd w:val="clear" w:color="auto" w:fill="F2F2F2"/>
          </w:tcPr>
          <w:p w14:paraId="01F820D0">
            <w:pPr>
              <w:spacing w:after="0" w:line="240" w:lineRule="auto"/>
            </w:pPr>
            <w:r>
              <w:rPr>
                <w:b/>
                <w:sz w:val="16"/>
                <w:szCs w:val="16"/>
              </w:rPr>
              <w:t>Cooperative (Hợp tác xã) – nhóm COOPERATIVE. UC72 tạo HTX ở trạng thái Sơ bộ.</w:t>
            </w:r>
          </w:p>
        </w:tc>
      </w:tr>
      <w:tr w14:paraId="5D6BA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29D13EC3">
            <w:pPr>
              <w:spacing w:after="0" w:line="240" w:lineRule="auto"/>
            </w:pPr>
            <w:r>
              <w:rPr>
                <w:sz w:val="16"/>
                <w:szCs w:val="16"/>
              </w:rPr>
              <w:t>DRAFT</w:t>
            </w:r>
          </w:p>
        </w:tc>
        <w:tc>
          <w:tcPr>
            <w:tcW w:w="1600" w:type="dxa"/>
          </w:tcPr>
          <w:p w14:paraId="018FF18F">
            <w:pPr>
              <w:spacing w:after="0" w:line="240" w:lineRule="auto"/>
            </w:pPr>
            <w:r>
              <w:rPr>
                <w:sz w:val="16"/>
                <w:szCs w:val="16"/>
              </w:rPr>
              <w:t>Sơ bộ</w:t>
            </w:r>
          </w:p>
        </w:tc>
        <w:tc>
          <w:tcPr>
            <w:tcW w:w="4500" w:type="dxa"/>
          </w:tcPr>
          <w:p w14:paraId="3A0D175D">
            <w:pPr>
              <w:spacing w:after="0" w:line="240" w:lineRule="auto"/>
            </w:pPr>
            <w:r>
              <w:rPr>
                <w:sz w:val="16"/>
                <w:szCs w:val="16"/>
              </w:rPr>
              <w:t>Quản trị hệ thống vừa khởi tạo HTX; hồ sơ chưa đủ thông tin pháp lý.</w:t>
            </w:r>
          </w:p>
        </w:tc>
        <w:tc>
          <w:tcPr>
            <w:tcW w:w="1000" w:type="dxa"/>
          </w:tcPr>
          <w:p w14:paraId="2670FE61">
            <w:pPr>
              <w:spacing w:after="0" w:line="240" w:lineRule="auto"/>
            </w:pPr>
            <w:r>
              <w:rPr>
                <w:sz w:val="16"/>
                <w:szCs w:val="16"/>
              </w:rPr>
              <w:t>Đầu</w:t>
            </w:r>
          </w:p>
        </w:tc>
      </w:tr>
      <w:tr w14:paraId="16620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63A01242">
            <w:pPr>
              <w:spacing w:after="0" w:line="240" w:lineRule="auto"/>
            </w:pPr>
            <w:r>
              <w:rPr>
                <w:sz w:val="16"/>
                <w:szCs w:val="16"/>
              </w:rPr>
              <w:t>COMPLETED</w:t>
            </w:r>
          </w:p>
        </w:tc>
        <w:tc>
          <w:tcPr>
            <w:tcW w:w="1600" w:type="dxa"/>
          </w:tcPr>
          <w:p w14:paraId="3C86BA7D">
            <w:pPr>
              <w:spacing w:after="0" w:line="240" w:lineRule="auto"/>
            </w:pPr>
            <w:r>
              <w:rPr>
                <w:sz w:val="16"/>
                <w:szCs w:val="16"/>
              </w:rPr>
              <w:t>Đã hoàn thiện</w:t>
            </w:r>
          </w:p>
        </w:tc>
        <w:tc>
          <w:tcPr>
            <w:tcW w:w="4500" w:type="dxa"/>
          </w:tcPr>
          <w:p w14:paraId="668C9CCB">
            <w:pPr>
              <w:spacing w:after="0" w:line="240" w:lineRule="auto"/>
            </w:pPr>
            <w:r>
              <w:rPr>
                <w:sz w:val="16"/>
                <w:szCs w:val="16"/>
              </w:rPr>
              <w:t>Chủ HTX đã nhập đủ thông tin bắt buộc của hồ sơ HTX.</w:t>
            </w:r>
          </w:p>
        </w:tc>
        <w:tc>
          <w:tcPr>
            <w:tcW w:w="1000" w:type="dxa"/>
          </w:tcPr>
          <w:p w14:paraId="60704663">
            <w:pPr>
              <w:spacing w:after="0" w:line="240" w:lineRule="auto"/>
            </w:pPr>
            <w:r>
              <w:rPr>
                <w:sz w:val="16"/>
                <w:szCs w:val="16"/>
              </w:rPr>
              <w:t>—</w:t>
            </w:r>
          </w:p>
        </w:tc>
      </w:tr>
      <w:tr w14:paraId="184B6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4"/>
            <w:shd w:val="clear" w:color="auto" w:fill="F2F2F2"/>
          </w:tcPr>
          <w:p w14:paraId="09851594">
            <w:pPr>
              <w:spacing w:after="0" w:line="240" w:lineRule="auto"/>
            </w:pPr>
            <w:r>
              <w:rPr>
                <w:b/>
                <w:sz w:val="16"/>
                <w:szCs w:val="16"/>
              </w:rPr>
              <w:t>Account (Tài khoản) – nhóm ACCOUNT. UC01, UC11, UC72 tạo tài khoản ở trạng thái Hoạt động.</w:t>
            </w:r>
          </w:p>
        </w:tc>
      </w:tr>
      <w:tr w14:paraId="541F3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1ED9197B">
            <w:pPr>
              <w:spacing w:after="0" w:line="240" w:lineRule="auto"/>
            </w:pPr>
            <w:r>
              <w:rPr>
                <w:sz w:val="16"/>
                <w:szCs w:val="16"/>
              </w:rPr>
              <w:t>ACTIVE</w:t>
            </w:r>
          </w:p>
        </w:tc>
        <w:tc>
          <w:tcPr>
            <w:tcW w:w="1600" w:type="dxa"/>
          </w:tcPr>
          <w:p w14:paraId="54853EA6">
            <w:pPr>
              <w:spacing w:after="0" w:line="240" w:lineRule="auto"/>
            </w:pPr>
            <w:r>
              <w:rPr>
                <w:sz w:val="16"/>
                <w:szCs w:val="16"/>
              </w:rPr>
              <w:t>Hoạt động</w:t>
            </w:r>
          </w:p>
        </w:tc>
        <w:tc>
          <w:tcPr>
            <w:tcW w:w="4500" w:type="dxa"/>
          </w:tcPr>
          <w:p w14:paraId="5E19722E">
            <w:pPr>
              <w:spacing w:after="0" w:line="240" w:lineRule="auto"/>
            </w:pPr>
            <w:r>
              <w:rPr>
                <w:sz w:val="16"/>
                <w:szCs w:val="16"/>
              </w:rPr>
              <w:t>Được đăng nhập theo các cặp khu – vai trò còn hiệu lực. Khóa tạm 15 phút và mật khẩu tạm quá hạn suy ra theo thời gian, không là trạng thái (Bảng 3.4-3).</w:t>
            </w:r>
          </w:p>
        </w:tc>
        <w:tc>
          <w:tcPr>
            <w:tcW w:w="1000" w:type="dxa"/>
          </w:tcPr>
          <w:p w14:paraId="243AB6AD">
            <w:pPr>
              <w:spacing w:after="0" w:line="240" w:lineRule="auto"/>
            </w:pPr>
            <w:r>
              <w:rPr>
                <w:sz w:val="16"/>
                <w:szCs w:val="16"/>
              </w:rPr>
              <w:t>Đầu</w:t>
            </w:r>
          </w:p>
        </w:tc>
      </w:tr>
      <w:tr w14:paraId="5403D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0DEBBCC0">
            <w:pPr>
              <w:spacing w:after="0" w:line="240" w:lineRule="auto"/>
            </w:pPr>
            <w:r>
              <w:rPr>
                <w:sz w:val="16"/>
                <w:szCs w:val="16"/>
              </w:rPr>
              <w:t>LOCKED</w:t>
            </w:r>
          </w:p>
        </w:tc>
        <w:tc>
          <w:tcPr>
            <w:tcW w:w="1600" w:type="dxa"/>
          </w:tcPr>
          <w:p w14:paraId="3B7ABB80">
            <w:pPr>
              <w:spacing w:after="0" w:line="240" w:lineRule="auto"/>
            </w:pPr>
            <w:r>
              <w:rPr>
                <w:sz w:val="16"/>
                <w:szCs w:val="16"/>
              </w:rPr>
              <w:t>Đã khóa</w:t>
            </w:r>
          </w:p>
        </w:tc>
        <w:tc>
          <w:tcPr>
            <w:tcW w:w="4500" w:type="dxa"/>
          </w:tcPr>
          <w:p w14:paraId="2D0C062C">
            <w:pPr>
              <w:spacing w:after="0" w:line="240" w:lineRule="auto"/>
            </w:pPr>
            <w:r>
              <w:rPr>
                <w:sz w:val="16"/>
                <w:szCs w:val="16"/>
              </w:rPr>
              <w:t>Không đăng nhập được; dữ liệu và lịch sử giữ nguyên.</w:t>
            </w:r>
          </w:p>
        </w:tc>
        <w:tc>
          <w:tcPr>
            <w:tcW w:w="1000" w:type="dxa"/>
          </w:tcPr>
          <w:p w14:paraId="1179C1F1">
            <w:pPr>
              <w:spacing w:after="0" w:line="240" w:lineRule="auto"/>
            </w:pPr>
            <w:r>
              <w:rPr>
                <w:sz w:val="16"/>
                <w:szCs w:val="16"/>
              </w:rPr>
              <w:t>—</w:t>
            </w:r>
          </w:p>
        </w:tc>
      </w:tr>
      <w:tr w14:paraId="5F745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4"/>
            <w:shd w:val="clear" w:color="auto" w:fill="F2F2F2"/>
          </w:tcPr>
          <w:p w14:paraId="77B93FFE">
            <w:pPr>
              <w:spacing w:after="0" w:line="240" w:lineRule="auto"/>
            </w:pPr>
            <w:r>
              <w:rPr>
                <w:b/>
                <w:sz w:val="16"/>
                <w:szCs w:val="16"/>
              </w:rPr>
              <w:t>Employee (Nhân viên) – nhóm EMPLOYEE. UC10 tạo hồ sơ ở trạng thái Đang làm.</w:t>
            </w:r>
          </w:p>
        </w:tc>
      </w:tr>
      <w:tr w14:paraId="65C85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1FAFDD18">
            <w:pPr>
              <w:spacing w:after="0" w:line="240" w:lineRule="auto"/>
            </w:pPr>
            <w:r>
              <w:rPr>
                <w:sz w:val="16"/>
                <w:szCs w:val="16"/>
              </w:rPr>
              <w:t>WORKING</w:t>
            </w:r>
          </w:p>
        </w:tc>
        <w:tc>
          <w:tcPr>
            <w:tcW w:w="1600" w:type="dxa"/>
          </w:tcPr>
          <w:p w14:paraId="62FB8B5D">
            <w:pPr>
              <w:spacing w:after="0" w:line="240" w:lineRule="auto"/>
            </w:pPr>
            <w:r>
              <w:rPr>
                <w:sz w:val="16"/>
                <w:szCs w:val="16"/>
              </w:rPr>
              <w:t>Đang làm</w:t>
            </w:r>
          </w:p>
        </w:tc>
        <w:tc>
          <w:tcPr>
            <w:tcW w:w="4500" w:type="dxa"/>
          </w:tcPr>
          <w:p w14:paraId="0067E79B">
            <w:pPr>
              <w:spacing w:after="0" w:line="240" w:lineRule="auto"/>
            </w:pPr>
            <w:r>
              <w:rPr>
                <w:sz w:val="16"/>
                <w:szCs w:val="16"/>
              </w:rPr>
              <w:t>Nhân viên đang làm việc, được giao việc và chấm công.</w:t>
            </w:r>
          </w:p>
        </w:tc>
        <w:tc>
          <w:tcPr>
            <w:tcW w:w="1000" w:type="dxa"/>
          </w:tcPr>
          <w:p w14:paraId="313AC428">
            <w:pPr>
              <w:spacing w:after="0" w:line="240" w:lineRule="auto"/>
            </w:pPr>
            <w:r>
              <w:rPr>
                <w:sz w:val="16"/>
                <w:szCs w:val="16"/>
              </w:rPr>
              <w:t>Đầu</w:t>
            </w:r>
          </w:p>
        </w:tc>
      </w:tr>
      <w:tr w14:paraId="40E7F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0EE1662B">
            <w:pPr>
              <w:spacing w:after="0" w:line="240" w:lineRule="auto"/>
            </w:pPr>
            <w:r>
              <w:rPr>
                <w:sz w:val="16"/>
                <w:szCs w:val="16"/>
              </w:rPr>
              <w:t>LEFT</w:t>
            </w:r>
          </w:p>
        </w:tc>
        <w:tc>
          <w:tcPr>
            <w:tcW w:w="1600" w:type="dxa"/>
          </w:tcPr>
          <w:p w14:paraId="568C0130">
            <w:pPr>
              <w:spacing w:after="0" w:line="240" w:lineRule="auto"/>
            </w:pPr>
            <w:r>
              <w:rPr>
                <w:sz w:val="16"/>
                <w:szCs w:val="16"/>
              </w:rPr>
              <w:t>Đã nghỉ</w:t>
            </w:r>
          </w:p>
        </w:tc>
        <w:tc>
          <w:tcPr>
            <w:tcW w:w="4500" w:type="dxa"/>
          </w:tcPr>
          <w:p w14:paraId="79F90ACF">
            <w:pPr>
              <w:spacing w:after="0" w:line="240" w:lineRule="auto"/>
            </w:pPr>
            <w:r>
              <w:rPr>
                <w:sz w:val="16"/>
                <w:szCs w:val="16"/>
              </w:rPr>
              <w:t>Không giao việc, chấm công mới; lịch sử công và lương giữ nguyên.</w:t>
            </w:r>
          </w:p>
        </w:tc>
        <w:tc>
          <w:tcPr>
            <w:tcW w:w="1000" w:type="dxa"/>
          </w:tcPr>
          <w:p w14:paraId="1AF6A0DC">
            <w:pPr>
              <w:spacing w:after="0" w:line="240" w:lineRule="auto"/>
            </w:pPr>
            <w:r>
              <w:rPr>
                <w:sz w:val="16"/>
                <w:szCs w:val="16"/>
              </w:rPr>
              <w:t>—</w:t>
            </w:r>
          </w:p>
        </w:tc>
      </w:tr>
      <w:tr w14:paraId="10035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4"/>
            <w:shd w:val="clear" w:color="auto" w:fill="F2F2F2"/>
          </w:tcPr>
          <w:p w14:paraId="3BF515D0">
            <w:pPr>
              <w:spacing w:after="0" w:line="240" w:lineRule="auto"/>
            </w:pPr>
            <w:r>
              <w:rPr>
                <w:b/>
                <w:sz w:val="16"/>
                <w:szCs w:val="16"/>
              </w:rPr>
              <w:t>AccessGrant (Cặp khu – vai trò) – nhóm ACCESS_GRANT. UC11 tạo grant ở trạng thái Hiệu lực.</w:t>
            </w:r>
          </w:p>
        </w:tc>
      </w:tr>
      <w:tr w14:paraId="3A43B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618F388F">
            <w:pPr>
              <w:spacing w:after="0" w:line="240" w:lineRule="auto"/>
            </w:pPr>
            <w:r>
              <w:rPr>
                <w:sz w:val="16"/>
                <w:szCs w:val="16"/>
              </w:rPr>
              <w:t>EFFECTIVE</w:t>
            </w:r>
          </w:p>
        </w:tc>
        <w:tc>
          <w:tcPr>
            <w:tcW w:w="1600" w:type="dxa"/>
          </w:tcPr>
          <w:p w14:paraId="69CB1A7C">
            <w:pPr>
              <w:spacing w:after="0" w:line="240" w:lineRule="auto"/>
            </w:pPr>
            <w:r>
              <w:rPr>
                <w:sz w:val="16"/>
                <w:szCs w:val="16"/>
              </w:rPr>
              <w:t>Hiệu lực</w:t>
            </w:r>
          </w:p>
        </w:tc>
        <w:tc>
          <w:tcPr>
            <w:tcW w:w="4500" w:type="dxa"/>
          </w:tcPr>
          <w:p w14:paraId="4B74FBAE">
            <w:pPr>
              <w:spacing w:after="0" w:line="240" w:lineRule="auto"/>
            </w:pPr>
            <w:r>
              <w:rPr>
                <w:sz w:val="16"/>
                <w:szCs w:val="16"/>
              </w:rPr>
              <w:t>Tài khoản có quyền của vai trò trong khu được gán. “Hết hạn” suy ra từ ngày hiệu lực đến, không là trạng thái.</w:t>
            </w:r>
          </w:p>
        </w:tc>
        <w:tc>
          <w:tcPr>
            <w:tcW w:w="1000" w:type="dxa"/>
          </w:tcPr>
          <w:p w14:paraId="72761607">
            <w:pPr>
              <w:spacing w:after="0" w:line="240" w:lineRule="auto"/>
            </w:pPr>
            <w:r>
              <w:rPr>
                <w:sz w:val="16"/>
                <w:szCs w:val="16"/>
              </w:rPr>
              <w:t>Đầu</w:t>
            </w:r>
          </w:p>
        </w:tc>
      </w:tr>
      <w:tr w14:paraId="0BBD4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6C8A0176">
            <w:pPr>
              <w:spacing w:after="0" w:line="240" w:lineRule="auto"/>
            </w:pPr>
            <w:r>
              <w:rPr>
                <w:sz w:val="16"/>
                <w:szCs w:val="16"/>
              </w:rPr>
              <w:t>REVOKED</w:t>
            </w:r>
          </w:p>
        </w:tc>
        <w:tc>
          <w:tcPr>
            <w:tcW w:w="1600" w:type="dxa"/>
          </w:tcPr>
          <w:p w14:paraId="3F85F433">
            <w:pPr>
              <w:spacing w:after="0" w:line="240" w:lineRule="auto"/>
            </w:pPr>
            <w:r>
              <w:rPr>
                <w:sz w:val="16"/>
                <w:szCs w:val="16"/>
              </w:rPr>
              <w:t>Đã thu hồi</w:t>
            </w:r>
          </w:p>
        </w:tc>
        <w:tc>
          <w:tcPr>
            <w:tcW w:w="4500" w:type="dxa"/>
          </w:tcPr>
          <w:p w14:paraId="5DCD1A9C">
            <w:pPr>
              <w:spacing w:after="0" w:line="240" w:lineRule="auto"/>
            </w:pPr>
            <w:r>
              <w:rPr>
                <w:sz w:val="16"/>
                <w:szCs w:val="16"/>
              </w:rPr>
              <w:t>Grant không còn tác dụng; cấp lại tạo grant mới.</w:t>
            </w:r>
          </w:p>
        </w:tc>
        <w:tc>
          <w:tcPr>
            <w:tcW w:w="1000" w:type="dxa"/>
          </w:tcPr>
          <w:p w14:paraId="3B05690D">
            <w:pPr>
              <w:spacing w:after="0" w:line="240" w:lineRule="auto"/>
            </w:pPr>
            <w:r>
              <w:rPr>
                <w:sz w:val="16"/>
                <w:szCs w:val="16"/>
              </w:rPr>
              <w:t>Kết thúc</w:t>
            </w:r>
          </w:p>
        </w:tc>
      </w:tr>
      <w:tr w14:paraId="096D4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4"/>
            <w:shd w:val="clear" w:color="auto" w:fill="F2F2F2"/>
          </w:tcPr>
          <w:p w14:paraId="693F8858">
            <w:pPr>
              <w:spacing w:after="0" w:line="240" w:lineRule="auto"/>
            </w:pPr>
            <w:r>
              <w:rPr>
                <w:b/>
                <w:sz w:val="16"/>
                <w:szCs w:val="16"/>
              </w:rPr>
              <w:t>CultivationCycle (Chu kỳ nuôi) – nhóm CULTIVATION_CYCLE. UC24 mở chu kỳ ở trạng thái Đang mở.</w:t>
            </w:r>
          </w:p>
        </w:tc>
      </w:tr>
      <w:tr w14:paraId="16633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0381FF63">
            <w:pPr>
              <w:spacing w:after="0" w:line="240" w:lineRule="auto"/>
            </w:pPr>
            <w:r>
              <w:rPr>
                <w:sz w:val="16"/>
                <w:szCs w:val="16"/>
              </w:rPr>
              <w:t>OPEN</w:t>
            </w:r>
          </w:p>
        </w:tc>
        <w:tc>
          <w:tcPr>
            <w:tcW w:w="1600" w:type="dxa"/>
          </w:tcPr>
          <w:p w14:paraId="2845122E">
            <w:pPr>
              <w:spacing w:after="0" w:line="240" w:lineRule="auto"/>
            </w:pPr>
            <w:r>
              <w:rPr>
                <w:sz w:val="16"/>
                <w:szCs w:val="16"/>
              </w:rPr>
              <w:t>Đang mở</w:t>
            </w:r>
          </w:p>
        </w:tc>
        <w:tc>
          <w:tcPr>
            <w:tcW w:w="4500" w:type="dxa"/>
          </w:tcPr>
          <w:p w14:paraId="37719A69">
            <w:pPr>
              <w:spacing w:after="0" w:line="240" w:lineRule="auto"/>
            </w:pPr>
            <w:r>
              <w:rPr>
                <w:sz w:val="16"/>
                <w:szCs w:val="16"/>
              </w:rPr>
              <w:t>Chu kỳ đang nuôi; được thả, ghi nhật ký và thu hoạch.</w:t>
            </w:r>
          </w:p>
        </w:tc>
        <w:tc>
          <w:tcPr>
            <w:tcW w:w="1000" w:type="dxa"/>
          </w:tcPr>
          <w:p w14:paraId="09395A7A">
            <w:pPr>
              <w:spacing w:after="0" w:line="240" w:lineRule="auto"/>
            </w:pPr>
            <w:r>
              <w:rPr>
                <w:sz w:val="16"/>
                <w:szCs w:val="16"/>
              </w:rPr>
              <w:t>Đầu</w:t>
            </w:r>
          </w:p>
        </w:tc>
      </w:tr>
      <w:tr w14:paraId="7A1A3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40BC0391">
            <w:pPr>
              <w:spacing w:after="0" w:line="240" w:lineRule="auto"/>
            </w:pPr>
            <w:r>
              <w:rPr>
                <w:sz w:val="16"/>
                <w:szCs w:val="16"/>
              </w:rPr>
              <w:t>CLOSED</w:t>
            </w:r>
          </w:p>
        </w:tc>
        <w:tc>
          <w:tcPr>
            <w:tcW w:w="1600" w:type="dxa"/>
          </w:tcPr>
          <w:p w14:paraId="46ADEFE6">
            <w:pPr>
              <w:spacing w:after="0" w:line="240" w:lineRule="auto"/>
            </w:pPr>
            <w:r>
              <w:rPr>
                <w:sz w:val="16"/>
                <w:szCs w:val="16"/>
              </w:rPr>
              <w:t>Đã đóng</w:t>
            </w:r>
          </w:p>
        </w:tc>
        <w:tc>
          <w:tcPr>
            <w:tcW w:w="4500" w:type="dxa"/>
          </w:tcPr>
          <w:p w14:paraId="6F02974D">
            <w:pPr>
              <w:spacing w:after="0" w:line="240" w:lineRule="auto"/>
            </w:pPr>
            <w:r>
              <w:rPr>
                <w:sz w:val="16"/>
                <w:szCs w:val="16"/>
              </w:rPr>
              <w:t>Chu kỳ kết thúc; bè có thể mở chu kỳ mới.</w:t>
            </w:r>
          </w:p>
        </w:tc>
        <w:tc>
          <w:tcPr>
            <w:tcW w:w="1000" w:type="dxa"/>
          </w:tcPr>
          <w:p w14:paraId="0069D222">
            <w:pPr>
              <w:spacing w:after="0" w:line="240" w:lineRule="auto"/>
            </w:pPr>
            <w:r>
              <w:rPr>
                <w:sz w:val="16"/>
                <w:szCs w:val="16"/>
              </w:rPr>
              <w:t>Kết thúc</w:t>
            </w:r>
          </w:p>
        </w:tc>
      </w:tr>
      <w:tr w14:paraId="4D6A3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4"/>
            <w:shd w:val="clear" w:color="auto" w:fill="F2F2F2"/>
          </w:tcPr>
          <w:p w14:paraId="505A9639">
            <w:pPr>
              <w:spacing w:after="0" w:line="240" w:lineRule="auto"/>
            </w:pPr>
            <w:r>
              <w:rPr>
                <w:b/>
                <w:sz w:val="16"/>
                <w:szCs w:val="16"/>
              </w:rPr>
              <w:t>WaterMeasurement (Phép đo nước) – nhóm WATER_MEASUREMENT. UC26 tạo phép đo ở Nháp (bản OCR hoặc nhập tay chưa xác nhận); bản hiệu chỉnh tạo mới ở Đã xác nhận.</w:t>
            </w:r>
          </w:p>
        </w:tc>
      </w:tr>
      <w:tr w14:paraId="7B470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5273E586">
            <w:pPr>
              <w:spacing w:after="0" w:line="240" w:lineRule="auto"/>
            </w:pPr>
            <w:r>
              <w:rPr>
                <w:sz w:val="16"/>
                <w:szCs w:val="16"/>
              </w:rPr>
              <w:t>DRAFT</w:t>
            </w:r>
          </w:p>
        </w:tc>
        <w:tc>
          <w:tcPr>
            <w:tcW w:w="1600" w:type="dxa"/>
          </w:tcPr>
          <w:p w14:paraId="618C7A7C">
            <w:pPr>
              <w:spacing w:after="0" w:line="240" w:lineRule="auto"/>
            </w:pPr>
            <w:r>
              <w:rPr>
                <w:sz w:val="16"/>
                <w:szCs w:val="16"/>
              </w:rPr>
              <w:t>Nháp</w:t>
            </w:r>
          </w:p>
        </w:tc>
        <w:tc>
          <w:tcPr>
            <w:tcW w:w="4500" w:type="dxa"/>
          </w:tcPr>
          <w:p w14:paraId="63351F34">
            <w:pPr>
              <w:spacing w:after="0" w:line="240" w:lineRule="auto"/>
            </w:pPr>
            <w:r>
              <w:rPr>
                <w:sz w:val="16"/>
                <w:szCs w:val="16"/>
              </w:rPr>
              <w:t>Giá trị OCR hoặc nhập tay chưa xác nhận; không dùng cho báo cáo, cảnh báo.</w:t>
            </w:r>
          </w:p>
        </w:tc>
        <w:tc>
          <w:tcPr>
            <w:tcW w:w="1000" w:type="dxa"/>
          </w:tcPr>
          <w:p w14:paraId="3B939262">
            <w:pPr>
              <w:spacing w:after="0" w:line="240" w:lineRule="auto"/>
            </w:pPr>
            <w:r>
              <w:rPr>
                <w:sz w:val="16"/>
                <w:szCs w:val="16"/>
              </w:rPr>
              <w:t>Đầu</w:t>
            </w:r>
          </w:p>
        </w:tc>
      </w:tr>
      <w:tr w14:paraId="2BDB5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28245373">
            <w:pPr>
              <w:spacing w:after="0" w:line="240" w:lineRule="auto"/>
            </w:pPr>
            <w:r>
              <w:rPr>
                <w:sz w:val="16"/>
                <w:szCs w:val="16"/>
              </w:rPr>
              <w:t>CONFIRMED</w:t>
            </w:r>
          </w:p>
        </w:tc>
        <w:tc>
          <w:tcPr>
            <w:tcW w:w="1600" w:type="dxa"/>
          </w:tcPr>
          <w:p w14:paraId="3307EBC6">
            <w:pPr>
              <w:spacing w:after="0" w:line="240" w:lineRule="auto"/>
            </w:pPr>
            <w:r>
              <w:rPr>
                <w:sz w:val="16"/>
                <w:szCs w:val="16"/>
              </w:rPr>
              <w:t>Đã xác nhận</w:t>
            </w:r>
          </w:p>
        </w:tc>
        <w:tc>
          <w:tcPr>
            <w:tcW w:w="4500" w:type="dxa"/>
          </w:tcPr>
          <w:p w14:paraId="445F5540">
            <w:pPr>
              <w:spacing w:after="0" w:line="240" w:lineRule="auto"/>
            </w:pPr>
            <w:r>
              <w:rPr>
                <w:sz w:val="16"/>
                <w:szCs w:val="16"/>
              </w:rPr>
              <w:t>Người thao tác đã đối chiếu ảnh và xác nhận; dùng cho cảnh báo và báo cáo.</w:t>
            </w:r>
          </w:p>
        </w:tc>
        <w:tc>
          <w:tcPr>
            <w:tcW w:w="1000" w:type="dxa"/>
          </w:tcPr>
          <w:p w14:paraId="680E2441">
            <w:pPr>
              <w:spacing w:after="0" w:line="240" w:lineRule="auto"/>
            </w:pPr>
            <w:r>
              <w:rPr>
                <w:sz w:val="16"/>
                <w:szCs w:val="16"/>
              </w:rPr>
              <w:t>—</w:t>
            </w:r>
          </w:p>
        </w:tc>
      </w:tr>
      <w:tr w14:paraId="77308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2EEAFB72">
            <w:pPr>
              <w:spacing w:after="0" w:line="240" w:lineRule="auto"/>
            </w:pPr>
            <w:r>
              <w:rPr>
                <w:sz w:val="16"/>
                <w:szCs w:val="16"/>
              </w:rPr>
              <w:t>SUPERSEDED</w:t>
            </w:r>
          </w:p>
        </w:tc>
        <w:tc>
          <w:tcPr>
            <w:tcW w:w="1600" w:type="dxa"/>
          </w:tcPr>
          <w:p w14:paraId="0735AEDF">
            <w:pPr>
              <w:spacing w:after="0" w:line="240" w:lineRule="auto"/>
            </w:pPr>
            <w:r>
              <w:rPr>
                <w:sz w:val="16"/>
                <w:szCs w:val="16"/>
              </w:rPr>
              <w:t>Đã hiệu chỉnh</w:t>
            </w:r>
          </w:p>
        </w:tc>
        <w:tc>
          <w:tcPr>
            <w:tcW w:w="4500" w:type="dxa"/>
          </w:tcPr>
          <w:p w14:paraId="2836A0EA">
            <w:pPr>
              <w:spacing w:after="0" w:line="240" w:lineRule="auto"/>
            </w:pPr>
            <w:r>
              <w:rPr>
                <w:sz w:val="16"/>
                <w:szCs w:val="16"/>
              </w:rPr>
              <w:t>Đã có phiên bản hiệu chỉnh mới thay thế; bản cũ giữ để tra cứu.</w:t>
            </w:r>
          </w:p>
        </w:tc>
        <w:tc>
          <w:tcPr>
            <w:tcW w:w="1000" w:type="dxa"/>
          </w:tcPr>
          <w:p w14:paraId="0CEEE754">
            <w:pPr>
              <w:spacing w:after="0" w:line="240" w:lineRule="auto"/>
            </w:pPr>
            <w:r>
              <w:rPr>
                <w:sz w:val="16"/>
                <w:szCs w:val="16"/>
              </w:rPr>
              <w:t>Kết thúc</w:t>
            </w:r>
          </w:p>
        </w:tc>
      </w:tr>
      <w:tr w14:paraId="18985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4"/>
            <w:shd w:val="clear" w:color="auto" w:fill="F2F2F2"/>
          </w:tcPr>
          <w:p w14:paraId="3237B947">
            <w:pPr>
              <w:spacing w:after="0" w:line="240" w:lineRule="auto"/>
            </w:pPr>
            <w:r>
              <w:rPr>
                <w:b/>
                <w:sz w:val="16"/>
                <w:szCs w:val="16"/>
              </w:rPr>
              <w:t>SalesOrder (Đơn hàng) – nhóm SALES_ORDER. UC43 tạo yêu cầu mua ở trạng thái Chờ xét.</w:t>
            </w:r>
          </w:p>
        </w:tc>
      </w:tr>
      <w:tr w14:paraId="5384C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09372F40">
            <w:pPr>
              <w:spacing w:after="0" w:line="240" w:lineRule="auto"/>
            </w:pPr>
            <w:r>
              <w:rPr>
                <w:sz w:val="16"/>
                <w:szCs w:val="16"/>
              </w:rPr>
              <w:t>PENDING_REVIEW</w:t>
            </w:r>
          </w:p>
        </w:tc>
        <w:tc>
          <w:tcPr>
            <w:tcW w:w="1600" w:type="dxa"/>
          </w:tcPr>
          <w:p w14:paraId="761EA53A">
            <w:pPr>
              <w:spacing w:after="0" w:line="240" w:lineRule="auto"/>
            </w:pPr>
            <w:r>
              <w:rPr>
                <w:sz w:val="16"/>
                <w:szCs w:val="16"/>
              </w:rPr>
              <w:t>Chờ xét</w:t>
            </w:r>
          </w:p>
        </w:tc>
        <w:tc>
          <w:tcPr>
            <w:tcW w:w="4500" w:type="dxa"/>
          </w:tcPr>
          <w:p w14:paraId="4943FB2C">
            <w:pPr>
              <w:spacing w:after="0" w:line="240" w:lineRule="auto"/>
            </w:pPr>
            <w:r>
              <w:rPr>
                <w:sz w:val="16"/>
                <w:szCs w:val="16"/>
              </w:rPr>
              <w:t>Yêu cầu mua vừa gửi, chưa được HTX xét.</w:t>
            </w:r>
          </w:p>
        </w:tc>
        <w:tc>
          <w:tcPr>
            <w:tcW w:w="1000" w:type="dxa"/>
          </w:tcPr>
          <w:p w14:paraId="4E6D7315">
            <w:pPr>
              <w:spacing w:after="0" w:line="240" w:lineRule="auto"/>
            </w:pPr>
            <w:r>
              <w:rPr>
                <w:sz w:val="16"/>
                <w:szCs w:val="16"/>
              </w:rPr>
              <w:t>Đầu</w:t>
            </w:r>
          </w:p>
        </w:tc>
      </w:tr>
      <w:tr w14:paraId="6FE23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1FAA9621">
            <w:pPr>
              <w:spacing w:after="0" w:line="240" w:lineRule="auto"/>
            </w:pPr>
            <w:r>
              <w:rPr>
                <w:sz w:val="16"/>
                <w:szCs w:val="16"/>
              </w:rPr>
              <w:t>AWAITING_CUSTOMER</w:t>
            </w:r>
          </w:p>
        </w:tc>
        <w:tc>
          <w:tcPr>
            <w:tcW w:w="1600" w:type="dxa"/>
          </w:tcPr>
          <w:p w14:paraId="0FC6AE69">
            <w:pPr>
              <w:spacing w:after="0" w:line="240" w:lineRule="auto"/>
            </w:pPr>
            <w:r>
              <w:rPr>
                <w:sz w:val="16"/>
                <w:szCs w:val="16"/>
              </w:rPr>
              <w:t>Chờ khách đồng ý</w:t>
            </w:r>
          </w:p>
        </w:tc>
        <w:tc>
          <w:tcPr>
            <w:tcW w:w="4500" w:type="dxa"/>
          </w:tcPr>
          <w:p w14:paraId="6E635151">
            <w:pPr>
              <w:spacing w:after="0" w:line="240" w:lineRule="auto"/>
            </w:pPr>
            <w:r>
              <w:rPr>
                <w:sz w:val="16"/>
                <w:szCs w:val="16"/>
              </w:rPr>
              <w:t>HTX đề xuất sửa lượng hoặc thời điểm, chờ thương lái đồng ý.</w:t>
            </w:r>
          </w:p>
        </w:tc>
        <w:tc>
          <w:tcPr>
            <w:tcW w:w="1000" w:type="dxa"/>
          </w:tcPr>
          <w:p w14:paraId="4F1070D2">
            <w:pPr>
              <w:spacing w:after="0" w:line="240" w:lineRule="auto"/>
            </w:pPr>
            <w:r>
              <w:rPr>
                <w:sz w:val="16"/>
                <w:szCs w:val="16"/>
              </w:rPr>
              <w:t>—</w:t>
            </w:r>
          </w:p>
        </w:tc>
      </w:tr>
      <w:tr w14:paraId="35F42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5315B1DB">
            <w:pPr>
              <w:spacing w:after="0" w:line="240" w:lineRule="auto"/>
            </w:pPr>
            <w:r>
              <w:rPr>
                <w:sz w:val="16"/>
                <w:szCs w:val="16"/>
              </w:rPr>
              <w:t>CONFIRMED</w:t>
            </w:r>
          </w:p>
        </w:tc>
        <w:tc>
          <w:tcPr>
            <w:tcW w:w="1600" w:type="dxa"/>
          </w:tcPr>
          <w:p w14:paraId="3E216EFC">
            <w:pPr>
              <w:spacing w:after="0" w:line="240" w:lineRule="auto"/>
            </w:pPr>
            <w:r>
              <w:rPr>
                <w:sz w:val="16"/>
                <w:szCs w:val="16"/>
              </w:rPr>
              <w:t>Đã xác nhận</w:t>
            </w:r>
          </w:p>
        </w:tc>
        <w:tc>
          <w:tcPr>
            <w:tcW w:w="4500" w:type="dxa"/>
          </w:tcPr>
          <w:p w14:paraId="3FA36556">
            <w:pPr>
              <w:spacing w:after="0" w:line="240" w:lineRule="auto"/>
            </w:pPr>
            <w:r>
              <w:rPr>
                <w:sz w:val="16"/>
                <w:szCs w:val="16"/>
              </w:rPr>
              <w:t>HTX đã xác nhận sản phẩm, lượng và khu phụ trách; giá chưa chốt.</w:t>
            </w:r>
          </w:p>
        </w:tc>
        <w:tc>
          <w:tcPr>
            <w:tcW w:w="1000" w:type="dxa"/>
          </w:tcPr>
          <w:p w14:paraId="4335F71F">
            <w:pPr>
              <w:spacing w:after="0" w:line="240" w:lineRule="auto"/>
            </w:pPr>
            <w:r>
              <w:rPr>
                <w:sz w:val="16"/>
                <w:szCs w:val="16"/>
              </w:rPr>
              <w:t>—</w:t>
            </w:r>
          </w:p>
        </w:tc>
      </w:tr>
      <w:tr w14:paraId="1310E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2443E0A3">
            <w:pPr>
              <w:spacing w:after="0" w:line="240" w:lineRule="auto"/>
            </w:pPr>
            <w:r>
              <w:rPr>
                <w:sz w:val="16"/>
                <w:szCs w:val="16"/>
              </w:rPr>
              <w:t>HARVESTING</w:t>
            </w:r>
          </w:p>
        </w:tc>
        <w:tc>
          <w:tcPr>
            <w:tcW w:w="1600" w:type="dxa"/>
          </w:tcPr>
          <w:p w14:paraId="2570E6A3">
            <w:pPr>
              <w:spacing w:after="0" w:line="240" w:lineRule="auto"/>
            </w:pPr>
            <w:r>
              <w:rPr>
                <w:sz w:val="16"/>
                <w:szCs w:val="16"/>
              </w:rPr>
              <w:t>Đang thu hoạch</w:t>
            </w:r>
          </w:p>
        </w:tc>
        <w:tc>
          <w:tcPr>
            <w:tcW w:w="4500" w:type="dxa"/>
          </w:tcPr>
          <w:p w14:paraId="67916597">
            <w:pPr>
              <w:spacing w:after="0" w:line="240" w:lineRule="auto"/>
            </w:pPr>
            <w:r>
              <w:rPr>
                <w:sz w:val="16"/>
                <w:szCs w:val="16"/>
              </w:rPr>
              <w:t>Đã có kế hoạch thu hoặc lần thu đầu cho đơn.</w:t>
            </w:r>
          </w:p>
        </w:tc>
        <w:tc>
          <w:tcPr>
            <w:tcW w:w="1000" w:type="dxa"/>
          </w:tcPr>
          <w:p w14:paraId="0AFDFE96">
            <w:pPr>
              <w:spacing w:after="0" w:line="240" w:lineRule="auto"/>
            </w:pPr>
            <w:r>
              <w:rPr>
                <w:sz w:val="16"/>
                <w:szCs w:val="16"/>
              </w:rPr>
              <w:t>—</w:t>
            </w:r>
          </w:p>
        </w:tc>
      </w:tr>
      <w:tr w14:paraId="4D473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66F69C06">
            <w:pPr>
              <w:spacing w:after="0" w:line="240" w:lineRule="auto"/>
            </w:pPr>
            <w:r>
              <w:rPr>
                <w:sz w:val="16"/>
                <w:szCs w:val="16"/>
              </w:rPr>
              <w:t>HARVESTED</w:t>
            </w:r>
          </w:p>
        </w:tc>
        <w:tc>
          <w:tcPr>
            <w:tcW w:w="1600" w:type="dxa"/>
          </w:tcPr>
          <w:p w14:paraId="5C65EFA8">
            <w:pPr>
              <w:spacing w:after="0" w:line="240" w:lineRule="auto"/>
            </w:pPr>
            <w:r>
              <w:rPr>
                <w:sz w:val="16"/>
                <w:szCs w:val="16"/>
              </w:rPr>
              <w:t>Đã thu</w:t>
            </w:r>
          </w:p>
        </w:tc>
        <w:tc>
          <w:tcPr>
            <w:tcW w:w="4500" w:type="dxa"/>
          </w:tcPr>
          <w:p w14:paraId="193D1C98">
            <w:pPr>
              <w:spacing w:after="0" w:line="240" w:lineRule="auto"/>
            </w:pPr>
            <w:r>
              <w:rPr>
                <w:sz w:val="16"/>
                <w:szCs w:val="16"/>
              </w:rPr>
              <w:t xml:space="preserve">Thu hoạch thực tế đã xác nhận, lô truy xuất đã </w:t>
            </w:r>
            <w:del w:id="1729" w:author="Claude" w:date="2026-10-08T00:00:00Z">
              <w:r>
                <w:rPr>
                  <w:sz w:val="16"/>
                  <w:szCs w:val="16"/>
                </w:rPr>
                <w:delText xml:space="preserve">tạo.</w:delText>
              </w:r>
            </w:del>
            <w:ins w:id="1730" w:author="Claude" w:date="2026-10-08T00:00:00Z">
              <w:r>
                <w:rPr>
                  <w:sz w:val="16"/>
                  <w:szCs w:val="16"/>
                </w:rPr>
                <w:t xml:space="preserve">tạo (UC31), hoặc đơn đã nhận lô của một đơn bị hủy (UC44 nhánh 5a2).</w:t>
              </w:r>
            </w:ins>
          </w:p>
        </w:tc>
        <w:tc>
          <w:tcPr>
            <w:tcW w:w="1000" w:type="dxa"/>
          </w:tcPr>
          <w:p w14:paraId="38DB1C1F">
            <w:pPr>
              <w:spacing w:after="0" w:line="240" w:lineRule="auto"/>
            </w:pPr>
            <w:r>
              <w:rPr>
                <w:sz w:val="16"/>
                <w:szCs w:val="16"/>
              </w:rPr>
              <w:t>—</w:t>
            </w:r>
          </w:p>
        </w:tc>
      </w:tr>
      <w:tr w14:paraId="00819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10D0C3DD">
            <w:pPr>
              <w:spacing w:after="0" w:line="240" w:lineRule="auto"/>
            </w:pPr>
            <w:r>
              <w:rPr>
                <w:sz w:val="16"/>
                <w:szCs w:val="16"/>
              </w:rPr>
              <w:t>HANDED_OVER</w:t>
            </w:r>
          </w:p>
        </w:tc>
        <w:tc>
          <w:tcPr>
            <w:tcW w:w="1600" w:type="dxa"/>
          </w:tcPr>
          <w:p w14:paraId="656834FA">
            <w:pPr>
              <w:spacing w:after="0" w:line="240" w:lineRule="auto"/>
            </w:pPr>
            <w:r>
              <w:rPr>
                <w:sz w:val="16"/>
                <w:szCs w:val="16"/>
              </w:rPr>
              <w:t>Đã bàn giao</w:t>
            </w:r>
          </w:p>
        </w:tc>
        <w:tc>
          <w:tcPr>
            <w:tcW w:w="4500" w:type="dxa"/>
          </w:tcPr>
          <w:p w14:paraId="4AD65BD0">
            <w:pPr>
              <w:spacing w:after="0" w:line="240" w:lineRule="auto"/>
            </w:pPr>
            <w:r>
              <w:rPr>
                <w:sz w:val="16"/>
                <w:szCs w:val="16"/>
              </w:rPr>
              <w:t>Hàng đã cân và bàn giao tại cảng.</w:t>
            </w:r>
          </w:p>
        </w:tc>
        <w:tc>
          <w:tcPr>
            <w:tcW w:w="1000" w:type="dxa"/>
          </w:tcPr>
          <w:p w14:paraId="5AC732C7">
            <w:pPr>
              <w:spacing w:after="0" w:line="240" w:lineRule="auto"/>
            </w:pPr>
            <w:r>
              <w:rPr>
                <w:sz w:val="16"/>
                <w:szCs w:val="16"/>
              </w:rPr>
              <w:t>—</w:t>
            </w:r>
          </w:p>
        </w:tc>
      </w:tr>
      <w:tr w14:paraId="37310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2B51A4BB">
            <w:pPr>
              <w:spacing w:after="0" w:line="240" w:lineRule="auto"/>
            </w:pPr>
            <w:r>
              <w:rPr>
                <w:sz w:val="16"/>
                <w:szCs w:val="16"/>
              </w:rPr>
              <w:t>SOLD</w:t>
            </w:r>
          </w:p>
        </w:tc>
        <w:tc>
          <w:tcPr>
            <w:tcW w:w="1600" w:type="dxa"/>
          </w:tcPr>
          <w:p w14:paraId="3DA684A7">
            <w:pPr>
              <w:spacing w:after="0" w:line="240" w:lineRule="auto"/>
            </w:pPr>
            <w:r>
              <w:rPr>
                <w:sz w:val="16"/>
                <w:szCs w:val="16"/>
              </w:rPr>
              <w:t>Đã chốt bán</w:t>
            </w:r>
          </w:p>
        </w:tc>
        <w:tc>
          <w:tcPr>
            <w:tcW w:w="4500" w:type="dxa"/>
          </w:tcPr>
          <w:p w14:paraId="0390BEA7">
            <w:pPr>
              <w:spacing w:after="0" w:line="240" w:lineRule="auto"/>
            </w:pPr>
            <w:r>
              <w:rPr>
                <w:sz w:val="16"/>
                <w:szCs w:val="16"/>
              </w:rPr>
              <w:t xml:space="preserve">Giao dịch bán đã chốt giá và số cân. Trong 24 giờ kể từ lúc chốt bán, nếu đơn chưa </w:t>
            </w:r>
            <w:del w:id="1733" w:author="Claude" w:date="2026-10-08T00:00:00Z">
              <w:r>
                <w:rPr>
                  <w:sz w:val="16"/>
                  <w:szCs w:val="16"/>
                </w:rPr>
                <w:delText xml:space="preserve">được</w:delText>
              </w:r>
            </w:del>
            <w:ins w:id="1734" w:author="Claude" w:date="2026-10-08T00:00:00Z">
              <w:r>
                <w:rPr>
                  <w:sz w:val="16"/>
                  <w:szCs w:val="16"/>
                </w:rPr>
                <w:t xml:space="preserve">có điều chỉnh</w:t>
              </w:r>
            </w:ins>
            <w:r>
              <w:rPr>
                <w:sz w:val="16"/>
                <w:szCs w:val="16"/>
              </w:rPr>
              <w:t xml:space="preserve"> giảm </w:t>
            </w:r>
            <w:del w:id="1731" w:author="Claude" w:date="2026-10-08T00:00:00Z">
              <w:r>
                <w:rPr>
                  <w:sz w:val="16"/>
                  <w:szCs w:val="16"/>
                </w:rPr>
                <w:delText xml:space="preserve">giá,</w:delText>
              </w:r>
            </w:del>
            <w:ins w:id="1732" w:author="Claude" w:date="2026-10-08T00:00:00Z">
              <w:r>
                <w:rPr>
                  <w:sz w:val="16"/>
                  <w:szCs w:val="16"/>
                </w:rPr>
                <w:t xml:space="preserve">giá ở Nháp hoặc Đã duyệt,</w:t>
              </w:r>
            </w:ins>
            <w:r>
              <w:rPr>
                <w:sz w:val="16"/>
                <w:szCs w:val="16"/>
              </w:rPr>
              <w:t xml:space="preserve"> thương lái có thể yêu cầu trả toàn bộ đơn (UC51).</w:t>
            </w:r>
          </w:p>
        </w:tc>
        <w:tc>
          <w:tcPr>
            <w:tcW w:w="1000" w:type="dxa"/>
          </w:tcPr>
          <w:p w14:paraId="0AB11FC2">
            <w:pPr>
              <w:spacing w:after="0" w:line="240" w:lineRule="auto"/>
            </w:pPr>
            <w:r>
              <w:rPr>
                <w:sz w:val="16"/>
                <w:szCs w:val="16"/>
              </w:rPr>
              <w:t>—</w:t>
            </w:r>
          </w:p>
        </w:tc>
      </w:tr>
      <w:tr w14:paraId="13BC7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522715DD">
            <w:pPr>
              <w:spacing w:after="0" w:line="240" w:lineRule="auto"/>
            </w:pPr>
            <w:r>
              <w:rPr>
                <w:sz w:val="16"/>
                <w:szCs w:val="16"/>
              </w:rPr>
              <w:t>RETURN_REQUESTED</w:t>
            </w:r>
          </w:p>
        </w:tc>
        <w:tc>
          <w:tcPr>
            <w:tcW w:w="1600" w:type="dxa"/>
          </w:tcPr>
          <w:p w14:paraId="476A6DB3">
            <w:pPr>
              <w:spacing w:after="0" w:line="240" w:lineRule="auto"/>
            </w:pPr>
            <w:r>
              <w:rPr>
                <w:sz w:val="16"/>
                <w:szCs w:val="16"/>
              </w:rPr>
              <w:t>Yêu cầu trả hàng</w:t>
            </w:r>
          </w:p>
        </w:tc>
        <w:tc>
          <w:tcPr>
            <w:tcW w:w="4500" w:type="dxa"/>
          </w:tcPr>
          <w:p w14:paraId="194E8A64">
            <w:pPr>
              <w:spacing w:after="0" w:line="240" w:lineRule="auto"/>
            </w:pPr>
            <w:r>
              <w:rPr>
                <w:sz w:val="16"/>
                <w:szCs w:val="16"/>
              </w:rPr>
              <w:t>Thương lái đã gửi yêu cầu trả toàn bộ đơn đã nhận (UC51), chờ Chủ HTX quyết định.</w:t>
            </w:r>
          </w:p>
        </w:tc>
        <w:tc>
          <w:tcPr>
            <w:tcW w:w="1000" w:type="dxa"/>
          </w:tcPr>
          <w:p w14:paraId="5BBD49BA">
            <w:pPr>
              <w:spacing w:after="0" w:line="240" w:lineRule="auto"/>
            </w:pPr>
            <w:r>
              <w:rPr>
                <w:sz w:val="16"/>
                <w:szCs w:val="16"/>
              </w:rPr>
              <w:t>—</w:t>
            </w:r>
          </w:p>
        </w:tc>
      </w:tr>
      <w:tr w14:paraId="04873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57CFD3EA">
            <w:pPr>
              <w:spacing w:after="0" w:line="240" w:lineRule="auto"/>
            </w:pPr>
            <w:r>
              <w:rPr>
                <w:sz w:val="16"/>
                <w:szCs w:val="16"/>
              </w:rPr>
              <w:t>RETURN_ACCEPTED</w:t>
            </w:r>
          </w:p>
        </w:tc>
        <w:tc>
          <w:tcPr>
            <w:tcW w:w="1600" w:type="dxa"/>
          </w:tcPr>
          <w:p w14:paraId="67BE4CCC">
            <w:pPr>
              <w:spacing w:after="0" w:line="240" w:lineRule="auto"/>
            </w:pPr>
            <w:r>
              <w:rPr>
                <w:sz w:val="16"/>
                <w:szCs w:val="16"/>
              </w:rPr>
              <w:t>Đã chấp nhận trả</w:t>
            </w:r>
          </w:p>
        </w:tc>
        <w:tc>
          <w:tcPr>
            <w:tcW w:w="4500" w:type="dxa"/>
          </w:tcPr>
          <w:p w14:paraId="3CA1597F">
            <w:pPr>
              <w:spacing w:after="0" w:line="240" w:lineRule="auto"/>
            </w:pPr>
            <w:r>
              <w:rPr>
                <w:sz w:val="16"/>
                <w:szCs w:val="16"/>
              </w:rPr>
              <w:t>Chủ HTX đã quyết định nhận trả toàn bộ đơn (UC52) và hệ thống đã báo thương lái, chờ hàng về; Chủ HTX hủy được bất kỳ lúc nào trước khi ghi hàng trả thực nhận.</w:t>
            </w:r>
          </w:p>
        </w:tc>
        <w:tc>
          <w:tcPr>
            <w:tcW w:w="1000" w:type="dxa"/>
          </w:tcPr>
          <w:p w14:paraId="5BF977FD">
            <w:pPr>
              <w:spacing w:after="0" w:line="240" w:lineRule="auto"/>
            </w:pPr>
            <w:r>
              <w:rPr>
                <w:sz w:val="16"/>
                <w:szCs w:val="16"/>
              </w:rPr>
              <w:t>—</w:t>
            </w:r>
          </w:p>
        </w:tc>
      </w:tr>
      <w:tr w14:paraId="18DCF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55899601">
            <w:pPr>
              <w:spacing w:after="0" w:line="240" w:lineRule="auto"/>
            </w:pPr>
            <w:r>
              <w:rPr>
                <w:sz w:val="16"/>
                <w:szCs w:val="16"/>
              </w:rPr>
              <w:t>RETURNED</w:t>
            </w:r>
          </w:p>
        </w:tc>
        <w:tc>
          <w:tcPr>
            <w:tcW w:w="1600" w:type="dxa"/>
          </w:tcPr>
          <w:p w14:paraId="120BCC0E">
            <w:pPr>
              <w:spacing w:after="0" w:line="240" w:lineRule="auto"/>
            </w:pPr>
            <w:r>
              <w:rPr>
                <w:sz w:val="16"/>
                <w:szCs w:val="16"/>
              </w:rPr>
              <w:t>Đã nhận hàng trả</w:t>
            </w:r>
          </w:p>
        </w:tc>
        <w:tc>
          <w:tcPr>
            <w:tcW w:w="4500" w:type="dxa"/>
          </w:tcPr>
          <w:p w14:paraId="7EC66B78">
            <w:pPr>
              <w:spacing w:after="0" w:line="240" w:lineRule="auto"/>
            </w:pPr>
            <w:r>
              <w:rPr>
                <w:sz w:val="16"/>
                <w:szCs w:val="16"/>
              </w:rPr>
              <w:t>Hàng trả của đơn đã về và được ghi nhận (UC52); hàng trả theo dõi tiếp ở PhysicalReturn.</w:t>
            </w:r>
          </w:p>
        </w:tc>
        <w:tc>
          <w:tcPr>
            <w:tcW w:w="1000" w:type="dxa"/>
          </w:tcPr>
          <w:p w14:paraId="18F65757">
            <w:pPr>
              <w:spacing w:after="0" w:line="240" w:lineRule="auto"/>
            </w:pPr>
            <w:r>
              <w:rPr>
                <w:sz w:val="16"/>
                <w:szCs w:val="16"/>
              </w:rPr>
              <w:t>Kết thúc</w:t>
            </w:r>
          </w:p>
        </w:tc>
      </w:tr>
      <w:tr w14:paraId="755A7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6BAF7ED8">
            <w:pPr>
              <w:spacing w:after="0" w:line="240" w:lineRule="auto"/>
            </w:pPr>
            <w:r>
              <w:rPr>
                <w:sz w:val="16"/>
                <w:szCs w:val="16"/>
              </w:rPr>
              <w:t>REJECTED</w:t>
            </w:r>
          </w:p>
        </w:tc>
        <w:tc>
          <w:tcPr>
            <w:tcW w:w="1600" w:type="dxa"/>
          </w:tcPr>
          <w:p w14:paraId="3DD09494">
            <w:pPr>
              <w:spacing w:after="0" w:line="240" w:lineRule="auto"/>
            </w:pPr>
            <w:r>
              <w:rPr>
                <w:sz w:val="16"/>
                <w:szCs w:val="16"/>
              </w:rPr>
              <w:t>Từ chối</w:t>
            </w:r>
          </w:p>
        </w:tc>
        <w:tc>
          <w:tcPr>
            <w:tcW w:w="4500" w:type="dxa"/>
          </w:tcPr>
          <w:p w14:paraId="75CAC7EF">
            <w:pPr>
              <w:spacing w:after="0" w:line="240" w:lineRule="auto"/>
            </w:pPr>
            <w:r>
              <w:rPr>
                <w:sz w:val="16"/>
                <w:szCs w:val="16"/>
              </w:rPr>
              <w:t>HTX từ chối hoặc thương lái không đồng ý đề xuất sửa.</w:t>
            </w:r>
          </w:p>
        </w:tc>
        <w:tc>
          <w:tcPr>
            <w:tcW w:w="1000" w:type="dxa"/>
          </w:tcPr>
          <w:p w14:paraId="08A9F0AD">
            <w:pPr>
              <w:spacing w:after="0" w:line="240" w:lineRule="auto"/>
            </w:pPr>
            <w:r>
              <w:rPr>
                <w:sz w:val="16"/>
                <w:szCs w:val="16"/>
              </w:rPr>
              <w:t>Kết thúc</w:t>
            </w:r>
          </w:p>
        </w:tc>
      </w:tr>
      <w:tr w14:paraId="4A334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20AE4016">
            <w:pPr>
              <w:spacing w:after="0" w:line="240" w:lineRule="auto"/>
            </w:pPr>
            <w:r>
              <w:rPr>
                <w:sz w:val="16"/>
                <w:szCs w:val="16"/>
              </w:rPr>
              <w:t>CANCELLED</w:t>
            </w:r>
          </w:p>
        </w:tc>
        <w:tc>
          <w:tcPr>
            <w:tcW w:w="1600" w:type="dxa"/>
          </w:tcPr>
          <w:p w14:paraId="5B89D4A7">
            <w:pPr>
              <w:spacing w:after="0" w:line="240" w:lineRule="auto"/>
            </w:pPr>
            <w:r>
              <w:rPr>
                <w:sz w:val="16"/>
                <w:szCs w:val="16"/>
              </w:rPr>
              <w:t>Đã hủy</w:t>
            </w:r>
          </w:p>
        </w:tc>
        <w:tc>
          <w:tcPr>
            <w:tcW w:w="4500" w:type="dxa"/>
          </w:tcPr>
          <w:p w14:paraId="03CDE5B5">
            <w:pPr>
              <w:spacing w:after="0" w:line="240" w:lineRule="auto"/>
            </w:pPr>
            <w:r>
              <w:rPr>
                <w:sz w:val="16"/>
                <w:szCs w:val="16"/>
              </w:rPr>
              <w:t xml:space="preserve">Thương lái rút yêu cầu hoặc hủy đơn trước khi </w:t>
            </w:r>
            <w:del w:id="1727" w:author="Claude" w:date="2026-10-08T00:00:00Z">
              <w:r>
                <w:rPr>
                  <w:sz w:val="16"/>
                  <w:szCs w:val="16"/>
                </w:rPr>
                <w:delText xml:space="preserve">thu</w:delText>
              </w:r>
            </w:del>
            <w:ins w:id="1728" w:author="Claude" w:date="2026-10-08T00:00:00Z">
              <w:r>
                <w:rPr>
                  <w:sz w:val="16"/>
                  <w:szCs w:val="16"/>
                </w:rPr>
                <w:t xml:space="preserve">bàn</w:t>
              </w:r>
            </w:ins>
            <w:r>
              <w:rPr>
                <w:sz w:val="16"/>
                <w:szCs w:val="16"/>
              </w:rPr>
              <w:t xml:space="preserve"> </w:t>
            </w:r>
            <w:del w:id="1725" w:author="Claude" w:date="2026-10-08T00:00:00Z">
              <w:r>
                <w:rPr>
                  <w:sz w:val="16"/>
                  <w:szCs w:val="16"/>
                </w:rPr>
                <w:delText xml:space="preserve">xong;</w:delText>
              </w:r>
            </w:del>
            <w:ins w:id="1726" w:author="Claude" w:date="2026-10-08T00:00:00Z">
              <w:r>
                <w:rPr>
                  <w:sz w:val="16"/>
                  <w:szCs w:val="16"/>
                </w:rPr>
                <w:t xml:space="preserve">giao;</w:t>
              </w:r>
            </w:ins>
            <w:r>
              <w:rPr>
                <w:sz w:val="16"/>
                <w:szCs w:val="16"/>
              </w:rPr>
              <w:t xml:space="preserve"> lịch sử đơn giữ </w:t>
            </w:r>
            <w:del w:id="1723" w:author="Claude" w:date="2026-10-08T00:00:00Z">
              <w:r>
                <w:rPr>
                  <w:sz w:val="16"/>
                  <w:szCs w:val="16"/>
                </w:rPr>
                <w:delText xml:space="preserve">nguyên.</w:delText>
              </w:r>
            </w:del>
            <w:ins w:id="1724" w:author="Claude" w:date="2026-10-08T00:00:00Z">
              <w:r>
                <w:rPr>
                  <w:sz w:val="16"/>
                  <w:szCs w:val="16"/>
                </w:rPr>
                <w:t xml:space="preserve">nguyên, lô đã thu (nếu có) gắn sang đơn khác hoặc ghi xử lý khác (UC44 nhánh 5a).</w:t>
              </w:r>
            </w:ins>
          </w:p>
        </w:tc>
        <w:tc>
          <w:tcPr>
            <w:tcW w:w="1000" w:type="dxa"/>
          </w:tcPr>
          <w:p w14:paraId="7B72B8DD">
            <w:pPr>
              <w:spacing w:after="0" w:line="240" w:lineRule="auto"/>
            </w:pPr>
            <w:r>
              <w:rPr>
                <w:sz w:val="16"/>
                <w:szCs w:val="16"/>
              </w:rPr>
              <w:t>Kết thúc</w:t>
            </w:r>
          </w:p>
        </w:tc>
      </w:tr>
      <w:tr w14:paraId="51995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4"/>
            <w:shd w:val="clear" w:color="auto" w:fill="F2F2F2"/>
          </w:tcPr>
          <w:p w14:paraId="44348D44">
            <w:pPr>
              <w:spacing w:after="0" w:line="240" w:lineRule="auto"/>
            </w:pPr>
            <w:r>
              <w:rPr>
                <w:b/>
                <w:sz w:val="16"/>
                <w:szCs w:val="16"/>
              </w:rPr>
              <w:t>HarvestEvent (Lần thu hoạch) – nhóm HARVEST_EVENT. UC31 tạo lần thu ở trạng thái Nháp.</w:t>
            </w:r>
          </w:p>
        </w:tc>
      </w:tr>
      <w:tr w14:paraId="177D4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0692EE5D">
            <w:pPr>
              <w:spacing w:after="0" w:line="240" w:lineRule="auto"/>
            </w:pPr>
            <w:r>
              <w:rPr>
                <w:sz w:val="16"/>
                <w:szCs w:val="16"/>
              </w:rPr>
              <w:t>DRAFT</w:t>
            </w:r>
          </w:p>
        </w:tc>
        <w:tc>
          <w:tcPr>
            <w:tcW w:w="1600" w:type="dxa"/>
          </w:tcPr>
          <w:p w14:paraId="5AB6E06F">
            <w:pPr>
              <w:spacing w:after="0" w:line="240" w:lineRule="auto"/>
            </w:pPr>
            <w:r>
              <w:rPr>
                <w:sz w:val="16"/>
                <w:szCs w:val="16"/>
              </w:rPr>
              <w:t>Nháp</w:t>
            </w:r>
          </w:p>
        </w:tc>
        <w:tc>
          <w:tcPr>
            <w:tcW w:w="4500" w:type="dxa"/>
          </w:tcPr>
          <w:p w14:paraId="45D5925A">
            <w:pPr>
              <w:spacing w:after="0" w:line="240" w:lineRule="auto"/>
            </w:pPr>
            <w:r>
              <w:rPr>
                <w:sz w:val="16"/>
                <w:szCs w:val="16"/>
              </w:rPr>
              <w:t>Đang ghi phần lối và ước tính trong ngày.</w:t>
            </w:r>
          </w:p>
        </w:tc>
        <w:tc>
          <w:tcPr>
            <w:tcW w:w="1000" w:type="dxa"/>
          </w:tcPr>
          <w:p w14:paraId="282DD9B9">
            <w:pPr>
              <w:spacing w:after="0" w:line="240" w:lineRule="auto"/>
            </w:pPr>
            <w:r>
              <w:rPr>
                <w:sz w:val="16"/>
                <w:szCs w:val="16"/>
              </w:rPr>
              <w:t>Đầu</w:t>
            </w:r>
          </w:p>
        </w:tc>
      </w:tr>
      <w:tr w14:paraId="55D1B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7B10C07E">
            <w:pPr>
              <w:spacing w:after="0" w:line="240" w:lineRule="auto"/>
            </w:pPr>
            <w:r>
              <w:rPr>
                <w:sz w:val="16"/>
                <w:szCs w:val="16"/>
              </w:rPr>
              <w:t>CONFIRMED</w:t>
            </w:r>
          </w:p>
        </w:tc>
        <w:tc>
          <w:tcPr>
            <w:tcW w:w="1600" w:type="dxa"/>
          </w:tcPr>
          <w:p w14:paraId="29D48BE7">
            <w:pPr>
              <w:spacing w:after="0" w:line="240" w:lineRule="auto"/>
            </w:pPr>
            <w:r>
              <w:rPr>
                <w:sz w:val="16"/>
                <w:szCs w:val="16"/>
              </w:rPr>
              <w:t>Đã xác nhận</w:t>
            </w:r>
          </w:p>
        </w:tc>
        <w:tc>
          <w:tcPr>
            <w:tcW w:w="4500" w:type="dxa"/>
          </w:tcPr>
          <w:p w14:paraId="17D9E993">
            <w:pPr>
              <w:spacing w:after="0" w:line="240" w:lineRule="auto"/>
            </w:pPr>
            <w:r>
              <w:rPr>
                <w:sz w:val="16"/>
                <w:szCs w:val="16"/>
              </w:rPr>
              <w:t>Đã xác nhận cuối ngày; sửa sau đó đi qua đính chính (UC39).</w:t>
            </w:r>
          </w:p>
        </w:tc>
        <w:tc>
          <w:tcPr>
            <w:tcW w:w="1000" w:type="dxa"/>
          </w:tcPr>
          <w:p w14:paraId="45AB4812">
            <w:pPr>
              <w:spacing w:after="0" w:line="240" w:lineRule="auto"/>
            </w:pPr>
            <w:r>
              <w:rPr>
                <w:sz w:val="16"/>
                <w:szCs w:val="16"/>
              </w:rPr>
              <w:t>Kết thúc</w:t>
            </w:r>
          </w:p>
        </w:tc>
      </w:tr>
      <w:tr w14:paraId="6C9B7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4"/>
            <w:shd w:val="clear" w:color="auto" w:fill="F2F2F2"/>
          </w:tcPr>
          <w:p w14:paraId="0DFA7CFC">
            <w:pPr>
              <w:spacing w:after="0" w:line="240" w:lineRule="auto"/>
            </w:pPr>
            <w:r>
              <w:rPr>
                <w:b/>
                <w:sz w:val="16"/>
                <w:szCs w:val="16"/>
              </w:rPr>
              <w:t>TracePublicationVersion (Phiên bản công bố QR) – nhóm TRACE_PUBLICATION. UC32 tạo bản công bố ở trạng thái Nháp.</w:t>
            </w:r>
          </w:p>
        </w:tc>
      </w:tr>
      <w:tr w14:paraId="0FA82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723F5489">
            <w:pPr>
              <w:spacing w:after="0" w:line="240" w:lineRule="auto"/>
            </w:pPr>
            <w:r>
              <w:rPr>
                <w:sz w:val="16"/>
                <w:szCs w:val="16"/>
              </w:rPr>
              <w:t>DRAFT</w:t>
            </w:r>
          </w:p>
        </w:tc>
        <w:tc>
          <w:tcPr>
            <w:tcW w:w="1600" w:type="dxa"/>
          </w:tcPr>
          <w:p w14:paraId="31896132">
            <w:pPr>
              <w:spacing w:after="0" w:line="240" w:lineRule="auto"/>
            </w:pPr>
            <w:r>
              <w:rPr>
                <w:sz w:val="16"/>
                <w:szCs w:val="16"/>
              </w:rPr>
              <w:t>Nháp</w:t>
            </w:r>
          </w:p>
        </w:tc>
        <w:tc>
          <w:tcPr>
            <w:tcW w:w="4500" w:type="dxa"/>
          </w:tcPr>
          <w:p w14:paraId="1F8573A0">
            <w:pPr>
              <w:spacing w:after="0" w:line="240" w:lineRule="auto"/>
            </w:pPr>
            <w:r>
              <w:rPr>
                <w:sz w:val="16"/>
                <w:szCs w:val="16"/>
              </w:rPr>
              <w:t>Hồ sơ truy xuất đang soạn hoặc rà chưa đạt.</w:t>
            </w:r>
          </w:p>
        </w:tc>
        <w:tc>
          <w:tcPr>
            <w:tcW w:w="1000" w:type="dxa"/>
          </w:tcPr>
          <w:p w14:paraId="77F6E83F">
            <w:pPr>
              <w:spacing w:after="0" w:line="240" w:lineRule="auto"/>
            </w:pPr>
            <w:r>
              <w:rPr>
                <w:sz w:val="16"/>
                <w:szCs w:val="16"/>
              </w:rPr>
              <w:t>Đầu</w:t>
            </w:r>
          </w:p>
        </w:tc>
      </w:tr>
      <w:tr w14:paraId="454CA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663357C7">
            <w:pPr>
              <w:spacing w:after="0" w:line="240" w:lineRule="auto"/>
            </w:pPr>
            <w:r>
              <w:rPr>
                <w:sz w:val="16"/>
                <w:szCs w:val="16"/>
              </w:rPr>
              <w:t>PASSED</w:t>
            </w:r>
          </w:p>
        </w:tc>
        <w:tc>
          <w:tcPr>
            <w:tcW w:w="1600" w:type="dxa"/>
          </w:tcPr>
          <w:p w14:paraId="7A977C02">
            <w:pPr>
              <w:spacing w:after="0" w:line="240" w:lineRule="auto"/>
            </w:pPr>
            <w:r>
              <w:rPr>
                <w:sz w:val="16"/>
                <w:szCs w:val="16"/>
              </w:rPr>
              <w:t>Đạt</w:t>
            </w:r>
          </w:p>
        </w:tc>
        <w:tc>
          <w:tcPr>
            <w:tcW w:w="4500" w:type="dxa"/>
          </w:tcPr>
          <w:p w14:paraId="7E96F4D2">
            <w:pPr>
              <w:spacing w:after="0" w:line="240" w:lineRule="auto"/>
            </w:pPr>
            <w:r>
              <w:rPr>
                <w:sz w:val="16"/>
                <w:szCs w:val="16"/>
              </w:rPr>
              <w:t>Rà soát đạt, chờ công bố.</w:t>
            </w:r>
          </w:p>
        </w:tc>
        <w:tc>
          <w:tcPr>
            <w:tcW w:w="1000" w:type="dxa"/>
          </w:tcPr>
          <w:p w14:paraId="088AE784">
            <w:pPr>
              <w:spacing w:after="0" w:line="240" w:lineRule="auto"/>
            </w:pPr>
            <w:r>
              <w:rPr>
                <w:sz w:val="16"/>
                <w:szCs w:val="16"/>
              </w:rPr>
              <w:t>—</w:t>
            </w:r>
          </w:p>
        </w:tc>
      </w:tr>
      <w:tr w14:paraId="2059E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2D893747">
            <w:pPr>
              <w:spacing w:after="0" w:line="240" w:lineRule="auto"/>
            </w:pPr>
            <w:r>
              <w:rPr>
                <w:sz w:val="16"/>
                <w:szCs w:val="16"/>
              </w:rPr>
              <w:t>PUBLISHED</w:t>
            </w:r>
          </w:p>
        </w:tc>
        <w:tc>
          <w:tcPr>
            <w:tcW w:w="1600" w:type="dxa"/>
          </w:tcPr>
          <w:p w14:paraId="71C356E4">
            <w:pPr>
              <w:spacing w:after="0" w:line="240" w:lineRule="auto"/>
            </w:pPr>
            <w:r>
              <w:rPr>
                <w:sz w:val="16"/>
                <w:szCs w:val="16"/>
              </w:rPr>
              <w:t>Đã công bố</w:t>
            </w:r>
          </w:p>
        </w:tc>
        <w:tc>
          <w:tcPr>
            <w:tcW w:w="4500" w:type="dxa"/>
          </w:tcPr>
          <w:p w14:paraId="0B30CA66">
            <w:pPr>
              <w:spacing w:after="0" w:line="240" w:lineRule="auto"/>
            </w:pPr>
            <w:r>
              <w:rPr>
                <w:sz w:val="16"/>
                <w:szCs w:val="16"/>
              </w:rPr>
              <w:t>Đang hiển thị trên trang QR công khai.</w:t>
            </w:r>
          </w:p>
        </w:tc>
        <w:tc>
          <w:tcPr>
            <w:tcW w:w="1000" w:type="dxa"/>
          </w:tcPr>
          <w:p w14:paraId="2892B838">
            <w:pPr>
              <w:spacing w:after="0" w:line="240" w:lineRule="auto"/>
            </w:pPr>
            <w:r>
              <w:rPr>
                <w:sz w:val="16"/>
                <w:szCs w:val="16"/>
              </w:rPr>
              <w:t>—</w:t>
            </w:r>
          </w:p>
        </w:tc>
      </w:tr>
      <w:tr w14:paraId="65846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2981F2F2">
            <w:pPr>
              <w:spacing w:after="0" w:line="240" w:lineRule="auto"/>
            </w:pPr>
            <w:r>
              <w:rPr>
                <w:sz w:val="16"/>
                <w:szCs w:val="16"/>
              </w:rPr>
              <w:t>NEEDS_REVIEW</w:t>
            </w:r>
          </w:p>
        </w:tc>
        <w:tc>
          <w:tcPr>
            <w:tcW w:w="1600" w:type="dxa"/>
          </w:tcPr>
          <w:p w14:paraId="777417F6">
            <w:pPr>
              <w:spacing w:after="0" w:line="240" w:lineRule="auto"/>
            </w:pPr>
            <w:r>
              <w:rPr>
                <w:sz w:val="16"/>
                <w:szCs w:val="16"/>
              </w:rPr>
              <w:t>Cần rà lại</w:t>
            </w:r>
          </w:p>
        </w:tc>
        <w:tc>
          <w:tcPr>
            <w:tcW w:w="4500" w:type="dxa"/>
          </w:tcPr>
          <w:p w14:paraId="06561638">
            <w:pPr>
              <w:spacing w:after="0" w:line="240" w:lineRule="auto"/>
            </w:pPr>
            <w:r>
              <w:rPr>
                <w:sz w:val="16"/>
                <w:szCs w:val="16"/>
              </w:rPr>
              <w:t>Dữ liệu đã công bố vừa được đính chính (UC39); trang QR vẫn hiện nội dung đã công bố kèm dòng “đang cập nhật”; không bàn giao, bán lại (UC45) và không đồng bộ cổng quốc gia (UC41).</w:t>
            </w:r>
          </w:p>
        </w:tc>
        <w:tc>
          <w:tcPr>
            <w:tcW w:w="1000" w:type="dxa"/>
          </w:tcPr>
          <w:p w14:paraId="6EE54D76">
            <w:pPr>
              <w:spacing w:after="0" w:line="240" w:lineRule="auto"/>
            </w:pPr>
            <w:r>
              <w:rPr>
                <w:sz w:val="16"/>
                <w:szCs w:val="16"/>
              </w:rPr>
              <w:t>—</w:t>
            </w:r>
          </w:p>
        </w:tc>
      </w:tr>
      <w:tr w14:paraId="2130B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02EA2332">
            <w:pPr>
              <w:spacing w:after="0" w:line="240" w:lineRule="auto"/>
            </w:pPr>
            <w:r>
              <w:rPr>
                <w:sz w:val="16"/>
                <w:szCs w:val="16"/>
              </w:rPr>
              <w:t>SUPERSEDED</w:t>
            </w:r>
          </w:p>
        </w:tc>
        <w:tc>
          <w:tcPr>
            <w:tcW w:w="1600" w:type="dxa"/>
          </w:tcPr>
          <w:p w14:paraId="6E4F4527">
            <w:pPr>
              <w:spacing w:after="0" w:line="240" w:lineRule="auto"/>
            </w:pPr>
            <w:r>
              <w:rPr>
                <w:sz w:val="16"/>
                <w:szCs w:val="16"/>
              </w:rPr>
              <w:t>Đã thay thế</w:t>
            </w:r>
          </w:p>
        </w:tc>
        <w:tc>
          <w:tcPr>
            <w:tcW w:w="4500" w:type="dxa"/>
          </w:tcPr>
          <w:p w14:paraId="4197296E">
            <w:pPr>
              <w:spacing w:after="0" w:line="240" w:lineRule="auto"/>
            </w:pPr>
            <w:r>
              <w:rPr>
                <w:sz w:val="16"/>
                <w:szCs w:val="16"/>
              </w:rPr>
              <w:t>Bản Cần rà lại đã có phiên bản mới được công bố thay.</w:t>
            </w:r>
          </w:p>
        </w:tc>
        <w:tc>
          <w:tcPr>
            <w:tcW w:w="1000" w:type="dxa"/>
          </w:tcPr>
          <w:p w14:paraId="7F6F4A67">
            <w:pPr>
              <w:spacing w:after="0" w:line="240" w:lineRule="auto"/>
            </w:pPr>
            <w:r>
              <w:rPr>
                <w:sz w:val="16"/>
                <w:szCs w:val="16"/>
              </w:rPr>
              <w:t>Kết thúc</w:t>
            </w:r>
          </w:p>
        </w:tc>
      </w:tr>
      <w:tr w14:paraId="395EA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56DCB16B">
            <w:pPr>
              <w:spacing w:after="0" w:line="240" w:lineRule="auto"/>
            </w:pPr>
            <w:r>
              <w:rPr>
                <w:sz w:val="16"/>
                <w:szCs w:val="16"/>
              </w:rPr>
              <w:t>WITHDRAWN</w:t>
            </w:r>
          </w:p>
        </w:tc>
        <w:tc>
          <w:tcPr>
            <w:tcW w:w="1600" w:type="dxa"/>
          </w:tcPr>
          <w:p w14:paraId="59445120">
            <w:pPr>
              <w:spacing w:after="0" w:line="240" w:lineRule="auto"/>
            </w:pPr>
            <w:r>
              <w:rPr>
                <w:sz w:val="16"/>
                <w:szCs w:val="16"/>
              </w:rPr>
              <w:t>Đã rút</w:t>
            </w:r>
          </w:p>
        </w:tc>
        <w:tc>
          <w:tcPr>
            <w:tcW w:w="4500" w:type="dxa"/>
          </w:tcPr>
          <w:p w14:paraId="28405EA0">
            <w:pPr>
              <w:spacing w:after="0" w:line="240" w:lineRule="auto"/>
            </w:pPr>
            <w:r>
              <w:rPr>
                <w:sz w:val="16"/>
                <w:szCs w:val="16"/>
              </w:rPr>
              <w:t>Đã rút công bố; trang QR hiện trạng thái đã rút.</w:t>
            </w:r>
          </w:p>
        </w:tc>
        <w:tc>
          <w:tcPr>
            <w:tcW w:w="1000" w:type="dxa"/>
          </w:tcPr>
          <w:p w14:paraId="3BBC1F5D">
            <w:pPr>
              <w:spacing w:after="0" w:line="240" w:lineRule="auto"/>
            </w:pPr>
            <w:r>
              <w:rPr>
                <w:sz w:val="16"/>
                <w:szCs w:val="16"/>
              </w:rPr>
              <w:t>Kết thúc</w:t>
            </w:r>
          </w:p>
        </w:tc>
      </w:tr>
      <w:tr w14:paraId="2497E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4"/>
            <w:shd w:val="clear" w:color="auto" w:fill="F2F2F2"/>
          </w:tcPr>
          <w:p w14:paraId="74CDAC0C">
            <w:pPr>
              <w:spacing w:after="0" w:line="240" w:lineRule="auto"/>
            </w:pPr>
            <w:r>
              <w:rPr>
                <w:b/>
                <w:sz w:val="16"/>
                <w:szCs w:val="16"/>
              </w:rPr>
              <w:t>QualityClaim (Yêu cầu chất lượng) – nhóm QUALITY_CLAIM. UC51 tạo yêu cầu ở trạng thái Chờ quyết định.</w:t>
            </w:r>
          </w:p>
        </w:tc>
      </w:tr>
      <w:tr w14:paraId="50800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03C74185">
            <w:pPr>
              <w:spacing w:after="0" w:line="240" w:lineRule="auto"/>
            </w:pPr>
            <w:r>
              <w:rPr>
                <w:sz w:val="16"/>
                <w:szCs w:val="16"/>
              </w:rPr>
              <w:t>PENDING</w:t>
            </w:r>
          </w:p>
        </w:tc>
        <w:tc>
          <w:tcPr>
            <w:tcW w:w="1600" w:type="dxa"/>
          </w:tcPr>
          <w:p w14:paraId="147680BD">
            <w:pPr>
              <w:spacing w:after="0" w:line="240" w:lineRule="auto"/>
            </w:pPr>
            <w:r>
              <w:rPr>
                <w:sz w:val="16"/>
                <w:szCs w:val="16"/>
              </w:rPr>
              <w:t>Chờ quyết định</w:t>
            </w:r>
          </w:p>
        </w:tc>
        <w:tc>
          <w:tcPr>
            <w:tcW w:w="4500" w:type="dxa"/>
          </w:tcPr>
          <w:p w14:paraId="3F4D1BA3">
            <w:pPr>
              <w:spacing w:after="0" w:line="240" w:lineRule="auto"/>
            </w:pPr>
            <w:r>
              <w:rPr>
                <w:sz w:val="16"/>
                <w:szCs w:val="16"/>
              </w:rPr>
              <w:t>Yêu cầu đã gửi, Chủ HTX chưa quyết định.</w:t>
            </w:r>
          </w:p>
        </w:tc>
        <w:tc>
          <w:tcPr>
            <w:tcW w:w="1000" w:type="dxa"/>
          </w:tcPr>
          <w:p w14:paraId="7F5C3081">
            <w:pPr>
              <w:spacing w:after="0" w:line="240" w:lineRule="auto"/>
            </w:pPr>
            <w:r>
              <w:rPr>
                <w:sz w:val="16"/>
                <w:szCs w:val="16"/>
              </w:rPr>
              <w:t>Đầu</w:t>
            </w:r>
          </w:p>
        </w:tc>
      </w:tr>
      <w:tr w14:paraId="32092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26267099">
            <w:pPr>
              <w:spacing w:after="0" w:line="240" w:lineRule="auto"/>
            </w:pPr>
            <w:r>
              <w:rPr>
                <w:sz w:val="16"/>
                <w:szCs w:val="16"/>
              </w:rPr>
              <w:t>IN_PROGRESS</w:t>
            </w:r>
          </w:p>
        </w:tc>
        <w:tc>
          <w:tcPr>
            <w:tcW w:w="1600" w:type="dxa"/>
          </w:tcPr>
          <w:p w14:paraId="618941E3">
            <w:pPr>
              <w:spacing w:after="0" w:line="240" w:lineRule="auto"/>
            </w:pPr>
            <w:r>
              <w:rPr>
                <w:sz w:val="16"/>
                <w:szCs w:val="16"/>
              </w:rPr>
              <w:t>Đang xử lý</w:t>
            </w:r>
          </w:p>
        </w:tc>
        <w:tc>
          <w:tcPr>
            <w:tcW w:w="4500" w:type="dxa"/>
          </w:tcPr>
          <w:p w14:paraId="64C1AE21">
            <w:pPr>
              <w:spacing w:after="0" w:line="240" w:lineRule="auto"/>
            </w:pPr>
            <w:r>
              <w:rPr>
                <w:sz w:val="16"/>
                <w:szCs w:val="16"/>
              </w:rPr>
              <w:t>Đã quyết định giảm giá hoặc nhận trả toàn bộ đơn, đang thực hiện.</w:t>
            </w:r>
          </w:p>
        </w:tc>
        <w:tc>
          <w:tcPr>
            <w:tcW w:w="1000" w:type="dxa"/>
          </w:tcPr>
          <w:p w14:paraId="17BE7F4A">
            <w:pPr>
              <w:spacing w:after="0" w:line="240" w:lineRule="auto"/>
            </w:pPr>
            <w:r>
              <w:rPr>
                <w:sz w:val="16"/>
                <w:szCs w:val="16"/>
              </w:rPr>
              <w:t>—</w:t>
            </w:r>
          </w:p>
        </w:tc>
      </w:tr>
      <w:tr w14:paraId="0E676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14B56F3A">
            <w:pPr>
              <w:spacing w:after="0" w:line="240" w:lineRule="auto"/>
            </w:pPr>
            <w:r>
              <w:rPr>
                <w:sz w:val="16"/>
                <w:szCs w:val="16"/>
              </w:rPr>
              <w:t>CLOSED</w:t>
            </w:r>
          </w:p>
        </w:tc>
        <w:tc>
          <w:tcPr>
            <w:tcW w:w="1600" w:type="dxa"/>
          </w:tcPr>
          <w:p w14:paraId="3067280C">
            <w:pPr>
              <w:spacing w:after="0" w:line="240" w:lineRule="auto"/>
            </w:pPr>
            <w:r>
              <w:rPr>
                <w:sz w:val="16"/>
                <w:szCs w:val="16"/>
              </w:rPr>
              <w:t>Đã đóng</w:t>
            </w:r>
          </w:p>
        </w:tc>
        <w:tc>
          <w:tcPr>
            <w:tcW w:w="4500" w:type="dxa"/>
          </w:tcPr>
          <w:p w14:paraId="67F7F4EE">
            <w:pPr>
              <w:spacing w:after="0" w:line="240" w:lineRule="auto"/>
            </w:pPr>
            <w:r>
              <w:rPr>
                <w:sz w:val="16"/>
                <w:szCs w:val="16"/>
              </w:rPr>
              <w:t>Đã từ chối, đã ghi giảm giá, hàng trả đã xử lý xong, hoặc Chủ HTX đã hủy chấp nhận trả.</w:t>
            </w:r>
          </w:p>
        </w:tc>
        <w:tc>
          <w:tcPr>
            <w:tcW w:w="1000" w:type="dxa"/>
          </w:tcPr>
          <w:p w14:paraId="510663ED">
            <w:pPr>
              <w:spacing w:after="0" w:line="240" w:lineRule="auto"/>
            </w:pPr>
            <w:r>
              <w:rPr>
                <w:sz w:val="16"/>
                <w:szCs w:val="16"/>
              </w:rPr>
              <w:t>Kết thúc</w:t>
            </w:r>
          </w:p>
        </w:tc>
      </w:tr>
      <w:tr w14:paraId="0940B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4"/>
            <w:shd w:val="clear" w:color="auto" w:fill="F2F2F2"/>
          </w:tcPr>
          <w:p w14:paraId="6AABEF40">
            <w:pPr>
              <w:spacing w:after="0" w:line="240" w:lineRule="auto"/>
            </w:pPr>
            <w:r>
              <w:rPr>
                <w:b/>
                <w:sz w:val="16"/>
                <w:szCs w:val="16"/>
              </w:rPr>
              <w:t>PhysicalReturn (Hàng trả) – nhóm PHYSICAL_RETURN. UC52 ghi hàng trả thực nhận ở trạng thái Đang giữ tạm.</w:t>
            </w:r>
          </w:p>
        </w:tc>
      </w:tr>
      <w:tr w14:paraId="2654E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69191BBC">
            <w:pPr>
              <w:spacing w:after="0" w:line="240" w:lineRule="auto"/>
            </w:pPr>
            <w:r>
              <w:rPr>
                <w:sz w:val="16"/>
                <w:szCs w:val="16"/>
              </w:rPr>
              <w:t>HOLDING</w:t>
            </w:r>
          </w:p>
        </w:tc>
        <w:tc>
          <w:tcPr>
            <w:tcW w:w="1600" w:type="dxa"/>
          </w:tcPr>
          <w:p w14:paraId="7051A7E3">
            <w:pPr>
              <w:spacing w:after="0" w:line="240" w:lineRule="auto"/>
            </w:pPr>
            <w:r>
              <w:rPr>
                <w:sz w:val="16"/>
                <w:szCs w:val="16"/>
              </w:rPr>
              <w:t>Đang giữ tạm</w:t>
            </w:r>
          </w:p>
        </w:tc>
        <w:tc>
          <w:tcPr>
            <w:tcW w:w="4500" w:type="dxa"/>
          </w:tcPr>
          <w:p w14:paraId="0BDB7CB8">
            <w:pPr>
              <w:spacing w:after="0" w:line="240" w:lineRule="auto"/>
            </w:pPr>
            <w:r>
              <w:rPr>
                <w:sz w:val="16"/>
                <w:szCs w:val="16"/>
              </w:rPr>
              <w:t xml:space="preserve">Hàng trả đã về, đang giữ tạm chờ đánh giá. “Quá hạn giữ” suy ra </w:t>
            </w:r>
            <w:del w:id="1739" w:author="Claude" w:date="2026-10-08T00:00:00Z">
              <w:r>
                <w:rPr>
                  <w:sz w:val="16"/>
                  <w:szCs w:val="16"/>
                </w:rPr>
                <w:delText xml:space="preserve">(quá</w:delText>
              </w:r>
            </w:del>
            <w:ins w:id="1740" w:author="Claude" w:date="2026-10-08T00:00:00Z">
              <w:r>
                <w:rPr>
                  <w:sz w:val="16"/>
                  <w:szCs w:val="16"/>
                </w:rPr>
                <w:t xml:space="preserve">khi quá</w:t>
              </w:r>
            </w:ins>
            <w:r>
              <w:rPr>
                <w:sz w:val="16"/>
                <w:szCs w:val="16"/>
              </w:rPr>
              <w:t xml:space="preserve"> 3 </w:t>
            </w:r>
            <w:del w:id="1737" w:author="Claude" w:date="2026-10-08T00:00:00Z">
              <w:r>
                <w:rPr>
                  <w:sz w:val="16"/>
                  <w:szCs w:val="16"/>
                </w:rPr>
                <w:delText xml:space="preserve">ngày,</w:delText>
              </w:r>
            </w:del>
            <w:ins w:id="1738" w:author="Claude" w:date="2026-10-08T00:00:00Z">
              <w:r>
                <w:rPr>
                  <w:sz w:val="16"/>
                  <w:szCs w:val="16"/>
                </w:rPr>
                <w:t xml:space="preserve">ngày</w:t>
              </w:r>
            </w:ins>
            <w:r>
              <w:rPr>
                <w:sz w:val="16"/>
                <w:szCs w:val="16"/>
              </w:rPr>
              <w:t xml:space="preserve"> </w:t>
            </w:r>
            <w:del w:id="1735" w:author="Claude" w:date="2026-10-08T00:00:00Z">
              <w:r>
                <w:rPr>
                  <w:sz w:val="16"/>
                  <w:szCs w:val="16"/>
                </w:rPr>
                <w:delText xml:space="preserve">JOB-07).</w:delText>
              </w:r>
            </w:del>
            <w:ins w:id="1736" w:author="Claude" w:date="2026-10-08T00:00:00Z">
              <w:r>
                <w:rPr>
                  <w:sz w:val="16"/>
                  <w:szCs w:val="16"/>
                </w:rPr>
                <w:t xml:space="preserve">chưa Đã xử lý xong (JOB-07).</w:t>
              </w:r>
            </w:ins>
          </w:p>
        </w:tc>
        <w:tc>
          <w:tcPr>
            <w:tcW w:w="1000" w:type="dxa"/>
          </w:tcPr>
          <w:p w14:paraId="59E3C7EA">
            <w:pPr>
              <w:spacing w:after="0" w:line="240" w:lineRule="auto"/>
            </w:pPr>
            <w:r>
              <w:rPr>
                <w:sz w:val="16"/>
                <w:szCs w:val="16"/>
              </w:rPr>
              <w:t>Đầu</w:t>
            </w:r>
          </w:p>
        </w:tc>
      </w:tr>
      <w:tr w14:paraId="421BB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14A8BB3F">
            <w:pPr>
              <w:spacing w:after="0" w:line="240" w:lineRule="auto"/>
            </w:pPr>
            <w:r>
              <w:rPr>
                <w:sz w:val="16"/>
                <w:szCs w:val="16"/>
              </w:rPr>
              <w:t>ASSESSED</w:t>
            </w:r>
          </w:p>
        </w:tc>
        <w:tc>
          <w:tcPr>
            <w:tcW w:w="1600" w:type="dxa"/>
          </w:tcPr>
          <w:p w14:paraId="53D940E5">
            <w:pPr>
              <w:spacing w:after="0" w:line="240" w:lineRule="auto"/>
            </w:pPr>
            <w:r>
              <w:rPr>
                <w:sz w:val="16"/>
                <w:szCs w:val="16"/>
              </w:rPr>
              <w:t>Đã đánh giá</w:t>
            </w:r>
          </w:p>
        </w:tc>
        <w:tc>
          <w:tcPr>
            <w:tcW w:w="4500" w:type="dxa"/>
          </w:tcPr>
          <w:p w14:paraId="24CF5412">
            <w:pPr>
              <w:spacing w:after="0" w:line="240" w:lineRule="auto"/>
            </w:pPr>
            <w:r>
              <w:rPr>
                <w:sz w:val="16"/>
                <w:szCs w:val="16"/>
              </w:rPr>
              <w:t>Chủ HTX đã đánh giá phần bán lại được và phần xử lý khác.</w:t>
            </w:r>
          </w:p>
        </w:tc>
        <w:tc>
          <w:tcPr>
            <w:tcW w:w="1000" w:type="dxa"/>
          </w:tcPr>
          <w:p w14:paraId="1084FA06">
            <w:pPr>
              <w:spacing w:after="0" w:line="240" w:lineRule="auto"/>
            </w:pPr>
            <w:r>
              <w:rPr>
                <w:sz w:val="16"/>
                <w:szCs w:val="16"/>
              </w:rPr>
              <w:t>—</w:t>
            </w:r>
          </w:p>
        </w:tc>
      </w:tr>
      <w:tr w14:paraId="71334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163437E8">
            <w:pPr>
              <w:spacing w:after="0" w:line="240" w:lineRule="auto"/>
            </w:pPr>
            <w:r>
              <w:rPr>
                <w:sz w:val="16"/>
                <w:szCs w:val="16"/>
              </w:rPr>
              <w:t>DISPOSED</w:t>
            </w:r>
          </w:p>
        </w:tc>
        <w:tc>
          <w:tcPr>
            <w:tcW w:w="1600" w:type="dxa"/>
          </w:tcPr>
          <w:p w14:paraId="6CD7C9AC">
            <w:pPr>
              <w:spacing w:after="0" w:line="240" w:lineRule="auto"/>
            </w:pPr>
            <w:r>
              <w:rPr>
                <w:sz w:val="16"/>
                <w:szCs w:val="16"/>
              </w:rPr>
              <w:t>Đã xử lý xong</w:t>
            </w:r>
          </w:p>
        </w:tc>
        <w:tc>
          <w:tcPr>
            <w:tcW w:w="4500" w:type="dxa"/>
          </w:tcPr>
          <w:p w14:paraId="75E979B7">
            <w:pPr>
              <w:spacing w:after="0" w:line="240" w:lineRule="auto"/>
            </w:pPr>
            <w:r>
              <w:rPr>
                <w:sz w:val="16"/>
                <w:szCs w:val="16"/>
              </w:rPr>
              <w:t>Phần bán lại đã gắn đơn mới hết và phần còn lại đã xử lý khác.</w:t>
            </w:r>
          </w:p>
        </w:tc>
        <w:tc>
          <w:tcPr>
            <w:tcW w:w="1000" w:type="dxa"/>
          </w:tcPr>
          <w:p w14:paraId="0557E603">
            <w:pPr>
              <w:spacing w:after="0" w:line="240" w:lineRule="auto"/>
            </w:pPr>
            <w:r>
              <w:rPr>
                <w:sz w:val="16"/>
                <w:szCs w:val="16"/>
              </w:rPr>
              <w:t>Kết thúc</w:t>
            </w:r>
          </w:p>
        </w:tc>
      </w:tr>
      <w:tr w14:paraId="7CC9D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4"/>
            <w:shd w:val="clear" w:color="auto" w:fill="F2F2F2"/>
          </w:tcPr>
          <w:p w14:paraId="0A295848">
            <w:pPr>
              <w:spacing w:after="0" w:line="240" w:lineRule="auto"/>
            </w:pPr>
            <w:r>
              <w:rPr>
                <w:b/>
                <w:sz w:val="16"/>
                <w:szCs w:val="16"/>
              </w:rPr>
              <w:t xml:space="preserve">SaleAdjustment (Điều chỉnh sau bán) – nhóm SALE_ADJUSTMENT. UC53</w:t>
            </w:r>
            <w:ins w:id="1741" w:author="Claude" w:date="2026-10-08T00:00:00Z">
              <w:r>
                <w:rPr>
                  <w:b/>
                  <w:sz w:val="16"/>
                  <w:szCs w:val="16"/>
                </w:rPr>
                <w:t xml:space="preserve"> (giảm giá) và UC39 (sửa cân sau bán)</w:t>
              </w:r>
            </w:ins>
            <w:r>
              <w:rPr>
                <w:b/>
                <w:sz w:val="16"/>
                <w:szCs w:val="16"/>
              </w:rPr>
              <w:t xml:space="preserve"> lưu điều chỉnh ở trạng thái Nháp.</w:t>
            </w:r>
          </w:p>
        </w:tc>
      </w:tr>
      <w:tr w14:paraId="0638E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60B9C841">
            <w:pPr>
              <w:spacing w:after="0" w:line="240" w:lineRule="auto"/>
            </w:pPr>
            <w:r>
              <w:rPr>
                <w:sz w:val="16"/>
                <w:szCs w:val="16"/>
              </w:rPr>
              <w:t>DRAFT</w:t>
            </w:r>
          </w:p>
        </w:tc>
        <w:tc>
          <w:tcPr>
            <w:tcW w:w="1600" w:type="dxa"/>
          </w:tcPr>
          <w:p w14:paraId="1D990BB7">
            <w:pPr>
              <w:spacing w:after="0" w:line="240" w:lineRule="auto"/>
            </w:pPr>
            <w:r>
              <w:rPr>
                <w:sz w:val="16"/>
                <w:szCs w:val="16"/>
              </w:rPr>
              <w:t>Nháp</w:t>
            </w:r>
          </w:p>
        </w:tc>
        <w:tc>
          <w:tcPr>
            <w:tcW w:w="4500" w:type="dxa"/>
          </w:tcPr>
          <w:p w14:paraId="44853685">
            <w:pPr>
              <w:spacing w:after="0" w:line="240" w:lineRule="auto"/>
            </w:pPr>
            <w:del w:id="1754" w:author="Claude" w:date="2026-10-08T00:00:00Z">
              <w:r>
                <w:rPr>
                  <w:sz w:val="16"/>
                  <w:szCs w:val="16"/>
                </w:rPr>
                <w:delText xml:space="preserve">Kế</w:delText>
              </w:r>
            </w:del>
            <w:ins w:id="1755" w:author="Claude" w:date="2026-10-08T00:00:00Z">
              <w:r>
                <w:rPr>
                  <w:sz w:val="16"/>
                  <w:szCs w:val="16"/>
                </w:rPr>
                <w:t xml:space="preserve">Điều</w:t>
              </w:r>
            </w:ins>
            <w:r>
              <w:rPr>
                <w:sz w:val="16"/>
                <w:szCs w:val="16"/>
              </w:rPr>
              <w:t xml:space="preserve"> </w:t>
            </w:r>
            <w:del w:id="1752" w:author="Claude" w:date="2026-10-08T00:00:00Z">
              <w:r>
                <w:rPr>
                  <w:sz w:val="16"/>
                  <w:szCs w:val="16"/>
                </w:rPr>
                <w:delText xml:space="preserve">toán</w:delText>
              </w:r>
            </w:del>
            <w:ins w:id="1753" w:author="Claude" w:date="2026-10-08T00:00:00Z">
              <w:r>
                <w:rPr>
                  <w:sz w:val="16"/>
                  <w:szCs w:val="16"/>
                </w:rPr>
                <w:t xml:space="preserve">chỉnh</w:t>
              </w:r>
            </w:ins>
            <w:r>
              <w:rPr>
                <w:sz w:val="16"/>
                <w:szCs w:val="16"/>
              </w:rPr>
              <w:t xml:space="preserve"> </w:t>
            </w:r>
            <w:del w:id="1750" w:author="Claude" w:date="2026-10-08T00:00:00Z">
              <w:r>
                <w:rPr>
                  <w:sz w:val="16"/>
                  <w:szCs w:val="16"/>
                </w:rPr>
                <w:delText xml:space="preserve">đã</w:delText>
              </w:r>
            </w:del>
            <w:ins w:id="1751" w:author="Claude" w:date="2026-10-08T00:00:00Z">
              <w:r>
                <w:rPr>
                  <w:sz w:val="16"/>
                  <w:szCs w:val="16"/>
                </w:rPr>
                <w:t xml:space="preserve">vừa</w:t>
              </w:r>
            </w:ins>
            <w:r>
              <w:rPr>
                <w:sz w:val="16"/>
                <w:szCs w:val="16"/>
              </w:rPr>
              <w:t xml:space="preserve"> </w:t>
            </w:r>
            <w:del w:id="1748" w:author="Claude" w:date="2026-10-08T00:00:00Z">
              <w:r>
                <w:rPr>
                  <w:sz w:val="16"/>
                  <w:szCs w:val="16"/>
                </w:rPr>
                <w:delText xml:space="preserve">nhập</w:delText>
              </w:r>
            </w:del>
            <w:ins w:id="1749" w:author="Claude" w:date="2026-10-08T00:00:00Z">
              <w:r>
                <w:rPr>
                  <w:sz w:val="16"/>
                  <w:szCs w:val="16"/>
                </w:rPr>
                <w:t xml:space="preserve">lập</w:t>
              </w:r>
            </w:ins>
            <w:r>
              <w:rPr>
                <w:sz w:val="16"/>
                <w:szCs w:val="16"/>
              </w:rPr>
              <w:t xml:space="preserve"> </w:t>
            </w:r>
            <w:del w:id="1746" w:author="Claude" w:date="2026-10-08T00:00:00Z">
              <w:r>
                <w:rPr>
                  <w:sz w:val="16"/>
                  <w:szCs w:val="16"/>
                </w:rPr>
                <w:delText xml:space="preserve">điều</w:delText>
              </w:r>
            </w:del>
            <w:ins w:id="1747" w:author="Claude" w:date="2026-10-08T00:00:00Z">
              <w:r>
                <w:rPr>
                  <w:sz w:val="16"/>
                  <w:szCs w:val="16"/>
                </w:rPr>
                <w:t xml:space="preserve">(UC53,</w:t>
              </w:r>
            </w:ins>
            <w:r>
              <w:rPr>
                <w:sz w:val="16"/>
                <w:szCs w:val="16"/>
              </w:rPr>
              <w:t xml:space="preserve"> </w:t>
            </w:r>
            <w:del w:id="1744" w:author="Claude" w:date="2026-10-08T00:00:00Z">
              <w:r>
                <w:rPr>
                  <w:sz w:val="16"/>
                  <w:szCs w:val="16"/>
                </w:rPr>
                <w:delText xml:space="preserve">chỉnh,</w:delText>
              </w:r>
            </w:del>
            <w:ins w:id="1745" w:author="Claude" w:date="2026-10-08T00:00:00Z">
              <w:r>
                <w:rPr>
                  <w:sz w:val="16"/>
                  <w:szCs w:val="16"/>
                </w:rPr>
                <w:t xml:space="preserve">UC39),</w:t>
              </w:r>
            </w:ins>
            <w:r>
              <w:rPr>
                <w:sz w:val="16"/>
                <w:szCs w:val="16"/>
              </w:rPr>
              <w:t xml:space="preserve"> chờ Chủ HTX duyệt; chưa </w:t>
            </w:r>
            <w:del w:id="1742" w:author="Claude" w:date="2026-10-08T00:00:00Z">
              <w:r>
                <w:rPr>
                  <w:sz w:val="16"/>
                  <w:szCs w:val="16"/>
                </w:rPr>
                <w:delText xml:space="preserve">trừ</w:delText>
              </w:r>
            </w:del>
            <w:ins w:id="1743" w:author="Claude" w:date="2026-10-08T00:00:00Z">
              <w:r>
                <w:rPr>
                  <w:sz w:val="16"/>
                  <w:szCs w:val="16"/>
                </w:rPr>
                <w:t xml:space="preserve">tác động</w:t>
              </w:r>
            </w:ins>
            <w:r>
              <w:rPr>
                <w:sz w:val="16"/>
                <w:szCs w:val="16"/>
              </w:rPr>
              <w:t xml:space="preserve"> công nợ.</w:t>
            </w:r>
          </w:p>
        </w:tc>
        <w:tc>
          <w:tcPr>
            <w:tcW w:w="1000" w:type="dxa"/>
          </w:tcPr>
          <w:p w14:paraId="48521567">
            <w:pPr>
              <w:spacing w:after="0" w:line="240" w:lineRule="auto"/>
            </w:pPr>
            <w:r>
              <w:rPr>
                <w:sz w:val="16"/>
                <w:szCs w:val="16"/>
              </w:rPr>
              <w:t>Đầu</w:t>
            </w:r>
          </w:p>
        </w:tc>
      </w:tr>
      <w:tr w14:paraId="44BD6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79A91CD0">
            <w:pPr>
              <w:spacing w:after="0" w:line="240" w:lineRule="auto"/>
            </w:pPr>
            <w:r>
              <w:rPr>
                <w:sz w:val="16"/>
                <w:szCs w:val="16"/>
              </w:rPr>
              <w:t>APPROVED</w:t>
            </w:r>
          </w:p>
        </w:tc>
        <w:tc>
          <w:tcPr>
            <w:tcW w:w="1600" w:type="dxa"/>
          </w:tcPr>
          <w:p w14:paraId="3A9F1FE6">
            <w:pPr>
              <w:spacing w:after="0" w:line="240" w:lineRule="auto"/>
            </w:pPr>
            <w:r>
              <w:rPr>
                <w:sz w:val="16"/>
                <w:szCs w:val="16"/>
              </w:rPr>
              <w:t>Đã duyệt</w:t>
            </w:r>
          </w:p>
        </w:tc>
        <w:tc>
          <w:tcPr>
            <w:tcW w:w="4500" w:type="dxa"/>
          </w:tcPr>
          <w:p w14:paraId="1407C7E2">
            <w:pPr>
              <w:spacing w:after="0" w:line="240" w:lineRule="auto"/>
            </w:pPr>
            <w:r>
              <w:rPr>
                <w:sz w:val="16"/>
                <w:szCs w:val="16"/>
              </w:rPr>
              <w:t xml:space="preserve">Chủ HTX đã duyệt; </w:t>
            </w:r>
            <w:ins w:id="1759" w:author="Claude" w:date="2026-10-08T00:00:00Z">
              <w:r>
                <w:rPr>
                  <w:sz w:val="16"/>
                  <w:szCs w:val="16"/>
                </w:rPr>
                <w:t xml:space="preserve">tăng hoặc </w:t>
              </w:r>
            </w:ins>
            <w:r>
              <w:rPr>
                <w:sz w:val="16"/>
                <w:szCs w:val="16"/>
              </w:rPr>
              <w:t xml:space="preserve">trừ</w:t>
            </w:r>
            <w:del w:id="1758" w:author="Claude" w:date="2026-10-08T00:00:00Z">
              <w:r>
                <w:rPr>
                  <w:sz w:val="16"/>
                  <w:szCs w:val="16"/>
                </w:rPr>
                <w:delText xml:space="preserve"> vào</w:delText>
              </w:r>
            </w:del>
            <w:r>
              <w:rPr>
                <w:sz w:val="16"/>
                <w:szCs w:val="16"/>
              </w:rPr>
              <w:t xml:space="preserve"> khoản phải </w:t>
            </w:r>
            <w:del w:id="1756" w:author="Claude" w:date="2026-10-08T00:00:00Z">
              <w:r>
                <w:rPr>
                  <w:sz w:val="16"/>
                  <w:szCs w:val="16"/>
                </w:rPr>
                <w:delText xml:space="preserve">thu</w:delText>
              </w:r>
            </w:del>
            <w:ins w:id="1757" w:author="Claude" w:date="2026-10-08T00:00:00Z">
              <w:r>
                <w:rPr>
                  <w:sz w:val="16"/>
                  <w:szCs w:val="16"/>
                </w:rPr>
                <w:t xml:space="preserve">thu,</w:t>
              </w:r>
            </w:ins>
            <w:r>
              <w:rPr>
                <w:sz w:val="16"/>
                <w:szCs w:val="16"/>
              </w:rPr>
              <w:t xml:space="preserve"> hoặc ghi tín dụng/khoản cần hoàn.</w:t>
            </w:r>
          </w:p>
        </w:tc>
        <w:tc>
          <w:tcPr>
            <w:tcW w:w="1000" w:type="dxa"/>
          </w:tcPr>
          <w:p w14:paraId="59D343EA">
            <w:pPr>
              <w:spacing w:after="0" w:line="240" w:lineRule="auto"/>
            </w:pPr>
            <w:r>
              <w:rPr>
                <w:sz w:val="16"/>
                <w:szCs w:val="16"/>
              </w:rPr>
              <w:t>Kết thúc</w:t>
            </w:r>
          </w:p>
        </w:tc>
      </w:tr>
      <w:tr w14:paraId="1850B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4E6588FE">
            <w:pPr>
              <w:spacing w:after="0" w:line="240" w:lineRule="auto"/>
            </w:pPr>
            <w:r>
              <w:rPr>
                <w:sz w:val="16"/>
                <w:szCs w:val="16"/>
              </w:rPr>
              <w:t>REJECTED</w:t>
            </w:r>
          </w:p>
        </w:tc>
        <w:tc>
          <w:tcPr>
            <w:tcW w:w="1600" w:type="dxa"/>
          </w:tcPr>
          <w:p w14:paraId="113EDA82">
            <w:pPr>
              <w:spacing w:after="0" w:line="240" w:lineRule="auto"/>
            </w:pPr>
            <w:r>
              <w:rPr>
                <w:sz w:val="16"/>
                <w:szCs w:val="16"/>
              </w:rPr>
              <w:t>Từ chối</w:t>
            </w:r>
          </w:p>
        </w:tc>
        <w:tc>
          <w:tcPr>
            <w:tcW w:w="4500" w:type="dxa"/>
          </w:tcPr>
          <w:p w14:paraId="4BA755A2">
            <w:pPr>
              <w:spacing w:after="0" w:line="240" w:lineRule="auto"/>
            </w:pPr>
            <w:r>
              <w:rPr>
                <w:sz w:val="16"/>
                <w:szCs w:val="16"/>
              </w:rPr>
              <w:t>Chủ HTX không duyệt; công nợ không đổi.</w:t>
            </w:r>
          </w:p>
        </w:tc>
        <w:tc>
          <w:tcPr>
            <w:tcW w:w="1000" w:type="dxa"/>
          </w:tcPr>
          <w:p w14:paraId="12C850E3">
            <w:pPr>
              <w:spacing w:after="0" w:line="240" w:lineRule="auto"/>
            </w:pPr>
            <w:r>
              <w:rPr>
                <w:sz w:val="16"/>
                <w:szCs w:val="16"/>
              </w:rPr>
              <w:t>Kết thúc</w:t>
            </w:r>
          </w:p>
        </w:tc>
      </w:tr>
      <w:tr w14:paraId="6BCC1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4"/>
            <w:shd w:val="clear" w:color="auto" w:fill="F2F2F2"/>
          </w:tcPr>
          <w:p w14:paraId="6607506C">
            <w:pPr>
              <w:spacing w:after="0" w:line="240" w:lineRule="auto"/>
            </w:pPr>
            <w:r>
              <w:rPr>
                <w:b/>
                <w:sz w:val="16"/>
                <w:szCs w:val="16"/>
              </w:rPr>
              <w:t>PayRuleVersion (Mức lương, đơn giá) – nhóm PAY_RULE. UC58 lưu mức mới ở trạng thái Nháp.</w:t>
            </w:r>
          </w:p>
        </w:tc>
      </w:tr>
      <w:tr w14:paraId="260AE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76BFD542">
            <w:pPr>
              <w:spacing w:after="0" w:line="240" w:lineRule="auto"/>
            </w:pPr>
            <w:r>
              <w:rPr>
                <w:sz w:val="16"/>
                <w:szCs w:val="16"/>
              </w:rPr>
              <w:t>DRAFT</w:t>
            </w:r>
          </w:p>
        </w:tc>
        <w:tc>
          <w:tcPr>
            <w:tcW w:w="1600" w:type="dxa"/>
          </w:tcPr>
          <w:p w14:paraId="1D8B6F3D">
            <w:pPr>
              <w:spacing w:after="0" w:line="240" w:lineRule="auto"/>
            </w:pPr>
            <w:r>
              <w:rPr>
                <w:sz w:val="16"/>
                <w:szCs w:val="16"/>
              </w:rPr>
              <w:t>Nháp</w:t>
            </w:r>
          </w:p>
        </w:tc>
        <w:tc>
          <w:tcPr>
            <w:tcW w:w="4500" w:type="dxa"/>
          </w:tcPr>
          <w:p w14:paraId="69832D11">
            <w:pPr>
              <w:spacing w:after="0" w:line="240" w:lineRule="auto"/>
            </w:pPr>
            <w:r>
              <w:rPr>
                <w:sz w:val="16"/>
                <w:szCs w:val="16"/>
              </w:rPr>
              <w:t>Mức lương hoặc đơn giá mới chờ Chủ HTX duyệt; chưa dùng để tính tiền.</w:t>
            </w:r>
          </w:p>
        </w:tc>
        <w:tc>
          <w:tcPr>
            <w:tcW w:w="1000" w:type="dxa"/>
          </w:tcPr>
          <w:p w14:paraId="5F72B1A9">
            <w:pPr>
              <w:spacing w:after="0" w:line="240" w:lineRule="auto"/>
            </w:pPr>
            <w:r>
              <w:rPr>
                <w:sz w:val="16"/>
                <w:szCs w:val="16"/>
              </w:rPr>
              <w:t>Đầu</w:t>
            </w:r>
          </w:p>
        </w:tc>
      </w:tr>
      <w:tr w14:paraId="267F5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4481E891">
            <w:pPr>
              <w:spacing w:after="0" w:line="240" w:lineRule="auto"/>
            </w:pPr>
            <w:r>
              <w:rPr>
                <w:sz w:val="16"/>
                <w:szCs w:val="16"/>
              </w:rPr>
              <w:t>APPROVED</w:t>
            </w:r>
          </w:p>
        </w:tc>
        <w:tc>
          <w:tcPr>
            <w:tcW w:w="1600" w:type="dxa"/>
          </w:tcPr>
          <w:p w14:paraId="08460452">
            <w:pPr>
              <w:spacing w:after="0" w:line="240" w:lineRule="auto"/>
            </w:pPr>
            <w:r>
              <w:rPr>
                <w:sz w:val="16"/>
                <w:szCs w:val="16"/>
              </w:rPr>
              <w:t>Đã duyệt</w:t>
            </w:r>
          </w:p>
        </w:tc>
        <w:tc>
          <w:tcPr>
            <w:tcW w:w="4500" w:type="dxa"/>
          </w:tcPr>
          <w:p w14:paraId="76DC6C35">
            <w:pPr>
              <w:spacing w:after="0" w:line="240" w:lineRule="auto"/>
            </w:pPr>
            <w:r>
              <w:rPr>
                <w:sz w:val="16"/>
                <w:szCs w:val="16"/>
              </w:rPr>
              <w:t>Chủ HTX đã duyệt; dùng từ ngày hiệu lực.</w:t>
            </w:r>
          </w:p>
        </w:tc>
        <w:tc>
          <w:tcPr>
            <w:tcW w:w="1000" w:type="dxa"/>
          </w:tcPr>
          <w:p w14:paraId="5A8A1471">
            <w:pPr>
              <w:spacing w:after="0" w:line="240" w:lineRule="auto"/>
            </w:pPr>
            <w:r>
              <w:rPr>
                <w:sz w:val="16"/>
                <w:szCs w:val="16"/>
              </w:rPr>
              <w:t>Kết thúc</w:t>
            </w:r>
          </w:p>
        </w:tc>
      </w:tr>
      <w:tr w14:paraId="348D7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162AB9AD">
            <w:pPr>
              <w:spacing w:after="0" w:line="240" w:lineRule="auto"/>
            </w:pPr>
            <w:r>
              <w:rPr>
                <w:sz w:val="16"/>
                <w:szCs w:val="16"/>
              </w:rPr>
              <w:t>REJECTED</w:t>
            </w:r>
          </w:p>
        </w:tc>
        <w:tc>
          <w:tcPr>
            <w:tcW w:w="1600" w:type="dxa"/>
          </w:tcPr>
          <w:p w14:paraId="6EAA6365">
            <w:pPr>
              <w:spacing w:after="0" w:line="240" w:lineRule="auto"/>
            </w:pPr>
            <w:r>
              <w:rPr>
                <w:sz w:val="16"/>
                <w:szCs w:val="16"/>
              </w:rPr>
              <w:t>Từ chối</w:t>
            </w:r>
          </w:p>
        </w:tc>
        <w:tc>
          <w:tcPr>
            <w:tcW w:w="4500" w:type="dxa"/>
          </w:tcPr>
          <w:p w14:paraId="642D0071">
            <w:pPr>
              <w:spacing w:after="0" w:line="240" w:lineRule="auto"/>
            </w:pPr>
            <w:r>
              <w:rPr>
                <w:sz w:val="16"/>
                <w:szCs w:val="16"/>
              </w:rPr>
              <w:t>Chủ HTX không duyệt; mức hiện hành giữ nguyên.</w:t>
            </w:r>
          </w:p>
        </w:tc>
        <w:tc>
          <w:tcPr>
            <w:tcW w:w="1000" w:type="dxa"/>
          </w:tcPr>
          <w:p w14:paraId="3162AD9A">
            <w:pPr>
              <w:spacing w:after="0" w:line="240" w:lineRule="auto"/>
            </w:pPr>
            <w:r>
              <w:rPr>
                <w:sz w:val="16"/>
                <w:szCs w:val="16"/>
              </w:rPr>
              <w:t>Kết thúc</w:t>
            </w:r>
          </w:p>
        </w:tc>
      </w:tr>
      <w:tr w14:paraId="57135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4"/>
            <w:shd w:val="clear" w:color="auto" w:fill="F2F2F2"/>
          </w:tcPr>
          <w:p w14:paraId="092A2B95">
            <w:pPr>
              <w:spacing w:after="0" w:line="240" w:lineRule="auto"/>
            </w:pPr>
            <w:r>
              <w:rPr>
                <w:b/>
                <w:sz w:val="16"/>
                <w:szCs w:val="16"/>
              </w:rPr>
              <w:t>LaborSettlement (Quyết toán lao động) – nhóm LABOR_SETTLEMENT. UC59 lưu bảng tính ở trạng thái Nháp.</w:t>
            </w:r>
          </w:p>
        </w:tc>
      </w:tr>
      <w:tr w14:paraId="7EF11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65CEB90E">
            <w:pPr>
              <w:spacing w:after="0" w:line="240" w:lineRule="auto"/>
            </w:pPr>
            <w:r>
              <w:rPr>
                <w:sz w:val="16"/>
                <w:szCs w:val="16"/>
              </w:rPr>
              <w:t>DRAFT</w:t>
            </w:r>
          </w:p>
        </w:tc>
        <w:tc>
          <w:tcPr>
            <w:tcW w:w="1600" w:type="dxa"/>
          </w:tcPr>
          <w:p w14:paraId="3DA3DA32">
            <w:pPr>
              <w:spacing w:after="0" w:line="240" w:lineRule="auto"/>
            </w:pPr>
            <w:r>
              <w:rPr>
                <w:sz w:val="16"/>
                <w:szCs w:val="16"/>
              </w:rPr>
              <w:t>Nháp</w:t>
            </w:r>
          </w:p>
        </w:tc>
        <w:tc>
          <w:tcPr>
            <w:tcW w:w="4500" w:type="dxa"/>
          </w:tcPr>
          <w:p w14:paraId="5C2E0C81">
            <w:pPr>
              <w:spacing w:after="0" w:line="240" w:lineRule="auto"/>
            </w:pPr>
            <w:r>
              <w:rPr>
                <w:sz w:val="16"/>
                <w:szCs w:val="16"/>
              </w:rPr>
              <w:t>Bảng công hoặc bảng lương đang lập, chờ Chủ HTX duyệt.</w:t>
            </w:r>
          </w:p>
        </w:tc>
        <w:tc>
          <w:tcPr>
            <w:tcW w:w="1000" w:type="dxa"/>
          </w:tcPr>
          <w:p w14:paraId="1D14BE5F">
            <w:pPr>
              <w:spacing w:after="0" w:line="240" w:lineRule="auto"/>
            </w:pPr>
            <w:r>
              <w:rPr>
                <w:sz w:val="16"/>
                <w:szCs w:val="16"/>
              </w:rPr>
              <w:t>Đầu</w:t>
            </w:r>
          </w:p>
        </w:tc>
      </w:tr>
      <w:tr w14:paraId="0D23C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6EAB36A4">
            <w:pPr>
              <w:spacing w:after="0" w:line="240" w:lineRule="auto"/>
            </w:pPr>
            <w:r>
              <w:rPr>
                <w:sz w:val="16"/>
                <w:szCs w:val="16"/>
              </w:rPr>
              <w:t>APPROVED</w:t>
            </w:r>
          </w:p>
        </w:tc>
        <w:tc>
          <w:tcPr>
            <w:tcW w:w="1600" w:type="dxa"/>
          </w:tcPr>
          <w:p w14:paraId="6A17B708">
            <w:pPr>
              <w:spacing w:after="0" w:line="240" w:lineRule="auto"/>
            </w:pPr>
            <w:r>
              <w:rPr>
                <w:sz w:val="16"/>
                <w:szCs w:val="16"/>
              </w:rPr>
              <w:t>Đã duyệt</w:t>
            </w:r>
          </w:p>
        </w:tc>
        <w:tc>
          <w:tcPr>
            <w:tcW w:w="4500" w:type="dxa"/>
          </w:tcPr>
          <w:p w14:paraId="152757F2">
            <w:pPr>
              <w:spacing w:after="0" w:line="240" w:lineRule="auto"/>
            </w:pPr>
            <w:r>
              <w:rPr>
                <w:sz w:val="16"/>
                <w:szCs w:val="16"/>
              </w:rPr>
              <w:t>Chủ HTX đã duyệt; là căn cứ chi trả.</w:t>
            </w:r>
          </w:p>
        </w:tc>
        <w:tc>
          <w:tcPr>
            <w:tcW w:w="1000" w:type="dxa"/>
          </w:tcPr>
          <w:p w14:paraId="2A05934D">
            <w:pPr>
              <w:spacing w:after="0" w:line="240" w:lineRule="auto"/>
            </w:pPr>
            <w:r>
              <w:rPr>
                <w:sz w:val="16"/>
                <w:szCs w:val="16"/>
              </w:rPr>
              <w:t>—</w:t>
            </w:r>
          </w:p>
        </w:tc>
      </w:tr>
      <w:tr w14:paraId="71746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57EF595C">
            <w:pPr>
              <w:spacing w:after="0" w:line="240" w:lineRule="auto"/>
            </w:pPr>
            <w:r>
              <w:rPr>
                <w:sz w:val="16"/>
                <w:szCs w:val="16"/>
              </w:rPr>
              <w:t>PAID</w:t>
            </w:r>
          </w:p>
        </w:tc>
        <w:tc>
          <w:tcPr>
            <w:tcW w:w="1600" w:type="dxa"/>
          </w:tcPr>
          <w:p w14:paraId="2525DF36">
            <w:pPr>
              <w:spacing w:after="0" w:line="240" w:lineRule="auto"/>
            </w:pPr>
            <w:r>
              <w:rPr>
                <w:sz w:val="16"/>
                <w:szCs w:val="16"/>
              </w:rPr>
              <w:t>Đã chi đủ</w:t>
            </w:r>
          </w:p>
        </w:tc>
        <w:tc>
          <w:tcPr>
            <w:tcW w:w="4500" w:type="dxa"/>
          </w:tcPr>
          <w:p w14:paraId="15A636BF">
            <w:pPr>
              <w:spacing w:after="0" w:line="240" w:lineRule="auto"/>
            </w:pPr>
            <w:r>
              <w:rPr>
                <w:sz w:val="16"/>
                <w:szCs w:val="16"/>
              </w:rPr>
              <w:t>Tổng tiền đã chi bằng nghĩa vụ đã duyệt.</w:t>
            </w:r>
          </w:p>
        </w:tc>
        <w:tc>
          <w:tcPr>
            <w:tcW w:w="1000" w:type="dxa"/>
          </w:tcPr>
          <w:p w14:paraId="3D6C36F1">
            <w:pPr>
              <w:spacing w:after="0" w:line="240" w:lineRule="auto"/>
            </w:pPr>
            <w:r>
              <w:rPr>
                <w:sz w:val="16"/>
                <w:szCs w:val="16"/>
              </w:rPr>
              <w:t>Kết thúc</w:t>
            </w:r>
          </w:p>
        </w:tc>
      </w:tr>
      <w:tr w14:paraId="71B01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4"/>
            <w:shd w:val="clear" w:color="auto" w:fill="F2F2F2"/>
          </w:tcPr>
          <w:p w14:paraId="5971AE85">
            <w:pPr>
              <w:spacing w:after="0" w:line="240" w:lineRule="auto"/>
            </w:pPr>
            <w:r>
              <w:rPr>
                <w:b/>
                <w:sz w:val="16"/>
                <w:szCs w:val="16"/>
              </w:rPr>
              <w:t>MessageDeliveryAttempt (Lần gửi chứng từ) – nhóm MESSAGE_DELIVERY. UC70 tạo lần gửi ở trạng thái Đang gửi.</w:t>
            </w:r>
          </w:p>
        </w:tc>
      </w:tr>
      <w:tr w14:paraId="579DB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467AA64A">
            <w:pPr>
              <w:spacing w:after="0" w:line="240" w:lineRule="auto"/>
            </w:pPr>
            <w:r>
              <w:rPr>
                <w:sz w:val="16"/>
                <w:szCs w:val="16"/>
              </w:rPr>
              <w:t>SENDING</w:t>
            </w:r>
          </w:p>
        </w:tc>
        <w:tc>
          <w:tcPr>
            <w:tcW w:w="1600" w:type="dxa"/>
          </w:tcPr>
          <w:p w14:paraId="74AFD130">
            <w:pPr>
              <w:spacing w:after="0" w:line="240" w:lineRule="auto"/>
            </w:pPr>
            <w:r>
              <w:rPr>
                <w:sz w:val="16"/>
                <w:szCs w:val="16"/>
              </w:rPr>
              <w:t>Đang gửi</w:t>
            </w:r>
          </w:p>
        </w:tc>
        <w:tc>
          <w:tcPr>
            <w:tcW w:w="4500" w:type="dxa"/>
          </w:tcPr>
          <w:p w14:paraId="4864FD5D">
            <w:pPr>
              <w:spacing w:after="0" w:line="240" w:lineRule="auto"/>
            </w:pPr>
            <w:r>
              <w:rPr>
                <w:sz w:val="16"/>
                <w:szCs w:val="16"/>
              </w:rPr>
              <w:t>Đã chuyển cho nhà cung cấp kênh, chưa có phản hồi.</w:t>
            </w:r>
          </w:p>
        </w:tc>
        <w:tc>
          <w:tcPr>
            <w:tcW w:w="1000" w:type="dxa"/>
          </w:tcPr>
          <w:p w14:paraId="17D5BD06">
            <w:pPr>
              <w:spacing w:after="0" w:line="240" w:lineRule="auto"/>
            </w:pPr>
            <w:r>
              <w:rPr>
                <w:sz w:val="16"/>
                <w:szCs w:val="16"/>
              </w:rPr>
              <w:t>Đầu</w:t>
            </w:r>
          </w:p>
        </w:tc>
      </w:tr>
      <w:tr w14:paraId="5A488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4AB74237">
            <w:pPr>
              <w:spacing w:after="0" w:line="240" w:lineRule="auto"/>
            </w:pPr>
            <w:r>
              <w:rPr>
                <w:sz w:val="16"/>
                <w:szCs w:val="16"/>
              </w:rPr>
              <w:t>SENT</w:t>
            </w:r>
          </w:p>
        </w:tc>
        <w:tc>
          <w:tcPr>
            <w:tcW w:w="1600" w:type="dxa"/>
          </w:tcPr>
          <w:p w14:paraId="0CE29FA5">
            <w:pPr>
              <w:spacing w:after="0" w:line="240" w:lineRule="auto"/>
            </w:pPr>
            <w:r>
              <w:rPr>
                <w:sz w:val="16"/>
                <w:szCs w:val="16"/>
              </w:rPr>
              <w:t>Đã gửi</w:t>
            </w:r>
          </w:p>
        </w:tc>
        <w:tc>
          <w:tcPr>
            <w:tcW w:w="4500" w:type="dxa"/>
          </w:tcPr>
          <w:p w14:paraId="7CEFE37F">
            <w:pPr>
              <w:spacing w:after="0" w:line="240" w:lineRule="auto"/>
            </w:pPr>
            <w:r>
              <w:rPr>
                <w:sz w:val="16"/>
                <w:szCs w:val="16"/>
              </w:rPr>
              <w:t>Nhà cung cấp báo gửi thành công (không có nghĩa khách đã đọc).</w:t>
            </w:r>
          </w:p>
        </w:tc>
        <w:tc>
          <w:tcPr>
            <w:tcW w:w="1000" w:type="dxa"/>
          </w:tcPr>
          <w:p w14:paraId="7B16FD08">
            <w:pPr>
              <w:spacing w:after="0" w:line="240" w:lineRule="auto"/>
            </w:pPr>
            <w:r>
              <w:rPr>
                <w:sz w:val="16"/>
                <w:szCs w:val="16"/>
              </w:rPr>
              <w:t>Kết thúc</w:t>
            </w:r>
          </w:p>
        </w:tc>
      </w:tr>
      <w:tr w14:paraId="42C31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3D88EE77">
            <w:pPr>
              <w:spacing w:after="0" w:line="240" w:lineRule="auto"/>
            </w:pPr>
            <w:r>
              <w:rPr>
                <w:sz w:val="16"/>
                <w:szCs w:val="16"/>
              </w:rPr>
              <w:t>FAILED</w:t>
            </w:r>
          </w:p>
        </w:tc>
        <w:tc>
          <w:tcPr>
            <w:tcW w:w="1600" w:type="dxa"/>
          </w:tcPr>
          <w:p w14:paraId="7F3DA8B9">
            <w:pPr>
              <w:spacing w:after="0" w:line="240" w:lineRule="auto"/>
            </w:pPr>
            <w:r>
              <w:rPr>
                <w:sz w:val="16"/>
                <w:szCs w:val="16"/>
              </w:rPr>
              <w:t>Thất bại</w:t>
            </w:r>
          </w:p>
        </w:tc>
        <w:tc>
          <w:tcPr>
            <w:tcW w:w="4500" w:type="dxa"/>
          </w:tcPr>
          <w:p w14:paraId="38A7CC6A">
            <w:pPr>
              <w:spacing w:after="0" w:line="240" w:lineRule="auto"/>
            </w:pPr>
            <w:r>
              <w:rPr>
                <w:sz w:val="16"/>
                <w:szCs w:val="16"/>
              </w:rPr>
              <w:t>Nhà cung cấp báo lỗi hoặc hết thời gian chờ phản hồi; gửi lại tạo lần gửi mới (UC71).</w:t>
            </w:r>
          </w:p>
        </w:tc>
        <w:tc>
          <w:tcPr>
            <w:tcW w:w="1000" w:type="dxa"/>
          </w:tcPr>
          <w:p w14:paraId="37ADCC91">
            <w:pPr>
              <w:spacing w:after="0" w:line="240" w:lineRule="auto"/>
            </w:pPr>
            <w:r>
              <w:rPr>
                <w:sz w:val="16"/>
                <w:szCs w:val="16"/>
              </w:rPr>
              <w:t>Kết thúc</w:t>
            </w:r>
          </w:p>
        </w:tc>
      </w:tr>
    </w:tbl>
    <w:p w14:paraId="4F79CAC4">
      <w:pPr>
        <w:spacing w:after="60"/>
      </w:pPr>
    </w:p>
    <w:p w14:paraId="4ECFFFB9">
      <w:pPr>
        <w:keepNext/>
        <w:spacing w:after="40"/>
      </w:pPr>
      <w:r>
        <w:rPr>
          <w:b/>
        </w:rPr>
        <w:t>Bảng 3.4-2. Chuyển trạng thái được phép</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0"/>
        <w:gridCol w:w="1000"/>
        <w:gridCol w:w="1500"/>
        <w:gridCol w:w="1200"/>
        <w:gridCol w:w="2600"/>
        <w:gridCol w:w="700"/>
      </w:tblGrid>
      <w:tr w14:paraId="583A4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00" w:type="dxa"/>
            <w:shd w:val="clear" w:color="auto" w:fill="DCE6F1"/>
          </w:tcPr>
          <w:p w14:paraId="0F571D35">
            <w:pPr>
              <w:spacing w:after="0" w:line="240" w:lineRule="auto"/>
            </w:pPr>
            <w:r>
              <w:rPr>
                <w:b/>
                <w:sz w:val="16"/>
                <w:szCs w:val="16"/>
              </w:rPr>
              <w:t>Chuyển</w:t>
            </w:r>
          </w:p>
        </w:tc>
        <w:tc>
          <w:tcPr>
            <w:tcW w:w="1000" w:type="dxa"/>
            <w:shd w:val="clear" w:color="auto" w:fill="DCE6F1"/>
          </w:tcPr>
          <w:p w14:paraId="6CB8ED4F">
            <w:pPr>
              <w:spacing w:after="0" w:line="240" w:lineRule="auto"/>
            </w:pPr>
            <w:r>
              <w:rPr>
                <w:b/>
                <w:sz w:val="16"/>
                <w:szCs w:val="16"/>
              </w:rPr>
              <w:t>UC</w:t>
            </w:r>
          </w:p>
        </w:tc>
        <w:tc>
          <w:tcPr>
            <w:tcW w:w="1500" w:type="dxa"/>
            <w:shd w:val="clear" w:color="auto" w:fill="DCE6F1"/>
          </w:tcPr>
          <w:p w14:paraId="5085DBA8">
            <w:pPr>
              <w:spacing w:after="0" w:line="240" w:lineRule="auto"/>
            </w:pPr>
            <w:r>
              <w:rPr>
                <w:b/>
                <w:sz w:val="16"/>
                <w:szCs w:val="16"/>
              </w:rPr>
              <w:t>Người thực hiện</w:t>
            </w:r>
          </w:p>
        </w:tc>
        <w:tc>
          <w:tcPr>
            <w:tcW w:w="1200" w:type="dxa"/>
            <w:shd w:val="clear" w:color="auto" w:fill="DCE6F1"/>
          </w:tcPr>
          <w:p w14:paraId="495FF66A">
            <w:pPr>
              <w:spacing w:after="0" w:line="240" w:lineRule="auto"/>
            </w:pPr>
            <w:r>
              <w:rPr>
                <w:b/>
                <w:sz w:val="16"/>
                <w:szCs w:val="16"/>
              </w:rPr>
              <w:t>Sự kiện kích hoạt</w:t>
            </w:r>
          </w:p>
        </w:tc>
        <w:tc>
          <w:tcPr>
            <w:tcW w:w="2600" w:type="dxa"/>
            <w:shd w:val="clear" w:color="auto" w:fill="DCE6F1"/>
          </w:tcPr>
          <w:p w14:paraId="321A1C25">
            <w:pPr>
              <w:spacing w:after="0" w:line="240" w:lineRule="auto"/>
            </w:pPr>
            <w:r>
              <w:rPr>
                <w:b/>
                <w:sz w:val="16"/>
                <w:szCs w:val="16"/>
              </w:rPr>
              <w:t>Điều kiện ràng buộc</w:t>
            </w:r>
          </w:p>
        </w:tc>
        <w:tc>
          <w:tcPr>
            <w:tcW w:w="700" w:type="dxa"/>
            <w:shd w:val="clear" w:color="auto" w:fill="DCE6F1"/>
          </w:tcPr>
          <w:p w14:paraId="7D1D399A">
            <w:pPr>
              <w:spacing w:after="0" w:line="240" w:lineRule="auto"/>
            </w:pPr>
            <w:r>
              <w:rPr>
                <w:b/>
                <w:sz w:val="16"/>
                <w:szCs w:val="16"/>
              </w:rPr>
              <w:t>Bắt buộc lý do</w:t>
            </w:r>
          </w:p>
        </w:tc>
      </w:tr>
      <w:tr w14:paraId="59331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4D306022">
            <w:pPr>
              <w:spacing w:after="0" w:line="240" w:lineRule="auto"/>
            </w:pPr>
            <w:r>
              <w:rPr>
                <w:b/>
                <w:sz w:val="16"/>
                <w:szCs w:val="16"/>
              </w:rPr>
              <w:t>Cooperative (COOPERATIVE)</w:t>
            </w:r>
          </w:p>
        </w:tc>
      </w:tr>
      <w:tr w14:paraId="121EB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4DC9F43D">
            <w:pPr>
              <w:spacing w:after="0" w:line="240" w:lineRule="auto"/>
            </w:pPr>
            <w:r>
              <w:rPr>
                <w:sz w:val="16"/>
                <w:szCs w:val="16"/>
              </w:rPr>
              <w:t>Sơ bộ → Đã hoàn thiện</w:t>
            </w:r>
          </w:p>
        </w:tc>
        <w:tc>
          <w:tcPr>
            <w:tcW w:w="1000" w:type="dxa"/>
          </w:tcPr>
          <w:p w14:paraId="1A4BB648">
            <w:pPr>
              <w:spacing w:after="0" w:line="240" w:lineRule="auto"/>
            </w:pPr>
            <w:r>
              <w:rPr>
                <w:sz w:val="16"/>
                <w:szCs w:val="16"/>
              </w:rPr>
              <w:t>UC09</w:t>
            </w:r>
          </w:p>
        </w:tc>
        <w:tc>
          <w:tcPr>
            <w:tcW w:w="1500" w:type="dxa"/>
          </w:tcPr>
          <w:p w14:paraId="44CFFF16">
            <w:pPr>
              <w:spacing w:after="0" w:line="240" w:lineRule="auto"/>
            </w:pPr>
            <w:r>
              <w:rPr>
                <w:sz w:val="16"/>
                <w:szCs w:val="16"/>
              </w:rPr>
              <w:t>Chủ HTX</w:t>
            </w:r>
          </w:p>
        </w:tc>
        <w:tc>
          <w:tcPr>
            <w:tcW w:w="1200" w:type="dxa"/>
          </w:tcPr>
          <w:p w14:paraId="3F79B570">
            <w:pPr>
              <w:spacing w:after="0" w:line="240" w:lineRule="auto"/>
            </w:pPr>
            <w:r>
              <w:rPr>
                <w:sz w:val="16"/>
                <w:szCs w:val="16"/>
              </w:rPr>
              <w:t>Hành động</w:t>
            </w:r>
          </w:p>
        </w:tc>
        <w:tc>
          <w:tcPr>
            <w:tcW w:w="2600" w:type="dxa"/>
          </w:tcPr>
          <w:p w14:paraId="33458370">
            <w:pPr>
              <w:spacing w:after="0" w:line="240" w:lineRule="auto"/>
            </w:pPr>
            <w:r>
              <w:rPr>
                <w:sz w:val="16"/>
                <w:szCs w:val="16"/>
              </w:rPr>
              <w:t>Đủ các trường bắt buộc của hồ sơ HTX.</w:t>
            </w:r>
          </w:p>
        </w:tc>
        <w:tc>
          <w:tcPr>
            <w:tcW w:w="700" w:type="dxa"/>
          </w:tcPr>
          <w:p w14:paraId="309626D2">
            <w:pPr>
              <w:spacing w:after="0" w:line="240" w:lineRule="auto"/>
            </w:pPr>
            <w:r>
              <w:rPr>
                <w:sz w:val="16"/>
                <w:szCs w:val="16"/>
              </w:rPr>
              <w:t>Không</w:t>
            </w:r>
          </w:p>
        </w:tc>
      </w:tr>
      <w:tr w14:paraId="74A5F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06E01640">
            <w:pPr>
              <w:spacing w:after="0" w:line="240" w:lineRule="auto"/>
            </w:pPr>
            <w:r>
              <w:rPr>
                <w:b/>
                <w:sz w:val="16"/>
                <w:szCs w:val="16"/>
              </w:rPr>
              <w:t>Account (ACCOUNT)</w:t>
            </w:r>
          </w:p>
        </w:tc>
      </w:tr>
      <w:tr w14:paraId="265FE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5F6C5E4F">
            <w:pPr>
              <w:spacing w:after="0" w:line="240" w:lineRule="auto"/>
            </w:pPr>
            <w:r>
              <w:rPr>
                <w:sz w:val="16"/>
                <w:szCs w:val="16"/>
              </w:rPr>
              <w:t>Hoạt động → Đã khóa</w:t>
            </w:r>
          </w:p>
        </w:tc>
        <w:tc>
          <w:tcPr>
            <w:tcW w:w="1000" w:type="dxa"/>
          </w:tcPr>
          <w:p w14:paraId="3F492A6C">
            <w:pPr>
              <w:spacing w:after="0" w:line="240" w:lineRule="auto"/>
            </w:pPr>
            <w:r>
              <w:rPr>
                <w:sz w:val="16"/>
                <w:szCs w:val="16"/>
              </w:rPr>
              <w:t>UC11, UC74</w:t>
            </w:r>
          </w:p>
        </w:tc>
        <w:tc>
          <w:tcPr>
            <w:tcW w:w="1500" w:type="dxa"/>
          </w:tcPr>
          <w:p w14:paraId="27A9A9A8">
            <w:pPr>
              <w:spacing w:after="0" w:line="240" w:lineRule="auto"/>
            </w:pPr>
            <w:r>
              <w:rPr>
                <w:sz w:val="16"/>
                <w:szCs w:val="16"/>
              </w:rPr>
              <w:t>Chủ HTX; Quản trị hệ thống</w:t>
            </w:r>
          </w:p>
        </w:tc>
        <w:tc>
          <w:tcPr>
            <w:tcW w:w="1200" w:type="dxa"/>
          </w:tcPr>
          <w:p w14:paraId="16092505">
            <w:pPr>
              <w:spacing w:after="0" w:line="240" w:lineRule="auto"/>
            </w:pPr>
            <w:r>
              <w:rPr>
                <w:sz w:val="16"/>
                <w:szCs w:val="16"/>
              </w:rPr>
              <w:t>Hành động</w:t>
            </w:r>
          </w:p>
        </w:tc>
        <w:tc>
          <w:tcPr>
            <w:tcW w:w="2600" w:type="dxa"/>
          </w:tcPr>
          <w:p w14:paraId="61EFA236">
            <w:pPr>
              <w:spacing w:after="0" w:line="240" w:lineRule="auto"/>
            </w:pPr>
            <w:r>
              <w:rPr>
                <w:sz w:val="16"/>
                <w:szCs w:val="16"/>
              </w:rPr>
              <w:t>Khóa tài khoản.</w:t>
            </w:r>
          </w:p>
        </w:tc>
        <w:tc>
          <w:tcPr>
            <w:tcW w:w="700" w:type="dxa"/>
          </w:tcPr>
          <w:p w14:paraId="50D29EAD">
            <w:pPr>
              <w:spacing w:after="0" w:line="240" w:lineRule="auto"/>
            </w:pPr>
            <w:r>
              <w:rPr>
                <w:sz w:val="16"/>
                <w:szCs w:val="16"/>
              </w:rPr>
              <w:t>Có</w:t>
            </w:r>
          </w:p>
        </w:tc>
      </w:tr>
      <w:tr w14:paraId="35738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44DB559F">
            <w:pPr>
              <w:spacing w:after="0" w:line="240" w:lineRule="auto"/>
            </w:pPr>
            <w:r>
              <w:rPr>
                <w:sz w:val="16"/>
                <w:szCs w:val="16"/>
              </w:rPr>
              <w:t>Đã khóa → Hoạt động</w:t>
            </w:r>
          </w:p>
        </w:tc>
        <w:tc>
          <w:tcPr>
            <w:tcW w:w="1000" w:type="dxa"/>
          </w:tcPr>
          <w:p w14:paraId="1546ABA5">
            <w:pPr>
              <w:spacing w:after="0" w:line="240" w:lineRule="auto"/>
            </w:pPr>
            <w:r>
              <w:rPr>
                <w:sz w:val="16"/>
                <w:szCs w:val="16"/>
              </w:rPr>
              <w:t>UC11, UC74</w:t>
            </w:r>
          </w:p>
        </w:tc>
        <w:tc>
          <w:tcPr>
            <w:tcW w:w="1500" w:type="dxa"/>
          </w:tcPr>
          <w:p w14:paraId="6759A021">
            <w:pPr>
              <w:spacing w:after="0" w:line="240" w:lineRule="auto"/>
            </w:pPr>
            <w:r>
              <w:rPr>
                <w:sz w:val="16"/>
                <w:szCs w:val="16"/>
              </w:rPr>
              <w:t>Chủ HTX; Quản trị hệ thống</w:t>
            </w:r>
          </w:p>
        </w:tc>
        <w:tc>
          <w:tcPr>
            <w:tcW w:w="1200" w:type="dxa"/>
          </w:tcPr>
          <w:p w14:paraId="2DA5DF5B">
            <w:pPr>
              <w:spacing w:after="0" w:line="240" w:lineRule="auto"/>
            </w:pPr>
            <w:r>
              <w:rPr>
                <w:sz w:val="16"/>
                <w:szCs w:val="16"/>
              </w:rPr>
              <w:t>Hành động</w:t>
            </w:r>
          </w:p>
        </w:tc>
        <w:tc>
          <w:tcPr>
            <w:tcW w:w="2600" w:type="dxa"/>
          </w:tcPr>
          <w:p w14:paraId="44658D91">
            <w:pPr>
              <w:spacing w:after="0" w:line="240" w:lineRule="auto"/>
            </w:pPr>
            <w:r>
              <w:rPr>
                <w:sz w:val="16"/>
                <w:szCs w:val="16"/>
              </w:rPr>
              <w:t>Mở khóa sau khi xác minh; Quản trị hệ thống chỉ mở tài khoản do chính mình khóa (người khóa lấy từ nhật ký kiểm toán).</w:t>
            </w:r>
          </w:p>
        </w:tc>
        <w:tc>
          <w:tcPr>
            <w:tcW w:w="700" w:type="dxa"/>
          </w:tcPr>
          <w:p w14:paraId="45A92D55">
            <w:pPr>
              <w:spacing w:after="0" w:line="240" w:lineRule="auto"/>
            </w:pPr>
            <w:r>
              <w:rPr>
                <w:sz w:val="16"/>
                <w:szCs w:val="16"/>
              </w:rPr>
              <w:t>Có</w:t>
            </w:r>
          </w:p>
        </w:tc>
      </w:tr>
      <w:tr w14:paraId="4B14A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32177A71">
            <w:pPr>
              <w:spacing w:after="0" w:line="240" w:lineRule="auto"/>
            </w:pPr>
            <w:r>
              <w:rPr>
                <w:b/>
                <w:sz w:val="16"/>
                <w:szCs w:val="16"/>
              </w:rPr>
              <w:t>Employee (EMPLOYEE)</w:t>
            </w:r>
          </w:p>
        </w:tc>
      </w:tr>
      <w:tr w14:paraId="4BE56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13099EA0">
            <w:pPr>
              <w:spacing w:after="0" w:line="240" w:lineRule="auto"/>
            </w:pPr>
            <w:r>
              <w:rPr>
                <w:sz w:val="16"/>
                <w:szCs w:val="16"/>
              </w:rPr>
              <w:t>Đang làm → Đã nghỉ</w:t>
            </w:r>
          </w:p>
        </w:tc>
        <w:tc>
          <w:tcPr>
            <w:tcW w:w="1000" w:type="dxa"/>
          </w:tcPr>
          <w:p w14:paraId="4C4FF31A">
            <w:pPr>
              <w:spacing w:after="0" w:line="240" w:lineRule="auto"/>
            </w:pPr>
            <w:r>
              <w:rPr>
                <w:sz w:val="16"/>
                <w:szCs w:val="16"/>
              </w:rPr>
              <w:t>UC10</w:t>
            </w:r>
          </w:p>
        </w:tc>
        <w:tc>
          <w:tcPr>
            <w:tcW w:w="1500" w:type="dxa"/>
          </w:tcPr>
          <w:p w14:paraId="7B78F9EC">
            <w:pPr>
              <w:spacing w:after="0" w:line="240" w:lineRule="auto"/>
            </w:pPr>
            <w:r>
              <w:rPr>
                <w:sz w:val="16"/>
                <w:szCs w:val="16"/>
              </w:rPr>
              <w:t>Chủ HTX</w:t>
            </w:r>
          </w:p>
        </w:tc>
        <w:tc>
          <w:tcPr>
            <w:tcW w:w="1200" w:type="dxa"/>
          </w:tcPr>
          <w:p w14:paraId="3D85D0DB">
            <w:pPr>
              <w:spacing w:after="0" w:line="240" w:lineRule="auto"/>
            </w:pPr>
            <w:r>
              <w:rPr>
                <w:sz w:val="16"/>
                <w:szCs w:val="16"/>
              </w:rPr>
              <w:t>Hành động</w:t>
            </w:r>
          </w:p>
        </w:tc>
        <w:tc>
          <w:tcPr>
            <w:tcW w:w="2600" w:type="dxa"/>
          </w:tcPr>
          <w:p w14:paraId="4E33CE20">
            <w:pPr>
              <w:spacing w:after="0" w:line="240" w:lineRule="auto"/>
            </w:pPr>
            <w:r>
              <w:rPr>
                <w:sz w:val="16"/>
                <w:szCs w:val="16"/>
              </w:rPr>
              <w:t>Nhân viên nghỉ việc.</w:t>
            </w:r>
          </w:p>
        </w:tc>
        <w:tc>
          <w:tcPr>
            <w:tcW w:w="700" w:type="dxa"/>
          </w:tcPr>
          <w:p w14:paraId="5A819B13">
            <w:pPr>
              <w:spacing w:after="0" w:line="240" w:lineRule="auto"/>
            </w:pPr>
            <w:r>
              <w:rPr>
                <w:sz w:val="16"/>
                <w:szCs w:val="16"/>
              </w:rPr>
              <w:t>Không</w:t>
            </w:r>
          </w:p>
        </w:tc>
      </w:tr>
      <w:tr w14:paraId="46C04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0BD1C1ED">
            <w:pPr>
              <w:spacing w:after="0" w:line="240" w:lineRule="auto"/>
            </w:pPr>
            <w:r>
              <w:rPr>
                <w:sz w:val="16"/>
                <w:szCs w:val="16"/>
              </w:rPr>
              <w:t>Đã nghỉ → Đang làm</w:t>
            </w:r>
          </w:p>
        </w:tc>
        <w:tc>
          <w:tcPr>
            <w:tcW w:w="1000" w:type="dxa"/>
          </w:tcPr>
          <w:p w14:paraId="37C6F4B8">
            <w:pPr>
              <w:spacing w:after="0" w:line="240" w:lineRule="auto"/>
            </w:pPr>
            <w:r>
              <w:rPr>
                <w:sz w:val="16"/>
                <w:szCs w:val="16"/>
              </w:rPr>
              <w:t>UC10</w:t>
            </w:r>
          </w:p>
        </w:tc>
        <w:tc>
          <w:tcPr>
            <w:tcW w:w="1500" w:type="dxa"/>
          </w:tcPr>
          <w:p w14:paraId="19682C27">
            <w:pPr>
              <w:spacing w:after="0" w:line="240" w:lineRule="auto"/>
            </w:pPr>
            <w:r>
              <w:rPr>
                <w:sz w:val="16"/>
                <w:szCs w:val="16"/>
              </w:rPr>
              <w:t>Chủ HTX</w:t>
            </w:r>
          </w:p>
        </w:tc>
        <w:tc>
          <w:tcPr>
            <w:tcW w:w="1200" w:type="dxa"/>
          </w:tcPr>
          <w:p w14:paraId="64552699">
            <w:pPr>
              <w:spacing w:after="0" w:line="240" w:lineRule="auto"/>
            </w:pPr>
            <w:r>
              <w:rPr>
                <w:sz w:val="16"/>
                <w:szCs w:val="16"/>
              </w:rPr>
              <w:t>Hành động</w:t>
            </w:r>
          </w:p>
        </w:tc>
        <w:tc>
          <w:tcPr>
            <w:tcW w:w="2600" w:type="dxa"/>
          </w:tcPr>
          <w:p w14:paraId="09C5CC2F">
            <w:pPr>
              <w:spacing w:after="0" w:line="240" w:lineRule="auto"/>
            </w:pPr>
            <w:r>
              <w:rPr>
                <w:sz w:val="16"/>
                <w:szCs w:val="16"/>
              </w:rPr>
              <w:t>Nhân viên quay lại làm việc.</w:t>
            </w:r>
          </w:p>
        </w:tc>
        <w:tc>
          <w:tcPr>
            <w:tcW w:w="700" w:type="dxa"/>
          </w:tcPr>
          <w:p w14:paraId="3F52C8DD">
            <w:pPr>
              <w:spacing w:after="0" w:line="240" w:lineRule="auto"/>
            </w:pPr>
            <w:r>
              <w:rPr>
                <w:sz w:val="16"/>
                <w:szCs w:val="16"/>
              </w:rPr>
              <w:t>Không</w:t>
            </w:r>
          </w:p>
        </w:tc>
      </w:tr>
      <w:tr w14:paraId="22089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65C88319">
            <w:pPr>
              <w:spacing w:after="0" w:line="240" w:lineRule="auto"/>
            </w:pPr>
            <w:r>
              <w:rPr>
                <w:b/>
                <w:sz w:val="16"/>
                <w:szCs w:val="16"/>
              </w:rPr>
              <w:t>AccessGrant (ACCESS_GRANT)</w:t>
            </w:r>
          </w:p>
        </w:tc>
      </w:tr>
      <w:tr w14:paraId="407D8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76652E46">
            <w:pPr>
              <w:spacing w:after="0" w:line="240" w:lineRule="auto"/>
            </w:pPr>
            <w:r>
              <w:rPr>
                <w:sz w:val="16"/>
                <w:szCs w:val="16"/>
              </w:rPr>
              <w:t>Hiệu lực → Đã thu hồi</w:t>
            </w:r>
          </w:p>
        </w:tc>
        <w:tc>
          <w:tcPr>
            <w:tcW w:w="1000" w:type="dxa"/>
          </w:tcPr>
          <w:p w14:paraId="25B6E77B">
            <w:pPr>
              <w:spacing w:after="0" w:line="240" w:lineRule="auto"/>
            </w:pPr>
            <w:r>
              <w:rPr>
                <w:sz w:val="16"/>
                <w:szCs w:val="16"/>
              </w:rPr>
              <w:t>UC11</w:t>
            </w:r>
          </w:p>
        </w:tc>
        <w:tc>
          <w:tcPr>
            <w:tcW w:w="1500" w:type="dxa"/>
          </w:tcPr>
          <w:p w14:paraId="36820F71">
            <w:pPr>
              <w:spacing w:after="0" w:line="240" w:lineRule="auto"/>
            </w:pPr>
            <w:r>
              <w:rPr>
                <w:sz w:val="16"/>
                <w:szCs w:val="16"/>
              </w:rPr>
              <w:t>Chủ HTX</w:t>
            </w:r>
          </w:p>
        </w:tc>
        <w:tc>
          <w:tcPr>
            <w:tcW w:w="1200" w:type="dxa"/>
          </w:tcPr>
          <w:p w14:paraId="237BF5F7">
            <w:pPr>
              <w:spacing w:after="0" w:line="240" w:lineRule="auto"/>
            </w:pPr>
            <w:r>
              <w:rPr>
                <w:sz w:val="16"/>
                <w:szCs w:val="16"/>
              </w:rPr>
              <w:t>Hành động</w:t>
            </w:r>
          </w:p>
        </w:tc>
        <w:tc>
          <w:tcPr>
            <w:tcW w:w="2600" w:type="dxa"/>
          </w:tcPr>
          <w:p w14:paraId="52C4238D">
            <w:pPr>
              <w:spacing w:after="0" w:line="240" w:lineRule="auto"/>
            </w:pPr>
            <w:r>
              <w:rPr>
                <w:sz w:val="16"/>
                <w:szCs w:val="16"/>
              </w:rPr>
              <w:t>Thu hồi cặp khu – vai trò; chỉ Chủ HTX.</w:t>
            </w:r>
          </w:p>
        </w:tc>
        <w:tc>
          <w:tcPr>
            <w:tcW w:w="700" w:type="dxa"/>
          </w:tcPr>
          <w:p w14:paraId="53401400">
            <w:pPr>
              <w:spacing w:after="0" w:line="240" w:lineRule="auto"/>
            </w:pPr>
            <w:r>
              <w:rPr>
                <w:sz w:val="16"/>
                <w:szCs w:val="16"/>
              </w:rPr>
              <w:t>Có</w:t>
            </w:r>
          </w:p>
        </w:tc>
      </w:tr>
      <w:tr w14:paraId="68DA0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7CAE5136">
            <w:pPr>
              <w:spacing w:after="0" w:line="240" w:lineRule="auto"/>
            </w:pPr>
            <w:r>
              <w:rPr>
                <w:b/>
                <w:sz w:val="16"/>
                <w:szCs w:val="16"/>
              </w:rPr>
              <w:t>CultivationCycle (CULTIVATION_CYCLE)</w:t>
            </w:r>
          </w:p>
        </w:tc>
      </w:tr>
      <w:tr w14:paraId="1AA31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5324EAB1">
            <w:pPr>
              <w:spacing w:after="0" w:line="240" w:lineRule="auto"/>
            </w:pPr>
            <w:r>
              <w:rPr>
                <w:sz w:val="16"/>
                <w:szCs w:val="16"/>
              </w:rPr>
              <w:t>Đang mở → Đã đóng</w:t>
            </w:r>
          </w:p>
        </w:tc>
        <w:tc>
          <w:tcPr>
            <w:tcW w:w="1000" w:type="dxa"/>
          </w:tcPr>
          <w:p w14:paraId="5B293252">
            <w:pPr>
              <w:spacing w:after="0" w:line="240" w:lineRule="auto"/>
            </w:pPr>
            <w:r>
              <w:rPr>
                <w:sz w:val="16"/>
                <w:szCs w:val="16"/>
              </w:rPr>
              <w:t>UC27</w:t>
            </w:r>
          </w:p>
        </w:tc>
        <w:tc>
          <w:tcPr>
            <w:tcW w:w="1500" w:type="dxa"/>
          </w:tcPr>
          <w:p w14:paraId="1EA4C57E">
            <w:pPr>
              <w:spacing w:after="0" w:line="240" w:lineRule="auto"/>
            </w:pPr>
            <w:r>
              <w:rPr>
                <w:sz w:val="16"/>
                <w:szCs w:val="16"/>
              </w:rPr>
              <w:t>Chủ HTX; Quản lý khu</w:t>
            </w:r>
          </w:p>
        </w:tc>
        <w:tc>
          <w:tcPr>
            <w:tcW w:w="1200" w:type="dxa"/>
          </w:tcPr>
          <w:p w14:paraId="65CA2228">
            <w:pPr>
              <w:spacing w:after="0" w:line="240" w:lineRule="auto"/>
            </w:pPr>
            <w:r>
              <w:rPr>
                <w:sz w:val="16"/>
                <w:szCs w:val="16"/>
              </w:rPr>
              <w:t>Hành động</w:t>
            </w:r>
          </w:p>
        </w:tc>
        <w:tc>
          <w:tcPr>
            <w:tcW w:w="2600" w:type="dxa"/>
          </w:tcPr>
          <w:p w14:paraId="7AA92CAB">
            <w:pPr>
              <w:spacing w:after="0" w:line="240" w:lineRule="auto"/>
            </w:pPr>
            <w:r>
              <w:rPr>
                <w:sz w:val="16"/>
                <w:szCs w:val="16"/>
              </w:rPr>
              <w:t>Phần đã thả đã thu hoặc loại bỏ hết (BR-21).</w:t>
            </w:r>
          </w:p>
        </w:tc>
        <w:tc>
          <w:tcPr>
            <w:tcW w:w="700" w:type="dxa"/>
          </w:tcPr>
          <w:p w14:paraId="15942121">
            <w:pPr>
              <w:spacing w:after="0" w:line="240" w:lineRule="auto"/>
            </w:pPr>
            <w:r>
              <w:rPr>
                <w:sz w:val="16"/>
                <w:szCs w:val="16"/>
              </w:rPr>
              <w:t>Không</w:t>
            </w:r>
          </w:p>
        </w:tc>
      </w:tr>
      <w:tr w14:paraId="25E8B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4C522041">
            <w:pPr>
              <w:spacing w:after="0" w:line="240" w:lineRule="auto"/>
            </w:pPr>
            <w:r>
              <w:rPr>
                <w:b/>
                <w:sz w:val="16"/>
                <w:szCs w:val="16"/>
              </w:rPr>
              <w:t>WaterMeasurement (WATER_MEASUREMENT)</w:t>
            </w:r>
          </w:p>
        </w:tc>
      </w:tr>
      <w:tr w14:paraId="3FB45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4CFE67CB">
            <w:pPr>
              <w:spacing w:after="0" w:line="240" w:lineRule="auto"/>
            </w:pPr>
            <w:r>
              <w:rPr>
                <w:sz w:val="16"/>
                <w:szCs w:val="16"/>
              </w:rPr>
              <w:t>Nháp → Đã xác nhận</w:t>
            </w:r>
          </w:p>
        </w:tc>
        <w:tc>
          <w:tcPr>
            <w:tcW w:w="1000" w:type="dxa"/>
          </w:tcPr>
          <w:p w14:paraId="16F1C505">
            <w:pPr>
              <w:spacing w:after="0" w:line="240" w:lineRule="auto"/>
            </w:pPr>
            <w:r>
              <w:rPr>
                <w:sz w:val="16"/>
                <w:szCs w:val="16"/>
              </w:rPr>
              <w:t>UC26</w:t>
            </w:r>
          </w:p>
        </w:tc>
        <w:tc>
          <w:tcPr>
            <w:tcW w:w="1500" w:type="dxa"/>
          </w:tcPr>
          <w:p w14:paraId="511D17B3">
            <w:pPr>
              <w:spacing w:after="0" w:line="240" w:lineRule="auto"/>
            </w:pPr>
            <w:r>
              <w:rPr>
                <w:sz w:val="16"/>
                <w:szCs w:val="16"/>
              </w:rPr>
              <w:t>Chủ HTX; Quản lý khu</w:t>
            </w:r>
          </w:p>
        </w:tc>
        <w:tc>
          <w:tcPr>
            <w:tcW w:w="1200" w:type="dxa"/>
          </w:tcPr>
          <w:p w14:paraId="30A169B3">
            <w:pPr>
              <w:spacing w:after="0" w:line="240" w:lineRule="auto"/>
            </w:pPr>
            <w:r>
              <w:rPr>
                <w:sz w:val="16"/>
                <w:szCs w:val="16"/>
              </w:rPr>
              <w:t>Hành động</w:t>
            </w:r>
          </w:p>
        </w:tc>
        <w:tc>
          <w:tcPr>
            <w:tcW w:w="2600" w:type="dxa"/>
          </w:tcPr>
          <w:p w14:paraId="3A8E2D8B">
            <w:pPr>
              <w:spacing w:after="0" w:line="240" w:lineRule="auto"/>
            </w:pPr>
            <w:r>
              <w:rPr>
                <w:sz w:val="16"/>
                <w:szCs w:val="16"/>
              </w:rPr>
              <w:t>Đối chiếu ảnh và xác nhận giá trị.</w:t>
            </w:r>
          </w:p>
        </w:tc>
        <w:tc>
          <w:tcPr>
            <w:tcW w:w="700" w:type="dxa"/>
          </w:tcPr>
          <w:p w14:paraId="466A9DB7">
            <w:pPr>
              <w:spacing w:after="0" w:line="240" w:lineRule="auto"/>
            </w:pPr>
            <w:r>
              <w:rPr>
                <w:sz w:val="16"/>
                <w:szCs w:val="16"/>
              </w:rPr>
              <w:t>Không</w:t>
            </w:r>
          </w:p>
        </w:tc>
      </w:tr>
      <w:tr w14:paraId="70D28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3C9AE162">
            <w:pPr>
              <w:spacing w:after="0" w:line="240" w:lineRule="auto"/>
            </w:pPr>
            <w:r>
              <w:rPr>
                <w:sz w:val="16"/>
                <w:szCs w:val="16"/>
              </w:rPr>
              <w:t>Đã xác nhận → Đã hiệu chỉnh</w:t>
            </w:r>
          </w:p>
        </w:tc>
        <w:tc>
          <w:tcPr>
            <w:tcW w:w="1000" w:type="dxa"/>
          </w:tcPr>
          <w:p w14:paraId="727CF4E0">
            <w:pPr>
              <w:spacing w:after="0" w:line="240" w:lineRule="auto"/>
            </w:pPr>
            <w:r>
              <w:rPr>
                <w:sz w:val="16"/>
                <w:szCs w:val="16"/>
              </w:rPr>
              <w:t>UC26 (2c)</w:t>
            </w:r>
          </w:p>
        </w:tc>
        <w:tc>
          <w:tcPr>
            <w:tcW w:w="1500" w:type="dxa"/>
          </w:tcPr>
          <w:p w14:paraId="52344528">
            <w:pPr>
              <w:spacing w:after="0" w:line="240" w:lineRule="auto"/>
            </w:pPr>
            <w:r>
              <w:rPr>
                <w:sz w:val="16"/>
                <w:szCs w:val="16"/>
              </w:rPr>
              <w:t>Chủ HTX; Quản lý khu</w:t>
            </w:r>
          </w:p>
        </w:tc>
        <w:tc>
          <w:tcPr>
            <w:tcW w:w="1200" w:type="dxa"/>
          </w:tcPr>
          <w:p w14:paraId="4C5B8F3A">
            <w:pPr>
              <w:spacing w:after="0" w:line="240" w:lineRule="auto"/>
            </w:pPr>
            <w:r>
              <w:rPr>
                <w:sz w:val="16"/>
                <w:szCs w:val="16"/>
              </w:rPr>
              <w:t>Hành động</w:t>
            </w:r>
          </w:p>
        </w:tc>
        <w:tc>
          <w:tcPr>
            <w:tcW w:w="2600" w:type="dxa"/>
          </w:tcPr>
          <w:p w14:paraId="7E8CDCC2">
            <w:pPr>
              <w:spacing w:after="0" w:line="240" w:lineRule="auto"/>
            </w:pPr>
            <w:r>
              <w:rPr>
                <w:sz w:val="16"/>
                <w:szCs w:val="16"/>
              </w:rPr>
              <w:t>Lưu phiên bản hiệu chỉnh mới.</w:t>
            </w:r>
          </w:p>
        </w:tc>
        <w:tc>
          <w:tcPr>
            <w:tcW w:w="700" w:type="dxa"/>
          </w:tcPr>
          <w:p w14:paraId="5D75E059">
            <w:pPr>
              <w:spacing w:after="0" w:line="240" w:lineRule="auto"/>
            </w:pPr>
            <w:r>
              <w:rPr>
                <w:sz w:val="16"/>
                <w:szCs w:val="16"/>
              </w:rPr>
              <w:t>Có</w:t>
            </w:r>
          </w:p>
        </w:tc>
      </w:tr>
      <w:tr w14:paraId="1C132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74C35A94">
            <w:pPr>
              <w:spacing w:after="0" w:line="240" w:lineRule="auto"/>
            </w:pPr>
            <w:r>
              <w:rPr>
                <w:b/>
                <w:sz w:val="16"/>
                <w:szCs w:val="16"/>
              </w:rPr>
              <w:t>SalesOrder (SALES_ORDER)</w:t>
            </w:r>
          </w:p>
        </w:tc>
      </w:tr>
      <w:tr w14:paraId="01B0A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7BF7E2C7">
            <w:pPr>
              <w:spacing w:after="0" w:line="240" w:lineRule="auto"/>
            </w:pPr>
            <w:r>
              <w:rPr>
                <w:sz w:val="16"/>
                <w:szCs w:val="16"/>
              </w:rPr>
              <w:t>Chờ xét → Đã xác nhận</w:t>
            </w:r>
          </w:p>
        </w:tc>
        <w:tc>
          <w:tcPr>
            <w:tcW w:w="1000" w:type="dxa"/>
          </w:tcPr>
          <w:p w14:paraId="21B7CDB5">
            <w:pPr>
              <w:spacing w:after="0" w:line="240" w:lineRule="auto"/>
            </w:pPr>
            <w:r>
              <w:rPr>
                <w:sz w:val="16"/>
                <w:szCs w:val="16"/>
              </w:rPr>
              <w:t>UC44</w:t>
            </w:r>
          </w:p>
        </w:tc>
        <w:tc>
          <w:tcPr>
            <w:tcW w:w="1500" w:type="dxa"/>
          </w:tcPr>
          <w:p w14:paraId="42820982">
            <w:pPr>
              <w:spacing w:after="0" w:line="240" w:lineRule="auto"/>
            </w:pPr>
            <w:r>
              <w:rPr>
                <w:sz w:val="16"/>
                <w:szCs w:val="16"/>
              </w:rPr>
              <w:t>Chủ HTX</w:t>
            </w:r>
          </w:p>
        </w:tc>
        <w:tc>
          <w:tcPr>
            <w:tcW w:w="1200" w:type="dxa"/>
          </w:tcPr>
          <w:p w14:paraId="5B1774A7">
            <w:pPr>
              <w:spacing w:after="0" w:line="240" w:lineRule="auto"/>
            </w:pPr>
            <w:r>
              <w:rPr>
                <w:sz w:val="16"/>
                <w:szCs w:val="16"/>
              </w:rPr>
              <w:t>Hành động</w:t>
            </w:r>
          </w:p>
        </w:tc>
        <w:tc>
          <w:tcPr>
            <w:tcW w:w="2600" w:type="dxa"/>
          </w:tcPr>
          <w:p w14:paraId="02C94B7C">
            <w:pPr>
              <w:spacing w:after="0" w:line="240" w:lineRule="auto"/>
            </w:pPr>
            <w:r>
              <w:rPr>
                <w:sz w:val="16"/>
                <w:szCs w:val="16"/>
              </w:rPr>
              <w:t>Xác nhận sản phẩm, lượng và khu phụ trách.</w:t>
            </w:r>
          </w:p>
        </w:tc>
        <w:tc>
          <w:tcPr>
            <w:tcW w:w="700" w:type="dxa"/>
          </w:tcPr>
          <w:p w14:paraId="1F504E9E">
            <w:pPr>
              <w:spacing w:after="0" w:line="240" w:lineRule="auto"/>
            </w:pPr>
            <w:r>
              <w:rPr>
                <w:sz w:val="16"/>
                <w:szCs w:val="16"/>
              </w:rPr>
              <w:t>Không</w:t>
            </w:r>
          </w:p>
        </w:tc>
      </w:tr>
      <w:tr w14:paraId="09B55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242097AA">
            <w:pPr>
              <w:spacing w:after="0" w:line="240" w:lineRule="auto"/>
            </w:pPr>
            <w:r>
              <w:rPr>
                <w:sz w:val="16"/>
                <w:szCs w:val="16"/>
              </w:rPr>
              <w:t>Chờ xét → Chờ khách đồng ý</w:t>
            </w:r>
          </w:p>
        </w:tc>
        <w:tc>
          <w:tcPr>
            <w:tcW w:w="1000" w:type="dxa"/>
          </w:tcPr>
          <w:p w14:paraId="11A5B15B">
            <w:pPr>
              <w:spacing w:after="0" w:line="240" w:lineRule="auto"/>
            </w:pPr>
            <w:r>
              <w:rPr>
                <w:sz w:val="16"/>
                <w:szCs w:val="16"/>
              </w:rPr>
              <w:t>UC44</w:t>
            </w:r>
          </w:p>
        </w:tc>
        <w:tc>
          <w:tcPr>
            <w:tcW w:w="1500" w:type="dxa"/>
          </w:tcPr>
          <w:p w14:paraId="499F1CAD">
            <w:pPr>
              <w:spacing w:after="0" w:line="240" w:lineRule="auto"/>
            </w:pPr>
            <w:r>
              <w:rPr>
                <w:sz w:val="16"/>
                <w:szCs w:val="16"/>
              </w:rPr>
              <w:t>Chủ HTX</w:t>
            </w:r>
          </w:p>
        </w:tc>
        <w:tc>
          <w:tcPr>
            <w:tcW w:w="1200" w:type="dxa"/>
          </w:tcPr>
          <w:p w14:paraId="738F6B69">
            <w:pPr>
              <w:spacing w:after="0" w:line="240" w:lineRule="auto"/>
            </w:pPr>
            <w:r>
              <w:rPr>
                <w:sz w:val="16"/>
                <w:szCs w:val="16"/>
              </w:rPr>
              <w:t>Hành động</w:t>
            </w:r>
          </w:p>
        </w:tc>
        <w:tc>
          <w:tcPr>
            <w:tcW w:w="2600" w:type="dxa"/>
          </w:tcPr>
          <w:p w14:paraId="0C597BDD">
            <w:pPr>
              <w:spacing w:after="0" w:line="240" w:lineRule="auto"/>
            </w:pPr>
            <w:r>
              <w:rPr>
                <w:sz w:val="16"/>
                <w:szCs w:val="16"/>
              </w:rPr>
              <w:t>Đề xuất sửa lượng hoặc thời điểm.</w:t>
            </w:r>
          </w:p>
        </w:tc>
        <w:tc>
          <w:tcPr>
            <w:tcW w:w="700" w:type="dxa"/>
          </w:tcPr>
          <w:p w14:paraId="327682CC">
            <w:pPr>
              <w:spacing w:after="0" w:line="240" w:lineRule="auto"/>
            </w:pPr>
            <w:r>
              <w:rPr>
                <w:sz w:val="16"/>
                <w:szCs w:val="16"/>
              </w:rPr>
              <w:t>Không</w:t>
            </w:r>
          </w:p>
        </w:tc>
      </w:tr>
      <w:tr w14:paraId="300F2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52A1C3A9">
            <w:pPr>
              <w:spacing w:after="0" w:line="240" w:lineRule="auto"/>
            </w:pPr>
            <w:r>
              <w:rPr>
                <w:sz w:val="16"/>
                <w:szCs w:val="16"/>
              </w:rPr>
              <w:t>Chờ xét → Từ chối</w:t>
            </w:r>
          </w:p>
        </w:tc>
        <w:tc>
          <w:tcPr>
            <w:tcW w:w="1000" w:type="dxa"/>
          </w:tcPr>
          <w:p w14:paraId="0F24DCD1">
            <w:pPr>
              <w:spacing w:after="0" w:line="240" w:lineRule="auto"/>
            </w:pPr>
            <w:r>
              <w:rPr>
                <w:sz w:val="16"/>
                <w:szCs w:val="16"/>
              </w:rPr>
              <w:t>UC44</w:t>
            </w:r>
          </w:p>
        </w:tc>
        <w:tc>
          <w:tcPr>
            <w:tcW w:w="1500" w:type="dxa"/>
          </w:tcPr>
          <w:p w14:paraId="18EA2A0F">
            <w:pPr>
              <w:spacing w:after="0" w:line="240" w:lineRule="auto"/>
            </w:pPr>
            <w:r>
              <w:rPr>
                <w:sz w:val="16"/>
                <w:szCs w:val="16"/>
              </w:rPr>
              <w:t>Chủ HTX</w:t>
            </w:r>
          </w:p>
        </w:tc>
        <w:tc>
          <w:tcPr>
            <w:tcW w:w="1200" w:type="dxa"/>
          </w:tcPr>
          <w:p w14:paraId="4E2D7273">
            <w:pPr>
              <w:spacing w:after="0" w:line="240" w:lineRule="auto"/>
            </w:pPr>
            <w:r>
              <w:rPr>
                <w:sz w:val="16"/>
                <w:szCs w:val="16"/>
              </w:rPr>
              <w:t>Hành động</w:t>
            </w:r>
          </w:p>
        </w:tc>
        <w:tc>
          <w:tcPr>
            <w:tcW w:w="2600" w:type="dxa"/>
          </w:tcPr>
          <w:p w14:paraId="2674E78E">
            <w:pPr>
              <w:spacing w:after="0" w:line="240" w:lineRule="auto"/>
            </w:pPr>
            <w:r>
              <w:rPr>
                <w:sz w:val="16"/>
                <w:szCs w:val="16"/>
              </w:rPr>
              <w:t>HTX không đáp ứng được.</w:t>
            </w:r>
          </w:p>
        </w:tc>
        <w:tc>
          <w:tcPr>
            <w:tcW w:w="700" w:type="dxa"/>
          </w:tcPr>
          <w:p w14:paraId="4CC40ACB">
            <w:pPr>
              <w:spacing w:after="0" w:line="240" w:lineRule="auto"/>
            </w:pPr>
            <w:r>
              <w:rPr>
                <w:sz w:val="16"/>
                <w:szCs w:val="16"/>
              </w:rPr>
              <w:t>Có</w:t>
            </w:r>
          </w:p>
        </w:tc>
      </w:tr>
      <w:tr w14:paraId="7F1E5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2CC0BB73">
            <w:pPr>
              <w:spacing w:after="0" w:line="240" w:lineRule="auto"/>
            </w:pPr>
            <w:r>
              <w:rPr>
                <w:sz w:val="16"/>
                <w:szCs w:val="16"/>
              </w:rPr>
              <w:t>Chờ xét → Đã hủy</w:t>
            </w:r>
          </w:p>
        </w:tc>
        <w:tc>
          <w:tcPr>
            <w:tcW w:w="1000" w:type="dxa"/>
          </w:tcPr>
          <w:p w14:paraId="790D8D4D">
            <w:pPr>
              <w:spacing w:after="0" w:line="240" w:lineRule="auto"/>
            </w:pPr>
            <w:r>
              <w:rPr>
                <w:sz w:val="16"/>
                <w:szCs w:val="16"/>
              </w:rPr>
              <w:t>UC44</w:t>
            </w:r>
          </w:p>
        </w:tc>
        <w:tc>
          <w:tcPr>
            <w:tcW w:w="1500" w:type="dxa"/>
          </w:tcPr>
          <w:p w14:paraId="7060719D">
            <w:pPr>
              <w:spacing w:after="0" w:line="240" w:lineRule="auto"/>
            </w:pPr>
            <w:r>
              <w:rPr>
                <w:sz w:val="16"/>
                <w:szCs w:val="16"/>
              </w:rPr>
              <w:t>Chủ HTX</w:t>
            </w:r>
          </w:p>
        </w:tc>
        <w:tc>
          <w:tcPr>
            <w:tcW w:w="1200" w:type="dxa"/>
          </w:tcPr>
          <w:p w14:paraId="33FE794F">
            <w:pPr>
              <w:spacing w:after="0" w:line="240" w:lineRule="auto"/>
            </w:pPr>
            <w:r>
              <w:rPr>
                <w:sz w:val="16"/>
                <w:szCs w:val="16"/>
              </w:rPr>
              <w:t>Hành động</w:t>
            </w:r>
          </w:p>
        </w:tc>
        <w:tc>
          <w:tcPr>
            <w:tcW w:w="2600" w:type="dxa"/>
          </w:tcPr>
          <w:p w14:paraId="4C0EF15C">
            <w:pPr>
              <w:spacing w:after="0" w:line="240" w:lineRule="auto"/>
            </w:pPr>
            <w:r>
              <w:rPr>
                <w:sz w:val="16"/>
                <w:szCs w:val="16"/>
              </w:rPr>
              <w:t>Thương lái rút yêu cầu mua trước khi HTX xét.</w:t>
            </w:r>
          </w:p>
        </w:tc>
        <w:tc>
          <w:tcPr>
            <w:tcW w:w="700" w:type="dxa"/>
          </w:tcPr>
          <w:p w14:paraId="1AF0CC9D">
            <w:pPr>
              <w:spacing w:after="0" w:line="240" w:lineRule="auto"/>
            </w:pPr>
            <w:r>
              <w:rPr>
                <w:sz w:val="16"/>
                <w:szCs w:val="16"/>
              </w:rPr>
              <w:t>Có</w:t>
            </w:r>
          </w:p>
        </w:tc>
      </w:tr>
      <w:tr w14:paraId="64249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283E7B6F">
            <w:pPr>
              <w:spacing w:after="0" w:line="240" w:lineRule="auto"/>
            </w:pPr>
            <w:r>
              <w:rPr>
                <w:sz w:val="16"/>
                <w:szCs w:val="16"/>
              </w:rPr>
              <w:t>Chờ khách đồng ý → Đã xác nhận</w:t>
            </w:r>
          </w:p>
        </w:tc>
        <w:tc>
          <w:tcPr>
            <w:tcW w:w="1000" w:type="dxa"/>
          </w:tcPr>
          <w:p w14:paraId="0180CDA8">
            <w:pPr>
              <w:spacing w:after="0" w:line="240" w:lineRule="auto"/>
            </w:pPr>
            <w:r>
              <w:rPr>
                <w:sz w:val="16"/>
                <w:szCs w:val="16"/>
              </w:rPr>
              <w:t>UC44</w:t>
            </w:r>
          </w:p>
        </w:tc>
        <w:tc>
          <w:tcPr>
            <w:tcW w:w="1500" w:type="dxa"/>
          </w:tcPr>
          <w:p w14:paraId="4141031C">
            <w:pPr>
              <w:spacing w:after="0" w:line="240" w:lineRule="auto"/>
            </w:pPr>
            <w:r>
              <w:rPr>
                <w:sz w:val="16"/>
                <w:szCs w:val="16"/>
              </w:rPr>
              <w:t>Chủ HTX</w:t>
            </w:r>
          </w:p>
        </w:tc>
        <w:tc>
          <w:tcPr>
            <w:tcW w:w="1200" w:type="dxa"/>
          </w:tcPr>
          <w:p w14:paraId="2B264891">
            <w:pPr>
              <w:spacing w:after="0" w:line="240" w:lineRule="auto"/>
            </w:pPr>
            <w:r>
              <w:rPr>
                <w:sz w:val="16"/>
                <w:szCs w:val="16"/>
              </w:rPr>
              <w:t>Hành động</w:t>
            </w:r>
          </w:p>
        </w:tc>
        <w:tc>
          <w:tcPr>
            <w:tcW w:w="2600" w:type="dxa"/>
          </w:tcPr>
          <w:p w14:paraId="56016596">
            <w:pPr>
              <w:spacing w:after="0" w:line="240" w:lineRule="auto"/>
            </w:pPr>
            <w:r>
              <w:rPr>
                <w:sz w:val="16"/>
                <w:szCs w:val="16"/>
              </w:rPr>
              <w:t>Thương lái đồng ý đề xuất; Chủ HTX ghi kênh, thời điểm và căn cứ đồng ý (UC44 nhánh 2b2).</w:t>
            </w:r>
          </w:p>
        </w:tc>
        <w:tc>
          <w:tcPr>
            <w:tcW w:w="700" w:type="dxa"/>
          </w:tcPr>
          <w:p w14:paraId="79BF246F">
            <w:pPr>
              <w:spacing w:after="0" w:line="240" w:lineRule="auto"/>
            </w:pPr>
            <w:r>
              <w:rPr>
                <w:sz w:val="16"/>
                <w:szCs w:val="16"/>
              </w:rPr>
              <w:t>Không</w:t>
            </w:r>
          </w:p>
        </w:tc>
      </w:tr>
      <w:tr w14:paraId="57DF0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5C63CD7B">
            <w:pPr>
              <w:spacing w:after="0" w:line="240" w:lineRule="auto"/>
            </w:pPr>
            <w:r>
              <w:rPr>
                <w:sz w:val="16"/>
                <w:szCs w:val="16"/>
              </w:rPr>
              <w:t>Chờ khách đồng ý → Từ chối</w:t>
            </w:r>
          </w:p>
        </w:tc>
        <w:tc>
          <w:tcPr>
            <w:tcW w:w="1000" w:type="dxa"/>
          </w:tcPr>
          <w:p w14:paraId="11C6B267">
            <w:pPr>
              <w:spacing w:after="0" w:line="240" w:lineRule="auto"/>
            </w:pPr>
            <w:r>
              <w:rPr>
                <w:sz w:val="16"/>
                <w:szCs w:val="16"/>
              </w:rPr>
              <w:t>UC44</w:t>
            </w:r>
          </w:p>
        </w:tc>
        <w:tc>
          <w:tcPr>
            <w:tcW w:w="1500" w:type="dxa"/>
          </w:tcPr>
          <w:p w14:paraId="0D5ECCFC">
            <w:pPr>
              <w:spacing w:after="0" w:line="240" w:lineRule="auto"/>
            </w:pPr>
            <w:r>
              <w:rPr>
                <w:sz w:val="16"/>
                <w:szCs w:val="16"/>
              </w:rPr>
              <w:t>Chủ HTX</w:t>
            </w:r>
          </w:p>
        </w:tc>
        <w:tc>
          <w:tcPr>
            <w:tcW w:w="1200" w:type="dxa"/>
          </w:tcPr>
          <w:p w14:paraId="27E6EC9D">
            <w:pPr>
              <w:spacing w:after="0" w:line="240" w:lineRule="auto"/>
            </w:pPr>
            <w:r>
              <w:rPr>
                <w:sz w:val="16"/>
                <w:szCs w:val="16"/>
              </w:rPr>
              <w:t>Hành động</w:t>
            </w:r>
          </w:p>
        </w:tc>
        <w:tc>
          <w:tcPr>
            <w:tcW w:w="2600" w:type="dxa"/>
          </w:tcPr>
          <w:p w14:paraId="28F85386">
            <w:pPr>
              <w:spacing w:after="0" w:line="240" w:lineRule="auto"/>
            </w:pPr>
            <w:r>
              <w:rPr>
                <w:sz w:val="16"/>
                <w:szCs w:val="16"/>
              </w:rPr>
              <w:t>Thương lái không đồng ý.</w:t>
            </w:r>
          </w:p>
        </w:tc>
        <w:tc>
          <w:tcPr>
            <w:tcW w:w="700" w:type="dxa"/>
          </w:tcPr>
          <w:p w14:paraId="77252A58">
            <w:pPr>
              <w:spacing w:after="0" w:line="240" w:lineRule="auto"/>
            </w:pPr>
            <w:r>
              <w:rPr>
                <w:sz w:val="16"/>
                <w:szCs w:val="16"/>
              </w:rPr>
              <w:t>Có</w:t>
            </w:r>
          </w:p>
        </w:tc>
      </w:tr>
      <w:tr w14:paraId="3A70B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3DE20F63">
            <w:pPr>
              <w:spacing w:after="0" w:line="240" w:lineRule="auto"/>
            </w:pPr>
            <w:r>
              <w:rPr>
                <w:sz w:val="16"/>
                <w:szCs w:val="16"/>
              </w:rPr>
              <w:t>Chờ khách đồng ý → Đã hủy</w:t>
            </w:r>
          </w:p>
        </w:tc>
        <w:tc>
          <w:tcPr>
            <w:tcW w:w="1000" w:type="dxa"/>
          </w:tcPr>
          <w:p w14:paraId="6CF38152">
            <w:pPr>
              <w:spacing w:after="0" w:line="240" w:lineRule="auto"/>
            </w:pPr>
            <w:r>
              <w:rPr>
                <w:sz w:val="16"/>
                <w:szCs w:val="16"/>
              </w:rPr>
              <w:t>UC44</w:t>
            </w:r>
          </w:p>
        </w:tc>
        <w:tc>
          <w:tcPr>
            <w:tcW w:w="1500" w:type="dxa"/>
          </w:tcPr>
          <w:p w14:paraId="0B08FA8F">
            <w:pPr>
              <w:spacing w:after="0" w:line="240" w:lineRule="auto"/>
            </w:pPr>
            <w:r>
              <w:rPr>
                <w:sz w:val="16"/>
                <w:szCs w:val="16"/>
              </w:rPr>
              <w:t>Chủ HTX</w:t>
            </w:r>
          </w:p>
        </w:tc>
        <w:tc>
          <w:tcPr>
            <w:tcW w:w="1200" w:type="dxa"/>
          </w:tcPr>
          <w:p w14:paraId="4141809B">
            <w:pPr>
              <w:spacing w:after="0" w:line="240" w:lineRule="auto"/>
            </w:pPr>
            <w:r>
              <w:rPr>
                <w:sz w:val="16"/>
                <w:szCs w:val="16"/>
              </w:rPr>
              <w:t>Hành động</w:t>
            </w:r>
          </w:p>
        </w:tc>
        <w:tc>
          <w:tcPr>
            <w:tcW w:w="2600" w:type="dxa"/>
          </w:tcPr>
          <w:p w14:paraId="2493259B">
            <w:pPr>
              <w:spacing w:after="0" w:line="240" w:lineRule="auto"/>
            </w:pPr>
            <w:r>
              <w:rPr>
                <w:sz w:val="16"/>
                <w:szCs w:val="16"/>
              </w:rPr>
              <w:t>Thương lái rút yêu cầu trong lúc chờ đồng ý đề xuất sửa.</w:t>
            </w:r>
          </w:p>
        </w:tc>
        <w:tc>
          <w:tcPr>
            <w:tcW w:w="700" w:type="dxa"/>
          </w:tcPr>
          <w:p w14:paraId="43CC73AB">
            <w:pPr>
              <w:spacing w:after="0" w:line="240" w:lineRule="auto"/>
            </w:pPr>
            <w:r>
              <w:rPr>
                <w:sz w:val="16"/>
                <w:szCs w:val="16"/>
              </w:rPr>
              <w:t>Có</w:t>
            </w:r>
          </w:p>
        </w:tc>
      </w:tr>
      <w:tr w14:paraId="46C8C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533CA2B0">
            <w:pPr>
              <w:spacing w:after="0" w:line="240" w:lineRule="auto"/>
            </w:pPr>
            <w:r>
              <w:rPr>
                <w:sz w:val="16"/>
                <w:szCs w:val="16"/>
              </w:rPr>
              <w:t>Đã xác nhận → Đã hủy</w:t>
            </w:r>
          </w:p>
        </w:tc>
        <w:tc>
          <w:tcPr>
            <w:tcW w:w="1000" w:type="dxa"/>
          </w:tcPr>
          <w:p w14:paraId="532B6B27">
            <w:pPr>
              <w:spacing w:after="0" w:line="240" w:lineRule="auto"/>
            </w:pPr>
            <w:r>
              <w:rPr>
                <w:sz w:val="16"/>
                <w:szCs w:val="16"/>
              </w:rPr>
              <w:t>UC44</w:t>
            </w:r>
          </w:p>
        </w:tc>
        <w:tc>
          <w:tcPr>
            <w:tcW w:w="1500" w:type="dxa"/>
          </w:tcPr>
          <w:p w14:paraId="2A91E44D">
            <w:pPr>
              <w:spacing w:after="0" w:line="240" w:lineRule="auto"/>
            </w:pPr>
            <w:r>
              <w:rPr>
                <w:sz w:val="16"/>
                <w:szCs w:val="16"/>
              </w:rPr>
              <w:t>Chủ HTX</w:t>
            </w:r>
          </w:p>
        </w:tc>
        <w:tc>
          <w:tcPr>
            <w:tcW w:w="1200" w:type="dxa"/>
          </w:tcPr>
          <w:p w14:paraId="527DDC13">
            <w:pPr>
              <w:spacing w:after="0" w:line="240" w:lineRule="auto"/>
            </w:pPr>
            <w:r>
              <w:rPr>
                <w:sz w:val="16"/>
                <w:szCs w:val="16"/>
              </w:rPr>
              <w:t>Hành động</w:t>
            </w:r>
          </w:p>
        </w:tc>
        <w:tc>
          <w:tcPr>
            <w:tcW w:w="2600" w:type="dxa"/>
          </w:tcPr>
          <w:p w14:paraId="4FB18875">
            <w:pPr>
              <w:spacing w:after="0" w:line="240" w:lineRule="auto"/>
            </w:pPr>
            <w:r>
              <w:rPr>
                <w:sz w:val="16"/>
                <w:szCs w:val="16"/>
              </w:rPr>
              <w:t>Thương lái báo hủy đơn.</w:t>
            </w:r>
          </w:p>
        </w:tc>
        <w:tc>
          <w:tcPr>
            <w:tcW w:w="700" w:type="dxa"/>
          </w:tcPr>
          <w:p w14:paraId="1D46A078">
            <w:pPr>
              <w:spacing w:after="0" w:line="240" w:lineRule="auto"/>
            </w:pPr>
            <w:r>
              <w:rPr>
                <w:sz w:val="16"/>
                <w:szCs w:val="16"/>
              </w:rPr>
              <w:t>Có</w:t>
            </w:r>
          </w:p>
        </w:tc>
      </w:tr>
      <w:tr w14:paraId="62C5E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267E31AA">
            <w:pPr>
              <w:spacing w:after="0" w:line="240" w:lineRule="auto"/>
            </w:pPr>
            <w:r>
              <w:rPr>
                <w:sz w:val="16"/>
                <w:szCs w:val="16"/>
              </w:rPr>
              <w:t>Đã xác nhận → Đang thu hoạch</w:t>
            </w:r>
          </w:p>
        </w:tc>
        <w:tc>
          <w:tcPr>
            <w:tcW w:w="1000" w:type="dxa"/>
          </w:tcPr>
          <w:p w14:paraId="01D8C109">
            <w:pPr>
              <w:spacing w:after="0" w:line="240" w:lineRule="auto"/>
            </w:pPr>
            <w:r>
              <w:rPr>
                <w:sz w:val="16"/>
                <w:szCs w:val="16"/>
              </w:rPr>
              <w:t>UC30, UC31</w:t>
            </w:r>
          </w:p>
        </w:tc>
        <w:tc>
          <w:tcPr>
            <w:tcW w:w="1500" w:type="dxa"/>
          </w:tcPr>
          <w:p w14:paraId="7DFF1367">
            <w:pPr>
              <w:spacing w:after="0" w:line="240" w:lineRule="auto"/>
            </w:pPr>
            <w:r>
              <w:rPr>
                <w:sz w:val="16"/>
                <w:szCs w:val="16"/>
              </w:rPr>
              <w:t>Chủ HTX; Quản lý khu</w:t>
            </w:r>
          </w:p>
        </w:tc>
        <w:tc>
          <w:tcPr>
            <w:tcW w:w="1200" w:type="dxa"/>
          </w:tcPr>
          <w:p w14:paraId="2758A9B1">
            <w:pPr>
              <w:spacing w:after="0" w:line="240" w:lineRule="auto"/>
            </w:pPr>
            <w:r>
              <w:rPr>
                <w:sz w:val="16"/>
                <w:szCs w:val="16"/>
              </w:rPr>
              <w:t>Hành động</w:t>
            </w:r>
          </w:p>
        </w:tc>
        <w:tc>
          <w:tcPr>
            <w:tcW w:w="2600" w:type="dxa"/>
          </w:tcPr>
          <w:p w14:paraId="502C9296">
            <w:pPr>
              <w:spacing w:after="0" w:line="240" w:lineRule="auto"/>
            </w:pPr>
            <w:r>
              <w:rPr>
                <w:sz w:val="16"/>
                <w:szCs w:val="16"/>
              </w:rPr>
              <w:t>Lập kế hoạch thu cho đơn (UC30), hoặc ghi lần thu đầu khi không lập kế hoạch (UC30 nhánh 1b, UC31).</w:t>
            </w:r>
          </w:p>
        </w:tc>
        <w:tc>
          <w:tcPr>
            <w:tcW w:w="700" w:type="dxa"/>
          </w:tcPr>
          <w:p w14:paraId="0B468D1F">
            <w:pPr>
              <w:spacing w:after="0" w:line="240" w:lineRule="auto"/>
            </w:pPr>
            <w:r>
              <w:rPr>
                <w:sz w:val="16"/>
                <w:szCs w:val="16"/>
              </w:rPr>
              <w:t>Không</w:t>
            </w:r>
          </w:p>
        </w:tc>
      </w:tr>
      <w:tr w14:paraId="50178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25641A34">
            <w:pPr>
              <w:spacing w:after="0" w:line="240" w:lineRule="auto"/>
            </w:pPr>
            <w:r>
              <w:rPr>
                <w:sz w:val="16"/>
                <w:szCs w:val="16"/>
              </w:rPr>
              <w:t>Đang thu hoạch → Đã thu</w:t>
            </w:r>
          </w:p>
        </w:tc>
        <w:tc>
          <w:tcPr>
            <w:tcW w:w="1000" w:type="dxa"/>
          </w:tcPr>
          <w:p w14:paraId="27ACC2D4">
            <w:pPr>
              <w:spacing w:after="0" w:line="240" w:lineRule="auto"/>
            </w:pPr>
            <w:r>
              <w:rPr>
                <w:sz w:val="16"/>
                <w:szCs w:val="16"/>
              </w:rPr>
              <w:t>UC31</w:t>
            </w:r>
          </w:p>
        </w:tc>
        <w:tc>
          <w:tcPr>
            <w:tcW w:w="1500" w:type="dxa"/>
          </w:tcPr>
          <w:p w14:paraId="5BD31935">
            <w:pPr>
              <w:spacing w:after="0" w:line="240" w:lineRule="auto"/>
            </w:pPr>
            <w:r>
              <w:rPr>
                <w:sz w:val="16"/>
                <w:szCs w:val="16"/>
              </w:rPr>
              <w:t>Chủ HTX; Quản lý khu</w:t>
            </w:r>
          </w:p>
        </w:tc>
        <w:tc>
          <w:tcPr>
            <w:tcW w:w="1200" w:type="dxa"/>
          </w:tcPr>
          <w:p w14:paraId="1ECE8BCB">
            <w:pPr>
              <w:spacing w:after="0" w:line="240" w:lineRule="auto"/>
            </w:pPr>
            <w:r>
              <w:rPr>
                <w:sz w:val="16"/>
                <w:szCs w:val="16"/>
              </w:rPr>
              <w:t>Hành động</w:t>
            </w:r>
          </w:p>
        </w:tc>
        <w:tc>
          <w:tcPr>
            <w:tcW w:w="2600" w:type="dxa"/>
          </w:tcPr>
          <w:p w14:paraId="3BE1B4FC">
            <w:pPr>
              <w:spacing w:after="0" w:line="240" w:lineRule="auto"/>
            </w:pPr>
            <w:del w:id="1764" w:author="Claude" w:date="2026-10-08T00:00:00Z">
              <w:r>
                <w:rPr>
                  <w:sz w:val="16"/>
                  <w:szCs w:val="16"/>
                </w:rPr>
                <w:delText xml:space="preserve">Xác</w:delText>
              </w:r>
            </w:del>
            <w:ins w:id="1765" w:author="Claude" w:date="2026-10-08T00:00:00Z">
              <w:r>
                <w:rPr>
                  <w:sz w:val="16"/>
                  <w:szCs w:val="16"/>
                </w:rPr>
                <w:t xml:space="preserve">Người</w:t>
              </w:r>
            </w:ins>
            <w:r>
              <w:rPr>
                <w:sz w:val="16"/>
                <w:szCs w:val="16"/>
              </w:rPr>
              <w:t xml:space="preserve"> </w:t>
            </w:r>
            <w:del w:id="1762" w:author="Claude" w:date="2026-10-08T00:00:00Z">
              <w:r>
                <w:rPr>
                  <w:sz w:val="16"/>
                  <w:szCs w:val="16"/>
                </w:rPr>
                <w:delText xml:space="preserve">nhận</w:delText>
              </w:r>
            </w:del>
            <w:ins w:id="1763" w:author="Claude" w:date="2026-10-08T00:00:00Z">
              <w:r>
                <w:rPr>
                  <w:sz w:val="16"/>
                  <w:szCs w:val="16"/>
                </w:rPr>
                <w:t xml:space="preserve">thao tác chọn Thu xong; mọi</w:t>
              </w:r>
            </w:ins>
            <w:r>
              <w:rPr>
                <w:sz w:val="16"/>
                <w:szCs w:val="16"/>
              </w:rPr>
              <w:t xml:space="preserve"> lần thu </w:t>
            </w:r>
            <w:del w:id="1761" w:author="Claude" w:date="2026-10-08T00:00:00Z">
              <w:r>
                <w:rPr>
                  <w:sz w:val="16"/>
                  <w:szCs w:val="16"/>
                </w:rPr>
                <w:delText xml:space="preserve">cuối </w:delText>
              </w:r>
            </w:del>
            <w:r>
              <w:rPr>
                <w:sz w:val="16"/>
                <w:szCs w:val="16"/>
              </w:rPr>
              <w:t xml:space="preserve">của đơn</w:t>
            </w:r>
            <w:ins w:id="1760" w:author="Claude" w:date="2026-10-08T00:00:00Z">
              <w:r>
                <w:rPr>
                  <w:sz w:val="16"/>
                  <w:szCs w:val="16"/>
                </w:rPr>
                <w:t xml:space="preserve"> đã xác nhận</w:t>
              </w:r>
            </w:ins>
            <w:r>
              <w:rPr>
                <w:sz w:val="16"/>
                <w:szCs w:val="16"/>
              </w:rPr>
              <w:t xml:space="preserve"> (UC31 bước 6).</w:t>
            </w:r>
          </w:p>
        </w:tc>
        <w:tc>
          <w:tcPr>
            <w:tcW w:w="700" w:type="dxa"/>
          </w:tcPr>
          <w:p w14:paraId="345D3EC9">
            <w:pPr>
              <w:spacing w:after="0" w:line="240" w:lineRule="auto"/>
            </w:pPr>
            <w:r>
              <w:rPr>
                <w:sz w:val="16"/>
                <w:szCs w:val="16"/>
              </w:rPr>
              <w:t>Không</w:t>
            </w:r>
          </w:p>
        </w:tc>
      </w:tr>
      <w:tr w14:paraId="0918E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09FFFF16">
            <w:pPr>
              <w:spacing w:after="0" w:line="240" w:lineRule="auto"/>
            </w:pPr>
            <w:r>
              <w:rPr>
                <w:sz w:val="16"/>
                <w:szCs w:val="16"/>
              </w:rPr>
              <w:t>Đang thu hoạch → Đã hủy</w:t>
            </w:r>
          </w:p>
        </w:tc>
        <w:tc>
          <w:tcPr>
            <w:tcW w:w="1000" w:type="dxa"/>
          </w:tcPr>
          <w:p w14:paraId="6E4F10EC">
            <w:pPr>
              <w:spacing w:after="0" w:line="240" w:lineRule="auto"/>
            </w:pPr>
            <w:r>
              <w:rPr>
                <w:sz w:val="16"/>
                <w:szCs w:val="16"/>
              </w:rPr>
              <w:t>UC44</w:t>
            </w:r>
          </w:p>
        </w:tc>
        <w:tc>
          <w:tcPr>
            <w:tcW w:w="1500" w:type="dxa"/>
          </w:tcPr>
          <w:p w14:paraId="25C4ACC0">
            <w:pPr>
              <w:spacing w:after="0" w:line="240" w:lineRule="auto"/>
            </w:pPr>
            <w:r>
              <w:rPr>
                <w:sz w:val="16"/>
                <w:szCs w:val="16"/>
              </w:rPr>
              <w:t>Chủ HTX</w:t>
            </w:r>
          </w:p>
        </w:tc>
        <w:tc>
          <w:tcPr>
            <w:tcW w:w="1200" w:type="dxa"/>
          </w:tcPr>
          <w:p w14:paraId="402A551B">
            <w:pPr>
              <w:spacing w:after="0" w:line="240" w:lineRule="auto"/>
            </w:pPr>
            <w:r>
              <w:rPr>
                <w:sz w:val="16"/>
                <w:szCs w:val="16"/>
              </w:rPr>
              <w:t>Hành động</w:t>
            </w:r>
          </w:p>
        </w:tc>
        <w:tc>
          <w:tcPr>
            <w:tcW w:w="2600" w:type="dxa"/>
          </w:tcPr>
          <w:p w14:paraId="30FE862E">
            <w:pPr>
              <w:spacing w:after="0" w:line="240" w:lineRule="auto"/>
            </w:pPr>
            <w:r>
              <w:rPr>
                <w:sz w:val="16"/>
                <w:szCs w:val="16"/>
              </w:rPr>
              <w:t xml:space="preserve">Thương lái bỏ đơn khi đang thu; kế hoạch còn lại </w:t>
            </w:r>
            <w:del w:id="1769" w:author="Claude" w:date="2026-10-08T00:00:00Z">
              <w:r>
                <w:rPr>
                  <w:sz w:val="16"/>
                  <w:szCs w:val="16"/>
                </w:rPr>
                <w:delText xml:space="preserve">và</w:delText>
              </w:r>
            </w:del>
            <w:ins w:id="1770" w:author="Claude" w:date="2026-10-08T00:00:00Z">
              <w:r>
                <w:rPr>
                  <w:sz w:val="16"/>
                  <w:szCs w:val="16"/>
                </w:rPr>
                <w:t xml:space="preserve">bị hủy,</w:t>
              </w:r>
            </w:ins>
            <w:r>
              <w:rPr>
                <w:sz w:val="16"/>
                <w:szCs w:val="16"/>
              </w:rPr>
              <w:t xml:space="preserve"> lần thu </w:t>
            </w:r>
            <w:ins w:id="1768" w:author="Claude" w:date="2026-10-08T00:00:00Z">
              <w:r>
                <w:rPr>
                  <w:sz w:val="16"/>
                  <w:szCs w:val="16"/>
                </w:rPr>
                <w:t xml:space="preserve">còn </w:t>
              </w:r>
            </w:ins>
            <w:r>
              <w:rPr>
                <w:sz w:val="16"/>
                <w:szCs w:val="16"/>
              </w:rPr>
              <w:t xml:space="preserve">Nháp bị </w:t>
            </w:r>
            <w:del w:id="1766" w:author="Claude" w:date="2026-10-08T00:00:00Z">
              <w:r>
                <w:rPr>
                  <w:sz w:val="16"/>
                  <w:szCs w:val="16"/>
                </w:rPr>
                <w:delText xml:space="preserve">hủy</w:delText>
              </w:r>
            </w:del>
            <w:ins w:id="1767" w:author="Claude" w:date="2026-10-08T00:00:00Z">
              <w:r>
                <w:rPr>
                  <w:sz w:val="16"/>
                  <w:szCs w:val="16"/>
                </w:rPr>
                <w:t xml:space="preserve">xóa</w:t>
              </w:r>
            </w:ins>
            <w:r>
              <w:rPr>
                <w:sz w:val="16"/>
                <w:szCs w:val="16"/>
              </w:rPr>
              <w:t xml:space="preserve">, lô đã thu xử lý theo UC44 nhánh 5a.</w:t>
            </w:r>
          </w:p>
        </w:tc>
        <w:tc>
          <w:tcPr>
            <w:tcW w:w="700" w:type="dxa"/>
          </w:tcPr>
          <w:p w14:paraId="19623EFF">
            <w:pPr>
              <w:spacing w:after="0" w:line="240" w:lineRule="auto"/>
            </w:pPr>
            <w:r>
              <w:rPr>
                <w:sz w:val="16"/>
                <w:szCs w:val="16"/>
              </w:rPr>
              <w:t>Có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ins w:id="1771" w:author="Claude" w:date="2026-10-08T00:00:00Z"/>
        </w:trPr>
        <w:tc>
          <w:tcPr>
            <w:tcW w:w="2000" w:type="dxa"/>
          </w:tcPr>
          <w:p>
            <w:pPr>
              <w:spacing w:after="0" w:line="240" w:lineRule="auto"/>
              <w:rPr>
                <w:ins w:id="1772" w:author="Claude" w:date="2026-10-08T00:00:00Z"/>
              </w:rPr>
            </w:pPr>
            <w:ins w:id="1773" w:author="Claude" w:date="2026-10-08T00:00:00Z">
              <w:r>
                <w:rPr>
                  <w:sz w:val="16"/>
                  <w:szCs w:val="16"/>
                </w:rPr>
                <w:t xml:space="preserve">Đã thu → Đã hủy</w:t>
              </w:r>
            </w:ins>
          </w:p>
        </w:tc>
        <w:tc>
          <w:tcPr>
            <w:tcW w:w="1000" w:type="dxa"/>
          </w:tcPr>
          <w:p>
            <w:pPr>
              <w:spacing w:after="0" w:line="240" w:lineRule="auto"/>
              <w:rPr>
                <w:ins w:id="1774" w:author="Claude" w:date="2026-10-08T00:00:00Z"/>
              </w:rPr>
            </w:pPr>
            <w:ins w:id="1775" w:author="Claude" w:date="2026-10-08T00:00:00Z">
              <w:r>
                <w:rPr>
                  <w:sz w:val="16"/>
                  <w:szCs w:val="16"/>
                </w:rPr>
                <w:t xml:space="preserve">UC44</w:t>
              </w:r>
            </w:ins>
          </w:p>
        </w:tc>
        <w:tc>
          <w:tcPr>
            <w:tcW w:w="1500" w:type="dxa"/>
          </w:tcPr>
          <w:p>
            <w:pPr>
              <w:spacing w:after="0" w:line="240" w:lineRule="auto"/>
              <w:rPr>
                <w:ins w:id="1776" w:author="Claude" w:date="2026-10-08T00:00:00Z"/>
              </w:rPr>
            </w:pPr>
            <w:ins w:id="1777" w:author="Claude" w:date="2026-10-08T00:00:00Z">
              <w:r>
                <w:rPr>
                  <w:sz w:val="16"/>
                  <w:szCs w:val="16"/>
                </w:rPr>
                <w:t xml:space="preserve">Chủ HTX</w:t>
              </w:r>
            </w:ins>
          </w:p>
        </w:tc>
        <w:tc>
          <w:tcPr>
            <w:tcW w:w="1200" w:type="dxa"/>
          </w:tcPr>
          <w:p>
            <w:pPr>
              <w:spacing w:after="0" w:line="240" w:lineRule="auto"/>
              <w:rPr>
                <w:ins w:id="1778" w:author="Claude" w:date="2026-10-08T00:00:00Z"/>
              </w:rPr>
            </w:pPr>
            <w:ins w:id="1779" w:author="Claude" w:date="2026-10-08T00:00:00Z">
              <w:r>
                <w:rPr>
                  <w:sz w:val="16"/>
                  <w:szCs w:val="16"/>
                </w:rPr>
                <w:t xml:space="preserve">Hành động</w:t>
              </w:r>
            </w:ins>
          </w:p>
        </w:tc>
        <w:tc>
          <w:tcPr>
            <w:tcW w:w="2600" w:type="dxa"/>
          </w:tcPr>
          <w:p>
            <w:pPr>
              <w:spacing w:after="0" w:line="240" w:lineRule="auto"/>
              <w:rPr>
                <w:ins w:id="1780" w:author="Claude" w:date="2026-10-08T00:00:00Z"/>
              </w:rPr>
            </w:pPr>
            <w:ins w:id="1781" w:author="Claude" w:date="2026-10-08T00:00:00Z">
              <w:r>
                <w:rPr>
                  <w:sz w:val="16"/>
                  <w:szCs w:val="16"/>
                </w:rPr>
                <w:t xml:space="preserve">Thương lái bỏ đơn sau khi thu xong, trước khi bàn giao; lô đã thu xử lý theo UC44 nhánh 5a.</w:t>
              </w:r>
            </w:ins>
          </w:p>
        </w:tc>
        <w:tc>
          <w:tcPr>
            <w:tcW w:w="700" w:type="dxa"/>
          </w:tcPr>
          <w:p>
            <w:pPr>
              <w:spacing w:after="0" w:line="240" w:lineRule="auto"/>
              <w:rPr>
                <w:ins w:id="1782" w:author="Claude" w:date="2026-10-08T00:00:00Z"/>
              </w:rPr>
            </w:pPr>
            <w:ins w:id="1783" w:author="Claude" w:date="2026-10-08T00:00:00Z">
              <w:r>
                <w:rPr>
                  <w:sz w:val="16"/>
                  <w:szCs w:val="16"/>
                </w:rPr>
                <w:t xml:space="preserve">Có</w:t>
              </w:r>
            </w:ins>
          </w:p>
        </w:tc>
      </w:tr>
      <w:tr w14:paraId="73B44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7C75FBFB">
            <w:pPr>
              <w:spacing w:after="0" w:line="240" w:lineRule="auto"/>
            </w:pPr>
            <w:r>
              <w:rPr>
                <w:sz w:val="16"/>
                <w:szCs w:val="16"/>
              </w:rPr>
              <w:t>Đã thu → Đã bàn giao</w:t>
            </w:r>
          </w:p>
        </w:tc>
        <w:tc>
          <w:tcPr>
            <w:tcW w:w="1000" w:type="dxa"/>
          </w:tcPr>
          <w:p w14:paraId="1ECF97FA">
            <w:pPr>
              <w:spacing w:after="0" w:line="240" w:lineRule="auto"/>
            </w:pPr>
            <w:r>
              <w:rPr>
                <w:sz w:val="16"/>
                <w:szCs w:val="16"/>
              </w:rPr>
              <w:t>UC45</w:t>
            </w:r>
          </w:p>
        </w:tc>
        <w:tc>
          <w:tcPr>
            <w:tcW w:w="1500" w:type="dxa"/>
          </w:tcPr>
          <w:p w14:paraId="292BF9F0">
            <w:pPr>
              <w:spacing w:after="0" w:line="240" w:lineRule="auto"/>
            </w:pPr>
            <w:r>
              <w:rPr>
                <w:sz w:val="16"/>
                <w:szCs w:val="16"/>
              </w:rPr>
              <w:t>Chủ HTX; Quản lý khu</w:t>
            </w:r>
          </w:p>
        </w:tc>
        <w:tc>
          <w:tcPr>
            <w:tcW w:w="1200" w:type="dxa"/>
          </w:tcPr>
          <w:p w14:paraId="23F35163">
            <w:pPr>
              <w:spacing w:after="0" w:line="240" w:lineRule="auto"/>
            </w:pPr>
            <w:r>
              <w:rPr>
                <w:sz w:val="16"/>
                <w:szCs w:val="16"/>
              </w:rPr>
              <w:t>Hành động</w:t>
            </w:r>
          </w:p>
        </w:tc>
        <w:tc>
          <w:tcPr>
            <w:tcW w:w="2600" w:type="dxa"/>
          </w:tcPr>
          <w:p w14:paraId="1A32EECC">
            <w:pPr>
              <w:spacing w:after="0" w:line="240" w:lineRule="auto"/>
            </w:pPr>
            <w:r>
              <w:rPr>
                <w:sz w:val="16"/>
                <w:szCs w:val="16"/>
              </w:rPr>
              <w:t>Cân và bàn giao tại cảng.</w:t>
            </w:r>
          </w:p>
        </w:tc>
        <w:tc>
          <w:tcPr>
            <w:tcW w:w="700" w:type="dxa"/>
          </w:tcPr>
          <w:p w14:paraId="3F3A78A5">
            <w:pPr>
              <w:spacing w:after="0" w:line="240" w:lineRule="auto"/>
            </w:pPr>
            <w:r>
              <w:rPr>
                <w:sz w:val="16"/>
                <w:szCs w:val="16"/>
              </w:rPr>
              <w:t>Không</w:t>
            </w:r>
          </w:p>
        </w:tc>
      </w:tr>
      <w:tr w14:paraId="437F1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3508B7FD">
            <w:pPr>
              <w:spacing w:after="0" w:line="240" w:lineRule="auto"/>
            </w:pPr>
            <w:r>
              <w:rPr>
                <w:sz w:val="16"/>
                <w:szCs w:val="16"/>
              </w:rPr>
              <w:t>Đã xác nhận → Đã bàn giao</w:t>
            </w:r>
          </w:p>
        </w:tc>
        <w:tc>
          <w:tcPr>
            <w:tcW w:w="1000" w:type="dxa"/>
          </w:tcPr>
          <w:p w14:paraId="00620B59">
            <w:pPr>
              <w:spacing w:after="0" w:line="240" w:lineRule="auto"/>
            </w:pPr>
            <w:r>
              <w:rPr>
                <w:sz w:val="16"/>
                <w:szCs w:val="16"/>
              </w:rPr>
              <w:t>UC45</w:t>
            </w:r>
          </w:p>
        </w:tc>
        <w:tc>
          <w:tcPr>
            <w:tcW w:w="1500" w:type="dxa"/>
          </w:tcPr>
          <w:p w14:paraId="51E60466">
            <w:pPr>
              <w:spacing w:after="0" w:line="240" w:lineRule="auto"/>
            </w:pPr>
            <w:r>
              <w:rPr>
                <w:sz w:val="16"/>
                <w:szCs w:val="16"/>
              </w:rPr>
              <w:t>Chủ HTX; Quản lý khu</w:t>
            </w:r>
          </w:p>
        </w:tc>
        <w:tc>
          <w:tcPr>
            <w:tcW w:w="1200" w:type="dxa"/>
          </w:tcPr>
          <w:p w14:paraId="44A487A5">
            <w:pPr>
              <w:spacing w:after="0" w:line="240" w:lineRule="auto"/>
            </w:pPr>
            <w:r>
              <w:rPr>
                <w:sz w:val="16"/>
                <w:szCs w:val="16"/>
              </w:rPr>
              <w:t>Hành động</w:t>
            </w:r>
          </w:p>
        </w:tc>
        <w:tc>
          <w:tcPr>
            <w:tcW w:w="2600" w:type="dxa"/>
          </w:tcPr>
          <w:p w14:paraId="3D6D210F">
            <w:pPr>
              <w:spacing w:after="0" w:line="240" w:lineRule="auto"/>
            </w:pPr>
            <w:r>
              <w:rPr>
                <w:sz w:val="16"/>
                <w:szCs w:val="16"/>
              </w:rPr>
              <w:t>Đơn bán lại hàng trả: không qua thu hoạch.</w:t>
            </w:r>
          </w:p>
        </w:tc>
        <w:tc>
          <w:tcPr>
            <w:tcW w:w="700" w:type="dxa"/>
          </w:tcPr>
          <w:p w14:paraId="5EF6022E">
            <w:pPr>
              <w:spacing w:after="0" w:line="240" w:lineRule="auto"/>
            </w:pPr>
            <w:r>
              <w:rPr>
                <w:sz w:val="16"/>
                <w:szCs w:val="16"/>
              </w:rPr>
              <w:t>Không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ins w:id="1784" w:author="Claude" w:date="2026-10-08T00:00:00Z"/>
        </w:trPr>
        <w:tc>
          <w:tcPr>
            <w:tcW w:w="2000" w:type="dxa"/>
          </w:tcPr>
          <w:p>
            <w:pPr>
              <w:spacing w:after="0" w:line="240" w:lineRule="auto"/>
              <w:rPr>
                <w:ins w:id="1785" w:author="Claude" w:date="2026-10-08T00:00:00Z"/>
              </w:rPr>
            </w:pPr>
            <w:ins w:id="1786" w:author="Claude" w:date="2026-10-08T00:00:00Z">
              <w:r>
                <w:rPr>
                  <w:sz w:val="16"/>
                  <w:szCs w:val="16"/>
                </w:rPr>
                <w:t xml:space="preserve">Đã xác nhận → Đã thu</w:t>
              </w:r>
            </w:ins>
          </w:p>
        </w:tc>
        <w:tc>
          <w:tcPr>
            <w:tcW w:w="1000" w:type="dxa"/>
          </w:tcPr>
          <w:p>
            <w:pPr>
              <w:spacing w:after="0" w:line="240" w:lineRule="auto"/>
              <w:rPr>
                <w:ins w:id="1787" w:author="Claude" w:date="2026-10-08T00:00:00Z"/>
              </w:rPr>
            </w:pPr>
            <w:ins w:id="1788" w:author="Claude" w:date="2026-10-08T00:00:00Z">
              <w:r>
                <w:rPr>
                  <w:sz w:val="16"/>
                  <w:szCs w:val="16"/>
                </w:rPr>
                <w:t xml:space="preserve">UC44</w:t>
              </w:r>
            </w:ins>
          </w:p>
        </w:tc>
        <w:tc>
          <w:tcPr>
            <w:tcW w:w="1500" w:type="dxa"/>
          </w:tcPr>
          <w:p>
            <w:pPr>
              <w:spacing w:after="0" w:line="240" w:lineRule="auto"/>
              <w:rPr>
                <w:ins w:id="1789" w:author="Claude" w:date="2026-10-08T00:00:00Z"/>
              </w:rPr>
            </w:pPr>
            <w:ins w:id="1790" w:author="Claude" w:date="2026-10-08T00:00:00Z">
              <w:r>
                <w:rPr>
                  <w:sz w:val="16"/>
                  <w:szCs w:val="16"/>
                </w:rPr>
                <w:t xml:space="preserve">Chủ HTX</w:t>
              </w:r>
            </w:ins>
          </w:p>
        </w:tc>
        <w:tc>
          <w:tcPr>
            <w:tcW w:w="1200" w:type="dxa"/>
          </w:tcPr>
          <w:p>
            <w:pPr>
              <w:spacing w:after="0" w:line="240" w:lineRule="auto"/>
              <w:rPr>
                <w:ins w:id="1791" w:author="Claude" w:date="2026-10-08T00:00:00Z"/>
              </w:rPr>
            </w:pPr>
            <w:ins w:id="1792" w:author="Claude" w:date="2026-10-08T00:00:00Z">
              <w:r>
                <w:rPr>
                  <w:sz w:val="16"/>
                  <w:szCs w:val="16"/>
                </w:rPr>
                <w:t xml:space="preserve">Hành động</w:t>
              </w:r>
            </w:ins>
          </w:p>
        </w:tc>
        <w:tc>
          <w:tcPr>
            <w:tcW w:w="2600" w:type="dxa"/>
          </w:tcPr>
          <w:p>
            <w:pPr>
              <w:spacing w:after="0" w:line="240" w:lineRule="auto"/>
              <w:rPr>
                <w:ins w:id="1793" w:author="Claude" w:date="2026-10-08T00:00:00Z"/>
              </w:rPr>
            </w:pPr>
            <w:ins w:id="1794" w:author="Claude" w:date="2026-10-08T00:00:00Z">
              <w:r>
                <w:rPr>
                  <w:sz w:val="16"/>
                  <w:szCs w:val="16"/>
                </w:rPr>
                <w:t xml:space="preserve">Đơn chưa có lô nhận lô đã thu của một đơn bị hủy cùng sản phẩm (UC44 nhánh 5a2).</w:t>
              </w:r>
            </w:ins>
          </w:p>
        </w:tc>
        <w:tc>
          <w:tcPr>
            <w:tcW w:w="700" w:type="dxa"/>
          </w:tcPr>
          <w:p>
            <w:pPr>
              <w:spacing w:after="0" w:line="240" w:lineRule="auto"/>
              <w:rPr>
                <w:ins w:id="1795" w:author="Claude" w:date="2026-10-08T00:00:00Z"/>
              </w:rPr>
            </w:pPr>
            <w:ins w:id="1796" w:author="Claude" w:date="2026-10-08T00:00:00Z">
              <w:r>
                <w:rPr>
                  <w:sz w:val="16"/>
                  <w:szCs w:val="16"/>
                </w:rPr>
                <w:t xml:space="preserve">Không</w:t>
              </w:r>
            </w:ins>
          </w:p>
        </w:tc>
      </w:tr>
      <w:tr w14:paraId="1B4CC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00674F3B">
            <w:pPr>
              <w:spacing w:after="0" w:line="240" w:lineRule="auto"/>
            </w:pPr>
            <w:r>
              <w:rPr>
                <w:sz w:val="16"/>
                <w:szCs w:val="16"/>
              </w:rPr>
              <w:t>Đã bàn giao → Đã chốt bán</w:t>
            </w:r>
          </w:p>
        </w:tc>
        <w:tc>
          <w:tcPr>
            <w:tcW w:w="1000" w:type="dxa"/>
          </w:tcPr>
          <w:p w14:paraId="3347C559">
            <w:pPr>
              <w:spacing w:after="0" w:line="240" w:lineRule="auto"/>
            </w:pPr>
            <w:r>
              <w:rPr>
                <w:sz w:val="16"/>
                <w:szCs w:val="16"/>
              </w:rPr>
              <w:t>UC48</w:t>
            </w:r>
          </w:p>
        </w:tc>
        <w:tc>
          <w:tcPr>
            <w:tcW w:w="1500" w:type="dxa"/>
          </w:tcPr>
          <w:p w14:paraId="5C39FFE6">
            <w:pPr>
              <w:spacing w:after="0" w:line="240" w:lineRule="auto"/>
            </w:pPr>
            <w:r>
              <w:rPr>
                <w:sz w:val="16"/>
                <w:szCs w:val="16"/>
              </w:rPr>
              <w:t>Chủ HTX; Quản lý khu</w:t>
            </w:r>
          </w:p>
        </w:tc>
        <w:tc>
          <w:tcPr>
            <w:tcW w:w="1200" w:type="dxa"/>
          </w:tcPr>
          <w:p w14:paraId="511AFA94">
            <w:pPr>
              <w:spacing w:after="0" w:line="240" w:lineRule="auto"/>
            </w:pPr>
            <w:r>
              <w:rPr>
                <w:sz w:val="16"/>
                <w:szCs w:val="16"/>
              </w:rPr>
              <w:t>Hành động</w:t>
            </w:r>
          </w:p>
        </w:tc>
        <w:tc>
          <w:tcPr>
            <w:tcW w:w="2600" w:type="dxa"/>
          </w:tcPr>
          <w:p w14:paraId="4ED39921">
            <w:pPr>
              <w:spacing w:after="0" w:line="240" w:lineRule="auto"/>
            </w:pPr>
            <w:r>
              <w:rPr>
                <w:sz w:val="16"/>
                <w:szCs w:val="16"/>
              </w:rPr>
              <w:t>Chốt giá và số cân.</w:t>
            </w:r>
          </w:p>
        </w:tc>
        <w:tc>
          <w:tcPr>
            <w:tcW w:w="700" w:type="dxa"/>
          </w:tcPr>
          <w:p w14:paraId="080F0BD5">
            <w:pPr>
              <w:spacing w:after="0" w:line="240" w:lineRule="auto"/>
            </w:pPr>
            <w:r>
              <w:rPr>
                <w:sz w:val="16"/>
                <w:szCs w:val="16"/>
              </w:rPr>
              <w:t>Không</w:t>
            </w:r>
          </w:p>
        </w:tc>
      </w:tr>
      <w:tr w14:paraId="779AB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3706ABD3">
            <w:pPr>
              <w:spacing w:after="0" w:line="240" w:lineRule="auto"/>
            </w:pPr>
            <w:r>
              <w:rPr>
                <w:sz w:val="16"/>
                <w:szCs w:val="16"/>
              </w:rPr>
              <w:t>Đã chốt bán → Yêu cầu trả hàng</w:t>
            </w:r>
          </w:p>
        </w:tc>
        <w:tc>
          <w:tcPr>
            <w:tcW w:w="1000" w:type="dxa"/>
          </w:tcPr>
          <w:p w14:paraId="7E3D3CFD">
            <w:pPr>
              <w:spacing w:after="0" w:line="240" w:lineRule="auto"/>
            </w:pPr>
            <w:r>
              <w:rPr>
                <w:sz w:val="16"/>
                <w:szCs w:val="16"/>
              </w:rPr>
              <w:t>UC51</w:t>
            </w:r>
          </w:p>
        </w:tc>
        <w:tc>
          <w:tcPr>
            <w:tcW w:w="1500" w:type="dxa"/>
          </w:tcPr>
          <w:p w14:paraId="6155AF09">
            <w:pPr>
              <w:spacing w:after="0" w:line="240" w:lineRule="auto"/>
            </w:pPr>
            <w:r>
              <w:rPr>
                <w:sz w:val="16"/>
                <w:szCs w:val="16"/>
              </w:rPr>
              <w:t>Thương lái; Chủ HTX</w:t>
            </w:r>
          </w:p>
        </w:tc>
        <w:tc>
          <w:tcPr>
            <w:tcW w:w="1200" w:type="dxa"/>
          </w:tcPr>
          <w:p w14:paraId="019FC46C">
            <w:pPr>
              <w:spacing w:after="0" w:line="240" w:lineRule="auto"/>
            </w:pPr>
            <w:r>
              <w:rPr>
                <w:sz w:val="16"/>
                <w:szCs w:val="16"/>
              </w:rPr>
              <w:t>Hành động</w:t>
            </w:r>
          </w:p>
        </w:tc>
        <w:tc>
          <w:tcPr>
            <w:tcW w:w="2600" w:type="dxa"/>
          </w:tcPr>
          <w:p w14:paraId="4CAF8CBA">
            <w:pPr>
              <w:spacing w:after="0" w:line="240" w:lineRule="auto"/>
            </w:pPr>
            <w:r>
              <w:rPr>
                <w:sz w:val="16"/>
                <w:szCs w:val="16"/>
              </w:rPr>
              <w:t xml:space="preserve">Thương lái đề nghị trả toàn bộ đơn đã nhận (Chủ HTX ghi thay khi thương lái báo qua điện thoại) trong 24 giờ kể từ lúc chốt bán; đơn chưa </w:t>
            </w:r>
            <w:del w:id="1798" w:author="Claude" w:date="2026-10-08T00:00:00Z">
              <w:r>
                <w:rPr>
                  <w:sz w:val="16"/>
                  <w:szCs w:val="16"/>
                </w:rPr>
                <w:delText xml:space="preserve">được</w:delText>
              </w:r>
            </w:del>
            <w:ins w:id="1799" w:author="Claude" w:date="2026-10-08T00:00:00Z">
              <w:r>
                <w:rPr>
                  <w:sz w:val="16"/>
                  <w:szCs w:val="16"/>
                </w:rPr>
                <w:t xml:space="preserve">có điều chỉnh</w:t>
              </w:r>
            </w:ins>
            <w:r>
              <w:rPr>
                <w:sz w:val="16"/>
                <w:szCs w:val="16"/>
              </w:rPr>
              <w:t xml:space="preserve"> giảm giá (UC53)</w:t>
            </w:r>
            <w:ins w:id="1797" w:author="Claude" w:date="2026-10-08T00:00:00Z">
              <w:r>
                <w:rPr>
                  <w:sz w:val="16"/>
                  <w:szCs w:val="16"/>
                </w:rPr>
                <w:t xml:space="preserve"> ở Nháp hoặc Đã duyệt</w:t>
              </w:r>
            </w:ins>
            <w:r>
              <w:rPr>
                <w:sz w:val="16"/>
                <w:szCs w:val="16"/>
              </w:rPr>
              <w:t xml:space="preserve"> và chưa có yêu cầu trả hàng.</w:t>
            </w:r>
          </w:p>
        </w:tc>
        <w:tc>
          <w:tcPr>
            <w:tcW w:w="700" w:type="dxa"/>
          </w:tcPr>
          <w:p w14:paraId="2E086C3F">
            <w:pPr>
              <w:spacing w:after="0" w:line="240" w:lineRule="auto"/>
            </w:pPr>
            <w:r>
              <w:rPr>
                <w:sz w:val="16"/>
                <w:szCs w:val="16"/>
              </w:rPr>
              <w:t>Không</w:t>
            </w:r>
          </w:p>
        </w:tc>
      </w:tr>
      <w:tr w14:paraId="162AB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0A2AB56F">
            <w:pPr>
              <w:spacing w:after="0" w:line="240" w:lineRule="auto"/>
            </w:pPr>
            <w:r>
              <w:rPr>
                <w:sz w:val="16"/>
                <w:szCs w:val="16"/>
              </w:rPr>
              <w:t>Yêu cầu trả hàng → Đã chấp nhận trả</w:t>
            </w:r>
          </w:p>
        </w:tc>
        <w:tc>
          <w:tcPr>
            <w:tcW w:w="1000" w:type="dxa"/>
          </w:tcPr>
          <w:p w14:paraId="5D1AA407">
            <w:pPr>
              <w:spacing w:after="0" w:line="240" w:lineRule="auto"/>
            </w:pPr>
            <w:r>
              <w:rPr>
                <w:sz w:val="16"/>
                <w:szCs w:val="16"/>
              </w:rPr>
              <w:t>UC52</w:t>
            </w:r>
          </w:p>
        </w:tc>
        <w:tc>
          <w:tcPr>
            <w:tcW w:w="1500" w:type="dxa"/>
          </w:tcPr>
          <w:p w14:paraId="794410F7">
            <w:pPr>
              <w:spacing w:after="0" w:line="240" w:lineRule="auto"/>
            </w:pPr>
            <w:r>
              <w:rPr>
                <w:sz w:val="16"/>
                <w:szCs w:val="16"/>
              </w:rPr>
              <w:t>Chủ HTX</w:t>
            </w:r>
          </w:p>
        </w:tc>
        <w:tc>
          <w:tcPr>
            <w:tcW w:w="1200" w:type="dxa"/>
          </w:tcPr>
          <w:p w14:paraId="03940297">
            <w:pPr>
              <w:spacing w:after="0" w:line="240" w:lineRule="auto"/>
            </w:pPr>
            <w:r>
              <w:rPr>
                <w:sz w:val="16"/>
                <w:szCs w:val="16"/>
              </w:rPr>
              <w:t>Hành động</w:t>
            </w:r>
          </w:p>
        </w:tc>
        <w:tc>
          <w:tcPr>
            <w:tcW w:w="2600" w:type="dxa"/>
          </w:tcPr>
          <w:p w14:paraId="22626066">
            <w:pPr>
              <w:spacing w:after="0" w:line="240" w:lineRule="auto"/>
            </w:pPr>
            <w:r>
              <w:rPr>
                <w:sz w:val="16"/>
                <w:szCs w:val="16"/>
              </w:rPr>
              <w:t xml:space="preserve">Chủ HTX quyết định nhận trả toàn bộ đơn; hệ thống báo cho thương lái: qua Zalo OA nếu thương lái chưa có tài khoản </w:t>
            </w:r>
            <w:del w:id="1800" w:author="Claude" w:date="2026-10-08T00:00:00Z">
              <w:r>
                <w:rPr>
                  <w:sz w:val="16"/>
                  <w:szCs w:val="16"/>
                </w:rPr>
                <w:delText xml:space="preserve">OMTS;</w:delText>
              </w:r>
            </w:del>
            <w:ins w:id="1801" w:author="Claude" w:date="2026-10-08T00:00:00Z">
              <w:r>
                <w:rPr>
                  <w:sz w:val="16"/>
                  <w:szCs w:val="16"/>
                </w:rPr>
                <w:t xml:space="preserve">OMTS (không có Zalo thì qua SMS);</w:t>
              </w:r>
            </w:ins>
            <w:r>
              <w:rPr>
                <w:sz w:val="16"/>
                <w:szCs w:val="16"/>
              </w:rPr>
              <w:t xml:space="preserve"> có tài khoản thì qua email, email không gửi được thì qua SMS (</w:t>
            </w:r>
            <w:r>
              <w:fldChar w:fldCharType="begin"/>
              <w:instrText xml:space="preserve"> HYPERLINK \l "MSG66" \o "MSG66 (Thông tin): HTX {coop_name} đã chấp nhận trả toàn bộ đơn {order_code}. Vui lòng liên hệ {contact_phone} để hẹn giao hàng trả." </w:instrText>
              <w:fldChar w:fldCharType="separate"/>
            </w:r>
            <w:r>
              <w:rPr>
                <w:sz w:val="16"/>
                <w:szCs w:val="16"/>
              </w:rPr>
              <w:t>MSG66</w:t>
              <w:fldChar w:fldCharType="end"/>
              <w:t>).</w:t>
            </w:r>
          </w:p>
        </w:tc>
        <w:tc>
          <w:tcPr>
            <w:tcW w:w="700" w:type="dxa"/>
          </w:tcPr>
          <w:p w14:paraId="497A10A9">
            <w:pPr>
              <w:spacing w:after="0" w:line="240" w:lineRule="auto"/>
            </w:pPr>
            <w:r>
              <w:rPr>
                <w:sz w:val="16"/>
                <w:szCs w:val="16"/>
              </w:rPr>
              <w:t>Không</w:t>
            </w:r>
          </w:p>
        </w:tc>
      </w:tr>
      <w:tr w14:paraId="4AB11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1A5EBA3E">
            <w:pPr>
              <w:spacing w:after="0" w:line="240" w:lineRule="auto"/>
            </w:pPr>
            <w:r>
              <w:rPr>
                <w:sz w:val="16"/>
                <w:szCs w:val="16"/>
              </w:rPr>
              <w:t>Yêu cầu trả hàng → Đã chốt bán</w:t>
            </w:r>
          </w:p>
        </w:tc>
        <w:tc>
          <w:tcPr>
            <w:tcW w:w="1000" w:type="dxa"/>
          </w:tcPr>
          <w:p w14:paraId="7812DC0C">
            <w:pPr>
              <w:spacing w:after="0" w:line="240" w:lineRule="auto"/>
            </w:pPr>
            <w:r>
              <w:rPr>
                <w:sz w:val="16"/>
                <w:szCs w:val="16"/>
              </w:rPr>
              <w:t>UC52</w:t>
            </w:r>
          </w:p>
        </w:tc>
        <w:tc>
          <w:tcPr>
            <w:tcW w:w="1500" w:type="dxa"/>
          </w:tcPr>
          <w:p w14:paraId="4F852A95">
            <w:pPr>
              <w:spacing w:after="0" w:line="240" w:lineRule="auto"/>
            </w:pPr>
            <w:r>
              <w:rPr>
                <w:sz w:val="16"/>
                <w:szCs w:val="16"/>
              </w:rPr>
              <w:t>Chủ HTX</w:t>
            </w:r>
          </w:p>
        </w:tc>
        <w:tc>
          <w:tcPr>
            <w:tcW w:w="1200" w:type="dxa"/>
          </w:tcPr>
          <w:p w14:paraId="6A9F2002">
            <w:pPr>
              <w:spacing w:after="0" w:line="240" w:lineRule="auto"/>
            </w:pPr>
            <w:r>
              <w:rPr>
                <w:sz w:val="16"/>
                <w:szCs w:val="16"/>
              </w:rPr>
              <w:t>Hành động</w:t>
            </w:r>
          </w:p>
        </w:tc>
        <w:tc>
          <w:tcPr>
            <w:tcW w:w="2600" w:type="dxa"/>
          </w:tcPr>
          <w:p w14:paraId="3313BE67">
            <w:pPr>
              <w:spacing w:after="0" w:line="240" w:lineRule="auto"/>
            </w:pPr>
            <w:r>
              <w:rPr>
                <w:sz w:val="16"/>
                <w:szCs w:val="16"/>
              </w:rPr>
              <w:t>Chủ HTX từ chối trả hàng hoặc quyết định giảm giá thay cho trả hàng (UC53).</w:t>
            </w:r>
          </w:p>
        </w:tc>
        <w:tc>
          <w:tcPr>
            <w:tcW w:w="700" w:type="dxa"/>
          </w:tcPr>
          <w:p w14:paraId="0B1F0B67">
            <w:pPr>
              <w:spacing w:after="0" w:line="240" w:lineRule="auto"/>
            </w:pPr>
            <w:r>
              <w:rPr>
                <w:sz w:val="16"/>
                <w:szCs w:val="16"/>
              </w:rPr>
              <w:t>Có</w:t>
            </w:r>
          </w:p>
        </w:tc>
      </w:tr>
      <w:tr w14:paraId="4C6B1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07D8F11A">
            <w:pPr>
              <w:spacing w:after="0" w:line="240" w:lineRule="auto"/>
            </w:pPr>
            <w:r>
              <w:rPr>
                <w:sz w:val="16"/>
                <w:szCs w:val="16"/>
              </w:rPr>
              <w:t>Đã chấp nhận trả → Đã nhận hàng trả</w:t>
            </w:r>
          </w:p>
        </w:tc>
        <w:tc>
          <w:tcPr>
            <w:tcW w:w="1000" w:type="dxa"/>
          </w:tcPr>
          <w:p w14:paraId="486760DD">
            <w:pPr>
              <w:spacing w:after="0" w:line="240" w:lineRule="auto"/>
            </w:pPr>
            <w:r>
              <w:rPr>
                <w:sz w:val="16"/>
                <w:szCs w:val="16"/>
              </w:rPr>
              <w:t>UC52</w:t>
            </w:r>
          </w:p>
        </w:tc>
        <w:tc>
          <w:tcPr>
            <w:tcW w:w="1500" w:type="dxa"/>
          </w:tcPr>
          <w:p w14:paraId="2E816605">
            <w:pPr>
              <w:spacing w:after="0" w:line="240" w:lineRule="auto"/>
            </w:pPr>
            <w:r>
              <w:rPr>
                <w:sz w:val="16"/>
                <w:szCs w:val="16"/>
              </w:rPr>
              <w:t>Chủ HTX; Quản lý khu</w:t>
            </w:r>
          </w:p>
        </w:tc>
        <w:tc>
          <w:tcPr>
            <w:tcW w:w="1200" w:type="dxa"/>
          </w:tcPr>
          <w:p w14:paraId="71585214">
            <w:pPr>
              <w:spacing w:after="0" w:line="240" w:lineRule="auto"/>
            </w:pPr>
            <w:r>
              <w:rPr>
                <w:sz w:val="16"/>
                <w:szCs w:val="16"/>
              </w:rPr>
              <w:t>Hành động</w:t>
            </w:r>
          </w:p>
        </w:tc>
        <w:tc>
          <w:tcPr>
            <w:tcW w:w="2600" w:type="dxa"/>
          </w:tcPr>
          <w:p w14:paraId="751F0DF6">
            <w:pPr>
              <w:spacing w:after="0" w:line="240" w:lineRule="auto"/>
            </w:pPr>
            <w:r>
              <w:rPr>
                <w:sz w:val="16"/>
                <w:szCs w:val="16"/>
              </w:rPr>
              <w:t>Hàng trả đã về; ghi hàng trả thực nhận (tạo hàng trả ở Đang giữ tạm).</w:t>
            </w:r>
          </w:p>
        </w:tc>
        <w:tc>
          <w:tcPr>
            <w:tcW w:w="700" w:type="dxa"/>
          </w:tcPr>
          <w:p w14:paraId="332F5605">
            <w:pPr>
              <w:spacing w:after="0" w:line="240" w:lineRule="auto"/>
            </w:pPr>
            <w:r>
              <w:rPr>
                <w:sz w:val="16"/>
                <w:szCs w:val="16"/>
              </w:rPr>
              <w:t>Không</w:t>
            </w:r>
          </w:p>
        </w:tc>
      </w:tr>
      <w:tr w14:paraId="6A972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2F6D8D6B">
            <w:pPr>
              <w:spacing w:after="0" w:line="240" w:lineRule="auto"/>
            </w:pPr>
            <w:r>
              <w:rPr>
                <w:sz w:val="16"/>
                <w:szCs w:val="16"/>
              </w:rPr>
              <w:t>Đã chấp nhận trả → Đã chốt bán</w:t>
            </w:r>
          </w:p>
        </w:tc>
        <w:tc>
          <w:tcPr>
            <w:tcW w:w="1000" w:type="dxa"/>
          </w:tcPr>
          <w:p w14:paraId="709E7738">
            <w:pPr>
              <w:spacing w:after="0" w:line="240" w:lineRule="auto"/>
            </w:pPr>
            <w:r>
              <w:rPr>
                <w:sz w:val="16"/>
                <w:szCs w:val="16"/>
              </w:rPr>
              <w:t>UC52</w:t>
            </w:r>
          </w:p>
        </w:tc>
        <w:tc>
          <w:tcPr>
            <w:tcW w:w="1500" w:type="dxa"/>
          </w:tcPr>
          <w:p w14:paraId="44D41C58">
            <w:pPr>
              <w:spacing w:after="0" w:line="240" w:lineRule="auto"/>
            </w:pPr>
            <w:r>
              <w:rPr>
                <w:sz w:val="16"/>
                <w:szCs w:val="16"/>
              </w:rPr>
              <w:t>Chủ HTX</w:t>
            </w:r>
          </w:p>
        </w:tc>
        <w:tc>
          <w:tcPr>
            <w:tcW w:w="1200" w:type="dxa"/>
          </w:tcPr>
          <w:p w14:paraId="2FB0B24A">
            <w:pPr>
              <w:spacing w:after="0" w:line="240" w:lineRule="auto"/>
            </w:pPr>
            <w:r>
              <w:rPr>
                <w:sz w:val="16"/>
                <w:szCs w:val="16"/>
              </w:rPr>
              <w:t>Hành động</w:t>
            </w:r>
          </w:p>
        </w:tc>
        <w:tc>
          <w:tcPr>
            <w:tcW w:w="2600" w:type="dxa"/>
          </w:tcPr>
          <w:p w14:paraId="10BAA213">
            <w:pPr>
              <w:spacing w:after="0" w:line="240" w:lineRule="auto"/>
            </w:pPr>
            <w:r>
              <w:rPr>
                <w:sz w:val="16"/>
                <w:szCs w:val="16"/>
              </w:rPr>
              <w:t>Chủ HTX không liên lạc được thương lái (số điện thoại hiện ở yêu cầu) hoặc hàng trả không về: hủy chấp nhận trả bất kỳ lúc nào trước khi ghi hàng trả thực nhận; hệ thống thông báo cho Chủ HTX (</w:t>
            </w:r>
            <w:r>
              <w:fldChar w:fldCharType="begin"/>
              <w:instrText xml:space="preserve"> HYPERLINK \l "MSG65" \o "MSG65 (Thông tin): Đã hủy chấp nhận trả đơn {order_code}. Đơn trở về Đã chốt bán. Lý do: {reason}." </w:instrText>
              <w:fldChar w:fldCharType="separate"/>
            </w:r>
            <w:r>
              <w:rPr>
                <w:sz w:val="16"/>
                <w:szCs w:val="16"/>
              </w:rPr>
              <w:t>MSG65</w:t>
              <w:fldChar w:fldCharType="end"/>
              <w:t>).</w:t>
            </w:r>
          </w:p>
        </w:tc>
        <w:tc>
          <w:tcPr>
            <w:tcW w:w="700" w:type="dxa"/>
          </w:tcPr>
          <w:p w14:paraId="595FAEBA">
            <w:pPr>
              <w:spacing w:after="0" w:line="240" w:lineRule="auto"/>
            </w:pPr>
            <w:r>
              <w:rPr>
                <w:sz w:val="16"/>
                <w:szCs w:val="16"/>
              </w:rPr>
              <w:t>Có</w:t>
            </w:r>
          </w:p>
        </w:tc>
      </w:tr>
      <w:tr w14:paraId="18E55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1BCC4F31">
            <w:pPr>
              <w:spacing w:after="0" w:line="240" w:lineRule="auto"/>
            </w:pPr>
            <w:r>
              <w:rPr>
                <w:b/>
                <w:sz w:val="16"/>
                <w:szCs w:val="16"/>
              </w:rPr>
              <w:t>Ghi chú: Tình trạng thanh toán suy ra từ công nợ (UC50), không phải trạng thái đơn.</w:t>
            </w:r>
          </w:p>
        </w:tc>
      </w:tr>
      <w:tr w14:paraId="13B6F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1C6038AD">
            <w:pPr>
              <w:spacing w:after="0" w:line="240" w:lineRule="auto"/>
            </w:pPr>
            <w:r>
              <w:rPr>
                <w:b/>
                <w:sz w:val="16"/>
                <w:szCs w:val="16"/>
              </w:rPr>
              <w:t>HarvestEvent (HARVEST_EVENT)</w:t>
            </w:r>
          </w:p>
        </w:tc>
      </w:tr>
      <w:tr w14:paraId="5D38C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188D16CF">
            <w:pPr>
              <w:spacing w:after="0" w:line="240" w:lineRule="auto"/>
            </w:pPr>
            <w:r>
              <w:rPr>
                <w:sz w:val="16"/>
                <w:szCs w:val="16"/>
              </w:rPr>
              <w:t>Nháp → Đã xác nhận</w:t>
            </w:r>
          </w:p>
        </w:tc>
        <w:tc>
          <w:tcPr>
            <w:tcW w:w="1000" w:type="dxa"/>
          </w:tcPr>
          <w:p w14:paraId="7F13829E">
            <w:pPr>
              <w:spacing w:after="0" w:line="240" w:lineRule="auto"/>
            </w:pPr>
            <w:r>
              <w:rPr>
                <w:sz w:val="16"/>
                <w:szCs w:val="16"/>
              </w:rPr>
              <w:t>UC31</w:t>
            </w:r>
          </w:p>
        </w:tc>
        <w:tc>
          <w:tcPr>
            <w:tcW w:w="1500" w:type="dxa"/>
          </w:tcPr>
          <w:p w14:paraId="6033185D">
            <w:pPr>
              <w:spacing w:after="0" w:line="240" w:lineRule="auto"/>
            </w:pPr>
            <w:r>
              <w:rPr>
                <w:sz w:val="16"/>
                <w:szCs w:val="16"/>
              </w:rPr>
              <w:t>Chủ HTX; Quản lý khu</w:t>
            </w:r>
          </w:p>
        </w:tc>
        <w:tc>
          <w:tcPr>
            <w:tcW w:w="1200" w:type="dxa"/>
          </w:tcPr>
          <w:p w14:paraId="7F97DA9E">
            <w:pPr>
              <w:spacing w:after="0" w:line="240" w:lineRule="auto"/>
            </w:pPr>
            <w:r>
              <w:rPr>
                <w:sz w:val="16"/>
                <w:szCs w:val="16"/>
              </w:rPr>
              <w:t>Hành động</w:t>
            </w:r>
          </w:p>
        </w:tc>
        <w:tc>
          <w:tcPr>
            <w:tcW w:w="2600" w:type="dxa"/>
          </w:tcPr>
          <w:p w14:paraId="408A8BC3">
            <w:pPr>
              <w:spacing w:after="0" w:line="240" w:lineRule="auto"/>
            </w:pPr>
            <w:r>
              <w:rPr>
                <w:sz w:val="16"/>
                <w:szCs w:val="16"/>
              </w:rPr>
              <w:t>Xác nhận cuối ngày thu.</w:t>
            </w:r>
          </w:p>
        </w:tc>
        <w:tc>
          <w:tcPr>
            <w:tcW w:w="700" w:type="dxa"/>
          </w:tcPr>
          <w:p w14:paraId="1A20B177">
            <w:pPr>
              <w:spacing w:after="0" w:line="240" w:lineRule="auto"/>
            </w:pPr>
            <w:r>
              <w:rPr>
                <w:sz w:val="16"/>
                <w:szCs w:val="16"/>
              </w:rPr>
              <w:t>Không</w:t>
            </w:r>
          </w:p>
        </w:tc>
      </w:tr>
      <w:tr w14:paraId="28981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66126594">
            <w:pPr>
              <w:spacing w:after="0" w:line="240" w:lineRule="auto"/>
            </w:pPr>
            <w:r>
              <w:rPr>
                <w:b/>
                <w:sz w:val="16"/>
                <w:szCs w:val="16"/>
              </w:rPr>
              <w:t>TracePublicationVersion (TRACE_PUBLICATION)</w:t>
            </w:r>
          </w:p>
        </w:tc>
      </w:tr>
      <w:tr w14:paraId="46A15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0305BA8E">
            <w:pPr>
              <w:spacing w:after="0" w:line="240" w:lineRule="auto"/>
            </w:pPr>
            <w:r>
              <w:rPr>
                <w:sz w:val="16"/>
                <w:szCs w:val="16"/>
              </w:rPr>
              <w:t>Nháp → Đạt</w:t>
            </w:r>
          </w:p>
        </w:tc>
        <w:tc>
          <w:tcPr>
            <w:tcW w:w="1000" w:type="dxa"/>
          </w:tcPr>
          <w:p w14:paraId="3A9E808C">
            <w:pPr>
              <w:spacing w:after="0" w:line="240" w:lineRule="auto"/>
            </w:pPr>
            <w:r>
              <w:rPr>
                <w:sz w:val="16"/>
                <w:szCs w:val="16"/>
              </w:rPr>
              <w:t>UC32</w:t>
            </w:r>
          </w:p>
        </w:tc>
        <w:tc>
          <w:tcPr>
            <w:tcW w:w="1500" w:type="dxa"/>
          </w:tcPr>
          <w:p w14:paraId="478465D6">
            <w:pPr>
              <w:spacing w:after="0" w:line="240" w:lineRule="auto"/>
            </w:pPr>
            <w:r>
              <w:rPr>
                <w:sz w:val="16"/>
                <w:szCs w:val="16"/>
              </w:rPr>
              <w:t>Chủ HTX; Quản lý khu</w:t>
            </w:r>
          </w:p>
        </w:tc>
        <w:tc>
          <w:tcPr>
            <w:tcW w:w="1200" w:type="dxa"/>
          </w:tcPr>
          <w:p w14:paraId="388D54CC">
            <w:pPr>
              <w:spacing w:after="0" w:line="240" w:lineRule="auto"/>
            </w:pPr>
            <w:r>
              <w:rPr>
                <w:sz w:val="16"/>
                <w:szCs w:val="16"/>
              </w:rPr>
              <w:t>Hành động</w:t>
            </w:r>
          </w:p>
        </w:tc>
        <w:tc>
          <w:tcPr>
            <w:tcW w:w="2600" w:type="dxa"/>
          </w:tcPr>
          <w:p w14:paraId="425CB968">
            <w:pPr>
              <w:spacing w:after="0" w:line="240" w:lineRule="auto"/>
            </w:pPr>
            <w:r>
              <w:rPr>
                <w:sz w:val="16"/>
                <w:szCs w:val="16"/>
              </w:rPr>
              <w:t>Rà soát đạt. Rà chưa đạt thì vẫn ở Nháp và ghi AuditEvent.</w:t>
            </w:r>
          </w:p>
        </w:tc>
        <w:tc>
          <w:tcPr>
            <w:tcW w:w="700" w:type="dxa"/>
          </w:tcPr>
          <w:p w14:paraId="2497C80E">
            <w:pPr>
              <w:spacing w:after="0" w:line="240" w:lineRule="auto"/>
            </w:pPr>
            <w:r>
              <w:rPr>
                <w:sz w:val="16"/>
                <w:szCs w:val="16"/>
              </w:rPr>
              <w:t>Không</w:t>
            </w:r>
          </w:p>
        </w:tc>
      </w:tr>
      <w:tr w14:paraId="5620A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147D0DC8">
            <w:pPr>
              <w:spacing w:after="0" w:line="240" w:lineRule="auto"/>
            </w:pPr>
            <w:r>
              <w:rPr>
                <w:sz w:val="16"/>
                <w:szCs w:val="16"/>
              </w:rPr>
              <w:t>Đạt → Đã công bố</w:t>
            </w:r>
          </w:p>
        </w:tc>
        <w:tc>
          <w:tcPr>
            <w:tcW w:w="1000" w:type="dxa"/>
          </w:tcPr>
          <w:p w14:paraId="7AE2ED7D">
            <w:pPr>
              <w:spacing w:after="0" w:line="240" w:lineRule="auto"/>
            </w:pPr>
            <w:r>
              <w:rPr>
                <w:sz w:val="16"/>
                <w:szCs w:val="16"/>
              </w:rPr>
              <w:t>UC32</w:t>
            </w:r>
          </w:p>
        </w:tc>
        <w:tc>
          <w:tcPr>
            <w:tcW w:w="1500" w:type="dxa"/>
          </w:tcPr>
          <w:p w14:paraId="2D9D78D2">
            <w:pPr>
              <w:spacing w:after="0" w:line="240" w:lineRule="auto"/>
            </w:pPr>
            <w:r>
              <w:rPr>
                <w:sz w:val="16"/>
                <w:szCs w:val="16"/>
              </w:rPr>
              <w:t>Chủ HTX; Quản lý khu</w:t>
            </w:r>
          </w:p>
        </w:tc>
        <w:tc>
          <w:tcPr>
            <w:tcW w:w="1200" w:type="dxa"/>
          </w:tcPr>
          <w:p w14:paraId="180889F9">
            <w:pPr>
              <w:spacing w:after="0" w:line="240" w:lineRule="auto"/>
            </w:pPr>
            <w:r>
              <w:rPr>
                <w:sz w:val="16"/>
                <w:szCs w:val="16"/>
              </w:rPr>
              <w:t>Hành động</w:t>
            </w:r>
          </w:p>
        </w:tc>
        <w:tc>
          <w:tcPr>
            <w:tcW w:w="2600" w:type="dxa"/>
          </w:tcPr>
          <w:p w14:paraId="244B743E">
            <w:pPr>
              <w:spacing w:after="0" w:line="240" w:lineRule="auto"/>
            </w:pPr>
            <w:r>
              <w:rPr>
                <w:sz w:val="16"/>
                <w:szCs w:val="16"/>
              </w:rPr>
              <w:t>Công bố bản đã đạt.</w:t>
            </w:r>
          </w:p>
        </w:tc>
        <w:tc>
          <w:tcPr>
            <w:tcW w:w="700" w:type="dxa"/>
          </w:tcPr>
          <w:p w14:paraId="5DC6F91A">
            <w:pPr>
              <w:spacing w:after="0" w:line="240" w:lineRule="auto"/>
            </w:pPr>
            <w:r>
              <w:rPr>
                <w:sz w:val="16"/>
                <w:szCs w:val="16"/>
              </w:rPr>
              <w:t>Không</w:t>
            </w:r>
          </w:p>
        </w:tc>
      </w:tr>
      <w:tr w14:paraId="636FC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18402921">
            <w:pPr>
              <w:spacing w:after="0" w:line="240" w:lineRule="auto"/>
            </w:pPr>
            <w:r>
              <w:rPr>
                <w:sz w:val="16"/>
                <w:szCs w:val="16"/>
              </w:rPr>
              <w:t>Đạt → Nháp</w:t>
            </w:r>
          </w:p>
        </w:tc>
        <w:tc>
          <w:tcPr>
            <w:tcW w:w="1000" w:type="dxa"/>
          </w:tcPr>
          <w:p w14:paraId="5C405F45">
            <w:pPr>
              <w:spacing w:after="0" w:line="240" w:lineRule="auto"/>
            </w:pPr>
            <w:r>
              <w:rPr>
                <w:sz w:val="16"/>
                <w:szCs w:val="16"/>
              </w:rPr>
              <w:t>UC32</w:t>
            </w:r>
          </w:p>
        </w:tc>
        <w:tc>
          <w:tcPr>
            <w:tcW w:w="1500" w:type="dxa"/>
          </w:tcPr>
          <w:p w14:paraId="5C4A0BB2">
            <w:pPr>
              <w:spacing w:after="0" w:line="240" w:lineRule="auto"/>
            </w:pPr>
            <w:r>
              <w:rPr>
                <w:sz w:val="16"/>
                <w:szCs w:val="16"/>
              </w:rPr>
              <w:t>Hệ thống</w:t>
            </w:r>
          </w:p>
        </w:tc>
        <w:tc>
          <w:tcPr>
            <w:tcW w:w="1200" w:type="dxa"/>
          </w:tcPr>
          <w:p w14:paraId="313281CD">
            <w:pPr>
              <w:spacing w:after="0" w:line="240" w:lineRule="auto"/>
            </w:pPr>
            <w:r>
              <w:rPr>
                <w:sz w:val="16"/>
                <w:szCs w:val="16"/>
              </w:rPr>
              <w:t>Hệ thống</w:t>
            </w:r>
          </w:p>
        </w:tc>
        <w:tc>
          <w:tcPr>
            <w:tcW w:w="2600" w:type="dxa"/>
          </w:tcPr>
          <w:p w14:paraId="494AB6C3">
            <w:pPr>
              <w:spacing w:after="0" w:line="240" w:lineRule="auto"/>
            </w:pPr>
            <w:r>
              <w:rPr>
                <w:sz w:val="16"/>
                <w:szCs w:val="16"/>
              </w:rPr>
              <w:t>Dữ liệu nguồn của lô đổi sau khi rà đạt, trước khi công bố; phải rà lại.</w:t>
            </w:r>
          </w:p>
        </w:tc>
        <w:tc>
          <w:tcPr>
            <w:tcW w:w="700" w:type="dxa"/>
          </w:tcPr>
          <w:p w14:paraId="62670337">
            <w:pPr>
              <w:spacing w:after="0" w:line="240" w:lineRule="auto"/>
            </w:pPr>
            <w:r>
              <w:rPr>
                <w:sz w:val="16"/>
                <w:szCs w:val="16"/>
              </w:rPr>
              <w:t>Không</w:t>
            </w:r>
          </w:p>
        </w:tc>
      </w:tr>
      <w:tr w14:paraId="6302F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46B6F788">
            <w:pPr>
              <w:spacing w:after="0" w:line="240" w:lineRule="auto"/>
            </w:pPr>
            <w:r>
              <w:rPr>
                <w:sz w:val="16"/>
                <w:szCs w:val="16"/>
              </w:rPr>
              <w:t>Đã công bố → Cần rà lại</w:t>
            </w:r>
          </w:p>
        </w:tc>
        <w:tc>
          <w:tcPr>
            <w:tcW w:w="1000" w:type="dxa"/>
          </w:tcPr>
          <w:p w14:paraId="28192F3C">
            <w:pPr>
              <w:spacing w:after="0" w:line="240" w:lineRule="auto"/>
            </w:pPr>
            <w:r>
              <w:rPr>
                <w:sz w:val="16"/>
                <w:szCs w:val="16"/>
              </w:rPr>
              <w:t>UC39</w:t>
            </w:r>
          </w:p>
        </w:tc>
        <w:tc>
          <w:tcPr>
            <w:tcW w:w="1500" w:type="dxa"/>
          </w:tcPr>
          <w:p w14:paraId="09313F0F">
            <w:pPr>
              <w:spacing w:after="0" w:line="240" w:lineRule="auto"/>
            </w:pPr>
            <w:r>
              <w:rPr>
                <w:sz w:val="16"/>
                <w:szCs w:val="16"/>
              </w:rPr>
              <w:t>Hệ thống</w:t>
            </w:r>
          </w:p>
        </w:tc>
        <w:tc>
          <w:tcPr>
            <w:tcW w:w="1200" w:type="dxa"/>
          </w:tcPr>
          <w:p w14:paraId="53A94408">
            <w:pPr>
              <w:spacing w:after="0" w:line="240" w:lineRule="auto"/>
            </w:pPr>
            <w:r>
              <w:rPr>
                <w:sz w:val="16"/>
                <w:szCs w:val="16"/>
              </w:rPr>
              <w:t>Hệ thống</w:t>
            </w:r>
          </w:p>
        </w:tc>
        <w:tc>
          <w:tcPr>
            <w:tcW w:w="2600" w:type="dxa"/>
          </w:tcPr>
          <w:p w14:paraId="27D7B72E">
            <w:pPr>
              <w:spacing w:after="0" w:line="240" w:lineRule="auto"/>
            </w:pPr>
            <w:r>
              <w:rPr>
                <w:sz w:val="16"/>
                <w:szCs w:val="16"/>
              </w:rPr>
              <w:t xml:space="preserve">Đính chính dữ liệu nguồn hoặc số cân của lô ảnh hưởng nội dung đã công </w:t>
            </w:r>
            <w:del w:id="1802" w:author="Claude" w:date="2026-10-08T00:00:00Z">
              <w:r>
                <w:rPr>
                  <w:sz w:val="16"/>
                  <w:szCs w:val="16"/>
                </w:rPr>
                <w:delText xml:space="preserve">bố.</w:delText>
              </w:r>
            </w:del>
            <w:ins w:id="1803" w:author="Claude" w:date="2026-10-08T00:00:00Z">
              <w:r>
                <w:rPr>
                  <w:sz w:val="16"/>
                  <w:szCs w:val="16"/>
                </w:rPr>
                <w:t xml:space="preserve">bố; lô vẫn tiếp tục được dùng sau khi rà lại.</w:t>
              </w:r>
            </w:ins>
          </w:p>
        </w:tc>
        <w:tc>
          <w:tcPr>
            <w:tcW w:w="700" w:type="dxa"/>
          </w:tcPr>
          <w:p w14:paraId="20A0C045">
            <w:pPr>
              <w:spacing w:after="0" w:line="240" w:lineRule="auto"/>
            </w:pPr>
            <w:r>
              <w:rPr>
                <w:sz w:val="16"/>
                <w:szCs w:val="16"/>
              </w:rPr>
              <w:t>Không</w:t>
            </w:r>
          </w:p>
        </w:tc>
      </w:tr>
      <w:tr w14:paraId="1D92B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7D04B9BB">
            <w:pPr>
              <w:spacing w:after="0" w:line="240" w:lineRule="auto"/>
            </w:pPr>
            <w:r>
              <w:rPr>
                <w:sz w:val="16"/>
                <w:szCs w:val="16"/>
              </w:rPr>
              <w:t>Đã công bố → Đã rút</w:t>
            </w:r>
          </w:p>
        </w:tc>
        <w:tc>
          <w:tcPr>
            <w:tcW w:w="1000" w:type="dxa"/>
          </w:tcPr>
          <w:p w14:paraId="1CCAEDF1">
            <w:pPr>
              <w:spacing w:after="0" w:line="240" w:lineRule="auto"/>
            </w:pPr>
            <w:del w:id="1804" w:author="Claude" w:date="2026-10-08T00:00:00Z">
              <w:r>
                <w:rPr>
                  <w:sz w:val="16"/>
                  <w:szCs w:val="16"/>
                </w:rPr>
                <w:delText xml:space="preserve">UC32, UC39</w:delText>
              </w:r>
            </w:del>
            <w:ins w:id="1805" w:author="Claude" w:date="2026-10-08T00:00:00Z">
              <w:r>
                <w:rPr>
                  <w:sz w:val="16"/>
                  <w:szCs w:val="16"/>
                </w:rPr>
                <w:t xml:space="preserve">UC32</w:t>
              </w:r>
            </w:ins>
          </w:p>
        </w:tc>
        <w:tc>
          <w:tcPr>
            <w:tcW w:w="1500" w:type="dxa"/>
          </w:tcPr>
          <w:p w14:paraId="03FA11D4">
            <w:pPr>
              <w:spacing w:after="0" w:line="240" w:lineRule="auto"/>
            </w:pPr>
            <w:r>
              <w:rPr>
                <w:sz w:val="16"/>
                <w:szCs w:val="16"/>
              </w:rPr>
              <w:t>Chủ HTX; Quản lý khu</w:t>
            </w:r>
          </w:p>
        </w:tc>
        <w:tc>
          <w:tcPr>
            <w:tcW w:w="1200" w:type="dxa"/>
          </w:tcPr>
          <w:p w14:paraId="24D8BB9D">
            <w:pPr>
              <w:spacing w:after="0" w:line="240" w:lineRule="auto"/>
            </w:pPr>
            <w:r>
              <w:rPr>
                <w:sz w:val="16"/>
                <w:szCs w:val="16"/>
              </w:rPr>
              <w:t>Hành động</w:t>
            </w:r>
          </w:p>
        </w:tc>
        <w:tc>
          <w:tcPr>
            <w:tcW w:w="2600" w:type="dxa"/>
          </w:tcPr>
          <w:p w14:paraId="369B4E76">
            <w:pPr>
              <w:spacing w:after="0" w:line="240" w:lineRule="auto"/>
            </w:pPr>
            <w:r>
              <w:rPr>
                <w:sz w:val="16"/>
                <w:szCs w:val="16"/>
              </w:rPr>
              <w:t xml:space="preserve">Số cân hoặc nguồn đã công bố bị chứng minh </w:t>
            </w:r>
            <w:del w:id="1808" w:author="Claude" w:date="2026-10-08T00:00:00Z">
              <w:r>
                <w:rPr>
                  <w:sz w:val="16"/>
                  <w:szCs w:val="16"/>
                </w:rPr>
                <w:delText xml:space="preserve">sai.</w:delText>
              </w:r>
            </w:del>
            <w:ins w:id="1809" w:author="Claude" w:date="2026-10-08T00:00:00Z">
              <w:r>
                <w:rPr>
                  <w:sz w:val="16"/>
                  <w:szCs w:val="16"/>
                </w:rPr>
                <w:t xml:space="preserve">sai và chưa đính chính được ngay, hoặc lô không tiếp tục được dùng.</w:t>
              </w:r>
            </w:ins>
          </w:p>
        </w:tc>
        <w:tc>
          <w:tcPr>
            <w:tcW w:w="700" w:type="dxa"/>
          </w:tcPr>
          <w:p w14:paraId="1C10F88B">
            <w:pPr>
              <w:spacing w:after="0" w:line="240" w:lineRule="auto"/>
            </w:pPr>
            <w:r>
              <w:rPr>
                <w:sz w:val="16"/>
                <w:szCs w:val="16"/>
              </w:rPr>
              <w:t>Có</w:t>
            </w:r>
          </w:p>
        </w:tc>
      </w:tr>
      <w:tr w14:paraId="056B2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4093516A">
            <w:pPr>
              <w:spacing w:after="0" w:line="240" w:lineRule="auto"/>
            </w:pPr>
            <w:r>
              <w:rPr>
                <w:sz w:val="16"/>
                <w:szCs w:val="16"/>
              </w:rPr>
              <w:t>Cần rà lại → Đã thay thế</w:t>
            </w:r>
          </w:p>
        </w:tc>
        <w:tc>
          <w:tcPr>
            <w:tcW w:w="1000" w:type="dxa"/>
          </w:tcPr>
          <w:p w14:paraId="03EEEDB5">
            <w:pPr>
              <w:spacing w:after="0" w:line="240" w:lineRule="auto"/>
            </w:pPr>
            <w:r>
              <w:rPr>
                <w:sz w:val="16"/>
                <w:szCs w:val="16"/>
              </w:rPr>
              <w:t>UC32</w:t>
            </w:r>
          </w:p>
        </w:tc>
        <w:tc>
          <w:tcPr>
            <w:tcW w:w="1500" w:type="dxa"/>
          </w:tcPr>
          <w:p w14:paraId="1E1D1E42">
            <w:pPr>
              <w:spacing w:after="0" w:line="240" w:lineRule="auto"/>
            </w:pPr>
            <w:r>
              <w:rPr>
                <w:sz w:val="16"/>
                <w:szCs w:val="16"/>
              </w:rPr>
              <w:t>Hệ thống</w:t>
            </w:r>
          </w:p>
        </w:tc>
        <w:tc>
          <w:tcPr>
            <w:tcW w:w="1200" w:type="dxa"/>
          </w:tcPr>
          <w:p w14:paraId="3FC3E022">
            <w:pPr>
              <w:spacing w:after="0" w:line="240" w:lineRule="auto"/>
            </w:pPr>
            <w:r>
              <w:rPr>
                <w:sz w:val="16"/>
                <w:szCs w:val="16"/>
              </w:rPr>
              <w:t>Hệ thống</w:t>
            </w:r>
          </w:p>
        </w:tc>
        <w:tc>
          <w:tcPr>
            <w:tcW w:w="2600" w:type="dxa"/>
          </w:tcPr>
          <w:p w14:paraId="30194613">
            <w:pPr>
              <w:spacing w:after="0" w:line="240" w:lineRule="auto"/>
            </w:pPr>
            <w:r>
              <w:rPr>
                <w:sz w:val="16"/>
                <w:szCs w:val="16"/>
              </w:rPr>
              <w:t>Bản mới của cùng lô được công bố.</w:t>
            </w:r>
          </w:p>
        </w:tc>
        <w:tc>
          <w:tcPr>
            <w:tcW w:w="700" w:type="dxa"/>
          </w:tcPr>
          <w:p w14:paraId="21AD0589">
            <w:pPr>
              <w:spacing w:after="0" w:line="240" w:lineRule="auto"/>
            </w:pPr>
            <w:r>
              <w:rPr>
                <w:sz w:val="16"/>
                <w:szCs w:val="16"/>
              </w:rPr>
              <w:t>Không</w:t>
            </w:r>
          </w:p>
        </w:tc>
      </w:tr>
      <w:tr w14:paraId="00DDB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493C889C">
            <w:pPr>
              <w:spacing w:after="0" w:line="240" w:lineRule="auto"/>
            </w:pPr>
            <w:r>
              <w:rPr>
                <w:sz w:val="16"/>
                <w:szCs w:val="16"/>
              </w:rPr>
              <w:t>Cần rà lại → Đã rút</w:t>
            </w:r>
          </w:p>
        </w:tc>
        <w:tc>
          <w:tcPr>
            <w:tcW w:w="1000" w:type="dxa"/>
          </w:tcPr>
          <w:p w14:paraId="46D07E65">
            <w:pPr>
              <w:spacing w:after="0" w:line="240" w:lineRule="auto"/>
            </w:pPr>
            <w:del w:id="1806" w:author="Claude" w:date="2026-10-08T00:00:00Z">
              <w:r>
                <w:rPr>
                  <w:sz w:val="16"/>
                  <w:szCs w:val="16"/>
                </w:rPr>
                <w:delText xml:space="preserve">UC32, UC39</w:delText>
              </w:r>
            </w:del>
            <w:ins w:id="1807" w:author="Claude" w:date="2026-10-08T00:00:00Z">
              <w:r>
                <w:rPr>
                  <w:sz w:val="16"/>
                  <w:szCs w:val="16"/>
                </w:rPr>
                <w:t xml:space="preserve">UC32</w:t>
              </w:r>
            </w:ins>
          </w:p>
        </w:tc>
        <w:tc>
          <w:tcPr>
            <w:tcW w:w="1500" w:type="dxa"/>
          </w:tcPr>
          <w:p w14:paraId="25195670">
            <w:pPr>
              <w:spacing w:after="0" w:line="240" w:lineRule="auto"/>
            </w:pPr>
            <w:r>
              <w:rPr>
                <w:sz w:val="16"/>
                <w:szCs w:val="16"/>
              </w:rPr>
              <w:t>Chủ HTX; Quản lý khu</w:t>
            </w:r>
          </w:p>
        </w:tc>
        <w:tc>
          <w:tcPr>
            <w:tcW w:w="1200" w:type="dxa"/>
          </w:tcPr>
          <w:p w14:paraId="2CBACD8E">
            <w:pPr>
              <w:spacing w:after="0" w:line="240" w:lineRule="auto"/>
            </w:pPr>
            <w:r>
              <w:rPr>
                <w:sz w:val="16"/>
                <w:szCs w:val="16"/>
              </w:rPr>
              <w:t>Hành động</w:t>
            </w:r>
          </w:p>
        </w:tc>
        <w:tc>
          <w:tcPr>
            <w:tcW w:w="2600" w:type="dxa"/>
          </w:tcPr>
          <w:p w14:paraId="751880EE">
            <w:pPr>
              <w:spacing w:after="0" w:line="240" w:lineRule="auto"/>
            </w:pPr>
            <w:r>
              <w:rPr>
                <w:sz w:val="16"/>
                <w:szCs w:val="16"/>
              </w:rPr>
              <w:t xml:space="preserve">Số cân hoặc nguồn đã công bố bị chứng minh </w:t>
            </w:r>
            <w:del w:id="1810" w:author="Claude" w:date="2026-10-08T00:00:00Z">
              <w:r>
                <w:rPr>
                  <w:sz w:val="16"/>
                  <w:szCs w:val="16"/>
                </w:rPr>
                <w:delText xml:space="preserve">sai.</w:delText>
              </w:r>
            </w:del>
            <w:ins w:id="1811" w:author="Claude" w:date="2026-10-08T00:00:00Z">
              <w:r>
                <w:rPr>
                  <w:sz w:val="16"/>
                  <w:szCs w:val="16"/>
                </w:rPr>
                <w:t xml:space="preserve">sai và chưa đính chính được ngay, hoặc lô không tiếp tục được dùng.</w:t>
              </w:r>
            </w:ins>
          </w:p>
        </w:tc>
        <w:tc>
          <w:tcPr>
            <w:tcW w:w="700" w:type="dxa"/>
          </w:tcPr>
          <w:p w14:paraId="3F59A949">
            <w:pPr>
              <w:spacing w:after="0" w:line="240" w:lineRule="auto"/>
            </w:pPr>
            <w:r>
              <w:rPr>
                <w:sz w:val="16"/>
                <w:szCs w:val="16"/>
              </w:rPr>
              <w:t>Có</w:t>
            </w:r>
          </w:p>
        </w:tc>
      </w:tr>
      <w:tr w14:paraId="63611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2E5E969D">
            <w:pPr>
              <w:spacing w:after="0" w:line="240" w:lineRule="auto"/>
            </w:pPr>
            <w:r>
              <w:rPr>
                <w:b/>
                <w:sz w:val="16"/>
                <w:szCs w:val="16"/>
              </w:rPr>
              <w:t>QualityClaim (QUALITY_CLAIM)</w:t>
            </w:r>
          </w:p>
        </w:tc>
      </w:tr>
      <w:tr w14:paraId="20E68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01485FFD">
            <w:pPr>
              <w:spacing w:after="0" w:line="240" w:lineRule="auto"/>
            </w:pPr>
            <w:r>
              <w:rPr>
                <w:sz w:val="16"/>
                <w:szCs w:val="16"/>
              </w:rPr>
              <w:t>Chờ quyết định → Đã đóng</w:t>
            </w:r>
          </w:p>
        </w:tc>
        <w:tc>
          <w:tcPr>
            <w:tcW w:w="1000" w:type="dxa"/>
          </w:tcPr>
          <w:p w14:paraId="44095332">
            <w:pPr>
              <w:spacing w:after="0" w:line="240" w:lineRule="auto"/>
            </w:pPr>
            <w:r>
              <w:rPr>
                <w:sz w:val="16"/>
                <w:szCs w:val="16"/>
              </w:rPr>
              <w:t>UC52</w:t>
            </w:r>
          </w:p>
        </w:tc>
        <w:tc>
          <w:tcPr>
            <w:tcW w:w="1500" w:type="dxa"/>
          </w:tcPr>
          <w:p w14:paraId="59B9C469">
            <w:pPr>
              <w:spacing w:after="0" w:line="240" w:lineRule="auto"/>
            </w:pPr>
            <w:r>
              <w:rPr>
                <w:sz w:val="16"/>
                <w:szCs w:val="16"/>
              </w:rPr>
              <w:t>Chủ HTX</w:t>
            </w:r>
          </w:p>
        </w:tc>
        <w:tc>
          <w:tcPr>
            <w:tcW w:w="1200" w:type="dxa"/>
          </w:tcPr>
          <w:p w14:paraId="348A5614">
            <w:pPr>
              <w:spacing w:after="0" w:line="240" w:lineRule="auto"/>
            </w:pPr>
            <w:r>
              <w:rPr>
                <w:sz w:val="16"/>
                <w:szCs w:val="16"/>
              </w:rPr>
              <w:t>Hành động</w:t>
            </w:r>
          </w:p>
        </w:tc>
        <w:tc>
          <w:tcPr>
            <w:tcW w:w="2600" w:type="dxa"/>
          </w:tcPr>
          <w:p w14:paraId="7AB81497">
            <w:pPr>
              <w:spacing w:after="0" w:line="240" w:lineRule="auto"/>
            </w:pPr>
            <w:r>
              <w:rPr>
                <w:sz w:val="16"/>
                <w:szCs w:val="16"/>
              </w:rPr>
              <w:t>Từ chối yêu cầu.</w:t>
            </w:r>
          </w:p>
        </w:tc>
        <w:tc>
          <w:tcPr>
            <w:tcW w:w="700" w:type="dxa"/>
          </w:tcPr>
          <w:p w14:paraId="1F51129E">
            <w:pPr>
              <w:spacing w:after="0" w:line="240" w:lineRule="auto"/>
            </w:pPr>
            <w:r>
              <w:rPr>
                <w:sz w:val="16"/>
                <w:szCs w:val="16"/>
              </w:rPr>
              <w:t>Có</w:t>
            </w:r>
          </w:p>
        </w:tc>
      </w:tr>
      <w:tr w14:paraId="232F3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11B210E5">
            <w:pPr>
              <w:spacing w:after="0" w:line="240" w:lineRule="auto"/>
            </w:pPr>
            <w:r>
              <w:rPr>
                <w:sz w:val="16"/>
                <w:szCs w:val="16"/>
              </w:rPr>
              <w:t>Chờ quyết định → Đang xử lý</w:t>
            </w:r>
          </w:p>
        </w:tc>
        <w:tc>
          <w:tcPr>
            <w:tcW w:w="1000" w:type="dxa"/>
          </w:tcPr>
          <w:p w14:paraId="190C9A52">
            <w:pPr>
              <w:spacing w:after="0" w:line="240" w:lineRule="auto"/>
            </w:pPr>
            <w:r>
              <w:rPr>
                <w:sz w:val="16"/>
                <w:szCs w:val="16"/>
              </w:rPr>
              <w:t>UC52</w:t>
            </w:r>
          </w:p>
        </w:tc>
        <w:tc>
          <w:tcPr>
            <w:tcW w:w="1500" w:type="dxa"/>
          </w:tcPr>
          <w:p w14:paraId="6A35C625">
            <w:pPr>
              <w:spacing w:after="0" w:line="240" w:lineRule="auto"/>
            </w:pPr>
            <w:r>
              <w:rPr>
                <w:sz w:val="16"/>
                <w:szCs w:val="16"/>
              </w:rPr>
              <w:t>Chủ HTX</w:t>
            </w:r>
          </w:p>
        </w:tc>
        <w:tc>
          <w:tcPr>
            <w:tcW w:w="1200" w:type="dxa"/>
          </w:tcPr>
          <w:p w14:paraId="21BD3D78">
            <w:pPr>
              <w:spacing w:after="0" w:line="240" w:lineRule="auto"/>
            </w:pPr>
            <w:r>
              <w:rPr>
                <w:sz w:val="16"/>
                <w:szCs w:val="16"/>
              </w:rPr>
              <w:t>Hành động</w:t>
            </w:r>
          </w:p>
        </w:tc>
        <w:tc>
          <w:tcPr>
            <w:tcW w:w="2600" w:type="dxa"/>
          </w:tcPr>
          <w:p w14:paraId="07A1EA97">
            <w:pPr>
              <w:spacing w:after="0" w:line="240" w:lineRule="auto"/>
            </w:pPr>
            <w:r>
              <w:rPr>
                <w:sz w:val="16"/>
                <w:szCs w:val="16"/>
              </w:rPr>
              <w:t xml:space="preserve">Quyết định giảm </w:t>
            </w:r>
            <w:del w:id="1814" w:author="Claude" w:date="2026-10-08T00:00:00Z">
              <w:r>
                <w:rPr>
                  <w:sz w:val="16"/>
                  <w:szCs w:val="16"/>
                </w:rPr>
                <w:delText xml:space="preserve">giá</w:delText>
              </w:r>
            </w:del>
            <w:ins w:id="1815" w:author="Claude" w:date="2026-10-08T00:00:00Z">
              <w:r>
                <w:rPr>
                  <w:sz w:val="16"/>
                  <w:szCs w:val="16"/>
                </w:rPr>
                <w:t xml:space="preserve">giá,</w:t>
              </w:r>
            </w:ins>
            <w:r>
              <w:rPr>
                <w:sz w:val="16"/>
                <w:szCs w:val="16"/>
              </w:rPr>
              <w:t xml:space="preserve"> hoặc nhận trả toàn bộ </w:t>
            </w:r>
            <w:del w:id="1812" w:author="Claude" w:date="2026-10-08T00:00:00Z">
              <w:r>
                <w:rPr>
                  <w:sz w:val="16"/>
                  <w:szCs w:val="16"/>
                </w:rPr>
                <w:delText xml:space="preserve">đơn.</w:delText>
              </w:r>
            </w:del>
            <w:ins w:id="1813" w:author="Claude" w:date="2026-10-08T00:00:00Z">
              <w:r>
                <w:rPr>
                  <w:sz w:val="16"/>
                  <w:szCs w:val="16"/>
                </w:rPr>
                <w:t xml:space="preserve">đơn khi đơn ở Yêu cầu trả hàng.</w:t>
              </w:r>
            </w:ins>
          </w:p>
        </w:tc>
        <w:tc>
          <w:tcPr>
            <w:tcW w:w="700" w:type="dxa"/>
          </w:tcPr>
          <w:p w14:paraId="63DA3B5E">
            <w:pPr>
              <w:spacing w:after="0" w:line="240" w:lineRule="auto"/>
            </w:pPr>
            <w:r>
              <w:rPr>
                <w:sz w:val="16"/>
                <w:szCs w:val="16"/>
              </w:rPr>
              <w:t>Không</w:t>
            </w:r>
          </w:p>
        </w:tc>
      </w:tr>
      <w:tr w14:paraId="6E4F0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7D11AFD5">
            <w:pPr>
              <w:spacing w:after="0" w:line="240" w:lineRule="auto"/>
            </w:pPr>
            <w:r>
              <w:rPr>
                <w:sz w:val="16"/>
                <w:szCs w:val="16"/>
              </w:rPr>
              <w:t>Đang xử lý → Đã đóng</w:t>
            </w:r>
          </w:p>
        </w:tc>
        <w:tc>
          <w:tcPr>
            <w:tcW w:w="1000" w:type="dxa"/>
          </w:tcPr>
          <w:p w14:paraId="09D127B5">
            <w:pPr>
              <w:spacing w:after="0" w:line="240" w:lineRule="auto"/>
            </w:pPr>
            <w:r>
              <w:rPr>
                <w:sz w:val="16"/>
                <w:szCs w:val="16"/>
              </w:rPr>
              <w:t>UC53, UC52</w:t>
            </w:r>
          </w:p>
        </w:tc>
        <w:tc>
          <w:tcPr>
            <w:tcW w:w="1500" w:type="dxa"/>
          </w:tcPr>
          <w:p w14:paraId="3E3DBFAB">
            <w:pPr>
              <w:spacing w:after="0" w:line="240" w:lineRule="auto"/>
            </w:pPr>
            <w:r>
              <w:rPr>
                <w:sz w:val="16"/>
                <w:szCs w:val="16"/>
              </w:rPr>
              <w:t>Hệ thống</w:t>
            </w:r>
          </w:p>
        </w:tc>
        <w:tc>
          <w:tcPr>
            <w:tcW w:w="1200" w:type="dxa"/>
          </w:tcPr>
          <w:p w14:paraId="3A5FDC0E">
            <w:pPr>
              <w:spacing w:after="0" w:line="240" w:lineRule="auto"/>
            </w:pPr>
            <w:r>
              <w:rPr>
                <w:sz w:val="16"/>
                <w:szCs w:val="16"/>
              </w:rPr>
              <w:t>Hệ thống</w:t>
            </w:r>
          </w:p>
        </w:tc>
        <w:tc>
          <w:tcPr>
            <w:tcW w:w="2600" w:type="dxa"/>
          </w:tcPr>
          <w:p w14:paraId="1807AE18">
            <w:pPr>
              <w:spacing w:after="0" w:line="240" w:lineRule="auto"/>
            </w:pPr>
            <w:del w:id="1819" w:author="Claude" w:date="2026-10-08T00:00:00Z">
              <w:r>
                <w:rPr>
                  <w:sz w:val="16"/>
                  <w:szCs w:val="16"/>
                </w:rPr>
                <w:delText xml:space="preserve">Đã</w:delText>
              </w:r>
            </w:del>
            <w:ins w:id="1820" w:author="Claude" w:date="2026-10-08T00:00:00Z">
              <w:r>
                <w:rPr>
                  <w:sz w:val="16"/>
                  <w:szCs w:val="16"/>
                </w:rPr>
                <w:t xml:space="preserve">Điều</w:t>
              </w:r>
            </w:ins>
            <w:r>
              <w:rPr>
                <w:sz w:val="16"/>
                <w:szCs w:val="16"/>
              </w:rPr>
              <w:t xml:space="preserve"> </w:t>
            </w:r>
            <w:del w:id="1817" w:author="Claude" w:date="2026-10-08T00:00:00Z">
              <w:r>
                <w:rPr>
                  <w:sz w:val="16"/>
                  <w:szCs w:val="16"/>
                </w:rPr>
                <w:delText xml:space="preserve">ghi</w:delText>
              </w:r>
            </w:del>
            <w:ins w:id="1818" w:author="Claude" w:date="2026-10-08T00:00:00Z">
              <w:r>
                <w:rPr>
                  <w:sz w:val="16"/>
                  <w:szCs w:val="16"/>
                </w:rPr>
                <w:t xml:space="preserve">chỉnh</w:t>
              </w:r>
            </w:ins>
            <w:r>
              <w:rPr>
                <w:sz w:val="16"/>
                <w:szCs w:val="16"/>
              </w:rPr>
              <w:t xml:space="preserve"> giảm giá </w:t>
            </w:r>
            <w:ins w:id="1816" w:author="Claude" w:date="2026-10-08T00:00:00Z">
              <w:r>
                <w:rPr>
                  <w:sz w:val="16"/>
                  <w:szCs w:val="16"/>
                </w:rPr>
                <w:t xml:space="preserve">được duyệt hoặc từ chối </w:t>
              </w:r>
            </w:ins>
            <w:r>
              <w:rPr>
                <w:sz w:val="16"/>
                <w:szCs w:val="16"/>
              </w:rPr>
              <w:t xml:space="preserve">(UC53), hàng trả đã xử lý xong, hoặc Chủ HTX hủy chấp nhận trả (UC52).</w:t>
            </w:r>
          </w:p>
        </w:tc>
        <w:tc>
          <w:tcPr>
            <w:tcW w:w="700" w:type="dxa"/>
          </w:tcPr>
          <w:p w14:paraId="2083CE71">
            <w:pPr>
              <w:spacing w:after="0" w:line="240" w:lineRule="auto"/>
            </w:pPr>
            <w:r>
              <w:rPr>
                <w:sz w:val="16"/>
                <w:szCs w:val="16"/>
              </w:rPr>
              <w:t>Không</w:t>
            </w:r>
          </w:p>
        </w:tc>
      </w:tr>
      <w:tr w14:paraId="6DF3A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4C4AE868">
            <w:pPr>
              <w:spacing w:after="0" w:line="240" w:lineRule="auto"/>
            </w:pPr>
            <w:r>
              <w:rPr>
                <w:b/>
                <w:sz w:val="16"/>
                <w:szCs w:val="16"/>
              </w:rPr>
              <w:t>Ghi chú: Quyết định (từ chối, giảm giá, nhận trả toàn bộ đơn) là thuộc tính riêng của yêu cầu, không trộn với trạng thái.</w:t>
            </w:r>
          </w:p>
        </w:tc>
      </w:tr>
      <w:tr w14:paraId="1CB44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0195F84D">
            <w:pPr>
              <w:spacing w:after="0" w:line="240" w:lineRule="auto"/>
            </w:pPr>
            <w:r>
              <w:rPr>
                <w:b/>
                <w:sz w:val="16"/>
                <w:szCs w:val="16"/>
              </w:rPr>
              <w:t>PhysicalReturn (PHYSICAL_RETURN)</w:t>
            </w:r>
          </w:p>
        </w:tc>
      </w:tr>
      <w:tr w14:paraId="70534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55D323BF">
            <w:pPr>
              <w:spacing w:after="0" w:line="240" w:lineRule="auto"/>
            </w:pPr>
            <w:r>
              <w:rPr>
                <w:sz w:val="16"/>
                <w:szCs w:val="16"/>
              </w:rPr>
              <w:t>Đang giữ tạm → Đã đánh giá</w:t>
            </w:r>
          </w:p>
        </w:tc>
        <w:tc>
          <w:tcPr>
            <w:tcW w:w="1000" w:type="dxa"/>
          </w:tcPr>
          <w:p w14:paraId="29294E73">
            <w:pPr>
              <w:spacing w:after="0" w:line="240" w:lineRule="auto"/>
            </w:pPr>
            <w:r>
              <w:rPr>
                <w:sz w:val="16"/>
                <w:szCs w:val="16"/>
              </w:rPr>
              <w:t>UC52</w:t>
            </w:r>
          </w:p>
        </w:tc>
        <w:tc>
          <w:tcPr>
            <w:tcW w:w="1500" w:type="dxa"/>
          </w:tcPr>
          <w:p w14:paraId="6AEFE859">
            <w:pPr>
              <w:spacing w:after="0" w:line="240" w:lineRule="auto"/>
            </w:pPr>
            <w:r>
              <w:rPr>
                <w:sz w:val="16"/>
                <w:szCs w:val="16"/>
              </w:rPr>
              <w:t>Chủ HTX</w:t>
            </w:r>
          </w:p>
        </w:tc>
        <w:tc>
          <w:tcPr>
            <w:tcW w:w="1200" w:type="dxa"/>
          </w:tcPr>
          <w:p w14:paraId="0EBACF13">
            <w:pPr>
              <w:spacing w:after="0" w:line="240" w:lineRule="auto"/>
            </w:pPr>
            <w:r>
              <w:rPr>
                <w:sz w:val="16"/>
                <w:szCs w:val="16"/>
              </w:rPr>
              <w:t>Hành động</w:t>
            </w:r>
          </w:p>
        </w:tc>
        <w:tc>
          <w:tcPr>
            <w:tcW w:w="2600" w:type="dxa"/>
          </w:tcPr>
          <w:p w14:paraId="591CA1C7">
            <w:pPr>
              <w:spacing w:after="0" w:line="240" w:lineRule="auto"/>
            </w:pPr>
            <w:r>
              <w:rPr>
                <w:sz w:val="16"/>
                <w:szCs w:val="16"/>
              </w:rPr>
              <w:t>Đánh giá phần có thể bán lại.</w:t>
            </w:r>
          </w:p>
        </w:tc>
        <w:tc>
          <w:tcPr>
            <w:tcW w:w="700" w:type="dxa"/>
          </w:tcPr>
          <w:p w14:paraId="0668CA54">
            <w:pPr>
              <w:spacing w:after="0" w:line="240" w:lineRule="auto"/>
            </w:pPr>
            <w:r>
              <w:rPr>
                <w:sz w:val="16"/>
                <w:szCs w:val="16"/>
              </w:rPr>
              <w:t>Không</w:t>
            </w:r>
          </w:p>
        </w:tc>
      </w:tr>
      <w:tr w14:paraId="6ABE4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1655F68F">
            <w:pPr>
              <w:spacing w:after="0" w:line="240" w:lineRule="auto"/>
            </w:pPr>
            <w:r>
              <w:rPr>
                <w:sz w:val="16"/>
                <w:szCs w:val="16"/>
              </w:rPr>
              <w:t>Đã đánh giá → Đã xử lý xong</w:t>
            </w:r>
          </w:p>
        </w:tc>
        <w:tc>
          <w:tcPr>
            <w:tcW w:w="1000" w:type="dxa"/>
          </w:tcPr>
          <w:p w14:paraId="3CA684A3">
            <w:pPr>
              <w:spacing w:after="0" w:line="240" w:lineRule="auto"/>
            </w:pPr>
            <w:r>
              <w:rPr>
                <w:sz w:val="16"/>
                <w:szCs w:val="16"/>
              </w:rPr>
              <w:t>UC52</w:t>
            </w:r>
          </w:p>
        </w:tc>
        <w:tc>
          <w:tcPr>
            <w:tcW w:w="1500" w:type="dxa"/>
          </w:tcPr>
          <w:p w14:paraId="5EDEC7D5">
            <w:pPr>
              <w:spacing w:after="0" w:line="240" w:lineRule="auto"/>
            </w:pPr>
            <w:r>
              <w:rPr>
                <w:sz w:val="16"/>
                <w:szCs w:val="16"/>
              </w:rPr>
              <w:t>Hệ thống</w:t>
            </w:r>
          </w:p>
        </w:tc>
        <w:tc>
          <w:tcPr>
            <w:tcW w:w="1200" w:type="dxa"/>
          </w:tcPr>
          <w:p w14:paraId="31122804">
            <w:pPr>
              <w:spacing w:after="0" w:line="240" w:lineRule="auto"/>
            </w:pPr>
            <w:r>
              <w:rPr>
                <w:sz w:val="16"/>
                <w:szCs w:val="16"/>
              </w:rPr>
              <w:t>Hệ thống</w:t>
            </w:r>
          </w:p>
        </w:tc>
        <w:tc>
          <w:tcPr>
            <w:tcW w:w="2600" w:type="dxa"/>
          </w:tcPr>
          <w:p w14:paraId="2D5AFFC2">
            <w:pPr>
              <w:spacing w:after="0" w:line="240" w:lineRule="auto"/>
            </w:pPr>
            <w:r>
              <w:rPr>
                <w:sz w:val="16"/>
                <w:szCs w:val="16"/>
              </w:rPr>
              <w:t>Bán lại hết (UC43–UC45) hoặc đã ghi xử lý khác.</w:t>
            </w:r>
          </w:p>
        </w:tc>
        <w:tc>
          <w:tcPr>
            <w:tcW w:w="700" w:type="dxa"/>
          </w:tcPr>
          <w:p w14:paraId="3D9E8AF9">
            <w:pPr>
              <w:spacing w:after="0" w:line="240" w:lineRule="auto"/>
            </w:pPr>
            <w:r>
              <w:rPr>
                <w:sz w:val="16"/>
                <w:szCs w:val="16"/>
              </w:rPr>
              <w:t>Không</w:t>
            </w:r>
          </w:p>
        </w:tc>
      </w:tr>
      <w:tr w14:paraId="2B553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10B64103">
            <w:pPr>
              <w:spacing w:after="0" w:line="240" w:lineRule="auto"/>
            </w:pPr>
            <w:r>
              <w:rPr>
                <w:b/>
                <w:sz w:val="16"/>
                <w:szCs w:val="16"/>
              </w:rPr>
              <w:t>SaleAdjustment (SALE_ADJUSTMENT)</w:t>
            </w:r>
          </w:p>
        </w:tc>
      </w:tr>
      <w:tr w14:paraId="74A89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6165C7D6">
            <w:pPr>
              <w:spacing w:after="0" w:line="240" w:lineRule="auto"/>
            </w:pPr>
            <w:r>
              <w:rPr>
                <w:sz w:val="16"/>
                <w:szCs w:val="16"/>
              </w:rPr>
              <w:t>Nháp → Đã duyệt</w:t>
            </w:r>
          </w:p>
        </w:tc>
        <w:tc>
          <w:tcPr>
            <w:tcW w:w="1000" w:type="dxa"/>
          </w:tcPr>
          <w:p w14:paraId="7A7A0834">
            <w:pPr>
              <w:spacing w:after="0" w:line="240" w:lineRule="auto"/>
            </w:pPr>
            <w:del w:id="1821" w:author="Claude" w:date="2026-10-08T00:00:00Z">
              <w:r>
                <w:rPr>
                  <w:sz w:val="16"/>
                  <w:szCs w:val="16"/>
                </w:rPr>
                <w:delText xml:space="preserve">UC53</w:delText>
              </w:r>
            </w:del>
            <w:ins w:id="1822" w:author="Claude" w:date="2026-10-08T00:00:00Z">
              <w:r>
                <w:rPr>
                  <w:sz w:val="16"/>
                  <w:szCs w:val="16"/>
                </w:rPr>
                <w:t xml:space="preserve">UC53, UC39</w:t>
              </w:r>
            </w:ins>
          </w:p>
        </w:tc>
        <w:tc>
          <w:tcPr>
            <w:tcW w:w="1500" w:type="dxa"/>
          </w:tcPr>
          <w:p w14:paraId="377B1652">
            <w:pPr>
              <w:spacing w:after="0" w:line="240" w:lineRule="auto"/>
            </w:pPr>
            <w:r>
              <w:rPr>
                <w:sz w:val="16"/>
                <w:szCs w:val="16"/>
              </w:rPr>
              <w:t>Chủ HTX</w:t>
            </w:r>
          </w:p>
        </w:tc>
        <w:tc>
          <w:tcPr>
            <w:tcW w:w="1200" w:type="dxa"/>
          </w:tcPr>
          <w:p w14:paraId="723FF74F">
            <w:pPr>
              <w:spacing w:after="0" w:line="240" w:lineRule="auto"/>
            </w:pPr>
            <w:r>
              <w:rPr>
                <w:sz w:val="16"/>
                <w:szCs w:val="16"/>
              </w:rPr>
              <w:t>Hành động</w:t>
            </w:r>
          </w:p>
        </w:tc>
        <w:tc>
          <w:tcPr>
            <w:tcW w:w="2600" w:type="dxa"/>
          </w:tcPr>
          <w:p w14:paraId="5D9A5E4E">
            <w:pPr>
              <w:spacing w:after="0" w:line="240" w:lineRule="auto"/>
            </w:pPr>
            <w:r>
              <w:rPr>
                <w:sz w:val="16"/>
                <w:szCs w:val="16"/>
              </w:rPr>
              <w:t xml:space="preserve">Rà căn cứ và mức </w:t>
            </w:r>
            <w:del w:id="1823" w:author="Claude" w:date="2026-10-08T00:00:00Z">
              <w:r>
                <w:rPr>
                  <w:sz w:val="16"/>
                  <w:szCs w:val="16"/>
                </w:rPr>
                <w:delText xml:space="preserve">giảm;</w:delText>
              </w:r>
            </w:del>
            <w:ins w:id="1824" w:author="Claude" w:date="2026-10-08T00:00:00Z">
              <w:r>
                <w:rPr>
                  <w:sz w:val="16"/>
                  <w:szCs w:val="16"/>
                </w:rPr>
                <w:t xml:space="preserve">điều chỉnh (giảm giá, hoặc tăng/giảm do sửa cân);</w:t>
              </w:r>
            </w:ins>
            <w:r>
              <w:rPr>
                <w:sz w:val="16"/>
                <w:szCs w:val="16"/>
              </w:rPr>
              <w:t xml:space="preserve"> tổng giảm không vượt phần còn được điều chỉnh.</w:t>
            </w:r>
          </w:p>
        </w:tc>
        <w:tc>
          <w:tcPr>
            <w:tcW w:w="700" w:type="dxa"/>
          </w:tcPr>
          <w:p w14:paraId="6E68EBC2">
            <w:pPr>
              <w:spacing w:after="0" w:line="240" w:lineRule="auto"/>
            </w:pPr>
            <w:r>
              <w:rPr>
                <w:sz w:val="16"/>
                <w:szCs w:val="16"/>
              </w:rPr>
              <w:t>Không</w:t>
            </w:r>
          </w:p>
        </w:tc>
      </w:tr>
      <w:tr w14:paraId="7D3F0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105E96FA">
            <w:pPr>
              <w:spacing w:after="0" w:line="240" w:lineRule="auto"/>
            </w:pPr>
            <w:r>
              <w:rPr>
                <w:sz w:val="16"/>
                <w:szCs w:val="16"/>
              </w:rPr>
              <w:t>Nháp → Từ chối</w:t>
            </w:r>
          </w:p>
        </w:tc>
        <w:tc>
          <w:tcPr>
            <w:tcW w:w="1000" w:type="dxa"/>
          </w:tcPr>
          <w:p w14:paraId="6DCD329A">
            <w:pPr>
              <w:spacing w:after="0" w:line="240" w:lineRule="auto"/>
            </w:pPr>
            <w:del w:id="1825" w:author="Claude" w:date="2026-10-08T00:00:00Z">
              <w:r>
                <w:rPr>
                  <w:sz w:val="16"/>
                  <w:szCs w:val="16"/>
                </w:rPr>
                <w:delText xml:space="preserve">UC53</w:delText>
              </w:r>
            </w:del>
            <w:ins w:id="1826" w:author="Claude" w:date="2026-10-08T00:00:00Z">
              <w:r>
                <w:rPr>
                  <w:sz w:val="16"/>
                  <w:szCs w:val="16"/>
                </w:rPr>
                <w:t xml:space="preserve">UC53, UC39</w:t>
              </w:r>
            </w:ins>
          </w:p>
        </w:tc>
        <w:tc>
          <w:tcPr>
            <w:tcW w:w="1500" w:type="dxa"/>
          </w:tcPr>
          <w:p w14:paraId="28EBE68D">
            <w:pPr>
              <w:spacing w:after="0" w:line="240" w:lineRule="auto"/>
            </w:pPr>
            <w:r>
              <w:rPr>
                <w:sz w:val="16"/>
                <w:szCs w:val="16"/>
              </w:rPr>
              <w:t>Chủ HTX</w:t>
            </w:r>
          </w:p>
        </w:tc>
        <w:tc>
          <w:tcPr>
            <w:tcW w:w="1200" w:type="dxa"/>
          </w:tcPr>
          <w:p w14:paraId="472DD613">
            <w:pPr>
              <w:spacing w:after="0" w:line="240" w:lineRule="auto"/>
            </w:pPr>
            <w:r>
              <w:rPr>
                <w:sz w:val="16"/>
                <w:szCs w:val="16"/>
              </w:rPr>
              <w:t>Hành động</w:t>
            </w:r>
          </w:p>
        </w:tc>
        <w:tc>
          <w:tcPr>
            <w:tcW w:w="2600" w:type="dxa"/>
          </w:tcPr>
          <w:p w14:paraId="571AFAF7">
            <w:pPr>
              <w:spacing w:after="0" w:line="240" w:lineRule="auto"/>
            </w:pPr>
            <w:r>
              <w:rPr>
                <w:sz w:val="16"/>
                <w:szCs w:val="16"/>
              </w:rPr>
              <w:t>Chủ HTX không duyệt điều chỉnh.</w:t>
            </w:r>
          </w:p>
        </w:tc>
        <w:tc>
          <w:tcPr>
            <w:tcW w:w="700" w:type="dxa"/>
          </w:tcPr>
          <w:p w14:paraId="128CF08D">
            <w:pPr>
              <w:spacing w:after="0" w:line="240" w:lineRule="auto"/>
            </w:pPr>
            <w:r>
              <w:rPr>
                <w:sz w:val="16"/>
                <w:szCs w:val="16"/>
              </w:rPr>
              <w:t>Có</w:t>
            </w:r>
          </w:p>
        </w:tc>
      </w:tr>
      <w:tr w14:paraId="4065A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53062773">
            <w:pPr>
              <w:spacing w:after="0" w:line="240" w:lineRule="auto"/>
            </w:pPr>
            <w:r>
              <w:rPr>
                <w:b/>
                <w:sz w:val="16"/>
                <w:szCs w:val="16"/>
              </w:rPr>
              <w:t>PayRuleVersion (PAY_RULE)</w:t>
            </w:r>
          </w:p>
        </w:tc>
      </w:tr>
      <w:tr w14:paraId="390D0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274BE298">
            <w:pPr>
              <w:spacing w:after="0" w:line="240" w:lineRule="auto"/>
            </w:pPr>
            <w:r>
              <w:rPr>
                <w:sz w:val="16"/>
                <w:szCs w:val="16"/>
              </w:rPr>
              <w:t>Nháp → Đã duyệt</w:t>
            </w:r>
          </w:p>
        </w:tc>
        <w:tc>
          <w:tcPr>
            <w:tcW w:w="1000" w:type="dxa"/>
          </w:tcPr>
          <w:p w14:paraId="301C89E5">
            <w:pPr>
              <w:spacing w:after="0" w:line="240" w:lineRule="auto"/>
            </w:pPr>
            <w:r>
              <w:rPr>
                <w:sz w:val="16"/>
                <w:szCs w:val="16"/>
              </w:rPr>
              <w:t>UC58</w:t>
            </w:r>
          </w:p>
        </w:tc>
        <w:tc>
          <w:tcPr>
            <w:tcW w:w="1500" w:type="dxa"/>
          </w:tcPr>
          <w:p w14:paraId="18525012">
            <w:pPr>
              <w:spacing w:after="0" w:line="240" w:lineRule="auto"/>
            </w:pPr>
            <w:r>
              <w:rPr>
                <w:sz w:val="16"/>
                <w:szCs w:val="16"/>
              </w:rPr>
              <w:t>Chủ HTX</w:t>
            </w:r>
          </w:p>
        </w:tc>
        <w:tc>
          <w:tcPr>
            <w:tcW w:w="1200" w:type="dxa"/>
          </w:tcPr>
          <w:p w14:paraId="44CDA383">
            <w:pPr>
              <w:spacing w:after="0" w:line="240" w:lineRule="auto"/>
            </w:pPr>
            <w:r>
              <w:rPr>
                <w:sz w:val="16"/>
                <w:szCs w:val="16"/>
              </w:rPr>
              <w:t>Hành động</w:t>
            </w:r>
          </w:p>
        </w:tc>
        <w:tc>
          <w:tcPr>
            <w:tcW w:w="2600" w:type="dxa"/>
          </w:tcPr>
          <w:p w14:paraId="73F52678">
            <w:pPr>
              <w:spacing w:after="0" w:line="240" w:lineRule="auto"/>
            </w:pPr>
            <w:r>
              <w:rPr>
                <w:sz w:val="16"/>
                <w:szCs w:val="16"/>
              </w:rPr>
              <w:t xml:space="preserve">Kỳ hiệu lực không chồng lấn với mức đã duyệt của cùng đối </w:t>
            </w:r>
            <w:del w:id="1827" w:author="Claude" w:date="2026-10-08T00:00:00Z">
              <w:r>
                <w:rPr>
                  <w:sz w:val="16"/>
                  <w:szCs w:val="16"/>
                </w:rPr>
                <w:delText xml:space="preserve">tượng.</w:delText>
              </w:r>
            </w:del>
            <w:ins w:id="1828" w:author="Claude" w:date="2026-10-08T00:00:00Z">
              <w:r>
                <w:rPr>
                  <w:sz w:val="16"/>
                  <w:szCs w:val="16"/>
                </w:rPr>
                <w:t xml:space="preserve">tượng (cùng nhân viên với lương tháng; cùng loại với đơn giá công nhật).</w:t>
              </w:r>
            </w:ins>
          </w:p>
        </w:tc>
        <w:tc>
          <w:tcPr>
            <w:tcW w:w="700" w:type="dxa"/>
          </w:tcPr>
          <w:p w14:paraId="1FF0D7E2">
            <w:pPr>
              <w:spacing w:after="0" w:line="240" w:lineRule="auto"/>
            </w:pPr>
            <w:r>
              <w:rPr>
                <w:sz w:val="16"/>
                <w:szCs w:val="16"/>
              </w:rPr>
              <w:t>Không</w:t>
            </w:r>
          </w:p>
        </w:tc>
      </w:tr>
      <w:tr w14:paraId="463A1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747B4E0A">
            <w:pPr>
              <w:spacing w:after="0" w:line="240" w:lineRule="auto"/>
            </w:pPr>
            <w:r>
              <w:rPr>
                <w:sz w:val="16"/>
                <w:szCs w:val="16"/>
              </w:rPr>
              <w:t>Nháp → Từ chối</w:t>
            </w:r>
          </w:p>
        </w:tc>
        <w:tc>
          <w:tcPr>
            <w:tcW w:w="1000" w:type="dxa"/>
          </w:tcPr>
          <w:p w14:paraId="6562EE51">
            <w:pPr>
              <w:spacing w:after="0" w:line="240" w:lineRule="auto"/>
            </w:pPr>
            <w:r>
              <w:rPr>
                <w:sz w:val="16"/>
                <w:szCs w:val="16"/>
              </w:rPr>
              <w:t>UC58</w:t>
            </w:r>
          </w:p>
        </w:tc>
        <w:tc>
          <w:tcPr>
            <w:tcW w:w="1500" w:type="dxa"/>
          </w:tcPr>
          <w:p w14:paraId="4C2B8B57">
            <w:pPr>
              <w:spacing w:after="0" w:line="240" w:lineRule="auto"/>
            </w:pPr>
            <w:r>
              <w:rPr>
                <w:sz w:val="16"/>
                <w:szCs w:val="16"/>
              </w:rPr>
              <w:t>Chủ HTX</w:t>
            </w:r>
          </w:p>
        </w:tc>
        <w:tc>
          <w:tcPr>
            <w:tcW w:w="1200" w:type="dxa"/>
          </w:tcPr>
          <w:p w14:paraId="75E40049">
            <w:pPr>
              <w:spacing w:after="0" w:line="240" w:lineRule="auto"/>
            </w:pPr>
            <w:r>
              <w:rPr>
                <w:sz w:val="16"/>
                <w:szCs w:val="16"/>
              </w:rPr>
              <w:t>Hành động</w:t>
            </w:r>
          </w:p>
        </w:tc>
        <w:tc>
          <w:tcPr>
            <w:tcW w:w="2600" w:type="dxa"/>
          </w:tcPr>
          <w:p w14:paraId="2461E7B7">
            <w:pPr>
              <w:spacing w:after="0" w:line="240" w:lineRule="auto"/>
            </w:pPr>
            <w:r>
              <w:rPr>
                <w:sz w:val="16"/>
                <w:szCs w:val="16"/>
              </w:rPr>
              <w:t>Chủ HTX không duyệt mức mới.</w:t>
            </w:r>
          </w:p>
        </w:tc>
        <w:tc>
          <w:tcPr>
            <w:tcW w:w="700" w:type="dxa"/>
          </w:tcPr>
          <w:p w14:paraId="3BBB65AC">
            <w:pPr>
              <w:spacing w:after="0" w:line="240" w:lineRule="auto"/>
            </w:pPr>
            <w:r>
              <w:rPr>
                <w:sz w:val="16"/>
                <w:szCs w:val="16"/>
              </w:rPr>
              <w:t>Có</w:t>
            </w:r>
          </w:p>
        </w:tc>
      </w:tr>
      <w:tr w14:paraId="6E203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019C41C5">
            <w:pPr>
              <w:spacing w:after="0" w:line="240" w:lineRule="auto"/>
            </w:pPr>
            <w:r>
              <w:rPr>
                <w:b/>
                <w:sz w:val="16"/>
                <w:szCs w:val="16"/>
              </w:rPr>
              <w:t>LaborSettlement (LABOR_SETTLEMENT)</w:t>
            </w:r>
          </w:p>
        </w:tc>
      </w:tr>
      <w:tr w14:paraId="16F94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6FCBB650">
            <w:pPr>
              <w:spacing w:after="0" w:line="240" w:lineRule="auto"/>
            </w:pPr>
            <w:r>
              <w:rPr>
                <w:sz w:val="16"/>
                <w:szCs w:val="16"/>
              </w:rPr>
              <w:t>Nháp → Đã duyệt</w:t>
            </w:r>
          </w:p>
        </w:tc>
        <w:tc>
          <w:tcPr>
            <w:tcW w:w="1000" w:type="dxa"/>
          </w:tcPr>
          <w:p w14:paraId="3A215BFA">
            <w:pPr>
              <w:spacing w:after="0" w:line="240" w:lineRule="auto"/>
            </w:pPr>
            <w:r>
              <w:rPr>
                <w:sz w:val="16"/>
                <w:szCs w:val="16"/>
              </w:rPr>
              <w:t>UC60</w:t>
            </w:r>
          </w:p>
        </w:tc>
        <w:tc>
          <w:tcPr>
            <w:tcW w:w="1500" w:type="dxa"/>
          </w:tcPr>
          <w:p w14:paraId="4AD89EDD">
            <w:pPr>
              <w:spacing w:after="0" w:line="240" w:lineRule="auto"/>
            </w:pPr>
            <w:r>
              <w:rPr>
                <w:sz w:val="16"/>
                <w:szCs w:val="16"/>
              </w:rPr>
              <w:t>Chủ HTX</w:t>
            </w:r>
          </w:p>
        </w:tc>
        <w:tc>
          <w:tcPr>
            <w:tcW w:w="1200" w:type="dxa"/>
          </w:tcPr>
          <w:p w14:paraId="7334D7F7">
            <w:pPr>
              <w:spacing w:after="0" w:line="240" w:lineRule="auto"/>
            </w:pPr>
            <w:r>
              <w:rPr>
                <w:sz w:val="16"/>
                <w:szCs w:val="16"/>
              </w:rPr>
              <w:t>Hành động</w:t>
            </w:r>
          </w:p>
        </w:tc>
        <w:tc>
          <w:tcPr>
            <w:tcW w:w="2600" w:type="dxa"/>
          </w:tcPr>
          <w:p w14:paraId="789E02FB">
            <w:pPr>
              <w:spacing w:after="0" w:line="240" w:lineRule="auto"/>
            </w:pPr>
            <w:r>
              <w:rPr>
                <w:sz w:val="16"/>
                <w:szCs w:val="16"/>
              </w:rPr>
              <w:t>Rà và duyệt bảng.</w:t>
            </w:r>
          </w:p>
        </w:tc>
        <w:tc>
          <w:tcPr>
            <w:tcW w:w="700" w:type="dxa"/>
          </w:tcPr>
          <w:p w14:paraId="7C8E163E">
            <w:pPr>
              <w:spacing w:after="0" w:line="240" w:lineRule="auto"/>
            </w:pPr>
            <w:r>
              <w:rPr>
                <w:sz w:val="16"/>
                <w:szCs w:val="16"/>
              </w:rPr>
              <w:t>Không</w:t>
            </w:r>
          </w:p>
        </w:tc>
      </w:tr>
      <w:tr w14:paraId="6DF04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5D9607BF">
            <w:pPr>
              <w:spacing w:after="0" w:line="240" w:lineRule="auto"/>
            </w:pPr>
            <w:r>
              <w:rPr>
                <w:sz w:val="16"/>
                <w:szCs w:val="16"/>
              </w:rPr>
              <w:t>Đã duyệt → Nháp</w:t>
            </w:r>
          </w:p>
        </w:tc>
        <w:tc>
          <w:tcPr>
            <w:tcW w:w="1000" w:type="dxa"/>
          </w:tcPr>
          <w:p w14:paraId="013CA635">
            <w:pPr>
              <w:spacing w:after="0" w:line="240" w:lineRule="auto"/>
            </w:pPr>
            <w:r>
              <w:rPr>
                <w:sz w:val="16"/>
                <w:szCs w:val="16"/>
              </w:rPr>
              <w:t>UC60</w:t>
            </w:r>
          </w:p>
        </w:tc>
        <w:tc>
          <w:tcPr>
            <w:tcW w:w="1500" w:type="dxa"/>
          </w:tcPr>
          <w:p w14:paraId="6CEE40DB">
            <w:pPr>
              <w:spacing w:after="0" w:line="240" w:lineRule="auto"/>
            </w:pPr>
            <w:r>
              <w:rPr>
                <w:sz w:val="16"/>
                <w:szCs w:val="16"/>
              </w:rPr>
              <w:t>Chủ HTX</w:t>
            </w:r>
          </w:p>
        </w:tc>
        <w:tc>
          <w:tcPr>
            <w:tcW w:w="1200" w:type="dxa"/>
          </w:tcPr>
          <w:p w14:paraId="781EB657">
            <w:pPr>
              <w:spacing w:after="0" w:line="240" w:lineRule="auto"/>
            </w:pPr>
            <w:r>
              <w:rPr>
                <w:sz w:val="16"/>
                <w:szCs w:val="16"/>
              </w:rPr>
              <w:t>Hành động</w:t>
            </w:r>
          </w:p>
        </w:tc>
        <w:tc>
          <w:tcPr>
            <w:tcW w:w="2600" w:type="dxa"/>
          </w:tcPr>
          <w:p w14:paraId="7C3DEC34">
            <w:pPr>
              <w:spacing w:after="0" w:line="240" w:lineRule="auto"/>
            </w:pPr>
            <w:r>
              <w:rPr>
                <w:sz w:val="16"/>
                <w:szCs w:val="16"/>
              </w:rPr>
              <w:t>Mở lại để sửa; ghi nhật ký kiểm toán (trước – sau).</w:t>
            </w:r>
          </w:p>
        </w:tc>
        <w:tc>
          <w:tcPr>
            <w:tcW w:w="700" w:type="dxa"/>
          </w:tcPr>
          <w:p w14:paraId="373B6000">
            <w:pPr>
              <w:spacing w:after="0" w:line="240" w:lineRule="auto"/>
            </w:pPr>
            <w:r>
              <w:rPr>
                <w:sz w:val="16"/>
                <w:szCs w:val="16"/>
              </w:rPr>
              <w:t>Có</w:t>
            </w:r>
          </w:p>
        </w:tc>
      </w:tr>
      <w:tr w14:paraId="63267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32756BB2">
            <w:pPr>
              <w:spacing w:after="0" w:line="240" w:lineRule="auto"/>
            </w:pPr>
            <w:r>
              <w:rPr>
                <w:sz w:val="16"/>
                <w:szCs w:val="16"/>
              </w:rPr>
              <w:t>Đã duyệt → Đã chi đủ</w:t>
            </w:r>
          </w:p>
        </w:tc>
        <w:tc>
          <w:tcPr>
            <w:tcW w:w="1000" w:type="dxa"/>
          </w:tcPr>
          <w:p w14:paraId="5216FA2B">
            <w:pPr>
              <w:spacing w:after="0" w:line="240" w:lineRule="auto"/>
            </w:pPr>
            <w:r>
              <w:rPr>
                <w:sz w:val="16"/>
                <w:szCs w:val="16"/>
              </w:rPr>
              <w:t>UC61</w:t>
            </w:r>
          </w:p>
        </w:tc>
        <w:tc>
          <w:tcPr>
            <w:tcW w:w="1500" w:type="dxa"/>
          </w:tcPr>
          <w:p w14:paraId="5141838E">
            <w:pPr>
              <w:spacing w:after="0" w:line="240" w:lineRule="auto"/>
            </w:pPr>
            <w:r>
              <w:rPr>
                <w:sz w:val="16"/>
                <w:szCs w:val="16"/>
              </w:rPr>
              <w:t>Hệ thống</w:t>
            </w:r>
          </w:p>
        </w:tc>
        <w:tc>
          <w:tcPr>
            <w:tcW w:w="1200" w:type="dxa"/>
          </w:tcPr>
          <w:p w14:paraId="4FE81F89">
            <w:pPr>
              <w:spacing w:after="0" w:line="240" w:lineRule="auto"/>
            </w:pPr>
            <w:r>
              <w:rPr>
                <w:sz w:val="16"/>
                <w:szCs w:val="16"/>
              </w:rPr>
              <w:t>Hệ thống</w:t>
            </w:r>
          </w:p>
        </w:tc>
        <w:tc>
          <w:tcPr>
            <w:tcW w:w="2600" w:type="dxa"/>
          </w:tcPr>
          <w:p w14:paraId="2413FB4E">
            <w:pPr>
              <w:spacing w:after="0" w:line="240" w:lineRule="auto"/>
            </w:pPr>
            <w:r>
              <w:rPr>
                <w:sz w:val="16"/>
                <w:szCs w:val="16"/>
              </w:rPr>
              <w:t>Tổng chi bằng nghĩa vụ đã duyệt.</w:t>
            </w:r>
          </w:p>
        </w:tc>
        <w:tc>
          <w:tcPr>
            <w:tcW w:w="700" w:type="dxa"/>
          </w:tcPr>
          <w:p w14:paraId="4FB99E71">
            <w:pPr>
              <w:spacing w:after="0" w:line="240" w:lineRule="auto"/>
            </w:pPr>
            <w:r>
              <w:rPr>
                <w:sz w:val="16"/>
                <w:szCs w:val="16"/>
              </w:rPr>
              <w:t>Không</w:t>
            </w:r>
          </w:p>
        </w:tc>
      </w:tr>
      <w:tr w14:paraId="63FD0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01D62834">
            <w:pPr>
              <w:spacing w:after="0" w:line="240" w:lineRule="auto"/>
            </w:pPr>
            <w:r>
              <w:rPr>
                <w:b/>
                <w:sz w:val="16"/>
                <w:szCs w:val="16"/>
              </w:rPr>
              <w:t>MessageDeliveryAttempt (MESSAGE_DELIVERY)</w:t>
            </w:r>
          </w:p>
        </w:tc>
      </w:tr>
      <w:tr w14:paraId="65B91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06200ABD">
            <w:pPr>
              <w:spacing w:after="0" w:line="240" w:lineRule="auto"/>
            </w:pPr>
            <w:r>
              <w:rPr>
                <w:sz w:val="16"/>
                <w:szCs w:val="16"/>
              </w:rPr>
              <w:t>Đang gửi → Đã gửi</w:t>
            </w:r>
          </w:p>
        </w:tc>
        <w:tc>
          <w:tcPr>
            <w:tcW w:w="1000" w:type="dxa"/>
          </w:tcPr>
          <w:p w14:paraId="00A01363">
            <w:pPr>
              <w:spacing w:after="0" w:line="240" w:lineRule="auto"/>
            </w:pPr>
            <w:r>
              <w:rPr>
                <w:sz w:val="16"/>
                <w:szCs w:val="16"/>
              </w:rPr>
              <w:t>UC70</w:t>
            </w:r>
          </w:p>
        </w:tc>
        <w:tc>
          <w:tcPr>
            <w:tcW w:w="1500" w:type="dxa"/>
          </w:tcPr>
          <w:p w14:paraId="5AA1C567">
            <w:pPr>
              <w:spacing w:after="0" w:line="240" w:lineRule="auto"/>
            </w:pPr>
            <w:r>
              <w:rPr>
                <w:sz w:val="16"/>
                <w:szCs w:val="16"/>
              </w:rPr>
              <w:t>Hệ thống</w:t>
            </w:r>
          </w:p>
        </w:tc>
        <w:tc>
          <w:tcPr>
            <w:tcW w:w="1200" w:type="dxa"/>
          </w:tcPr>
          <w:p w14:paraId="7D72FC23">
            <w:pPr>
              <w:spacing w:after="0" w:line="240" w:lineRule="auto"/>
            </w:pPr>
            <w:r>
              <w:rPr>
                <w:sz w:val="16"/>
                <w:szCs w:val="16"/>
              </w:rPr>
              <w:t>Hệ thống</w:t>
            </w:r>
          </w:p>
        </w:tc>
        <w:tc>
          <w:tcPr>
            <w:tcW w:w="2600" w:type="dxa"/>
          </w:tcPr>
          <w:p w14:paraId="76ECC82A">
            <w:pPr>
              <w:spacing w:after="0" w:line="240" w:lineRule="auto"/>
            </w:pPr>
            <w:r>
              <w:rPr>
                <w:sz w:val="16"/>
                <w:szCs w:val="16"/>
              </w:rPr>
              <w:t>Phản hồi thành công của Zalo OA, Dịch vụ email hoặc Dịch vụ SMS.</w:t>
            </w:r>
          </w:p>
        </w:tc>
        <w:tc>
          <w:tcPr>
            <w:tcW w:w="700" w:type="dxa"/>
          </w:tcPr>
          <w:p w14:paraId="0BA75D62">
            <w:pPr>
              <w:spacing w:after="0" w:line="240" w:lineRule="auto"/>
            </w:pPr>
            <w:r>
              <w:rPr>
                <w:sz w:val="16"/>
                <w:szCs w:val="16"/>
              </w:rPr>
              <w:t>Không</w:t>
            </w:r>
          </w:p>
        </w:tc>
      </w:tr>
      <w:tr w14:paraId="7DAFE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70694D87">
            <w:pPr>
              <w:spacing w:after="0" w:line="240" w:lineRule="auto"/>
            </w:pPr>
            <w:r>
              <w:rPr>
                <w:sz w:val="16"/>
                <w:szCs w:val="16"/>
              </w:rPr>
              <w:t>Đang gửi → Thất bại</w:t>
            </w:r>
          </w:p>
        </w:tc>
        <w:tc>
          <w:tcPr>
            <w:tcW w:w="1000" w:type="dxa"/>
          </w:tcPr>
          <w:p w14:paraId="07BCAC6C">
            <w:pPr>
              <w:spacing w:after="0" w:line="240" w:lineRule="auto"/>
            </w:pPr>
            <w:r>
              <w:rPr>
                <w:sz w:val="16"/>
                <w:szCs w:val="16"/>
              </w:rPr>
              <w:t>UC70</w:t>
            </w:r>
          </w:p>
        </w:tc>
        <w:tc>
          <w:tcPr>
            <w:tcW w:w="1500" w:type="dxa"/>
          </w:tcPr>
          <w:p w14:paraId="26B77EDE">
            <w:pPr>
              <w:spacing w:after="0" w:line="240" w:lineRule="auto"/>
            </w:pPr>
            <w:r>
              <w:rPr>
                <w:sz w:val="16"/>
                <w:szCs w:val="16"/>
              </w:rPr>
              <w:t>Hệ thống</w:t>
            </w:r>
          </w:p>
        </w:tc>
        <w:tc>
          <w:tcPr>
            <w:tcW w:w="1200" w:type="dxa"/>
          </w:tcPr>
          <w:p w14:paraId="4807077F">
            <w:pPr>
              <w:spacing w:after="0" w:line="240" w:lineRule="auto"/>
            </w:pPr>
            <w:r>
              <w:rPr>
                <w:sz w:val="16"/>
                <w:szCs w:val="16"/>
              </w:rPr>
              <w:t>Hệ thống; thời gian</w:t>
            </w:r>
          </w:p>
        </w:tc>
        <w:tc>
          <w:tcPr>
            <w:tcW w:w="2600" w:type="dxa"/>
          </w:tcPr>
          <w:p w14:paraId="28A5D257">
            <w:pPr>
              <w:spacing w:after="0" w:line="240" w:lineRule="auto"/>
            </w:pPr>
            <w:r>
              <w:rPr>
                <w:sz w:val="16"/>
                <w:szCs w:val="16"/>
              </w:rPr>
              <w:t>Phản hồi lỗi hoặc hết thời gian chờ.</w:t>
            </w:r>
          </w:p>
        </w:tc>
        <w:tc>
          <w:tcPr>
            <w:tcW w:w="700" w:type="dxa"/>
          </w:tcPr>
          <w:p w14:paraId="28EC4AF2">
            <w:pPr>
              <w:spacing w:after="0" w:line="240" w:lineRule="auto"/>
            </w:pPr>
            <w:r>
              <w:rPr>
                <w:sz w:val="16"/>
                <w:szCs w:val="16"/>
              </w:rPr>
              <w:t>Không</w:t>
            </w:r>
          </w:p>
        </w:tc>
      </w:tr>
    </w:tbl>
    <w:p w14:paraId="6754A31C">
      <w:pPr>
        <w:spacing w:after="60"/>
      </w:pPr>
    </w:p>
    <w:p w14:paraId="4AE8B311">
      <w:pPr>
        <w:pStyle w:val="5"/>
        <w:keepNext/>
      </w:pPr>
      <w:r>
        <w:t>3.4.3 Nhóm Đang dùng / Ngừng dùng (nhóm B)</w:t>
      </w:r>
    </w:p>
    <w:p w14:paraId="426C05BD">
      <w:pPr>
        <w:spacing w:after="60"/>
      </w:pPr>
      <w:r>
        <w:t xml:space="preserve">9 entity dùng chung nhóm USAGE gồm hai trạng thái: Đang dùng (mã IN_USE, đầu, khi tạo) và Ngừng dùng (mã OUT_OF_USE). Hai chiều chuyển đều được phép, thay cho thao tác Xóa; điều kiện chặn Ngừng dùng ghi theo từng entity dưới đây (thông báo </w:t>
        <w:fldChar w:fldCharType="begin"/>
        <w:instrText xml:space="preserve"> HYPERLINK \l "MSG11" \o "MSG11 (Lỗi): Không thể thực hiện vì còn {count} bản ghi đang sử dụng: {related_list}. Vui lòng xử lý các bản ghi này trước." </w:instrText>
        <w:fldChar w:fldCharType="separate"/>
        <w:t>MSG11</w:t>
        <w:fldChar w:fldCharType="end"/>
        <w:t xml:space="preserve"> hoặc </w:t>
        <w:fldChar w:fldCharType="begin"/>
        <w:instrText xml:space="preserve"> HYPERLINK \l "MSG61" \o "MSG61 (Lỗi): Không thể chuyển {object_name} từ “{current_status}” sang “{new_status}”: {reason}." </w:instrText>
        <w:fldChar w:fldCharType="separate"/>
        <w:t>MSG61</w:t>
        <w:fldChar w:fldCharType="end"/>
        <w:t>). StatusTransition chỉ khai báo hai chuyển được phép của nhóm USAGE (Đang dùng → Ngừng dùng, Ngừng dùng → Đang dùng); UC thực hiện và điều kiện chặn của từng entity nằm ở bảng dưới đây và trong UC tương ứng.</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1300"/>
        <w:gridCol w:w="2700"/>
        <w:gridCol w:w="2700"/>
      </w:tblGrid>
      <w:tr w14:paraId="2BC7F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7BE10488">
            <w:pPr>
              <w:spacing w:after="0" w:line="240" w:lineRule="auto"/>
            </w:pPr>
            <w:r>
              <w:rPr>
                <w:b/>
                <w:sz w:val="16"/>
                <w:szCs w:val="16"/>
              </w:rPr>
              <w:t>Entity</w:t>
            </w:r>
          </w:p>
        </w:tc>
        <w:tc>
          <w:tcPr>
            <w:tcW w:w="1300" w:type="dxa"/>
            <w:shd w:val="clear" w:color="auto" w:fill="DCE6F1"/>
          </w:tcPr>
          <w:p w14:paraId="3AA351DA">
            <w:pPr>
              <w:spacing w:after="0" w:line="240" w:lineRule="auto"/>
            </w:pPr>
            <w:r>
              <w:rPr>
                <w:b/>
                <w:sz w:val="16"/>
                <w:szCs w:val="16"/>
              </w:rPr>
              <w:t>UC đổi trạng thái</w:t>
            </w:r>
          </w:p>
        </w:tc>
        <w:tc>
          <w:tcPr>
            <w:tcW w:w="2700" w:type="dxa"/>
            <w:shd w:val="clear" w:color="auto" w:fill="DCE6F1"/>
          </w:tcPr>
          <w:p w14:paraId="009BC177">
            <w:pPr>
              <w:spacing w:after="0" w:line="240" w:lineRule="auto"/>
            </w:pPr>
            <w:r>
              <w:rPr>
                <w:b/>
                <w:sz w:val="16"/>
                <w:szCs w:val="16"/>
              </w:rPr>
              <w:t>Chặn Ngừng dùng khi</w:t>
            </w:r>
          </w:p>
        </w:tc>
        <w:tc>
          <w:tcPr>
            <w:tcW w:w="2700" w:type="dxa"/>
            <w:shd w:val="clear" w:color="auto" w:fill="DCE6F1"/>
          </w:tcPr>
          <w:p w14:paraId="5ACAD058">
            <w:pPr>
              <w:spacing w:after="0" w:line="240" w:lineRule="auto"/>
            </w:pPr>
            <w:r>
              <w:rPr>
                <w:b/>
                <w:sz w:val="16"/>
                <w:szCs w:val="16"/>
              </w:rPr>
              <w:t>Khi Ngừng dùng</w:t>
            </w:r>
          </w:p>
        </w:tc>
      </w:tr>
      <w:tr w14:paraId="37479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C479AB5">
            <w:pPr>
              <w:spacing w:after="0" w:line="240" w:lineRule="auto"/>
            </w:pPr>
            <w:r>
              <w:rPr>
                <w:sz w:val="16"/>
                <w:szCs w:val="16"/>
              </w:rPr>
              <w:t>Role (Vai trò)</w:t>
            </w:r>
          </w:p>
        </w:tc>
        <w:tc>
          <w:tcPr>
            <w:tcW w:w="1300" w:type="dxa"/>
          </w:tcPr>
          <w:p w14:paraId="4EF19663">
            <w:pPr>
              <w:spacing w:after="0" w:line="240" w:lineRule="auto"/>
            </w:pPr>
            <w:r>
              <w:rPr>
                <w:sz w:val="16"/>
                <w:szCs w:val="16"/>
              </w:rPr>
              <w:t>UC12</w:t>
            </w:r>
          </w:p>
        </w:tc>
        <w:tc>
          <w:tcPr>
            <w:tcW w:w="2700" w:type="dxa"/>
          </w:tcPr>
          <w:p w14:paraId="1E1FB616">
            <w:pPr>
              <w:spacing w:after="0" w:line="240" w:lineRule="auto"/>
            </w:pPr>
            <w:r>
              <w:rPr>
                <w:sz w:val="16"/>
                <w:szCs w:val="16"/>
              </w:rPr>
              <w:t>Còn cặp khu – vai trò Hiệu lực dùng vai trò này.</w:t>
            </w:r>
          </w:p>
        </w:tc>
        <w:tc>
          <w:tcPr>
            <w:tcW w:w="2700" w:type="dxa"/>
          </w:tcPr>
          <w:p w14:paraId="27F3F13F">
            <w:pPr>
              <w:spacing w:after="0" w:line="240" w:lineRule="auto"/>
            </w:pPr>
            <w:r>
              <w:rPr>
                <w:sz w:val="16"/>
                <w:szCs w:val="16"/>
              </w:rPr>
              <w:t>Không gán được cho tài khoản mới.</w:t>
            </w:r>
          </w:p>
        </w:tc>
      </w:tr>
      <w:tr w14:paraId="27B88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AE1226D">
            <w:pPr>
              <w:spacing w:after="0" w:line="240" w:lineRule="auto"/>
            </w:pPr>
            <w:r>
              <w:rPr>
                <w:sz w:val="16"/>
                <w:szCs w:val="16"/>
              </w:rPr>
              <w:t>FarmingZone (Vùng nuôi)</w:t>
            </w:r>
          </w:p>
        </w:tc>
        <w:tc>
          <w:tcPr>
            <w:tcW w:w="1300" w:type="dxa"/>
          </w:tcPr>
          <w:p w14:paraId="55D15B2A">
            <w:pPr>
              <w:spacing w:after="0" w:line="240" w:lineRule="auto"/>
            </w:pPr>
            <w:r>
              <w:rPr>
                <w:sz w:val="16"/>
                <w:szCs w:val="16"/>
              </w:rPr>
              <w:t>UC15</w:t>
            </w:r>
          </w:p>
        </w:tc>
        <w:tc>
          <w:tcPr>
            <w:tcW w:w="2700" w:type="dxa"/>
          </w:tcPr>
          <w:p w14:paraId="77872602">
            <w:pPr>
              <w:spacing w:after="0" w:line="240" w:lineRule="auto"/>
            </w:pPr>
            <w:r>
              <w:rPr>
                <w:sz w:val="16"/>
                <w:szCs w:val="16"/>
              </w:rPr>
              <w:t>Còn bè Đang dùng trong vùng.</w:t>
            </w:r>
          </w:p>
        </w:tc>
        <w:tc>
          <w:tcPr>
            <w:tcW w:w="2700" w:type="dxa"/>
          </w:tcPr>
          <w:p w14:paraId="1FCCEFD5">
            <w:pPr>
              <w:spacing w:after="0" w:line="240" w:lineRule="auto"/>
            </w:pPr>
            <w:r>
              <w:rPr>
                <w:sz w:val="16"/>
                <w:szCs w:val="16"/>
              </w:rPr>
              <w:t>Không thêm bè, không chọn khi lập đơn, đo nước.</w:t>
            </w:r>
          </w:p>
        </w:tc>
      </w:tr>
      <w:tr w14:paraId="3E22F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18D70F5">
            <w:pPr>
              <w:spacing w:after="0" w:line="240" w:lineRule="auto"/>
            </w:pPr>
            <w:r>
              <w:rPr>
                <w:sz w:val="16"/>
                <w:szCs w:val="16"/>
              </w:rPr>
              <w:t>Raft (Bè)</w:t>
            </w:r>
          </w:p>
        </w:tc>
        <w:tc>
          <w:tcPr>
            <w:tcW w:w="1300" w:type="dxa"/>
          </w:tcPr>
          <w:p w14:paraId="61CEA7AA">
            <w:pPr>
              <w:spacing w:after="0" w:line="240" w:lineRule="auto"/>
            </w:pPr>
            <w:r>
              <w:rPr>
                <w:sz w:val="16"/>
                <w:szCs w:val="16"/>
              </w:rPr>
              <w:t>UC18</w:t>
            </w:r>
          </w:p>
        </w:tc>
        <w:tc>
          <w:tcPr>
            <w:tcW w:w="2700" w:type="dxa"/>
          </w:tcPr>
          <w:p w14:paraId="16864A2B">
            <w:pPr>
              <w:spacing w:after="0" w:line="240" w:lineRule="auto"/>
            </w:pPr>
            <w:r>
              <w:rPr>
                <w:sz w:val="16"/>
                <w:szCs w:val="16"/>
              </w:rPr>
              <w:t>Bè còn chu kỳ Đang mở.</w:t>
            </w:r>
          </w:p>
        </w:tc>
        <w:tc>
          <w:tcPr>
            <w:tcW w:w="2700" w:type="dxa"/>
          </w:tcPr>
          <w:p w14:paraId="43816EA0">
            <w:pPr>
              <w:spacing w:after="0" w:line="240" w:lineRule="auto"/>
            </w:pPr>
            <w:r>
              <w:rPr>
                <w:sz w:val="16"/>
                <w:szCs w:val="16"/>
              </w:rPr>
              <w:t>Không mở chu kỳ mới, không ghi phiếu vật tư.</w:t>
            </w:r>
          </w:p>
        </w:tc>
      </w:tr>
      <w:tr w14:paraId="5FD8E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F8FAFCD">
            <w:pPr>
              <w:spacing w:after="0" w:line="240" w:lineRule="auto"/>
            </w:pPr>
            <w:r>
              <w:rPr>
                <w:sz w:val="16"/>
                <w:szCs w:val="16"/>
              </w:rPr>
              <w:t>OysterSeedType (Giống hàu)</w:t>
            </w:r>
          </w:p>
        </w:tc>
        <w:tc>
          <w:tcPr>
            <w:tcW w:w="1300" w:type="dxa"/>
          </w:tcPr>
          <w:p w14:paraId="0B9464A9">
            <w:pPr>
              <w:spacing w:after="0" w:line="240" w:lineRule="auto"/>
            </w:pPr>
            <w:r>
              <w:rPr>
                <w:sz w:val="16"/>
                <w:szCs w:val="16"/>
              </w:rPr>
              <w:t>UC20</w:t>
            </w:r>
          </w:p>
        </w:tc>
        <w:tc>
          <w:tcPr>
            <w:tcW w:w="2700" w:type="dxa"/>
          </w:tcPr>
          <w:p w14:paraId="176BCFA8">
            <w:pPr>
              <w:spacing w:after="0" w:line="240" w:lineRule="auto"/>
            </w:pPr>
            <w:r>
              <w:rPr>
                <w:sz w:val="16"/>
                <w:szCs w:val="16"/>
              </w:rPr>
              <w:t>Không chặn.</w:t>
            </w:r>
          </w:p>
        </w:tc>
        <w:tc>
          <w:tcPr>
            <w:tcW w:w="2700" w:type="dxa"/>
          </w:tcPr>
          <w:p w14:paraId="7F0CA2E9">
            <w:pPr>
              <w:spacing w:after="0" w:line="240" w:lineRule="auto"/>
            </w:pPr>
            <w:r>
              <w:rPr>
                <w:sz w:val="16"/>
                <w:szCs w:val="16"/>
              </w:rPr>
              <w:t>Không chọn khi nhập giống, mở chu kỳ.</w:t>
            </w:r>
          </w:p>
        </w:tc>
      </w:tr>
      <w:tr w14:paraId="64A3C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691A4B4">
            <w:pPr>
              <w:spacing w:after="0" w:line="240" w:lineRule="auto"/>
            </w:pPr>
            <w:r>
              <w:rPr>
                <w:sz w:val="16"/>
                <w:szCs w:val="16"/>
              </w:rPr>
              <w:t>Product (Sản phẩm)</w:t>
            </w:r>
          </w:p>
        </w:tc>
        <w:tc>
          <w:tcPr>
            <w:tcW w:w="1300" w:type="dxa"/>
          </w:tcPr>
          <w:p w14:paraId="435C6A8E">
            <w:pPr>
              <w:spacing w:after="0" w:line="240" w:lineRule="auto"/>
            </w:pPr>
            <w:r>
              <w:rPr>
                <w:sz w:val="16"/>
                <w:szCs w:val="16"/>
              </w:rPr>
              <w:t>UC20</w:t>
            </w:r>
          </w:p>
        </w:tc>
        <w:tc>
          <w:tcPr>
            <w:tcW w:w="2700" w:type="dxa"/>
          </w:tcPr>
          <w:p w14:paraId="36EC0F99">
            <w:pPr>
              <w:spacing w:after="0" w:line="240" w:lineRule="auto"/>
            </w:pPr>
            <w:r>
              <w:rPr>
                <w:sz w:val="16"/>
                <w:szCs w:val="16"/>
              </w:rPr>
              <w:t>Không chặn; đơn đang mở giữ nguyên.</w:t>
            </w:r>
          </w:p>
        </w:tc>
        <w:tc>
          <w:tcPr>
            <w:tcW w:w="2700" w:type="dxa"/>
          </w:tcPr>
          <w:p w14:paraId="1B28B0D4">
            <w:pPr>
              <w:spacing w:after="0" w:line="240" w:lineRule="auto"/>
            </w:pPr>
            <w:r>
              <w:rPr>
                <w:sz w:val="16"/>
                <w:szCs w:val="16"/>
              </w:rPr>
              <w:t xml:space="preserve">Không chọn khi tạo yêu cầu mua (UC43, </w:t>
            </w:r>
            <w:r>
              <w:fldChar w:fldCharType="begin"/>
              <w:instrText xml:space="preserve"> HYPERLINK \l "MSG39" \o "MSG39 (Lỗi): Sản phẩm {product_name} đã ngừng bán. Vui lòng chọn sản phẩm đang bán." </w:instrText>
              <w:fldChar w:fldCharType="separate"/>
            </w:r>
            <w:r>
              <w:rPr>
                <w:sz w:val="16"/>
                <w:szCs w:val="16"/>
              </w:rPr>
              <w:t>MSG39</w:t>
              <w:fldChar w:fldCharType="end"/>
              <w:t>).</w:t>
            </w:r>
          </w:p>
        </w:tc>
      </w:tr>
      <w:tr w14:paraId="4D8AD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8D9AD11">
            <w:pPr>
              <w:spacing w:after="0" w:line="240" w:lineRule="auto"/>
            </w:pPr>
            <w:r>
              <w:rPr>
                <w:sz w:val="16"/>
                <w:szCs w:val="16"/>
              </w:rPr>
              <w:t>SeedSupplier (Nhà cung cấp giống)</w:t>
            </w:r>
          </w:p>
        </w:tc>
        <w:tc>
          <w:tcPr>
            <w:tcW w:w="1300" w:type="dxa"/>
          </w:tcPr>
          <w:p w14:paraId="13F43861">
            <w:pPr>
              <w:spacing w:after="0" w:line="240" w:lineRule="auto"/>
            </w:pPr>
            <w:r>
              <w:rPr>
                <w:sz w:val="16"/>
                <w:szCs w:val="16"/>
              </w:rPr>
              <w:t>UC22</w:t>
            </w:r>
          </w:p>
        </w:tc>
        <w:tc>
          <w:tcPr>
            <w:tcW w:w="2700" w:type="dxa"/>
          </w:tcPr>
          <w:p w14:paraId="3F12B6B0">
            <w:pPr>
              <w:spacing w:after="0" w:line="240" w:lineRule="auto"/>
            </w:pPr>
            <w:r>
              <w:rPr>
                <w:sz w:val="16"/>
                <w:szCs w:val="16"/>
              </w:rPr>
              <w:t>Không chặn; lô đã nhận giữ nguyên.</w:t>
            </w:r>
          </w:p>
        </w:tc>
        <w:tc>
          <w:tcPr>
            <w:tcW w:w="2700" w:type="dxa"/>
          </w:tcPr>
          <w:p w14:paraId="19181E29">
            <w:pPr>
              <w:spacing w:after="0" w:line="240" w:lineRule="auto"/>
            </w:pPr>
            <w:r>
              <w:rPr>
                <w:sz w:val="16"/>
                <w:szCs w:val="16"/>
              </w:rPr>
              <w:t>Không chọn khi nhập giống.</w:t>
            </w:r>
          </w:p>
        </w:tc>
      </w:tr>
      <w:tr w14:paraId="4E678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77CBD50">
            <w:pPr>
              <w:spacing w:after="0" w:line="240" w:lineRule="auto"/>
            </w:pPr>
            <w:r>
              <w:rPr>
                <w:sz w:val="16"/>
                <w:szCs w:val="16"/>
              </w:rPr>
              <w:t>Customer (Khách hàng)</w:t>
            </w:r>
          </w:p>
        </w:tc>
        <w:tc>
          <w:tcPr>
            <w:tcW w:w="1300" w:type="dxa"/>
          </w:tcPr>
          <w:p w14:paraId="7E8A95B7">
            <w:pPr>
              <w:spacing w:after="0" w:line="240" w:lineRule="auto"/>
            </w:pPr>
            <w:r>
              <w:rPr>
                <w:sz w:val="16"/>
                <w:szCs w:val="16"/>
              </w:rPr>
              <w:t>UC42</w:t>
            </w:r>
          </w:p>
        </w:tc>
        <w:tc>
          <w:tcPr>
            <w:tcW w:w="2700" w:type="dxa"/>
          </w:tcPr>
          <w:p w14:paraId="3BD6C9C6">
            <w:pPr>
              <w:spacing w:after="0" w:line="240" w:lineRule="auto"/>
            </w:pPr>
            <w:r>
              <w:rPr>
                <w:sz w:val="16"/>
                <w:szCs w:val="16"/>
              </w:rPr>
              <w:t>Còn đơn chưa ở Đã chốt bán hoặc trạng thái kết thúc (kể cả Yêu cầu trả hàng, Đã chấp nhận trả), hoặc đơn Đã chốt bán chưa quá 24 giờ (còn được yêu cầu trả hàng).</w:t>
            </w:r>
          </w:p>
        </w:tc>
        <w:tc>
          <w:tcPr>
            <w:tcW w:w="2700" w:type="dxa"/>
          </w:tcPr>
          <w:p w14:paraId="5577EC32">
            <w:pPr>
              <w:spacing w:after="0" w:line="240" w:lineRule="auto"/>
            </w:pPr>
            <w:r>
              <w:rPr>
                <w:sz w:val="16"/>
                <w:szCs w:val="16"/>
              </w:rPr>
              <w:t>Không tạo yêu cầu mua mới (UC43); tài khoản gắn hồ sơ khách vẫn đăng nhập, xem đơn và công nợ cũ (UC46, UC47); công nợ vẫn theo dõi.</w:t>
            </w:r>
          </w:p>
        </w:tc>
      </w:tr>
      <w:tr w14:paraId="23786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8A72A42">
            <w:pPr>
              <w:spacing w:after="0" w:line="240" w:lineRule="auto"/>
            </w:pPr>
            <w:r>
              <w:rPr>
                <w:sz w:val="16"/>
                <w:szCs w:val="16"/>
              </w:rPr>
              <w:t>Contractor (Người nhận khoán)</w:t>
            </w:r>
          </w:p>
        </w:tc>
        <w:tc>
          <w:tcPr>
            <w:tcW w:w="1300" w:type="dxa"/>
          </w:tcPr>
          <w:p w14:paraId="13415608">
            <w:pPr>
              <w:spacing w:after="0" w:line="240" w:lineRule="auto"/>
            </w:pPr>
            <w:r>
              <w:rPr>
                <w:sz w:val="16"/>
                <w:szCs w:val="16"/>
              </w:rPr>
              <w:t>UC55</w:t>
            </w:r>
          </w:p>
        </w:tc>
        <w:tc>
          <w:tcPr>
            <w:tcW w:w="2700" w:type="dxa"/>
          </w:tcPr>
          <w:p w14:paraId="1554D343">
            <w:pPr>
              <w:spacing w:after="0" w:line="240" w:lineRule="auto"/>
            </w:pPr>
            <w:r>
              <w:rPr>
                <w:sz w:val="16"/>
                <w:szCs w:val="16"/>
              </w:rPr>
              <w:t>Còn quyết toán chưa Đã chi đủ.</w:t>
            </w:r>
          </w:p>
        </w:tc>
        <w:tc>
          <w:tcPr>
            <w:tcW w:w="2700" w:type="dxa"/>
          </w:tcPr>
          <w:p w14:paraId="6087F82B">
            <w:pPr>
              <w:spacing w:after="0" w:line="240" w:lineRule="auto"/>
            </w:pPr>
            <w:r>
              <w:rPr>
                <w:sz w:val="16"/>
                <w:szCs w:val="16"/>
              </w:rPr>
              <w:t>Không giao việc, chấm công mới.</w:t>
            </w:r>
          </w:p>
        </w:tc>
      </w:tr>
      <w:tr w14:paraId="79C5F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C815005">
            <w:pPr>
              <w:spacing w:after="0" w:line="240" w:lineRule="auto"/>
            </w:pPr>
            <w:r>
              <w:rPr>
                <w:sz w:val="16"/>
                <w:szCs w:val="16"/>
              </w:rPr>
              <w:t>SeasonalWorker (Lao động thời vụ)</w:t>
            </w:r>
          </w:p>
        </w:tc>
        <w:tc>
          <w:tcPr>
            <w:tcW w:w="1300" w:type="dxa"/>
          </w:tcPr>
          <w:p w14:paraId="5929F4E6">
            <w:pPr>
              <w:spacing w:after="0" w:line="240" w:lineRule="auto"/>
            </w:pPr>
            <w:r>
              <w:rPr>
                <w:sz w:val="16"/>
                <w:szCs w:val="16"/>
              </w:rPr>
              <w:t>UC55</w:t>
            </w:r>
          </w:p>
        </w:tc>
        <w:tc>
          <w:tcPr>
            <w:tcW w:w="2700" w:type="dxa"/>
          </w:tcPr>
          <w:p w14:paraId="01D7E3DC">
            <w:pPr>
              <w:spacing w:after="0" w:line="240" w:lineRule="auto"/>
            </w:pPr>
            <w:r>
              <w:rPr>
                <w:sz w:val="16"/>
                <w:szCs w:val="16"/>
              </w:rPr>
              <w:t>Không chặn.</w:t>
            </w:r>
          </w:p>
        </w:tc>
        <w:tc>
          <w:tcPr>
            <w:tcW w:w="2700" w:type="dxa"/>
          </w:tcPr>
          <w:p w14:paraId="2AA79C82">
            <w:pPr>
              <w:spacing w:after="0" w:line="240" w:lineRule="auto"/>
            </w:pPr>
            <w:r>
              <w:rPr>
                <w:sz w:val="16"/>
                <w:szCs w:val="16"/>
              </w:rPr>
              <w:t>Không giao việc, chấm công mới.</w:t>
            </w:r>
          </w:p>
        </w:tc>
      </w:tr>
    </w:tbl>
    <w:p w14:paraId="5A91C2FF">
      <w:pPr>
        <w:spacing w:after="60"/>
      </w:pPr>
    </w:p>
    <w:p w14:paraId="17A5FC89">
      <w:pPr>
        <w:pStyle w:val="5"/>
        <w:keepNext/>
      </w:pPr>
      <w:r>
        <w:t>3.4.4 Trạng thái suy ra và trạng thái kỹ thuật (nhóm C, D)</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700"/>
        <w:gridCol w:w="6000"/>
      </w:tblGrid>
      <w:tr w14:paraId="5D45D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2D486FB2">
            <w:pPr>
              <w:spacing w:after="0" w:line="240" w:lineRule="auto"/>
            </w:pPr>
            <w:r>
              <w:rPr>
                <w:b/>
                <w:sz w:val="16"/>
                <w:szCs w:val="16"/>
              </w:rPr>
              <w:t>Entity</w:t>
            </w:r>
          </w:p>
        </w:tc>
        <w:tc>
          <w:tcPr>
            <w:tcW w:w="700" w:type="dxa"/>
            <w:shd w:val="clear" w:color="auto" w:fill="DCE6F1"/>
          </w:tcPr>
          <w:p w14:paraId="237D97ED">
            <w:pPr>
              <w:spacing w:after="0" w:line="240" w:lineRule="auto"/>
            </w:pPr>
            <w:r>
              <w:rPr>
                <w:b/>
                <w:sz w:val="16"/>
                <w:szCs w:val="16"/>
              </w:rPr>
              <w:t>Nhóm</w:t>
            </w:r>
          </w:p>
        </w:tc>
        <w:tc>
          <w:tcPr>
            <w:tcW w:w="6000" w:type="dxa"/>
            <w:shd w:val="clear" w:color="auto" w:fill="DCE6F1"/>
          </w:tcPr>
          <w:p w14:paraId="59082066">
            <w:pPr>
              <w:spacing w:after="0" w:line="240" w:lineRule="auto"/>
            </w:pPr>
            <w:r>
              <w:rPr>
                <w:b/>
                <w:sz w:val="16"/>
                <w:szCs w:val="16"/>
              </w:rPr>
              <w:t>Cách xác định</w:t>
            </w:r>
          </w:p>
        </w:tc>
      </w:tr>
      <w:tr w14:paraId="08E2B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505AE81">
            <w:pPr>
              <w:spacing w:after="0" w:line="240" w:lineRule="auto"/>
            </w:pPr>
            <w:r>
              <w:rPr>
                <w:sz w:val="16"/>
                <w:szCs w:val="16"/>
              </w:rPr>
              <w:t>Lane (Lối)</w:t>
            </w:r>
          </w:p>
        </w:tc>
        <w:tc>
          <w:tcPr>
            <w:tcW w:w="700" w:type="dxa"/>
          </w:tcPr>
          <w:p w14:paraId="43E354AF">
            <w:pPr>
              <w:spacing w:after="0" w:line="240" w:lineRule="auto"/>
            </w:pPr>
            <w:r>
              <w:rPr>
                <w:sz w:val="16"/>
                <w:szCs w:val="16"/>
              </w:rPr>
              <w:t>C</w:t>
            </w:r>
          </w:p>
        </w:tc>
        <w:tc>
          <w:tcPr>
            <w:tcW w:w="6000" w:type="dxa"/>
          </w:tcPr>
          <w:p w14:paraId="37EA8FA1">
            <w:pPr>
              <w:spacing w:after="0" w:line="240" w:lineRule="auto"/>
            </w:pPr>
            <w:r>
              <w:rPr>
                <w:sz w:val="16"/>
                <w:szCs w:val="16"/>
              </w:rPr>
              <w:t>Tình trạng từng phần lối (chưa thả, đang nuôi, đã thu, đã loại bỏ) suy ra từ LaneSegment; là màu tô trên sơ đồ bè (UC18, UC27).</w:t>
            </w:r>
          </w:p>
        </w:tc>
      </w:tr>
      <w:tr w14:paraId="522FA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9A9D628">
            <w:pPr>
              <w:spacing w:after="0" w:line="240" w:lineRule="auto"/>
            </w:pPr>
            <w:r>
              <w:rPr>
                <w:sz w:val="16"/>
                <w:szCs w:val="16"/>
              </w:rPr>
              <w:t>TraceabilityLot (Lô truy xuất)</w:t>
            </w:r>
          </w:p>
        </w:tc>
        <w:tc>
          <w:tcPr>
            <w:tcW w:w="700" w:type="dxa"/>
          </w:tcPr>
          <w:p w14:paraId="1E5AE96B">
            <w:pPr>
              <w:spacing w:after="0" w:line="240" w:lineRule="auto"/>
            </w:pPr>
            <w:r>
              <w:rPr>
                <w:sz w:val="16"/>
                <w:szCs w:val="16"/>
              </w:rPr>
              <w:t>C</w:t>
            </w:r>
          </w:p>
        </w:tc>
        <w:tc>
          <w:tcPr>
            <w:tcW w:w="6000" w:type="dxa"/>
          </w:tcPr>
          <w:p w14:paraId="2636A9A7">
            <w:pPr>
              <w:spacing w:after="0" w:line="240" w:lineRule="auto"/>
            </w:pPr>
            <w:r>
              <w:rPr>
                <w:sz w:val="16"/>
                <w:szCs w:val="16"/>
              </w:rPr>
              <w:t>Tình trạng lấy từ phiên bản công bố hiện hành của lô (TracePublicationVersion).</w:t>
            </w:r>
          </w:p>
        </w:tc>
      </w:tr>
      <w:tr w14:paraId="0B035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DE670D6">
            <w:pPr>
              <w:spacing w:after="0" w:line="240" w:lineRule="auto"/>
            </w:pPr>
            <w:r>
              <w:rPr>
                <w:sz w:val="16"/>
                <w:szCs w:val="16"/>
              </w:rPr>
              <w:t>CustomerCredit (Tín dụng khách)</w:t>
            </w:r>
          </w:p>
        </w:tc>
        <w:tc>
          <w:tcPr>
            <w:tcW w:w="700" w:type="dxa"/>
          </w:tcPr>
          <w:p w14:paraId="663BFA41">
            <w:pPr>
              <w:spacing w:after="0" w:line="240" w:lineRule="auto"/>
            </w:pPr>
            <w:r>
              <w:rPr>
                <w:sz w:val="16"/>
                <w:szCs w:val="16"/>
              </w:rPr>
              <w:t>C</w:t>
            </w:r>
          </w:p>
        </w:tc>
        <w:tc>
          <w:tcPr>
            <w:tcW w:w="6000" w:type="dxa"/>
          </w:tcPr>
          <w:p w14:paraId="3EFD40A2">
            <w:pPr>
              <w:spacing w:after="0" w:line="240" w:lineRule="auto"/>
            </w:pPr>
            <w:r>
              <w:rPr>
                <w:sz w:val="16"/>
                <w:szCs w:val="16"/>
              </w:rPr>
              <w:t>“Còn, đã dùng hết, đã hoàn” suy ra từ số dư sau các lần cấn trừ và hoàn tiền.</w:t>
            </w:r>
          </w:p>
        </w:tc>
      </w:tr>
      <w:tr w14:paraId="23F02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76F9047">
            <w:pPr>
              <w:spacing w:after="0" w:line="240" w:lineRule="auto"/>
            </w:pPr>
            <w:r>
              <w:rPr>
                <w:sz w:val="16"/>
                <w:szCs w:val="16"/>
              </w:rPr>
              <w:t>Notification (Thông báo)</w:t>
            </w:r>
          </w:p>
        </w:tc>
        <w:tc>
          <w:tcPr>
            <w:tcW w:w="700" w:type="dxa"/>
          </w:tcPr>
          <w:p w14:paraId="25F768E4">
            <w:pPr>
              <w:spacing w:after="0" w:line="240" w:lineRule="auto"/>
            </w:pPr>
            <w:r>
              <w:rPr>
                <w:sz w:val="16"/>
                <w:szCs w:val="16"/>
              </w:rPr>
              <w:t>C</w:t>
            </w:r>
          </w:p>
        </w:tc>
        <w:tc>
          <w:tcPr>
            <w:tcW w:w="6000" w:type="dxa"/>
          </w:tcPr>
          <w:p w14:paraId="3556E75C">
            <w:pPr>
              <w:spacing w:after="0" w:line="240" w:lineRule="auto"/>
            </w:pPr>
            <w:r>
              <w:rPr>
                <w:sz w:val="16"/>
                <w:szCs w:val="16"/>
              </w:rPr>
              <w:t>Thay “đã đọc” bằng thuộc tính thời điểm đọc (trống = chưa đọc).</w:t>
            </w:r>
          </w:p>
        </w:tc>
      </w:tr>
      <w:tr w14:paraId="7BD10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E929BCF">
            <w:pPr>
              <w:spacing w:after="0" w:line="240" w:lineRule="auto"/>
            </w:pPr>
            <w:r>
              <w:rPr>
                <w:sz w:val="16"/>
                <w:szCs w:val="16"/>
              </w:rPr>
              <w:t>WaterMeasurement</w:t>
            </w:r>
          </w:p>
        </w:tc>
        <w:tc>
          <w:tcPr>
            <w:tcW w:w="700" w:type="dxa"/>
          </w:tcPr>
          <w:p w14:paraId="40B18395">
            <w:pPr>
              <w:spacing w:after="0" w:line="240" w:lineRule="auto"/>
            </w:pPr>
            <w:r>
              <w:rPr>
                <w:sz w:val="16"/>
                <w:szCs w:val="16"/>
              </w:rPr>
              <w:t>D</w:t>
            </w:r>
          </w:p>
        </w:tc>
        <w:tc>
          <w:tcPr>
            <w:tcW w:w="6000" w:type="dxa"/>
          </w:tcPr>
          <w:p w14:paraId="0A96B3BE">
            <w:pPr>
              <w:spacing w:after="0" w:line="240" w:lineRule="auto"/>
            </w:pPr>
            <w:r>
              <w:rPr>
                <w:sz w:val="16"/>
                <w:szCs w:val="16"/>
              </w:rPr>
              <w:t>Trạng thái đồng bộ ngoại tuyến của phép đo: Dữ liệu kỹ thuật, độc lập với trạng thái vòng đời (Nháp, Đã xác nhận, Đã hiệu chỉnh) và không thuộc danh mục Status; một phép đo có thể vừa Đã xác nhận vừa chờ đồng bộ. Đặc tả ở SDS cùng xung đột đồng bộ (NFR-09).</w:t>
            </w:r>
          </w:p>
        </w:tc>
      </w:tr>
    </w:tbl>
    <w:p w14:paraId="1F64F2AD">
      <w:pPr>
        <w:spacing w:after="60"/>
      </w:pPr>
    </w:p>
    <w:p w14:paraId="0DCB2D79">
      <w:pPr>
        <w:pStyle w:val="5"/>
        <w:keepNext/>
      </w:pPr>
      <w:r>
        <w:t>3.4.5 Sự kiện và ràng buộc theo thời gian</w:t>
      </w:r>
    </w:p>
    <w:p w14:paraId="2FDAE324">
      <w:pPr>
        <w:spacing w:after="60"/>
      </w:pPr>
      <w:r>
        <w:t>Bảng 3.4-3 liệt kê các sự kiện theo thời gian: mốc thời gian, điều kiện ràng buộc và kết quả. Phần lớn là tình trạng suy ra: không lưu ở status_id và không có dòng trong StatusTransition, được kiểm tra khi người dùng thao tác hoặc bởi Background Job (JOB-xx); riêng hết thời gian chờ của lần gửi chứng từ đổi trạng thái lưu Đang gửi → Thất bại. Giá trị thời gian lấy từ quyết định đã chốt và quy tắc nghiệp vụ (BR-06, BR-22); trên sơ đồ trạng thái ghi bằng sự kiện after(t) (mục 3.4.6).</w:t>
      </w:r>
    </w:p>
    <w:p w14:paraId="69D9911D">
      <w:pPr>
        <w:keepNext/>
        <w:spacing w:after="40"/>
      </w:pPr>
      <w:r>
        <w:rPr>
          <w:b/>
        </w:rPr>
        <w:t>Bảng 3.4-3. Sự kiện và tình trạng theo thời gian</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1700"/>
        <w:gridCol w:w="2400"/>
        <w:gridCol w:w="2200"/>
        <w:gridCol w:w="1200"/>
      </w:tblGrid>
      <w:tr w14:paraId="42BE8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00" w:type="dxa"/>
            <w:shd w:val="clear" w:color="auto" w:fill="DCE6F1"/>
          </w:tcPr>
          <w:p w14:paraId="54F2FD6F">
            <w:pPr>
              <w:spacing w:after="0" w:line="240" w:lineRule="auto"/>
            </w:pPr>
            <w:r>
              <w:rPr>
                <w:b/>
                <w:sz w:val="16"/>
                <w:szCs w:val="16"/>
              </w:rPr>
              <w:t>Đối tượng</w:t>
            </w:r>
          </w:p>
        </w:tc>
        <w:tc>
          <w:tcPr>
            <w:tcW w:w="1700" w:type="dxa"/>
            <w:shd w:val="clear" w:color="auto" w:fill="DCE6F1"/>
          </w:tcPr>
          <w:p w14:paraId="3BD64080">
            <w:pPr>
              <w:spacing w:after="0" w:line="240" w:lineRule="auto"/>
            </w:pPr>
            <w:r>
              <w:rPr>
                <w:b/>
                <w:sz w:val="16"/>
                <w:szCs w:val="16"/>
              </w:rPr>
              <w:t>Sự kiện thời gian / mốc</w:t>
            </w:r>
          </w:p>
        </w:tc>
        <w:tc>
          <w:tcPr>
            <w:tcW w:w="2400" w:type="dxa"/>
            <w:shd w:val="clear" w:color="auto" w:fill="DCE6F1"/>
          </w:tcPr>
          <w:p w14:paraId="73AD5290">
            <w:pPr>
              <w:spacing w:after="0" w:line="240" w:lineRule="auto"/>
            </w:pPr>
            <w:r>
              <w:rPr>
                <w:b/>
                <w:sz w:val="16"/>
                <w:szCs w:val="16"/>
              </w:rPr>
              <w:t>Điều kiện ràng buộc</w:t>
            </w:r>
          </w:p>
        </w:tc>
        <w:tc>
          <w:tcPr>
            <w:tcW w:w="2200" w:type="dxa"/>
            <w:shd w:val="clear" w:color="auto" w:fill="DCE6F1"/>
          </w:tcPr>
          <w:p w14:paraId="2BAE5149">
            <w:pPr>
              <w:spacing w:after="0" w:line="240" w:lineRule="auto"/>
            </w:pPr>
            <w:r>
              <w:rPr>
                <w:b/>
                <w:sz w:val="16"/>
                <w:szCs w:val="16"/>
              </w:rPr>
              <w:t>Kết quả / tình trạng</w:t>
            </w:r>
          </w:p>
        </w:tc>
        <w:tc>
          <w:tcPr>
            <w:tcW w:w="1200" w:type="dxa"/>
            <w:shd w:val="clear" w:color="auto" w:fill="DCE6F1"/>
          </w:tcPr>
          <w:p w14:paraId="6EE84B7F">
            <w:pPr>
              <w:spacing w:after="0" w:line="240" w:lineRule="auto"/>
            </w:pPr>
            <w:r>
              <w:rPr>
                <w:b/>
                <w:sz w:val="16"/>
                <w:szCs w:val="16"/>
              </w:rPr>
              <w:t>Nguồn</w:t>
            </w:r>
          </w:p>
        </w:tc>
      </w:tr>
      <w:tr w14:paraId="4E8B3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661AE40D">
            <w:pPr>
              <w:spacing w:after="0" w:line="240" w:lineRule="auto"/>
            </w:pPr>
            <w:r>
              <w:rPr>
                <w:sz w:val="16"/>
                <w:szCs w:val="16"/>
              </w:rPr>
              <w:t>Account (E02) – khóa tạm</w:t>
            </w:r>
          </w:p>
        </w:tc>
        <w:tc>
          <w:tcPr>
            <w:tcW w:w="1700" w:type="dxa"/>
          </w:tcPr>
          <w:p w14:paraId="7E8CFFC9">
            <w:pPr>
              <w:spacing w:after="0" w:line="240" w:lineRule="auto"/>
            </w:pPr>
            <w:r>
              <w:rPr>
                <w:sz w:val="16"/>
                <w:szCs w:val="16"/>
              </w:rPr>
              <w:t>Đăng nhập sai lần thứ 5; sau đó after(15 phút).</w:t>
            </w:r>
          </w:p>
        </w:tc>
        <w:tc>
          <w:tcPr>
            <w:tcW w:w="2400" w:type="dxa"/>
          </w:tcPr>
          <w:p w14:paraId="705085B9">
            <w:pPr>
              <w:spacing w:after="0" w:line="240" w:lineRule="auto"/>
            </w:pPr>
            <w:r>
              <w:rPr>
                <w:sz w:val="16"/>
                <w:szCs w:val="16"/>
              </w:rPr>
              <w:t xml:space="preserve">Trong 15 phút tài khoản không đăng nhập được (UC02 – 2e, </w:t>
            </w:r>
            <w:r>
              <w:fldChar w:fldCharType="begin"/>
              <w:instrText xml:space="preserve"> HYPERLINK \l "MSG69" \o "MSG69 (Lỗi): Bạn đã nhập sai quá số lần cho phép. Vui lòng thử lại sau 15 phút." </w:instrText>
              <w:fldChar w:fldCharType="separate"/>
            </w:r>
            <w:r>
              <w:rPr>
                <w:sz w:val="16"/>
                <w:szCs w:val="16"/>
              </w:rPr>
              <w:t>MSG69</w:t>
              <w:fldChar w:fldCharType="end"/>
              <w:t xml:space="preserve">). status_id vẫn Hoạt động; khác Đã khóa (Chủ HTX</w:t>
            </w:r>
            <w:ins w:id="1831" w:author="Claude" w:date="2026-10-08T00:00:00Z">
              <w:r>
                <w:rPr>
                  <w:sz w:val="16"/>
                  <w:szCs w:val="16"/>
                </w:rPr>
                <w:t xml:space="preserve"> hoặc Quản trị hệ thống</w:t>
              </w:r>
            </w:ins>
            <w:r>
              <w:rPr>
                <w:sz w:val="16"/>
                <w:szCs w:val="16"/>
              </w:rPr>
              <w:t xml:space="preserve"> khóa, mở có lý do, </w:t>
            </w:r>
            <w:del w:id="1829" w:author="Claude" w:date="2026-10-08T00:00:00Z">
              <w:r>
                <w:rPr>
                  <w:sz w:val="16"/>
                  <w:szCs w:val="16"/>
                </w:rPr>
                <w:delText xml:space="preserve">UC11)</w:delText>
              </w:r>
            </w:del>
            <w:ins w:id="1830" w:author="Claude" w:date="2026-10-08T00:00:00Z">
              <w:r>
                <w:rPr>
                  <w:sz w:val="16"/>
                  <w:szCs w:val="16"/>
                </w:rPr>
                <w:t xml:space="preserve">UC11, UC74)</w:t>
              </w:r>
            </w:ins>
            <w:r>
              <w:rPr>
                <w:sz w:val="16"/>
                <w:szCs w:val="16"/>
              </w:rPr>
              <w:t xml:space="preserve">.</w:t>
            </w:r>
          </w:p>
        </w:tc>
        <w:tc>
          <w:tcPr>
            <w:tcW w:w="2200" w:type="dxa"/>
          </w:tcPr>
          <w:p w14:paraId="2ECDC389">
            <w:pPr>
              <w:spacing w:after="0" w:line="240" w:lineRule="auto"/>
            </w:pPr>
            <w:r>
              <w:rPr>
                <w:sz w:val="16"/>
                <w:szCs w:val="16"/>
              </w:rPr>
              <w:t>Tạm khóa (suy ra); hết 15 phút tự về Đăng nhập được.</w:t>
            </w:r>
          </w:p>
        </w:tc>
        <w:tc>
          <w:tcPr>
            <w:tcW w:w="1200" w:type="dxa"/>
          </w:tcPr>
          <w:p w14:paraId="2995FF9E">
            <w:pPr>
              <w:spacing w:after="0" w:line="240" w:lineRule="auto"/>
            </w:pPr>
            <w:r>
              <w:rPr>
                <w:sz w:val="16"/>
                <w:szCs w:val="16"/>
              </w:rPr>
              <w:t>UC02 – 2e; Hình 3.4-5</w:t>
            </w:r>
          </w:p>
        </w:tc>
      </w:tr>
      <w:tr w14:paraId="2B6FF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219659FD">
            <w:pPr>
              <w:spacing w:after="0" w:line="240" w:lineRule="auto"/>
            </w:pPr>
            <w:r>
              <w:rPr>
                <w:sz w:val="16"/>
                <w:szCs w:val="16"/>
              </w:rPr>
              <w:t>Account (E02) – mật khẩu tạm</w:t>
            </w:r>
          </w:p>
        </w:tc>
        <w:tc>
          <w:tcPr>
            <w:tcW w:w="1700" w:type="dxa"/>
          </w:tcPr>
          <w:p w14:paraId="0CA84E67">
            <w:pPr>
              <w:spacing w:after="0" w:line="240" w:lineRule="auto"/>
            </w:pPr>
            <w:r>
              <w:rPr>
                <w:sz w:val="16"/>
                <w:szCs w:val="16"/>
              </w:rPr>
              <w:t xml:space="preserve">Tạo tài khoản hoặc đặt lại mật khẩu tạm </w:t>
            </w:r>
            <w:del w:id="1832" w:author="Claude" w:date="2026-10-08T00:00:00Z">
              <w:r>
                <w:rPr>
                  <w:sz w:val="16"/>
                  <w:szCs w:val="16"/>
                </w:rPr>
                <w:delText xml:space="preserve">(UC11);</w:delText>
              </w:r>
            </w:del>
            <w:ins w:id="1833" w:author="Claude" w:date="2026-10-08T00:00:00Z">
              <w:r>
                <w:rPr>
                  <w:sz w:val="16"/>
                  <w:szCs w:val="16"/>
                </w:rPr>
                <w:t xml:space="preserve">(UC11, UC72, UC74);</w:t>
              </w:r>
            </w:ins>
            <w:r>
              <w:rPr>
                <w:sz w:val="16"/>
                <w:szCs w:val="16"/>
              </w:rPr>
              <w:t xml:space="preserve"> sau đó after(24 giờ).</w:t>
            </w:r>
          </w:p>
        </w:tc>
        <w:tc>
          <w:tcPr>
            <w:tcW w:w="2400" w:type="dxa"/>
          </w:tcPr>
          <w:p w14:paraId="2525F742">
            <w:pPr>
              <w:spacing w:after="0" w:line="240" w:lineRule="auto"/>
            </w:pPr>
            <w:r>
              <w:rPr>
                <w:sz w:val="16"/>
                <w:szCs w:val="16"/>
              </w:rPr>
              <w:t xml:space="preserve">Buộc đổi mật khẩu ở lần đăng nhập đầu (UC02 – 2c, UC04). Quá 24 giờ chưa đổi thì mật khẩu tạm không dùng được (UC02 – 2d, </w:t>
            </w:r>
            <w:r>
              <w:fldChar w:fldCharType="begin"/>
              <w:instrText xml:space="preserve"> HYPERLINK \l "MSG68" \o "MSG68 (Lỗi): Mật khẩu tạm đã hết hạn. Vui lòng liên hệ Chủ HTX để đặt lại." </w:instrText>
              <w:fldChar w:fldCharType="separate"/>
            </w:r>
            <w:r>
              <w:rPr>
                <w:sz w:val="16"/>
                <w:szCs w:val="16"/>
              </w:rPr>
              <w:t>MSG68</w:t>
              <w:fldChar w:fldCharType="end"/>
              <w:t>), phải đặt lại lần nữa.</w:t>
            </w:r>
          </w:p>
        </w:tc>
        <w:tc>
          <w:tcPr>
            <w:tcW w:w="2200" w:type="dxa"/>
          </w:tcPr>
          <w:p w14:paraId="22047D18">
            <w:pPr>
              <w:spacing w:after="0" w:line="240" w:lineRule="auto"/>
            </w:pPr>
            <w:r>
              <w:rPr>
                <w:sz w:val="16"/>
                <w:szCs w:val="16"/>
              </w:rPr>
              <w:t>Chờ đổi mật khẩu tạm → Mật khẩu tạm quá hạn (suy ra); status_id vẫn Hoạt động.</w:t>
            </w:r>
          </w:p>
        </w:tc>
        <w:tc>
          <w:tcPr>
            <w:tcW w:w="1200" w:type="dxa"/>
          </w:tcPr>
          <w:p w14:paraId="6B636594">
            <w:pPr>
              <w:spacing w:after="0" w:line="240" w:lineRule="auto"/>
            </w:pPr>
            <w:r>
              <w:rPr>
                <w:sz w:val="16"/>
                <w:szCs w:val="16"/>
              </w:rPr>
              <w:t xml:space="preserve">UC02 – 2c, 2d; UC11 – 1d2;</w:t>
            </w:r>
            <w:ins w:id="1834" w:author="Claude" w:date="2026-10-08T00:00:00Z">
              <w:r>
                <w:rPr>
                  <w:sz w:val="16"/>
                  <w:szCs w:val="16"/>
                </w:rPr>
                <w:t xml:space="preserve"> UC72; UC74;</w:t>
              </w:r>
            </w:ins>
            <w:r>
              <w:rPr>
                <w:sz w:val="16"/>
                <w:szCs w:val="16"/>
              </w:rPr>
              <w:t xml:space="preserve"> Hình 3.4-5</w:t>
            </w:r>
          </w:p>
        </w:tc>
      </w:tr>
      <w:tr w14:paraId="47A26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16532283">
            <w:pPr>
              <w:spacing w:after="0" w:line="240" w:lineRule="auto"/>
            </w:pPr>
            <w:r>
              <w:rPr>
                <w:sz w:val="16"/>
                <w:szCs w:val="16"/>
              </w:rPr>
              <w:t>Phiên đăng nhập (không là entity)</w:t>
            </w:r>
          </w:p>
        </w:tc>
        <w:tc>
          <w:tcPr>
            <w:tcW w:w="1700" w:type="dxa"/>
          </w:tcPr>
          <w:p w14:paraId="18F3952E">
            <w:pPr>
              <w:spacing w:after="0" w:line="240" w:lineRule="auto"/>
            </w:pPr>
            <w:r>
              <w:rPr>
                <w:sz w:val="16"/>
                <w:szCs w:val="16"/>
              </w:rPr>
              <w:t>Phiên truy cập 15 phút; phiên làm mới 7 ngày (Web) / 30 ngày (Mobile), tối đa 30 / 90 ngày.</w:t>
            </w:r>
          </w:p>
        </w:tc>
        <w:tc>
          <w:tcPr>
            <w:tcW w:w="2400" w:type="dxa"/>
          </w:tcPr>
          <w:p w14:paraId="45FC1650">
            <w:pPr>
              <w:spacing w:after="0" w:line="240" w:lineRule="auto"/>
            </w:pPr>
            <w:r>
              <w:rPr>
                <w:sz w:val="16"/>
                <w:szCs w:val="16"/>
              </w:rPr>
              <w:t>Dữ liệu kỹ thuật; cơ chế đặc tả ở SDS.</w:t>
            </w:r>
          </w:p>
        </w:tc>
        <w:tc>
          <w:tcPr>
            <w:tcW w:w="2200" w:type="dxa"/>
          </w:tcPr>
          <w:p w14:paraId="0D408A67">
            <w:pPr>
              <w:spacing w:after="0" w:line="240" w:lineRule="auto"/>
            </w:pPr>
            <w:r>
              <w:rPr>
                <w:sz w:val="16"/>
                <w:szCs w:val="16"/>
              </w:rPr>
              <w:t>Hết phiên thì phải đăng nhập lại (</w:t>
            </w:r>
            <w:r>
              <w:fldChar w:fldCharType="begin"/>
              <w:instrText xml:space="preserve"> HYPERLINK \l "MSG19" \o "MSG19 (Cảnh báo): Phiên đăng nhập đã hết hạn. Vui lòng đăng nhập lại." </w:instrText>
              <w:fldChar w:fldCharType="separate"/>
            </w:r>
            <w:r>
              <w:rPr>
                <w:sz w:val="16"/>
                <w:szCs w:val="16"/>
              </w:rPr>
              <w:t>MSG19</w:t>
              <w:fldChar w:fldCharType="end"/>
              <w:t>).</w:t>
            </w:r>
          </w:p>
        </w:tc>
        <w:tc>
          <w:tcPr>
            <w:tcW w:w="1200" w:type="dxa"/>
          </w:tcPr>
          <w:p w14:paraId="5E76AD1F">
            <w:pPr>
              <w:spacing w:after="0" w:line="240" w:lineRule="auto"/>
            </w:pPr>
            <w:r>
              <w:rPr>
                <w:sz w:val="16"/>
                <w:szCs w:val="16"/>
              </w:rPr>
              <w:t>NFR-01</w:t>
            </w:r>
          </w:p>
        </w:tc>
      </w:tr>
      <w:tr w14:paraId="3D479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0B4541FC">
            <w:pPr>
              <w:spacing w:after="0" w:line="240" w:lineRule="auto"/>
            </w:pPr>
            <w:r>
              <w:rPr>
                <w:sz w:val="16"/>
                <w:szCs w:val="16"/>
              </w:rPr>
              <w:t>Mã xác minh (không là entity)</w:t>
            </w:r>
          </w:p>
        </w:tc>
        <w:tc>
          <w:tcPr>
            <w:tcW w:w="1700" w:type="dxa"/>
          </w:tcPr>
          <w:p w14:paraId="3500CF43">
            <w:pPr>
              <w:spacing w:after="0" w:line="240" w:lineRule="auto"/>
            </w:pPr>
            <w:r>
              <w:rPr>
                <w:sz w:val="16"/>
                <w:szCs w:val="16"/>
              </w:rPr>
              <w:t>Hiệu lực 5 phút kể từ khi gửi.</w:t>
            </w:r>
          </w:p>
        </w:tc>
        <w:tc>
          <w:tcPr>
            <w:tcW w:w="2400" w:type="dxa"/>
          </w:tcPr>
          <w:p w14:paraId="10B8F550">
            <w:pPr>
              <w:spacing w:after="0" w:line="240" w:lineRule="auto"/>
            </w:pPr>
            <w:r>
              <w:rPr>
                <w:sz w:val="16"/>
                <w:szCs w:val="16"/>
              </w:rPr>
              <w:t>Tối đa 5 lần nhập sai; tối đa 3 lần gửi, cách nhau 60 giây.</w:t>
            </w:r>
          </w:p>
        </w:tc>
        <w:tc>
          <w:tcPr>
            <w:tcW w:w="2200" w:type="dxa"/>
          </w:tcPr>
          <w:p w14:paraId="6E4F26A0">
            <w:pPr>
              <w:spacing w:after="0" w:line="240" w:lineRule="auto"/>
            </w:pPr>
            <w:r>
              <w:rPr>
                <w:sz w:val="16"/>
                <w:szCs w:val="16"/>
              </w:rPr>
              <w:t xml:space="preserve">Mã hết hiệu lực; nhập lại báo </w:t>
            </w:r>
            <w:r>
              <w:fldChar w:fldCharType="begin"/>
              <w:instrText xml:space="preserve"> HYPERLINK \l "MSG16" \o "MSG16 (Lỗi): Mã xác minh không đúng hoặc đã hết hạn. Bạn có thể nhập lại hoặc yêu cầu mã mới." </w:instrText>
              <w:fldChar w:fldCharType="separate"/>
            </w:r>
            <w:r>
              <w:rPr>
                <w:sz w:val="16"/>
                <w:szCs w:val="16"/>
              </w:rPr>
              <w:t>MSG16</w:t>
              <w:fldChar w:fldCharType="end"/>
              <w:t>, phải yêu cầu mã mới.</w:t>
            </w:r>
          </w:p>
        </w:tc>
        <w:tc>
          <w:tcPr>
            <w:tcW w:w="1200" w:type="dxa"/>
          </w:tcPr>
          <w:p w14:paraId="57914DEE">
            <w:pPr>
              <w:spacing w:after="0" w:line="240" w:lineRule="auto"/>
            </w:pPr>
            <w:r>
              <w:rPr>
                <w:sz w:val="16"/>
                <w:szCs w:val="16"/>
              </w:rPr>
              <w:t xml:space="preserve">UC01, UC03, </w:t>
            </w:r>
            <w:ins w:id="1835" w:author="Claude" w:date="2026-10-08T00:00:00Z">
              <w:r>
                <w:rPr>
                  <w:sz w:val="16"/>
                  <w:szCs w:val="16"/>
                </w:rPr>
                <w:t xml:space="preserve">UC04, </w:t>
              </w:r>
            </w:ins>
            <w:r>
              <w:rPr>
                <w:sz w:val="16"/>
                <w:szCs w:val="16"/>
              </w:rPr>
              <w:t xml:space="preserve">UC05, UC08; JOB-01</w:t>
            </w:r>
          </w:p>
        </w:tc>
      </w:tr>
      <w:tr w14:paraId="6FEB1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4818FB46">
            <w:pPr>
              <w:spacing w:after="0" w:line="240" w:lineRule="auto"/>
            </w:pPr>
            <w:r>
              <w:rPr>
                <w:sz w:val="16"/>
                <w:szCs w:val="16"/>
              </w:rPr>
              <w:t>AccessGrant (E06)</w:t>
            </w:r>
          </w:p>
        </w:tc>
        <w:tc>
          <w:tcPr>
            <w:tcW w:w="1700" w:type="dxa"/>
          </w:tcPr>
          <w:p w14:paraId="5136ED5A">
            <w:pPr>
              <w:spacing w:after="0" w:line="240" w:lineRule="auto"/>
            </w:pPr>
            <w:r>
              <w:rPr>
                <w:sz w:val="16"/>
                <w:szCs w:val="16"/>
              </w:rPr>
              <w:t>Qua ngày hiệu lực đến của cặp khu – vai trò.</w:t>
            </w:r>
          </w:p>
        </w:tc>
        <w:tc>
          <w:tcPr>
            <w:tcW w:w="2400" w:type="dxa"/>
          </w:tcPr>
          <w:p w14:paraId="7A463416">
            <w:pPr>
              <w:spacing w:after="0" w:line="240" w:lineRule="auto"/>
            </w:pPr>
            <w:r>
              <w:rPr>
                <w:sz w:val="16"/>
                <w:szCs w:val="16"/>
              </w:rPr>
              <w:t xml:space="preserve">Nhân viên không còn cặp khu – vai trò hiệu lực thì không đăng nhập được (UC02 – 2b, </w:t>
            </w:r>
            <w:r>
              <w:fldChar w:fldCharType="begin"/>
              <w:instrText xml:space="preserve"> HYPERLINK \l "MSG13" \o "MSG13 (Lỗi): Tài khoản hiện không thể sử dụng. Vui lòng liên hệ kênh hỗ trợ." </w:instrText>
              <w:fldChar w:fldCharType="separate"/>
            </w:r>
            <w:r>
              <w:rPr>
                <w:sz w:val="16"/>
                <w:szCs w:val="16"/>
              </w:rPr>
              <w:t>MSG13</w:t>
              <w:fldChar w:fldCharType="end"/>
              <w:t>).</w:t>
            </w:r>
          </w:p>
        </w:tc>
        <w:tc>
          <w:tcPr>
            <w:tcW w:w="2200" w:type="dxa"/>
          </w:tcPr>
          <w:p w14:paraId="40424042">
            <w:pPr>
              <w:spacing w:after="0" w:line="240" w:lineRule="auto"/>
            </w:pPr>
            <w:r>
              <w:rPr>
                <w:sz w:val="16"/>
                <w:szCs w:val="16"/>
              </w:rPr>
              <w:t>“Hết hạn” (suy ra); status_id vẫn Hiệu lực.</w:t>
            </w:r>
          </w:p>
        </w:tc>
        <w:tc>
          <w:tcPr>
            <w:tcW w:w="1200" w:type="dxa"/>
          </w:tcPr>
          <w:p w14:paraId="1DE88EEA">
            <w:pPr>
              <w:spacing w:after="0" w:line="240" w:lineRule="auto"/>
            </w:pPr>
            <w:r>
              <w:rPr>
                <w:sz w:val="16"/>
                <w:szCs w:val="16"/>
              </w:rPr>
              <w:t>Bảng 3.4-1</w:t>
            </w:r>
          </w:p>
        </w:tc>
      </w:tr>
      <w:tr w14:paraId="7C456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3A04D182">
            <w:pPr>
              <w:spacing w:after="0" w:line="240" w:lineRule="auto"/>
            </w:pPr>
            <w:r>
              <w:rPr>
                <w:sz w:val="16"/>
                <w:szCs w:val="16"/>
              </w:rPr>
              <w:t>SalesOrder (E23) – thời hạn trả hàng</w:t>
            </w:r>
          </w:p>
        </w:tc>
        <w:tc>
          <w:tcPr>
            <w:tcW w:w="1700" w:type="dxa"/>
          </w:tcPr>
          <w:p w14:paraId="339E51B4">
            <w:pPr>
              <w:spacing w:after="0" w:line="240" w:lineRule="auto"/>
            </w:pPr>
            <w:r>
              <w:rPr>
                <w:sz w:val="16"/>
                <w:szCs w:val="16"/>
              </w:rPr>
              <w:t>after(24 giờ) kể từ lúc chốt bán (UC48).</w:t>
            </w:r>
          </w:p>
        </w:tc>
        <w:tc>
          <w:tcPr>
            <w:tcW w:w="2400" w:type="dxa"/>
          </w:tcPr>
          <w:p w14:paraId="7F4631A8">
            <w:pPr>
              <w:spacing w:after="0" w:line="240" w:lineRule="auto"/>
            </w:pPr>
            <w:r>
              <w:rPr>
                <w:sz w:val="16"/>
                <w:szCs w:val="16"/>
              </w:rPr>
              <w:t xml:space="preserve">Đơn ở Đã chốt bán, chưa có yêu cầu trả hàng và chưa </w:t>
            </w:r>
            <w:del w:id="1838" w:author="Claude" w:date="2026-10-08T00:00:00Z">
              <w:r>
                <w:rPr>
                  <w:sz w:val="16"/>
                  <w:szCs w:val="16"/>
                </w:rPr>
                <w:delText xml:space="preserve">được</w:delText>
              </w:r>
            </w:del>
            <w:ins w:id="1839" w:author="Claude" w:date="2026-10-08T00:00:00Z">
              <w:r>
                <w:rPr>
                  <w:sz w:val="16"/>
                  <w:szCs w:val="16"/>
                </w:rPr>
                <w:t xml:space="preserve">có điều chỉnh</w:t>
              </w:r>
            </w:ins>
            <w:r>
              <w:rPr>
                <w:sz w:val="16"/>
                <w:szCs w:val="16"/>
              </w:rPr>
              <w:t xml:space="preserve"> giảm giá </w:t>
            </w:r>
            <w:del w:id="1836" w:author="Claude" w:date="2026-10-08T00:00:00Z">
              <w:r>
                <w:rPr>
                  <w:sz w:val="16"/>
                  <w:szCs w:val="16"/>
                </w:rPr>
                <w:delText xml:space="preserve">(UC53).</w:delText>
              </w:r>
            </w:del>
            <w:ins w:id="1837" w:author="Claude" w:date="2026-10-08T00:00:00Z">
              <w:r>
                <w:rPr>
                  <w:sz w:val="16"/>
                  <w:szCs w:val="16"/>
                </w:rPr>
                <w:t xml:space="preserve">(UC53) ở Nháp hoặc Đã duyệt.</w:t>
              </w:r>
            </w:ins>
          </w:p>
        </w:tc>
        <w:tc>
          <w:tcPr>
            <w:tcW w:w="2200" w:type="dxa"/>
          </w:tcPr>
          <w:p w14:paraId="43B4B26D">
            <w:pPr>
              <w:spacing w:after="0" w:line="240" w:lineRule="auto"/>
            </w:pPr>
            <w:r>
              <w:rPr>
                <w:sz w:val="16"/>
                <w:szCs w:val="16"/>
              </w:rPr>
              <w:t>“Hết hạn trả hàng” (suy ra); status_id vẫn Đã chốt bán; UC51 chặn đề nghị trả hàng (</w:t>
            </w:r>
            <w:r>
              <w:fldChar w:fldCharType="begin"/>
              <w:instrText xml:space="preserve"> HYPERLINK \l "MSG64" \o "MSG64 (Lỗi): Không thể yêu cầu trả hàng cho đơn {order_code}: {reason}. Bạn vẫn có thể gửi yêu cầu chất lượng hoặc giảm giá." </w:instrText>
              <w:fldChar w:fldCharType="separate"/>
            </w:r>
            <w:r>
              <w:rPr>
                <w:sz w:val="16"/>
                <w:szCs w:val="16"/>
              </w:rPr>
              <w:t>MSG64</w:t>
              <w:fldChar w:fldCharType="end"/>
              <w:t>); khách không còn bị chặn Ngừng dùng vì đơn này (UC42).</w:t>
            </w:r>
          </w:p>
        </w:tc>
        <w:tc>
          <w:tcPr>
            <w:tcW w:w="1200" w:type="dxa"/>
          </w:tcPr>
          <w:p w14:paraId="10424029">
            <w:pPr>
              <w:spacing w:after="0" w:line="240" w:lineRule="auto"/>
            </w:pPr>
            <w:r>
              <w:rPr>
                <w:sz w:val="16"/>
                <w:szCs w:val="16"/>
              </w:rPr>
              <w:t>UC51 – 3b; BR-15; Hình 3.4-1</w:t>
            </w:r>
          </w:p>
        </w:tc>
      </w:tr>
      <w:tr w14:paraId="09BDC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22C56607">
            <w:pPr>
              <w:spacing w:after="0" w:line="240" w:lineRule="auto"/>
            </w:pPr>
            <w:r>
              <w:rPr>
                <w:sz w:val="16"/>
                <w:szCs w:val="16"/>
              </w:rPr>
              <w:t>PhysicalReturn (E33)</w:t>
            </w:r>
          </w:p>
        </w:tc>
        <w:tc>
          <w:tcPr>
            <w:tcW w:w="1700" w:type="dxa"/>
          </w:tcPr>
          <w:p w14:paraId="6440CE99">
            <w:pPr>
              <w:spacing w:after="0" w:line="240" w:lineRule="auto"/>
            </w:pPr>
            <w:r>
              <w:rPr>
                <w:sz w:val="16"/>
                <w:szCs w:val="16"/>
              </w:rPr>
              <w:t>after(3 ngày) kể từ khi ghi hàng trả thực nhận (UC52).</w:t>
            </w:r>
          </w:p>
        </w:tc>
        <w:tc>
          <w:tcPr>
            <w:tcW w:w="2400" w:type="dxa"/>
          </w:tcPr>
          <w:p w14:paraId="784F0A21">
            <w:pPr>
              <w:spacing w:after="0" w:line="240" w:lineRule="auto"/>
            </w:pPr>
            <w:r>
              <w:rPr>
                <w:sz w:val="16"/>
                <w:szCs w:val="16"/>
              </w:rPr>
              <w:t xml:space="preserve">Hàng trả </w:t>
            </w:r>
            <w:del w:id="1850" w:author="Claude" w:date="2026-10-08T00:00:00Z">
              <w:r>
                <w:rPr>
                  <w:sz w:val="16"/>
                  <w:szCs w:val="16"/>
                </w:rPr>
                <w:delText xml:space="preserve">còn</w:delText>
              </w:r>
            </w:del>
            <w:ins w:id="1851" w:author="Claude" w:date="2026-10-08T00:00:00Z">
              <w:r>
                <w:rPr>
                  <w:sz w:val="16"/>
                  <w:szCs w:val="16"/>
                </w:rPr>
                <w:t xml:space="preserve">chưa</w:t>
              </w:r>
            </w:ins>
            <w:r>
              <w:rPr>
                <w:sz w:val="16"/>
                <w:szCs w:val="16"/>
              </w:rPr>
              <w:t xml:space="preserve"> ở </w:t>
            </w:r>
            <w:del w:id="1848" w:author="Claude" w:date="2026-10-08T00:00:00Z">
              <w:r>
                <w:rPr>
                  <w:sz w:val="16"/>
                  <w:szCs w:val="16"/>
                </w:rPr>
                <w:delText xml:space="preserve">Đang</w:delText>
              </w:r>
            </w:del>
            <w:ins w:id="1849" w:author="Claude" w:date="2026-10-08T00:00:00Z">
              <w:r>
                <w:rPr>
                  <w:sz w:val="16"/>
                  <w:szCs w:val="16"/>
                </w:rPr>
                <w:t xml:space="preserve">Đã xử lý xong (Đang</w:t>
              </w:r>
            </w:ins>
            <w:r>
              <w:rPr>
                <w:sz w:val="16"/>
                <w:szCs w:val="16"/>
              </w:rPr>
              <w:t xml:space="preserve"> giữ </w:t>
            </w:r>
            <w:del w:id="1846" w:author="Claude" w:date="2026-10-08T00:00:00Z">
              <w:r>
                <w:rPr>
                  <w:sz w:val="16"/>
                  <w:szCs w:val="16"/>
                </w:rPr>
                <w:delText xml:space="preserve">tạm,</w:delText>
              </w:r>
            </w:del>
            <w:ins w:id="1847" w:author="Claude" w:date="2026-10-08T00:00:00Z">
              <w:r>
                <w:rPr>
                  <w:sz w:val="16"/>
                  <w:szCs w:val="16"/>
                </w:rPr>
                <w:t xml:space="preserve">tạm</w:t>
              </w:r>
            </w:ins>
            <w:r>
              <w:rPr>
                <w:sz w:val="16"/>
                <w:szCs w:val="16"/>
              </w:rPr>
              <w:t xml:space="preserve"> </w:t>
            </w:r>
            <w:del w:id="1844" w:author="Claude" w:date="2026-10-08T00:00:00Z">
              <w:r>
                <w:rPr>
                  <w:sz w:val="16"/>
                  <w:szCs w:val="16"/>
                </w:rPr>
                <w:delText xml:space="preserve">chưa</w:delText>
              </w:r>
            </w:del>
            <w:ins w:id="1845" w:author="Claude" w:date="2026-10-08T00:00:00Z">
              <w:r>
                <w:rPr>
                  <w:sz w:val="16"/>
                  <w:szCs w:val="16"/>
                </w:rPr>
                <w:t xml:space="preserve">hoặc</w:t>
              </w:r>
            </w:ins>
            <w:r>
              <w:rPr>
                <w:sz w:val="16"/>
                <w:szCs w:val="16"/>
              </w:rPr>
              <w:t xml:space="preserve"> </w:t>
            </w:r>
            <w:del w:id="1842" w:author="Claude" w:date="2026-10-08T00:00:00Z">
              <w:r>
                <w:rPr>
                  <w:sz w:val="16"/>
                  <w:szCs w:val="16"/>
                </w:rPr>
                <w:delText xml:space="preserve">bán</w:delText>
              </w:r>
            </w:del>
            <w:ins w:id="1843" w:author="Claude" w:date="2026-10-08T00:00:00Z">
              <w:r>
                <w:rPr>
                  <w:sz w:val="16"/>
                  <w:szCs w:val="16"/>
                </w:rPr>
                <w:t xml:space="preserve">Đã</w:t>
              </w:r>
            </w:ins>
            <w:r>
              <w:rPr>
                <w:sz w:val="16"/>
                <w:szCs w:val="16"/>
              </w:rPr>
              <w:t xml:space="preserve"> </w:t>
            </w:r>
            <w:del w:id="1840" w:author="Claude" w:date="2026-10-08T00:00:00Z">
              <w:r>
                <w:rPr>
                  <w:sz w:val="16"/>
                  <w:szCs w:val="16"/>
                </w:rPr>
                <w:delText xml:space="preserve">lại.</w:delText>
              </w:r>
            </w:del>
            <w:ins w:id="1841" w:author="Claude" w:date="2026-10-08T00:00:00Z">
              <w:r>
                <w:rPr>
                  <w:sz w:val="16"/>
                  <w:szCs w:val="16"/>
                </w:rPr>
                <w:t xml:space="preserve">đánh giá).</w:t>
              </w:r>
            </w:ins>
          </w:p>
        </w:tc>
        <w:tc>
          <w:tcPr>
            <w:tcW w:w="2200" w:type="dxa"/>
          </w:tcPr>
          <w:p w14:paraId="7C9CD9BA">
            <w:pPr>
              <w:spacing w:after="0" w:line="240" w:lineRule="auto"/>
            </w:pPr>
            <w:r>
              <w:rPr>
                <w:sz w:val="16"/>
                <w:szCs w:val="16"/>
              </w:rPr>
              <w:t>“Quá hạn giữ” (suy ra); JOB-07 nhắc Chủ HTX qua UC69 (</w:t>
            </w:r>
            <w:r>
              <w:fldChar w:fldCharType="begin"/>
              <w:instrText xml:space="preserve"> HYPERLINK \l "MSG48" \o "MSG48 (Cảnh báo): Hàng trả {return_code} đã giữ tạm quá 3 ngày mà chưa bán lại." </w:instrText>
              <w:fldChar w:fldCharType="separate"/>
            </w:r>
            <w:r>
              <w:rPr>
                <w:sz w:val="16"/>
                <w:szCs w:val="16"/>
              </w:rPr>
              <w:t>MSG48</w:t>
              <w:fldChar w:fldCharType="end"/>
              <w:t>).</w:t>
            </w:r>
          </w:p>
        </w:tc>
        <w:tc>
          <w:tcPr>
            <w:tcW w:w="1200" w:type="dxa"/>
          </w:tcPr>
          <w:p w14:paraId="17A526D1">
            <w:pPr>
              <w:spacing w:after="0" w:line="240" w:lineRule="auto"/>
            </w:pPr>
            <w:r>
              <w:rPr>
                <w:sz w:val="16"/>
                <w:szCs w:val="16"/>
              </w:rPr>
              <w:t>BR-22; JOB-07; Hình 3.4-6</w:t>
            </w:r>
          </w:p>
        </w:tc>
      </w:tr>
      <w:tr w14:paraId="4F2DE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7F836082">
            <w:pPr>
              <w:spacing w:after="0" w:line="240" w:lineRule="auto"/>
            </w:pPr>
            <w:r>
              <w:rPr>
                <w:sz w:val="16"/>
                <w:szCs w:val="16"/>
              </w:rPr>
              <w:t>MessageDeliveryAttempt (E47)</w:t>
            </w:r>
          </w:p>
        </w:tc>
        <w:tc>
          <w:tcPr>
            <w:tcW w:w="1700" w:type="dxa"/>
          </w:tcPr>
          <w:p w14:paraId="16CFCB84">
            <w:pPr>
              <w:spacing w:after="0" w:line="240" w:lineRule="auto"/>
            </w:pPr>
            <w:r>
              <w:rPr>
                <w:sz w:val="16"/>
                <w:szCs w:val="16"/>
              </w:rPr>
              <w:t>Hết thời gian chờ phản hồi của nhà cung cấp kênh.</w:t>
            </w:r>
          </w:p>
        </w:tc>
        <w:tc>
          <w:tcPr>
            <w:tcW w:w="2400" w:type="dxa"/>
          </w:tcPr>
          <w:p w14:paraId="4619ECE1">
            <w:pPr>
              <w:spacing w:after="0" w:line="240" w:lineRule="auto"/>
            </w:pPr>
            <w:r>
              <w:rPr>
                <w:sz w:val="16"/>
                <w:szCs w:val="16"/>
              </w:rPr>
              <w:t>Lần gửi còn ở Đang gửi. Giá trị thời gian chờ đặc tả ở SDS.</w:t>
            </w:r>
          </w:p>
        </w:tc>
        <w:tc>
          <w:tcPr>
            <w:tcW w:w="2200" w:type="dxa"/>
          </w:tcPr>
          <w:p w14:paraId="14688AA0">
            <w:pPr>
              <w:spacing w:after="0" w:line="240" w:lineRule="auto"/>
            </w:pPr>
            <w:r>
              <w:rPr>
                <w:sz w:val="16"/>
                <w:szCs w:val="16"/>
              </w:rPr>
              <w:t>Đang gửi → Thất bại (trạng thái lưu, Bảng 3.4-2); gửi lại tạo lần gửi mới (UC71).</w:t>
            </w:r>
          </w:p>
        </w:tc>
        <w:tc>
          <w:tcPr>
            <w:tcW w:w="1200" w:type="dxa"/>
          </w:tcPr>
          <w:p w14:paraId="311A92B7">
            <w:pPr>
              <w:spacing w:after="0" w:line="240" w:lineRule="auto"/>
            </w:pPr>
            <w:r>
              <w:rPr>
                <w:sz w:val="16"/>
                <w:szCs w:val="16"/>
              </w:rPr>
              <w:t>UC70–71; JOB-02</w:t>
            </w:r>
          </w:p>
        </w:tc>
      </w:tr>
      <w:tr w14:paraId="030B6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24A59235">
            <w:pPr>
              <w:spacing w:after="0" w:line="240" w:lineRule="auto"/>
            </w:pPr>
            <w:r>
              <w:rPr>
                <w:sz w:val="16"/>
                <w:szCs w:val="16"/>
              </w:rPr>
              <w:t>FarmingZone (E07)</w:t>
            </w:r>
          </w:p>
        </w:tc>
        <w:tc>
          <w:tcPr>
            <w:tcW w:w="1700" w:type="dxa"/>
          </w:tcPr>
          <w:p w14:paraId="32A8606C">
            <w:pPr>
              <w:spacing w:after="0" w:line="240" w:lineRule="auto"/>
            </w:pPr>
            <w:r>
              <w:rPr>
                <w:sz w:val="16"/>
                <w:szCs w:val="16"/>
              </w:rPr>
              <w:t>Quá 1 tháng kể từ chỉ số nước đã xác nhận gần nhất của vùng.</w:t>
            </w:r>
          </w:p>
        </w:tc>
        <w:tc>
          <w:tcPr>
            <w:tcW w:w="2400" w:type="dxa"/>
          </w:tcPr>
          <w:p w14:paraId="0B55E0D8">
            <w:pPr>
              <w:spacing w:after="0" w:line="240" w:lineRule="auto"/>
            </w:pPr>
            <w:r>
              <w:rPr>
                <w:sz w:val="16"/>
                <w:szCs w:val="16"/>
              </w:rPr>
              <w:t>Chỉ số nước của mỗi vùng cập nhật ít nhất mỗi tháng (BR-06); JOB-05 kiểm tra định kỳ từng vùng.</w:t>
            </w:r>
          </w:p>
        </w:tc>
        <w:tc>
          <w:tcPr>
            <w:tcW w:w="2200" w:type="dxa"/>
          </w:tcPr>
          <w:p w14:paraId="63699051">
            <w:pPr>
              <w:spacing w:after="0" w:line="240" w:lineRule="auto"/>
            </w:pPr>
            <w:r>
              <w:rPr>
                <w:sz w:val="16"/>
                <w:szCs w:val="16"/>
              </w:rPr>
              <w:t>“Quá hạn đo nước” (suy ra); nhắc qua UC69 (</w:t>
            </w:r>
            <w:r>
              <w:fldChar w:fldCharType="begin"/>
              <w:instrText xml:space="preserve"> HYPERLINK \l "MSG26" \o "MSG26 (Cảnh báo): Vùng {zone_name} chưa có chỉ số nước được xác nhận trong hơn 1 tháng. Vui lòng đo và ghi nhận." </w:instrText>
              <w:fldChar w:fldCharType="separate"/>
            </w:r>
            <w:r>
              <w:rPr>
                <w:sz w:val="16"/>
                <w:szCs w:val="16"/>
              </w:rPr>
              <w:t>MSG26</w:t>
              <w:fldChar w:fldCharType="end"/>
              <w:t>); hết khi có chỉ số mới được xác nhận (UC26).</w:t>
            </w:r>
          </w:p>
        </w:tc>
        <w:tc>
          <w:tcPr>
            <w:tcW w:w="1200" w:type="dxa"/>
          </w:tcPr>
          <w:p w14:paraId="5160D172">
            <w:pPr>
              <w:spacing w:after="0" w:line="240" w:lineRule="auto"/>
            </w:pPr>
            <w:r>
              <w:rPr>
                <w:sz w:val="16"/>
                <w:szCs w:val="16"/>
              </w:rPr>
              <w:t>BR-06; UC26; JOB-05</w:t>
            </w:r>
          </w:p>
        </w:tc>
      </w:tr>
      <w:tr w14:paraId="372A6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5CBF9BB7">
            <w:pPr>
              <w:spacing w:after="0" w:line="240" w:lineRule="auto"/>
            </w:pPr>
            <w:r>
              <w:rPr>
                <w:sz w:val="16"/>
                <w:szCs w:val="16"/>
              </w:rPr>
              <w:t>ZoneComplianceDocument (E08)</w:t>
            </w:r>
          </w:p>
        </w:tc>
        <w:tc>
          <w:tcPr>
            <w:tcW w:w="1700" w:type="dxa"/>
          </w:tcPr>
          <w:p w14:paraId="27848ABD">
            <w:pPr>
              <w:spacing w:after="0" w:line="240" w:lineRule="auto"/>
            </w:pPr>
            <w:r>
              <w:rPr>
                <w:sz w:val="16"/>
                <w:szCs w:val="16"/>
              </w:rPr>
              <w:t>Còn 30 ngày đến ngày hết hạn; qua ngày hết hạn.</w:t>
            </w:r>
          </w:p>
        </w:tc>
        <w:tc>
          <w:tcPr>
            <w:tcW w:w="2400" w:type="dxa"/>
          </w:tcPr>
          <w:p w14:paraId="6FD8FE15">
            <w:pPr>
              <w:spacing w:after="0" w:line="240" w:lineRule="auto"/>
            </w:pPr>
            <w:r>
              <w:rPr>
                <w:sz w:val="16"/>
                <w:szCs w:val="16"/>
              </w:rPr>
              <w:t>JOB-06 kiểm tra định kỳ giấy tờ; gia hạn hoặc thay thế tạo giấy mới (UC15).</w:t>
            </w:r>
          </w:p>
        </w:tc>
        <w:tc>
          <w:tcPr>
            <w:tcW w:w="2200" w:type="dxa"/>
          </w:tcPr>
          <w:p w14:paraId="02D752F0">
            <w:pPr>
              <w:spacing w:after="0" w:line="240" w:lineRule="auto"/>
            </w:pPr>
            <w:r>
              <w:rPr>
                <w:sz w:val="16"/>
                <w:szCs w:val="16"/>
              </w:rPr>
              <w:t>“Sắp hết hạn”, “Đã hết hạn” (suy ra); nhắc Chủ HTX và Quản lý khu qua UC69 (</w:t>
            </w:r>
            <w:r>
              <w:fldChar w:fldCharType="begin"/>
              <w:instrText xml:space="preserve"> HYPERLINK \l "MSG25" \o "MSG25 (Cảnh báo): Giấy tờ {document_name} của vùng {zone_name} sắp hết hạn sau {days} ngày hoặc đã hết hạn." </w:instrText>
              <w:fldChar w:fldCharType="separate"/>
            </w:r>
            <w:r>
              <w:rPr>
                <w:sz w:val="16"/>
                <w:szCs w:val="16"/>
              </w:rPr>
              <w:t>MSG25</w:t>
              <w:fldChar w:fldCharType="end"/>
              <w:t>).</w:t>
            </w:r>
          </w:p>
        </w:tc>
        <w:tc>
          <w:tcPr>
            <w:tcW w:w="1200" w:type="dxa"/>
          </w:tcPr>
          <w:p w14:paraId="1CBC603D">
            <w:pPr>
              <w:spacing w:after="0" w:line="240" w:lineRule="auto"/>
            </w:pPr>
            <w:r>
              <w:rPr>
                <w:sz w:val="16"/>
                <w:szCs w:val="16"/>
              </w:rPr>
              <w:t>UC15; JOB-06</w:t>
            </w:r>
          </w:p>
        </w:tc>
      </w:tr>
    </w:tbl>
    <w:p w14:paraId="75C52810">
      <w:pPr>
        <w:spacing w:after="60"/>
      </w:pPr>
    </w:p>
    <w:p w14:paraId="221010A5">
      <w:pPr>
        <w:pStyle w:val="5"/>
        <w:keepNext/>
      </w:pPr>
      <w:r>
        <w:t>3.4.6 Sơ đồ trạng thái UML</w:t>
      </w:r>
    </w:p>
    <w:p w14:paraId="4B1D0B93">
      <w:pPr>
        <w:spacing w:after="60"/>
      </w:pPr>
      <w:r>
        <w:t>Sáu entity được vẽ bằng sơ đồ trạng thái UML (state machine diagram): SalesOrder, TracePublicationVersion, QualityClaim, LaborSettlement (nhiều trạng thái và nhánh nhất), Account và PhysicalReturn (có ràng buộc theo thời gian, mục 3.4.5). Ký hiệu: chấm đen là trạng thái khởi đầu (giả), hình chữ nhật bo góc là trạng thái, chấm đen có vòng tròn bao là trạng thái kết thúc; mũi tên là chuyển trạng thái, ghi “sự kiện [điều kiện] (UC thực hiện)”; [có lý do] nghĩa là bắt buộc nhập lý do. Các chuyển giữa hai trạng thái khác nhau khớp đúng bảng 3.4-2. Mũi tên quay về chính trạng thái (Nháp, rà chưa đạt ở STD-PUB) là sự kiện không đổi trạng thái, chỉ ghi AuditEvent, nên không có dòng trong bảng 3.4-2. Ở STD-ACCOUNT, STD-RETURN và STD-ORDER: hình nét đứt, chữ nghiêng là tình trạng suy ra, không lưu ở status_id; after(t) là sự kiện thời gian, xảy ra khi đã qua t kể từ lúc vào trạng thái; trạng thái lớn chứa các trạng thái con, chuyển ra từ viền trạng thái lớn áp dụng cho mọi trạng thái con (ở STD-ORDER, “Đơn chưa thu xong” gồm Chờ xét, Chờ khách đồng ý, Đã xác nhận và Đang thu hoạch).</w:t>
      </w:r>
    </w:p>
    <w:p w14:paraId="3991E670">
      <w:pPr>
        <w:sectPr>
          <w:footerReference r:id="rId11" w:type="default"/>
          <w:pgSz w:w="11906" w:h="16838"/>
          <w:pgMar w:top="1440" w:right="1416" w:bottom="1440" w:left="1440" w:header="708" w:footer="708" w:gutter="0"/>
          <w:cols w:space="720" w:num="1"/>
        </w:sectPr>
      </w:pPr>
    </w:p>
    <w:p w14:paraId="779A18EB">
      <w:pPr>
        <w:keepNext/>
        <w:spacing w:after="40"/>
        <w:jc w:val="center"/>
      </w:pPr>
      <w:r>
        <w:drawing>
          <wp:inline distT="0" distB="0" distL="114300" distR="114300">
            <wp:extent cx="5171440" cy="5095875"/>
            <wp:effectExtent l="0" t="0" r="571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45"/>
                    <a:stretch>
                      <a:fillRect/>
                    </a:stretch>
                  </pic:blipFill>
                  <pic:spPr>
                    <a:xfrm>
                      <a:off x="0" y="0"/>
                      <a:ext cx="5171963" cy="5095875"/>
                    </a:xfrm>
                    <a:prstGeom prst="rect">
                      <a:avLst/>
                    </a:prstGeom>
                  </pic:spPr>
                </pic:pic>
              </a:graphicData>
            </a:graphic>
          </wp:inline>
        </w:drawing>
      </w:r>
    </w:p>
    <w:p w14:paraId="1C4CD7A7">
      <w:pPr>
        <w:pStyle w:val="12"/>
        <w:jc w:val="center"/>
      </w:pPr>
      <w:r>
        <w:rPr>
          <w:i w:val="0"/>
        </w:rPr>
        <w:t>Hình 3.4-1. STD-ORDER – Sơ đồ trạng thái UML của SalesOrder (Đơn hàng)</w:t>
      </w:r>
      <w:r>
        <w:br w:type="page"/>
      </w:r>
    </w:p>
    <w:p w14:paraId="4E5E0B1E">
      <w:pPr>
        <w:keepNext/>
        <w:spacing w:after="40"/>
        <w:jc w:val="center"/>
      </w:pPr>
      <w:r>
        <w:drawing>
          <wp:inline distT="0" distB="0" distL="114300" distR="114300">
            <wp:extent cx="6845935" cy="5095875"/>
            <wp:effectExtent l="0" t="0" r="508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46"/>
                    <a:stretch>
                      <a:fillRect/>
                    </a:stretch>
                  </pic:blipFill>
                  <pic:spPr>
                    <a:xfrm>
                      <a:off x="0" y="0"/>
                      <a:ext cx="6846418" cy="5095875"/>
                    </a:xfrm>
                    <a:prstGeom prst="rect">
                      <a:avLst/>
                    </a:prstGeom>
                  </pic:spPr>
                </pic:pic>
              </a:graphicData>
            </a:graphic>
          </wp:inline>
        </w:drawing>
      </w:r>
    </w:p>
    <w:p w14:paraId="51FF4E35">
      <w:pPr>
        <w:pStyle w:val="12"/>
        <w:jc w:val="center"/>
      </w:pPr>
      <w:r>
        <w:rPr>
          <w:i w:val="0"/>
        </w:rPr>
        <w:t>Hình 3.4-2. STD-PUB – Sơ đồ trạng thái UML của TracePublicationVersion (Phiên bản công bố QR)</w:t>
      </w:r>
      <w:r>
        <w:br w:type="page"/>
      </w:r>
    </w:p>
    <w:p w14:paraId="1BFA9BAE">
      <w:pPr>
        <w:keepNext/>
        <w:spacing w:after="40"/>
        <w:jc w:val="center"/>
      </w:pPr>
      <w:r>
        <w:drawing>
          <wp:inline distT="0" distB="0" distL="114300" distR="114300">
            <wp:extent cx="8878570" cy="4781550"/>
            <wp:effectExtent l="0" t="0" r="1143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47"/>
                    <a:stretch>
                      <a:fillRect/>
                    </a:stretch>
                  </pic:blipFill>
                  <pic:spPr>
                    <a:xfrm>
                      <a:off x="0" y="0"/>
                      <a:ext cx="8878570" cy="4781782"/>
                    </a:xfrm>
                    <a:prstGeom prst="rect">
                      <a:avLst/>
                    </a:prstGeom>
                  </pic:spPr>
                </pic:pic>
              </a:graphicData>
            </a:graphic>
          </wp:inline>
        </w:drawing>
      </w:r>
    </w:p>
    <w:p w14:paraId="5578352D">
      <w:pPr>
        <w:pStyle w:val="12"/>
        <w:jc w:val="center"/>
      </w:pPr>
      <w:r>
        <w:rPr>
          <w:i w:val="0"/>
        </w:rPr>
        <w:t>Hình 3.4-3. STD-CLAIM – Sơ đồ trạng thái UML của QualityClaim (Yêu cầu chất lượng)</w:t>
      </w:r>
      <w:r>
        <w:br w:type="page"/>
      </w:r>
    </w:p>
    <w:p w14:paraId="62982A01">
      <w:pPr>
        <w:keepNext/>
        <w:spacing w:after="40"/>
        <w:jc w:val="center"/>
      </w:pPr>
      <w:r>
        <w:drawing>
          <wp:inline distT="0" distB="0" distL="114300" distR="114300">
            <wp:extent cx="8878570" cy="4781550"/>
            <wp:effectExtent l="0" t="0" r="1143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48"/>
                    <a:stretch>
                      <a:fillRect/>
                    </a:stretch>
                  </pic:blipFill>
                  <pic:spPr>
                    <a:xfrm>
                      <a:off x="0" y="0"/>
                      <a:ext cx="8878570" cy="4781782"/>
                    </a:xfrm>
                    <a:prstGeom prst="rect">
                      <a:avLst/>
                    </a:prstGeom>
                  </pic:spPr>
                </pic:pic>
              </a:graphicData>
            </a:graphic>
          </wp:inline>
        </w:drawing>
      </w:r>
    </w:p>
    <w:p w14:paraId="3EC05A22">
      <w:pPr>
        <w:pStyle w:val="12"/>
        <w:jc w:val="center"/>
      </w:pPr>
      <w:r>
        <w:rPr>
          <w:i w:val="0"/>
        </w:rPr>
        <w:t>Hình 3.4-4. STD-LABOR – Sơ đồ trạng thái UML của LaborSettlement (Quyết toán lao động)</w:t>
      </w:r>
    </w:p>
    <w:p w14:paraId="2D69D464">
      <w:pPr>
        <w:keepNext/>
        <w:spacing w:after="40"/>
        <w:jc w:val="center"/>
      </w:pPr>
      <w:r>
        <w:drawing>
          <wp:inline distT="0" distB="0" distL="114300" distR="114300">
            <wp:extent cx="5624195" cy="5095875"/>
            <wp:effectExtent l="0" t="0" r="11430"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49"/>
                    <a:stretch>
                      <a:fillRect/>
                    </a:stretch>
                  </pic:blipFill>
                  <pic:spPr>
                    <a:xfrm>
                      <a:off x="0" y="0"/>
                      <a:ext cx="5624287" cy="5095875"/>
                    </a:xfrm>
                    <a:prstGeom prst="rect">
                      <a:avLst/>
                    </a:prstGeom>
                  </pic:spPr>
                </pic:pic>
              </a:graphicData>
            </a:graphic>
          </wp:inline>
        </w:drawing>
      </w:r>
    </w:p>
    <w:p w14:paraId="47390000">
      <w:pPr>
        <w:pStyle w:val="12"/>
        <w:jc w:val="center"/>
      </w:pPr>
      <w:r>
        <w:rPr>
          <w:i w:val="0"/>
        </w:rPr>
        <w:t>Hình 3.4-5. STD-ACCOUNT – Sơ đồ trạng thái UML của Account (Tài khoản)</w:t>
      </w:r>
    </w:p>
    <w:p w14:paraId="0FC0C715">
      <w:pPr>
        <w:keepNext/>
        <w:spacing w:after="40"/>
        <w:jc w:val="center"/>
      </w:pPr>
      <w:r>
        <w:drawing>
          <wp:inline distT="0" distB="0" distL="114300" distR="114300">
            <wp:extent cx="5993765" cy="5095875"/>
            <wp:effectExtent l="0" t="0" r="11430"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50"/>
                    <a:stretch>
                      <a:fillRect/>
                    </a:stretch>
                  </pic:blipFill>
                  <pic:spPr>
                    <a:xfrm>
                      <a:off x="0" y="0"/>
                      <a:ext cx="5993904" cy="5095875"/>
                    </a:xfrm>
                    <a:prstGeom prst="rect">
                      <a:avLst/>
                    </a:prstGeom>
                  </pic:spPr>
                </pic:pic>
              </a:graphicData>
            </a:graphic>
          </wp:inline>
        </w:drawing>
      </w:r>
    </w:p>
    <w:p w14:paraId="0AA86FED">
      <w:pPr>
        <w:pStyle w:val="12"/>
        <w:jc w:val="center"/>
        <w:sectPr>
          <w:footerReference r:id="rId12" w:type="default"/>
          <w:pgSz w:w="16838" w:h="11906" w:orient="landscape"/>
          <w:pgMar w:top="1440" w:right="1416" w:bottom="1440" w:left="1440" w:header="708" w:footer="708" w:gutter="0"/>
          <w:cols w:space="720" w:num="1"/>
        </w:sectPr>
      </w:pPr>
      <w:r>
        <w:rPr>
          <w:i w:val="0"/>
        </w:rPr>
        <w:t>Hình 3.4-6. STD-RETURN – Sơ đồ trạng thái UML của PhysicalReturn (Hàng trả)</w:t>
      </w:r>
    </w:p>
    <w:p w14:paraId="61A765DA">
      <w:pPr>
        <w:pStyle w:val="3"/>
      </w:pPr>
      <w:bookmarkStart w:id="38" w:name="_Toc29201"/>
      <w:bookmarkStart w:id="39" w:name="_Toc11642"/>
      <w:r>
        <w:t>4. User Requirements</w:t>
      </w:r>
      <w:bookmarkEnd w:id="38"/>
      <w:bookmarkEnd w:id="39"/>
    </w:p>
    <w:p w14:paraId="7DB0087B">
      <w:pPr>
        <w:pStyle w:val="4"/>
      </w:pPr>
      <w:bookmarkStart w:id="40" w:name="_Toc26727"/>
      <w:bookmarkStart w:id="41" w:name="_Toc12896"/>
      <w:r>
        <w:t>4.1 Actors</w:t>
      </w:r>
      <w:bookmarkEnd w:id="40"/>
      <w:bookmarkEnd w:id="41"/>
    </w:p>
    <w:p w14:paraId="4D5FFEDE">
      <w:pPr>
        <w:spacing w:after="60"/>
      </w:pPr>
      <w:r>
        <w:t>Primary và Secondary Actors của mọi UC chỉ dùng đúng các tên trong bảng dưới. Điều kiện quyền (được phân quyền tại khu, được giao phụ trách đơn) ghi ở Preconditions của UC, không ghi vào tên actor.</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0"/>
        <w:gridCol w:w="2100"/>
        <w:gridCol w:w="6450"/>
      </w:tblGrid>
      <w:tr w14:paraId="34FA0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50" w:type="dxa"/>
            <w:shd w:val="clear" w:color="auto" w:fill="DCE6F1"/>
          </w:tcPr>
          <w:p w14:paraId="54717C4F">
            <w:pPr>
              <w:spacing w:after="0" w:line="240" w:lineRule="auto"/>
              <w:jc w:val="center"/>
            </w:pPr>
            <w:r>
              <w:rPr>
                <w:b/>
                <w:sz w:val="17"/>
                <w:szCs w:val="17"/>
              </w:rPr>
              <w:t>#</w:t>
            </w:r>
          </w:p>
        </w:tc>
        <w:tc>
          <w:tcPr>
            <w:tcW w:w="2100" w:type="dxa"/>
            <w:shd w:val="clear" w:color="auto" w:fill="DCE6F1"/>
          </w:tcPr>
          <w:p w14:paraId="7AB33294">
            <w:pPr>
              <w:spacing w:after="0" w:line="240" w:lineRule="auto"/>
            </w:pPr>
            <w:r>
              <w:rPr>
                <w:b/>
                <w:sz w:val="17"/>
                <w:szCs w:val="17"/>
              </w:rPr>
              <w:t>Actor</w:t>
            </w:r>
          </w:p>
        </w:tc>
        <w:tc>
          <w:tcPr>
            <w:tcW w:w="6450" w:type="dxa"/>
            <w:shd w:val="clear" w:color="auto" w:fill="DCE6F1"/>
          </w:tcPr>
          <w:p w14:paraId="52B9C805">
            <w:pPr>
              <w:spacing w:after="0" w:line="240" w:lineRule="auto"/>
            </w:pPr>
            <w:r>
              <w:rPr>
                <w:b/>
                <w:sz w:val="17"/>
                <w:szCs w:val="17"/>
              </w:rPr>
              <w:t>Description</w:t>
            </w:r>
          </w:p>
        </w:tc>
      </w:tr>
      <w:tr w14:paraId="46B16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4C0229F0">
            <w:pPr>
              <w:spacing w:after="0" w:line="240" w:lineRule="auto"/>
              <w:jc w:val="center"/>
            </w:pPr>
            <w:r>
              <w:rPr>
                <w:sz w:val="17"/>
                <w:szCs w:val="17"/>
              </w:rPr>
              <w:t>1</w:t>
            </w:r>
          </w:p>
        </w:tc>
        <w:tc>
          <w:tcPr>
            <w:tcW w:w="2100" w:type="dxa"/>
          </w:tcPr>
          <w:p w14:paraId="2AB6C3AB">
            <w:pPr>
              <w:spacing w:after="0" w:line="240" w:lineRule="auto"/>
            </w:pPr>
            <w:r>
              <w:rPr>
                <w:sz w:val="17"/>
                <w:szCs w:val="17"/>
              </w:rPr>
              <w:t>Quản trị hệ thống</w:t>
            </w:r>
          </w:p>
        </w:tc>
        <w:tc>
          <w:tcPr>
            <w:tcW w:w="6450" w:type="dxa"/>
          </w:tcPr>
          <w:p w14:paraId="61A6D465">
            <w:pPr>
              <w:spacing w:after="0" w:line="240" w:lineRule="auto"/>
            </w:pPr>
            <w:r>
              <w:rPr>
                <w:sz w:val="17"/>
                <w:szCs w:val="17"/>
              </w:rPr>
              <w:t>Người vận hành nền tảng OMTS: khởi tạo HTX sơ bộ và tài khoản Chủ HTX, cấu hình kết nối dịch vụ ngoài, hỗ trợ truy cập, xem nhật ký kỹ thuật; không có quyền sửa dữ liệu nghiệp vụ HTX.</w:t>
            </w:r>
          </w:p>
        </w:tc>
      </w:tr>
      <w:tr w14:paraId="10CBD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189F836D">
            <w:pPr>
              <w:spacing w:after="0" w:line="240" w:lineRule="auto"/>
              <w:jc w:val="center"/>
            </w:pPr>
            <w:r>
              <w:rPr>
                <w:sz w:val="17"/>
                <w:szCs w:val="17"/>
              </w:rPr>
              <w:t>2</w:t>
            </w:r>
          </w:p>
        </w:tc>
        <w:tc>
          <w:tcPr>
            <w:tcW w:w="2100" w:type="dxa"/>
          </w:tcPr>
          <w:p w14:paraId="5252EAF3">
            <w:pPr>
              <w:spacing w:after="0" w:line="240" w:lineRule="auto"/>
            </w:pPr>
            <w:r>
              <w:rPr>
                <w:sz w:val="17"/>
                <w:szCs w:val="17"/>
              </w:rPr>
              <w:t>Chủ HTX</w:t>
            </w:r>
          </w:p>
        </w:tc>
        <w:tc>
          <w:tcPr>
            <w:tcW w:w="6450" w:type="dxa"/>
          </w:tcPr>
          <w:p w14:paraId="5DDBEE08">
            <w:pPr>
              <w:spacing w:after="0" w:line="240" w:lineRule="auto"/>
            </w:pPr>
            <w:r>
              <w:rPr>
                <w:sz w:val="17"/>
                <w:szCs w:val="17"/>
              </w:rPr>
              <w:t>Chủ hợp tác xã (Owner). Quản lý nghiệp vụ toàn HTX; định nghĩa vai trò và quyền (UC12), tạo tài khoản và gán cặp khu – vai trò (UC11); xét đơn, cân, chốt giá, bàn giao, quyết định hậu mãi, duyệt lương; nhập ngưỡng nước.</w:t>
            </w:r>
          </w:p>
        </w:tc>
      </w:tr>
      <w:tr w14:paraId="651F8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0B0A56DC">
            <w:pPr>
              <w:spacing w:after="0" w:line="240" w:lineRule="auto"/>
              <w:jc w:val="center"/>
            </w:pPr>
            <w:r>
              <w:rPr>
                <w:sz w:val="17"/>
                <w:szCs w:val="17"/>
              </w:rPr>
              <w:t>3</w:t>
            </w:r>
          </w:p>
        </w:tc>
        <w:tc>
          <w:tcPr>
            <w:tcW w:w="2100" w:type="dxa"/>
          </w:tcPr>
          <w:p w14:paraId="0701DCC2">
            <w:pPr>
              <w:spacing w:after="0" w:line="240" w:lineRule="auto"/>
            </w:pPr>
            <w:r>
              <w:rPr>
                <w:sz w:val="17"/>
                <w:szCs w:val="17"/>
              </w:rPr>
              <w:t>Nhân viên</w:t>
            </w:r>
          </w:p>
        </w:tc>
        <w:tc>
          <w:tcPr>
            <w:tcW w:w="6450" w:type="dxa"/>
          </w:tcPr>
          <w:p w14:paraId="301E95D9">
            <w:pPr>
              <w:spacing w:after="0" w:line="240" w:lineRule="auto"/>
            </w:pPr>
            <w:r>
              <w:rPr>
                <w:sz w:val="17"/>
                <w:szCs w:val="17"/>
              </w:rPr>
              <w:t>Nhân viên chính thức của HTX: có hồ sơ nhân viên (UC10), hưởng lương tháng và có tài khoản (UC11). Tự dùng tài khoản cá nhân (UC02–UC08), xem việc, chấm công, lương của chính mình (UC62) và thông báo (UC69) khi tài khoản còn ít nhất một cặp khu – vai trò hiệu lực; không còn cặp nào thì không đăng nhập được (UC02). Không quản lý hồ sơ nhân viên hay tài khoản (UC10, UC11 chỉ Chủ HTX). Quản lý khu và Kế toán là actor con, kế thừa mọi UC của Nhân viên (Hình 4.1-1).</w:t>
            </w:r>
          </w:p>
        </w:tc>
      </w:tr>
      <w:tr w14:paraId="1A7D1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01448FDB">
            <w:pPr>
              <w:spacing w:after="0" w:line="240" w:lineRule="auto"/>
              <w:jc w:val="center"/>
            </w:pPr>
            <w:r>
              <w:rPr>
                <w:sz w:val="17"/>
                <w:szCs w:val="17"/>
              </w:rPr>
              <w:t>4</w:t>
            </w:r>
          </w:p>
        </w:tc>
        <w:tc>
          <w:tcPr>
            <w:tcW w:w="2100" w:type="dxa"/>
          </w:tcPr>
          <w:p w14:paraId="5CEF6021">
            <w:pPr>
              <w:spacing w:after="0" w:line="240" w:lineRule="auto"/>
            </w:pPr>
            <w:r>
              <w:rPr>
                <w:sz w:val="17"/>
                <w:szCs w:val="17"/>
              </w:rPr>
              <w:t>Quản lý khu</w:t>
            </w:r>
          </w:p>
        </w:tc>
        <w:tc>
          <w:tcPr>
            <w:tcW w:w="6450" w:type="dxa"/>
          </w:tcPr>
          <w:p w14:paraId="1A8F5ED7">
            <w:pPr>
              <w:spacing w:after="0" w:line="240" w:lineRule="auto"/>
            </w:pPr>
            <w:r>
              <w:rPr>
                <w:sz w:val="17"/>
                <w:szCs w:val="17"/>
              </w:rPr>
              <w:t xml:space="preserve">Nhân viên chính thức được Chủ HTX gán vai trò Quản lý khu tại một hoặc vài khu (UC11); kế thừa Nhân viên. Trong khu: vùng nuôi, bè và vật tư bè, nhà cung cấp và lô giống, chu kỳ nuôi, nhật ký và chỉ số nước, khách hàng, lao động thời vụ, phân công, chấm </w:t>
            </w:r>
            <w:del w:id="1852" w:author="Claude" w:date="2026-10-08T00:00:00Z">
              <w:r>
                <w:rPr>
                  <w:sz w:val="17"/>
                  <w:szCs w:val="17"/>
                </w:rPr>
                <w:delText xml:space="preserve">công;</w:delText>
              </w:r>
            </w:del>
            <w:ins w:id="1853" w:author="Claude" w:date="2026-10-08T00:00:00Z">
              <w:r>
                <w:rPr>
                  <w:sz w:val="17"/>
                  <w:szCs w:val="17"/>
                </w:rPr>
                <w:t xml:space="preserve">công (nhà cung cấp, lô giống, khách hàng, lao động thời vụ và chấm công là dữ liệu chung HTX, chỉ thao tác khi vai trò được gán ở Toàn bộ khu, mục 4.4);</w:t>
              </w:r>
            </w:ins>
            <w:r>
              <w:rPr>
                <w:sz w:val="17"/>
                <w:szCs w:val="17"/>
              </w:rPr>
              <w:t xml:space="preserve"> với đơn được giao phụ trách: lập kế hoạch thu, ghi thu hoạch, rà và công bố QR, đính chính, cân, chốt giá, bàn giao, chốt giao dịch và ghi hàng trả thực nhận; xem truy xuất, bảng điều hành, báo cáo sản lượng; gửi chứng từ (UC15, UC18, UC22–UC27, UC30–UC32, UC36–UC39, UC42, UC45, UC48, UC52, UC55–UC57, UC63, UC65, UC68, UC70, UC71, UC76, UC77).</w:t>
            </w:r>
          </w:p>
        </w:tc>
      </w:tr>
      <w:tr w14:paraId="46293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512D6C9B">
            <w:pPr>
              <w:spacing w:after="0" w:line="240" w:lineRule="auto"/>
              <w:jc w:val="center"/>
            </w:pPr>
            <w:r>
              <w:rPr>
                <w:sz w:val="17"/>
                <w:szCs w:val="17"/>
              </w:rPr>
              <w:t>5</w:t>
            </w:r>
          </w:p>
        </w:tc>
        <w:tc>
          <w:tcPr>
            <w:tcW w:w="2100" w:type="dxa"/>
          </w:tcPr>
          <w:p w14:paraId="2C0C4E37">
            <w:pPr>
              <w:spacing w:after="0" w:line="240" w:lineRule="auto"/>
            </w:pPr>
            <w:r>
              <w:rPr>
                <w:sz w:val="17"/>
                <w:szCs w:val="17"/>
              </w:rPr>
              <w:t>Kế toán</w:t>
            </w:r>
          </w:p>
        </w:tc>
        <w:tc>
          <w:tcPr>
            <w:tcW w:w="6450" w:type="dxa"/>
          </w:tcPr>
          <w:p w14:paraId="15FA6757">
            <w:pPr>
              <w:spacing w:after="0" w:line="240" w:lineRule="auto"/>
            </w:pPr>
            <w:r>
              <w:rPr>
                <w:sz w:val="17"/>
                <w:szCs w:val="17"/>
              </w:rPr>
              <w:t>Nhân viên chính thức được Chủ HTX gán vai trò Kế toán, thường ở Toàn bộ khu (UC11); kế thừa Nhân viên. Ghi tiền khách trả, đối soát công nợ, giảm giá sau bán, hoàn tiền; cấu hình lương tháng và đơn giá công nhật, lập bảng công và lương, ghi chi trả; gửi chứng từ và kiểm tra trạng thái gửi; xem truy xuất, vật tư bè, bảng điều hành và báo cáo; không tạo chu kỳ nuôi hay nhật ký (UC36–UC38, UC49, UC50, UC53, UC54, UC58, UC59, UC61, UC63, UC64, UC66–UC68, UC70, UC71, UC77).</w:t>
            </w:r>
          </w:p>
        </w:tc>
      </w:tr>
      <w:tr w14:paraId="22ADC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7BE3BA80">
            <w:pPr>
              <w:spacing w:after="0" w:line="240" w:lineRule="auto"/>
              <w:jc w:val="center"/>
            </w:pPr>
            <w:r>
              <w:rPr>
                <w:sz w:val="17"/>
                <w:szCs w:val="17"/>
              </w:rPr>
              <w:t>6</w:t>
            </w:r>
          </w:p>
        </w:tc>
        <w:tc>
          <w:tcPr>
            <w:tcW w:w="2100" w:type="dxa"/>
          </w:tcPr>
          <w:p w14:paraId="00667AB4">
            <w:pPr>
              <w:spacing w:after="0" w:line="240" w:lineRule="auto"/>
            </w:pPr>
            <w:r>
              <w:rPr>
                <w:sz w:val="17"/>
                <w:szCs w:val="17"/>
              </w:rPr>
              <w:t>Thương lái</w:t>
            </w:r>
          </w:p>
        </w:tc>
        <w:tc>
          <w:tcPr>
            <w:tcW w:w="6450" w:type="dxa"/>
          </w:tcPr>
          <w:p w14:paraId="3065A6DF">
            <w:pPr>
              <w:spacing w:after="0" w:line="240" w:lineRule="auto"/>
            </w:pPr>
            <w:r>
              <w:rPr>
                <w:sz w:val="17"/>
                <w:szCs w:val="17"/>
              </w:rPr>
              <w:t>Khách mua hàu. Gửi yêu cầu mua qua ứng dụng, Zalo OA hoặc điện thoại; xác nhận số cân, giá và nhận hàng tại cảng; chỉ xem đơn, chứng từ và công nợ của mình.</w:t>
            </w:r>
          </w:p>
        </w:tc>
      </w:tr>
      <w:tr w14:paraId="27BA1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123D9680">
            <w:pPr>
              <w:spacing w:after="0" w:line="240" w:lineRule="auto"/>
              <w:jc w:val="center"/>
            </w:pPr>
            <w:r>
              <w:rPr>
                <w:sz w:val="17"/>
                <w:szCs w:val="17"/>
              </w:rPr>
              <w:t>7</w:t>
            </w:r>
          </w:p>
        </w:tc>
        <w:tc>
          <w:tcPr>
            <w:tcW w:w="2100" w:type="dxa"/>
          </w:tcPr>
          <w:p w14:paraId="5751EB27">
            <w:pPr>
              <w:spacing w:after="0" w:line="240" w:lineRule="auto"/>
            </w:pPr>
            <w:r>
              <w:rPr>
                <w:sz w:val="17"/>
                <w:szCs w:val="17"/>
              </w:rPr>
              <w:t>Người xem QR</w:t>
            </w:r>
          </w:p>
        </w:tc>
        <w:tc>
          <w:tcPr>
            <w:tcW w:w="6450" w:type="dxa"/>
          </w:tcPr>
          <w:p w14:paraId="017BCCA7">
            <w:pPr>
              <w:spacing w:after="0" w:line="240" w:lineRule="auto"/>
            </w:pPr>
            <w:r>
              <w:rPr>
                <w:sz w:val="17"/>
                <w:szCs w:val="17"/>
              </w:rPr>
              <w:t>Bất kỳ ai quét QR trên nhãn hoặc chứng từ; không cần đăng nhập; chỉ thấy dữ liệu nguồn nuôi đã công bố.</w:t>
            </w:r>
          </w:p>
        </w:tc>
      </w:tr>
      <w:tr w14:paraId="35EF5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705F06B4">
            <w:pPr>
              <w:spacing w:after="0" w:line="240" w:lineRule="auto"/>
              <w:jc w:val="center"/>
            </w:pPr>
            <w:r>
              <w:rPr>
                <w:sz w:val="17"/>
                <w:szCs w:val="17"/>
              </w:rPr>
              <w:t>8</w:t>
            </w:r>
          </w:p>
        </w:tc>
        <w:tc>
          <w:tcPr>
            <w:tcW w:w="2100" w:type="dxa"/>
          </w:tcPr>
          <w:p w14:paraId="08F25FF2">
            <w:pPr>
              <w:spacing w:after="0" w:line="240" w:lineRule="auto"/>
            </w:pPr>
            <w:r>
              <w:rPr>
                <w:sz w:val="17"/>
                <w:szCs w:val="17"/>
              </w:rPr>
              <w:t>Dịch vụ SMS</w:t>
            </w:r>
          </w:p>
        </w:tc>
        <w:tc>
          <w:tcPr>
            <w:tcW w:w="6450" w:type="dxa"/>
          </w:tcPr>
          <w:p w14:paraId="74E1B407">
            <w:pPr>
              <w:spacing w:after="0" w:line="240" w:lineRule="auto"/>
            </w:pPr>
            <w:r>
              <w:rPr>
                <w:sz w:val="17"/>
                <w:szCs w:val="17"/>
              </w:rPr>
              <w:t xml:space="preserve">Hệ thống ngoài. Hệ thống ngoài gửi mã OTP qua SMS để xác minh số điện thoại khi đăng ký, khi khôi phục tài khoản bằng số điện thoại đã xác minh, khi tài khoản thương lái, nhân viên thêm hoặc xác minh số sau đăng nhập và khi người dùng đổi số (UC01–UC03, UC05, UC08); gửi SMS báo thương lái có tài khoản khi HTX chấp nhận trả hàng mà email không gửi được (UC52); gửi tin SMS tóm tắt chứng từ và liên kết QR truy xuất cho thương lái (UC48 qua UC70, </w:t>
            </w:r>
            <w:del w:id="3239" w:author="Claude" w:date="2026-10-08T00:00:00Z">
              <w:r>
                <w:rPr>
                  <w:sz w:val="17"/>
                  <w:szCs w:val="17"/>
                </w:rPr>
                <w:delText xml:space="preserve">UC70).</w:delText>
              </w:r>
            </w:del>
            <w:ins w:id="3240" w:author="Claude" w:date="2026-10-08T00:00:00Z">
              <w:r>
                <w:rPr>
                  <w:sz w:val="17"/>
                  <w:szCs w:val="17"/>
                </w:rPr>
                <w:t xml:space="preserve">UC70); gửi tin báo đơn cho thương lái không có tài khoản Zalo (UC44, UC45).</w:t>
              </w:r>
            </w:ins>
            <w:r>
              <w:rPr>
                <w:sz w:val="17"/>
                <w:szCs w:val="17"/>
              </w:rPr>
              <w:t xml:space="preserve"> Nhà cung cấp nhận yêu cầu không có nghĩa là đã xác minh hay khách đã đọc.</w:t>
            </w:r>
          </w:p>
        </w:tc>
      </w:tr>
      <w:tr w14:paraId="307E4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69E9D285">
            <w:pPr>
              <w:spacing w:after="0" w:line="240" w:lineRule="auto"/>
              <w:jc w:val="center"/>
            </w:pPr>
            <w:r>
              <w:rPr>
                <w:sz w:val="17"/>
                <w:szCs w:val="17"/>
              </w:rPr>
              <w:t>9</w:t>
            </w:r>
          </w:p>
        </w:tc>
        <w:tc>
          <w:tcPr>
            <w:tcW w:w="2100" w:type="dxa"/>
          </w:tcPr>
          <w:p w14:paraId="537FD926">
            <w:pPr>
              <w:spacing w:after="0" w:line="240" w:lineRule="auto"/>
            </w:pPr>
            <w:r>
              <w:rPr>
                <w:sz w:val="17"/>
                <w:szCs w:val="17"/>
              </w:rPr>
              <w:t>Dịch vụ thông báo đẩy</w:t>
            </w:r>
          </w:p>
        </w:tc>
        <w:tc>
          <w:tcPr>
            <w:tcW w:w="6450" w:type="dxa"/>
          </w:tcPr>
          <w:p w14:paraId="3E37F630">
            <w:pPr>
              <w:spacing w:after="0" w:line="240" w:lineRule="auto"/>
            </w:pPr>
            <w:r>
              <w:rPr>
                <w:sz w:val="17"/>
                <w:szCs w:val="17"/>
              </w:rPr>
              <w:t>Hệ thống ngoài. Hệ thống ngoài đưa thông báo OMTS được phép tới thiết bị đã đăng ký, kể cả khi ứng dụng không mở, tùy quyền thiết bị, kết nối và hệ điều hành. Dùng cho cảnh báo nước, nhắc đo nước quá hạn, giấy tờ sắp hết hạn, cập nhật đơn và công việc. OMTS chọn người nhận được phép và lưu thông báo trong ứng dụng; mở thông báo không bỏ qua kiểm quyền; xác nhận của nhà cung cấp không chứng minh người nhận đã đọc hay đã xử lý.</w:t>
            </w:r>
          </w:p>
        </w:tc>
      </w:tr>
      <w:tr w14:paraId="29E05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670C573A">
            <w:pPr>
              <w:spacing w:after="0" w:line="240" w:lineRule="auto"/>
              <w:jc w:val="center"/>
            </w:pPr>
            <w:r>
              <w:rPr>
                <w:sz w:val="17"/>
                <w:szCs w:val="17"/>
              </w:rPr>
              <w:t>10</w:t>
            </w:r>
          </w:p>
        </w:tc>
        <w:tc>
          <w:tcPr>
            <w:tcW w:w="2100" w:type="dxa"/>
          </w:tcPr>
          <w:p w14:paraId="7A02EAB3">
            <w:pPr>
              <w:spacing w:after="0" w:line="240" w:lineRule="auto"/>
            </w:pPr>
            <w:r>
              <w:rPr>
                <w:sz w:val="17"/>
                <w:szCs w:val="17"/>
              </w:rPr>
              <w:t>Dịch vụ email</w:t>
            </w:r>
          </w:p>
        </w:tc>
        <w:tc>
          <w:tcPr>
            <w:tcW w:w="6450" w:type="dxa"/>
          </w:tcPr>
          <w:p w14:paraId="73B341FC">
            <w:pPr>
              <w:spacing w:after="0" w:line="240" w:lineRule="auto"/>
            </w:pPr>
            <w:r>
              <w:rPr>
                <w:sz w:val="17"/>
                <w:szCs w:val="17"/>
              </w:rPr>
              <w:t>Hệ thống ngoài. Hệ thống ngoài gửi email: mã xác minh email khi đăng ký, khôi phục tài khoản, thêm hoặc đổi email (UC01, UC03, UC05, UC08), mã đổi mật khẩu (UC04, BR-31), xác nhận đơn, chứng từ và thông báo chấp nhận trả hàng (UC52) gửi thương lái.</w:t>
            </w:r>
          </w:p>
        </w:tc>
      </w:tr>
      <w:tr w14:paraId="6046F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7F0BFE9F">
            <w:pPr>
              <w:spacing w:after="0" w:line="240" w:lineRule="auto"/>
              <w:jc w:val="center"/>
            </w:pPr>
            <w:r>
              <w:rPr>
                <w:sz w:val="17"/>
                <w:szCs w:val="17"/>
              </w:rPr>
              <w:t>11</w:t>
            </w:r>
          </w:p>
        </w:tc>
        <w:tc>
          <w:tcPr>
            <w:tcW w:w="2100" w:type="dxa"/>
          </w:tcPr>
          <w:p w14:paraId="3BA84643">
            <w:pPr>
              <w:spacing w:after="0" w:line="240" w:lineRule="auto"/>
            </w:pPr>
            <w:r>
              <w:rPr>
                <w:sz w:val="17"/>
                <w:szCs w:val="17"/>
              </w:rPr>
              <w:t>Zalo OA</w:t>
            </w:r>
          </w:p>
        </w:tc>
        <w:tc>
          <w:tcPr>
            <w:tcW w:w="6450" w:type="dxa"/>
          </w:tcPr>
          <w:p w14:paraId="32FB69DE">
            <w:pPr>
              <w:spacing w:after="0" w:line="240" w:lineRule="auto"/>
            </w:pPr>
            <w:r>
              <w:rPr>
                <w:sz w:val="17"/>
                <w:szCs w:val="17"/>
              </w:rPr>
              <w:t>Hệ thống ngoài. Kênh liên lạc giữa HTX và thương lái (kể cả chưa đăng ký tài khoản): thương lái gửi yêu cầu mua và lượng cần; HTX gửi thông tin đơn đã xác nhận (sản phẩm, lượng, khu phụ trách, thời gian dự kiến); sau khi cân và chốt giá, gửi QR thanh toán kèm số tiền, gửi hóa đơn khi đã thanh toán hoặc ghi công nợ nếu chưa trả; gửi QR truy xuất; báo thương lái chưa có tài khoản khi HTX chấp nhận trả hàng (UC52).</w:t>
            </w:r>
          </w:p>
        </w:tc>
      </w:tr>
      <w:tr w14:paraId="77EF7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223311B3">
            <w:pPr>
              <w:spacing w:after="0" w:line="240" w:lineRule="auto"/>
              <w:jc w:val="center"/>
            </w:pPr>
            <w:r>
              <w:rPr>
                <w:sz w:val="17"/>
                <w:szCs w:val="17"/>
              </w:rPr>
              <w:t>12</w:t>
            </w:r>
          </w:p>
        </w:tc>
        <w:tc>
          <w:tcPr>
            <w:tcW w:w="2100" w:type="dxa"/>
          </w:tcPr>
          <w:p w14:paraId="5F3F4DC4">
            <w:pPr>
              <w:spacing w:after="0" w:line="240" w:lineRule="auto"/>
            </w:pPr>
            <w:r>
              <w:rPr>
                <w:sz w:val="17"/>
                <w:szCs w:val="17"/>
              </w:rPr>
              <w:t>Google Maps</w:t>
            </w:r>
          </w:p>
        </w:tc>
        <w:tc>
          <w:tcPr>
            <w:tcW w:w="6450" w:type="dxa"/>
          </w:tcPr>
          <w:p w14:paraId="19C25137">
            <w:pPr>
              <w:spacing w:after="0" w:line="240" w:lineRule="auto"/>
            </w:pPr>
            <w:r>
              <w:rPr>
                <w:sz w:val="17"/>
                <w:szCs w:val="17"/>
              </w:rPr>
              <w:t>Hệ thống ngoài. Hiển thị vị trí vùng nuôi và bè trên trang truy xuất và trên bản đồ cho Chủ HTX/Quản lý khu.</w:t>
            </w:r>
          </w:p>
        </w:tc>
      </w:tr>
      <w:tr w14:paraId="271A1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6FD74E9E">
            <w:pPr>
              <w:spacing w:after="0" w:line="240" w:lineRule="auto"/>
              <w:jc w:val="center"/>
            </w:pPr>
            <w:r>
              <w:rPr>
                <w:sz w:val="17"/>
                <w:szCs w:val="17"/>
              </w:rPr>
              <w:t>13</w:t>
            </w:r>
          </w:p>
        </w:tc>
        <w:tc>
          <w:tcPr>
            <w:tcW w:w="2100" w:type="dxa"/>
          </w:tcPr>
          <w:p w14:paraId="720B14E6">
            <w:pPr>
              <w:spacing w:after="0" w:line="240" w:lineRule="auto"/>
            </w:pPr>
            <w:r>
              <w:rPr>
                <w:sz w:val="17"/>
                <w:szCs w:val="17"/>
              </w:rPr>
              <w:t>Dịch vụ lưu trữ đám mây</w:t>
            </w:r>
          </w:p>
        </w:tc>
        <w:tc>
          <w:tcPr>
            <w:tcW w:w="6450" w:type="dxa"/>
          </w:tcPr>
          <w:p w14:paraId="0CD2627A">
            <w:pPr>
              <w:spacing w:after="0" w:line="240" w:lineRule="auto"/>
            </w:pPr>
            <w:r>
              <w:rPr>
                <w:sz w:val="17"/>
                <w:szCs w:val="17"/>
              </w:rPr>
              <w:t>Hệ thống ngoài. Lưu tệp của HTX: giấy tờ vùng biển và giấy phép nuôi trồng, hóa đơn mua bán, ảnh vùng nuôi, bè, lô hàu (cho trang truy xuất), ảnh máy đo chỉ số nước.</w:t>
            </w:r>
          </w:p>
        </w:tc>
      </w:tr>
      <w:tr w14:paraId="2896A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204DC9AE">
            <w:pPr>
              <w:spacing w:after="0" w:line="240" w:lineRule="auto"/>
              <w:jc w:val="center"/>
            </w:pPr>
            <w:r>
              <w:rPr>
                <w:sz w:val="17"/>
                <w:szCs w:val="17"/>
              </w:rPr>
              <w:t>14</w:t>
            </w:r>
          </w:p>
        </w:tc>
        <w:tc>
          <w:tcPr>
            <w:tcW w:w="2100" w:type="dxa"/>
          </w:tcPr>
          <w:p w14:paraId="4DC7AF65">
            <w:pPr>
              <w:spacing w:after="0" w:line="240" w:lineRule="auto"/>
            </w:pPr>
            <w:r>
              <w:rPr>
                <w:sz w:val="17"/>
                <w:szCs w:val="17"/>
              </w:rPr>
              <w:t>Cổng truy xuất quốc gia</w:t>
            </w:r>
          </w:p>
        </w:tc>
        <w:tc>
          <w:tcPr>
            <w:tcW w:w="6450" w:type="dxa"/>
          </w:tcPr>
          <w:p w14:paraId="60BA4B54">
            <w:pPr>
              <w:spacing w:after="0" w:line="240" w:lineRule="auto"/>
            </w:pPr>
            <w:r>
              <w:rPr>
                <w:sz w:val="17"/>
                <w:szCs w:val="17"/>
              </w:rPr>
              <w:t>Hệ thống ngoài. Nền tảng truy xuất của cơ quan nhà nước; chỉ đồng bộ khi có kết nối và chứng thư chính thức (UC41).</w:t>
            </w:r>
          </w:p>
        </w:tc>
      </w:tr>
      <w:tr w14:paraId="1D852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4BD3EADD">
            <w:pPr>
              <w:spacing w:after="0" w:line="240" w:lineRule="auto"/>
              <w:jc w:val="center"/>
            </w:pPr>
            <w:r>
              <w:rPr>
                <w:sz w:val="17"/>
                <w:szCs w:val="17"/>
              </w:rPr>
              <w:t>15</w:t>
            </w:r>
          </w:p>
        </w:tc>
        <w:tc>
          <w:tcPr>
            <w:tcW w:w="2100" w:type="dxa"/>
          </w:tcPr>
          <w:p w14:paraId="674B5582">
            <w:pPr>
              <w:spacing w:after="0" w:line="240" w:lineRule="auto"/>
            </w:pPr>
            <w:r>
              <w:rPr>
                <w:sz w:val="17"/>
                <w:szCs w:val="17"/>
              </w:rPr>
              <w:t>Dịch vụ OCR</w:t>
            </w:r>
          </w:p>
        </w:tc>
        <w:tc>
          <w:tcPr>
            <w:tcW w:w="6450" w:type="dxa"/>
          </w:tcPr>
          <w:p w14:paraId="5945D9E3">
            <w:pPr>
              <w:spacing w:after="0" w:line="240" w:lineRule="auto"/>
            </w:pPr>
            <w:r>
              <w:rPr>
                <w:sz w:val="17"/>
                <w:szCs w:val="17"/>
              </w:rPr>
              <w:t>Hệ thống ngoài. Hệ thống ngoài nhận dạng pH, độ mặn và thời điểm từ ảnh máy đo chỉ số nước (UC26), trả giá trị kèm độ tin cậy từng trường. Kết quả chỉ là bản nháp, người dùng phải đối chiếu và xác nhận (BR-06, NFR-05). Chỉ gửi ảnh máy đo; khi mất mạng hoặc dịch vụ lỗi, người dùng nhập tay hoặc giữ ảnh để nhận dạng sau.</w:t>
            </w:r>
          </w:p>
        </w:tc>
      </w:tr>
    </w:tbl>
    <w:p w14:paraId="713D78A1">
      <w:pPr>
        <w:keepNext/>
        <w:spacing w:before="120" w:after="40"/>
      </w:pPr>
      <w:r>
        <w:rPr>
          <w:b/>
        </w:rPr>
        <w:t>Vai trò ứng với actor nhân viên</w:t>
      </w:r>
    </w:p>
    <w:p w14:paraId="69570006">
      <w:pPr>
        <w:spacing w:after="60"/>
      </w:pPr>
      <w:r>
        <w:t xml:space="preserve">Quản lý khu và Kế toán là actor con của Nhân viên (quan hệ tổng quát hóa UML, Hình 4.1-1): mọi UC của Nhân viên cũng dùng được cho hai actor này. Trên hệ thống, mỗi actor ứng với một vai trò cùng tên; Chủ HTX tạo và chỉnh quyền Tạo/Xem/Sửa/Xóa chi tiết của vai trò ở UC12 rồi gán theo khu ở UC11, nên một nhân viên có thể giữ vai trò khác nhau ở các khu khác nhau. HTX không có vai trò Thu ngân: ghi tiền khách trả (UC49)</w:t>
      </w:r>
      <w:del w:id="1856" w:author="Claude" w:date="2026-10-08T00:00:00Z">
        <w:r>
          <w:delText xml:space="preserve"> và gửi chứng từ (UC70)</w:delText>
        </w:r>
      </w:del>
      <w:r>
        <w:t xml:space="preserve"> do Kế toán hoặc Chủ HTX thực </w:t>
      </w:r>
      <w:del w:id="1854" w:author="Claude" w:date="2026-10-08T00:00:00Z">
        <w:r>
          <w:delText xml:space="preserve">hiện.</w:delText>
        </w:r>
      </w:del>
      <w:ins w:id="1855" w:author="Claude" w:date="2026-10-08T00:00:00Z">
        <w:r>
          <w:t xml:space="preserve">hiện; gửi chứng từ (UC70) theo ma trận quyền (Chủ HTX, Quản lý khu, Kế toán).</w:t>
        </w:r>
      </w:ins>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1900"/>
        <w:gridCol w:w="5400"/>
      </w:tblGrid>
      <w:tr w14:paraId="49CB6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0" w:type="dxa"/>
            <w:shd w:val="clear" w:color="auto" w:fill="DCE6F1"/>
          </w:tcPr>
          <w:p w14:paraId="6A0CCA94">
            <w:pPr>
              <w:spacing w:after="0" w:line="240" w:lineRule="auto"/>
            </w:pPr>
            <w:r>
              <w:rPr>
                <w:b/>
                <w:sz w:val="17"/>
                <w:szCs w:val="17"/>
              </w:rPr>
              <w:t>Vai trò (actor)</w:t>
            </w:r>
          </w:p>
        </w:tc>
        <w:tc>
          <w:tcPr>
            <w:tcW w:w="1900" w:type="dxa"/>
            <w:shd w:val="clear" w:color="auto" w:fill="DCE6F1"/>
          </w:tcPr>
          <w:p w14:paraId="7A59890F">
            <w:pPr>
              <w:spacing w:after="0" w:line="240" w:lineRule="auto"/>
            </w:pPr>
            <w:r>
              <w:rPr>
                <w:b/>
                <w:sz w:val="17"/>
                <w:szCs w:val="17"/>
              </w:rPr>
              <w:t>Phạm vi thường gán</w:t>
            </w:r>
          </w:p>
        </w:tc>
        <w:tc>
          <w:tcPr>
            <w:tcW w:w="5400" w:type="dxa"/>
            <w:shd w:val="clear" w:color="auto" w:fill="DCE6F1"/>
          </w:tcPr>
          <w:p w14:paraId="29A29FF9">
            <w:pPr>
              <w:spacing w:after="0" w:line="240" w:lineRule="auto"/>
            </w:pPr>
            <w:r>
              <w:rPr>
                <w:b/>
                <w:sz w:val="17"/>
                <w:szCs w:val="17"/>
              </w:rPr>
              <w:t>Quyền điển hình</w:t>
            </w:r>
          </w:p>
        </w:tc>
      </w:tr>
      <w:tr w14:paraId="29634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Pr>
          <w:p w14:paraId="60DFD4EC">
            <w:pPr>
              <w:spacing w:after="0" w:line="240" w:lineRule="auto"/>
            </w:pPr>
            <w:r>
              <w:rPr>
                <w:sz w:val="17"/>
                <w:szCs w:val="17"/>
              </w:rPr>
              <w:t>Nhân viên</w:t>
            </w:r>
          </w:p>
        </w:tc>
        <w:tc>
          <w:tcPr>
            <w:tcW w:w="1900" w:type="dxa"/>
          </w:tcPr>
          <w:p w14:paraId="69BDE808">
            <w:pPr>
              <w:spacing w:after="0" w:line="240" w:lineRule="auto"/>
            </w:pPr>
            <w:r>
              <w:rPr>
                <w:sz w:val="17"/>
                <w:szCs w:val="17"/>
              </w:rPr>
              <w:t>Khu đang làm việc</w:t>
            </w:r>
          </w:p>
        </w:tc>
        <w:tc>
          <w:tcPr>
            <w:tcW w:w="5400" w:type="dxa"/>
          </w:tcPr>
          <w:p w14:paraId="4307C2ED">
            <w:pPr>
              <w:spacing w:after="0" w:line="240" w:lineRule="auto"/>
            </w:pPr>
            <w:r>
              <w:rPr>
                <w:sz w:val="17"/>
                <w:szCs w:val="17"/>
              </w:rPr>
              <w:t>Tài khoản cá nhân (UC02–UC08), xem việc, chấm công, lương của chính mình (UC62) và thông báo (UC69).</w:t>
            </w:r>
          </w:p>
        </w:tc>
      </w:tr>
      <w:tr w14:paraId="30B60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Pr>
          <w:p w14:paraId="2D345AA6">
            <w:pPr>
              <w:spacing w:after="0" w:line="240" w:lineRule="auto"/>
            </w:pPr>
            <w:r>
              <w:rPr>
                <w:sz w:val="17"/>
                <w:szCs w:val="17"/>
              </w:rPr>
              <w:t>Quản lý khu</w:t>
            </w:r>
          </w:p>
        </w:tc>
        <w:tc>
          <w:tcPr>
            <w:tcW w:w="1900" w:type="dxa"/>
          </w:tcPr>
          <w:p w14:paraId="60730894">
            <w:pPr>
              <w:spacing w:after="0" w:line="240" w:lineRule="auto"/>
            </w:pPr>
            <w:r>
              <w:rPr>
                <w:sz w:val="17"/>
                <w:szCs w:val="17"/>
              </w:rPr>
              <w:t>Một hoặc vài khu</w:t>
            </w:r>
          </w:p>
        </w:tc>
        <w:tc>
          <w:tcPr>
            <w:tcW w:w="5400" w:type="dxa"/>
          </w:tcPr>
          <w:p w14:paraId="023EB860">
            <w:pPr>
              <w:spacing w:after="0" w:line="240" w:lineRule="auto"/>
            </w:pPr>
            <w:r>
              <w:rPr>
                <w:sz w:val="17"/>
                <w:szCs w:val="17"/>
              </w:rPr>
              <w:t xml:space="preserve">Tạo/Xem/Sửa/Xóa bè, chu kỳ nuôi, nhật ký, chỉ số nước, vật tư bè (phiếu Tạo bè, Thay thế), nhập </w:t>
            </w:r>
            <w:del w:id="1857" w:author="Claude" w:date="2026-10-08T00:00:00Z">
              <w:r>
                <w:rPr>
                  <w:sz w:val="17"/>
                  <w:szCs w:val="17"/>
                </w:rPr>
                <w:delText xml:space="preserve">giống,</w:delText>
              </w:r>
            </w:del>
            <w:ins w:id="1858" w:author="Claude" w:date="2026-10-08T00:00:00Z">
              <w:r>
                <w:rPr>
                  <w:sz w:val="17"/>
                  <w:szCs w:val="17"/>
                </w:rPr>
                <w:t xml:space="preserve">giống (khi gán ở Toàn bộ khu),</w:t>
              </w:r>
            </w:ins>
            <w:r>
              <w:rPr>
                <w:sz w:val="17"/>
                <w:szCs w:val="17"/>
              </w:rPr>
              <w:t xml:space="preserve"> thu hoạch và bán hàng trong khu; với đơn được giao phụ trách thì cân, chốt giá, rà/công bố QR và bàn giao.</w:t>
            </w:r>
          </w:p>
        </w:tc>
      </w:tr>
      <w:tr w14:paraId="64F5C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Pr>
          <w:p w14:paraId="68F0DF81">
            <w:pPr>
              <w:spacing w:after="0" w:line="240" w:lineRule="auto"/>
            </w:pPr>
            <w:r>
              <w:rPr>
                <w:sz w:val="17"/>
                <w:szCs w:val="17"/>
              </w:rPr>
              <w:t>Kế toán</w:t>
            </w:r>
          </w:p>
        </w:tc>
        <w:tc>
          <w:tcPr>
            <w:tcW w:w="1900" w:type="dxa"/>
          </w:tcPr>
          <w:p w14:paraId="54D29870">
            <w:pPr>
              <w:spacing w:after="0" w:line="240" w:lineRule="auto"/>
            </w:pPr>
            <w:r>
              <w:rPr>
                <w:sz w:val="17"/>
                <w:szCs w:val="17"/>
              </w:rPr>
              <w:t>Toàn bộ khu</w:t>
            </w:r>
          </w:p>
        </w:tc>
        <w:tc>
          <w:tcPr>
            <w:tcW w:w="5400" w:type="dxa"/>
          </w:tcPr>
          <w:p w14:paraId="0D223AD6">
            <w:pPr>
              <w:spacing w:after="0" w:line="240" w:lineRule="auto"/>
            </w:pPr>
            <w:r>
              <w:rPr>
                <w:sz w:val="17"/>
                <w:szCs w:val="17"/>
              </w:rPr>
              <w:t xml:space="preserve">Xem </w:t>
            </w:r>
            <w:del w:id="1863" w:author="Claude" w:date="2026-10-08T00:00:00Z">
              <w:r>
                <w:rPr>
                  <w:sz w:val="17"/>
                  <w:szCs w:val="17"/>
                </w:rPr>
                <w:delText xml:space="preserve">mọi</w:delText>
              </w:r>
            </w:del>
            <w:ins w:id="1864" w:author="Claude" w:date="2026-10-08T00:00:00Z">
              <w:r>
                <w:rPr>
                  <w:sz w:val="17"/>
                  <w:szCs w:val="17"/>
                </w:rPr>
                <w:t xml:space="preserve">truy</w:t>
              </w:r>
            </w:ins>
            <w:r>
              <w:rPr>
                <w:sz w:val="17"/>
                <w:szCs w:val="17"/>
              </w:rPr>
              <w:t xml:space="preserve"> </w:t>
            </w:r>
            <w:del w:id="1861" w:author="Claude" w:date="2026-10-08T00:00:00Z">
              <w:r>
                <w:rPr>
                  <w:sz w:val="17"/>
                  <w:szCs w:val="17"/>
                </w:rPr>
                <w:delText xml:space="preserve">thông</w:delText>
              </w:r>
            </w:del>
            <w:ins w:id="1862" w:author="Claude" w:date="2026-10-08T00:00:00Z">
              <w:r>
                <w:rPr>
                  <w:sz w:val="17"/>
                  <w:szCs w:val="17"/>
                </w:rPr>
                <w:t xml:space="preserve">xuất,</w:t>
              </w:r>
            </w:ins>
            <w:r>
              <w:rPr>
                <w:sz w:val="17"/>
                <w:szCs w:val="17"/>
              </w:rPr>
              <w:t xml:space="preserve"> </w:t>
            </w:r>
            <w:del w:id="1859" w:author="Claude" w:date="2026-10-08T00:00:00Z">
              <w:r>
                <w:rPr>
                  <w:sz w:val="17"/>
                  <w:szCs w:val="17"/>
                </w:rPr>
                <w:delText xml:space="preserve">tin;</w:delText>
              </w:r>
            </w:del>
            <w:ins w:id="1860" w:author="Claude" w:date="2026-10-08T00:00:00Z">
              <w:r>
                <w:rPr>
                  <w:sz w:val="17"/>
                  <w:szCs w:val="17"/>
                </w:rPr>
                <w:t xml:space="preserve">vật tư bè và báo cáo được cấp;</w:t>
              </w:r>
            </w:ins>
            <w:r>
              <w:rPr>
                <w:sz w:val="17"/>
                <w:szCs w:val="17"/>
              </w:rPr>
              <w:t xml:space="preserve"> ghi phiếu thu, phiếu chi, công nợ, tiền công, lương, gửi chứng từ cho thương lái và xem báo cáo; không tạo chu kỳ nuôi hay nhật ký.</w:t>
            </w:r>
          </w:p>
        </w:tc>
      </w:tr>
    </w:tbl>
    <w:p w14:paraId="5517F074">
      <w:pPr>
        <w:keepNext/>
        <w:spacing w:after="40"/>
        <w:jc w:val="center"/>
      </w:pPr>
      <w:r>
        <w:drawing>
          <wp:inline distT="0" distB="0" distL="114300" distR="114300">
            <wp:extent cx="4309745" cy="2828290"/>
            <wp:effectExtent l="0" t="0" r="6350" b="7620"/>
            <wp:docPr id="42" name="ACTOR-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ACTOR-GEN"/>
                    <pic:cNvPicPr>
                      <a:picLocks noChangeAspect="1"/>
                    </pic:cNvPicPr>
                  </pic:nvPicPr>
                  <pic:blipFill>
                    <a:blip r:embed="rId51"/>
                    <a:stretch>
                      <a:fillRect/>
                    </a:stretch>
                  </pic:blipFill>
                  <pic:spPr>
                    <a:xfrm>
                      <a:off x="0" y="0"/>
                      <a:ext cx="4310062" cy="2828623"/>
                    </a:xfrm>
                    <a:prstGeom prst="rect">
                      <a:avLst/>
                    </a:prstGeom>
                  </pic:spPr>
                </pic:pic>
              </a:graphicData>
            </a:graphic>
          </wp:inline>
        </w:drawing>
      </w:r>
    </w:p>
    <w:p w14:paraId="02B9A40D">
      <w:pPr>
        <w:pStyle w:val="12"/>
        <w:jc w:val="center"/>
      </w:pPr>
      <w:r>
        <w:rPr>
          <w:i w:val="0"/>
        </w:rPr>
        <w:t>Hình 4.1-1. ACTOR-GEN – Quan hệ tổng quát hóa giữa các actor nhân viên (UML)</w:t>
      </w:r>
    </w:p>
    <w:p w14:paraId="3CC0FAC8"/>
    <w:p w14:paraId="15B6F691">
      <w:pPr>
        <w:pStyle w:val="4"/>
      </w:pPr>
      <w:bookmarkStart w:id="42" w:name="_Toc31926"/>
      <w:bookmarkStart w:id="43" w:name="_Toc13216"/>
      <w:r>
        <w:t>4.2 Use Cases (UC)</w:t>
      </w:r>
      <w:bookmarkEnd w:id="42"/>
      <w:bookmarkEnd w:id="43"/>
    </w:p>
    <w:p w14:paraId="0CE92BFC">
      <w:pPr>
        <w:spacing w:after="60"/>
      </w:pPr>
      <w:r>
        <w:t>Các UC “Quản lý …” gom thao tác Tạo/Xem/Sửa/Xóa của một đối tượng; phần “Gồm” trong mô tả ghi rõ thao tác nào có. Tên UC27, UC32, UC48 đổi ngày 03/10/2026 theo mục tiêu chính, giữ nguyên mã.</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0"/>
        <w:gridCol w:w="2200"/>
        <w:gridCol w:w="1700"/>
        <w:gridCol w:w="4400"/>
      </w:tblGrid>
      <w:tr w14:paraId="7D270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700" w:type="dxa"/>
            <w:shd w:val="clear" w:color="auto" w:fill="DCE6F1"/>
          </w:tcPr>
          <w:p w14:paraId="2A45D42A">
            <w:pPr>
              <w:spacing w:after="0" w:line="240" w:lineRule="auto"/>
            </w:pPr>
            <w:r>
              <w:rPr>
                <w:b/>
                <w:sz w:val="17"/>
                <w:szCs w:val="17"/>
              </w:rPr>
              <w:t>ID</w:t>
            </w:r>
          </w:p>
        </w:tc>
        <w:tc>
          <w:tcPr>
            <w:tcW w:w="2200" w:type="dxa"/>
            <w:shd w:val="clear" w:color="auto" w:fill="DCE6F1"/>
          </w:tcPr>
          <w:p w14:paraId="3C2A760B">
            <w:pPr>
              <w:spacing w:after="0" w:line="240" w:lineRule="auto"/>
            </w:pPr>
            <w:r>
              <w:rPr>
                <w:b/>
                <w:sz w:val="17"/>
                <w:szCs w:val="17"/>
              </w:rPr>
              <w:t>Use Case</w:t>
            </w:r>
          </w:p>
        </w:tc>
        <w:tc>
          <w:tcPr>
            <w:tcW w:w="1700" w:type="dxa"/>
            <w:shd w:val="clear" w:color="auto" w:fill="DCE6F1"/>
          </w:tcPr>
          <w:p w14:paraId="739E6086">
            <w:pPr>
              <w:spacing w:after="0" w:line="240" w:lineRule="auto"/>
            </w:pPr>
            <w:r>
              <w:rPr>
                <w:b/>
                <w:sz w:val="17"/>
                <w:szCs w:val="17"/>
              </w:rPr>
              <w:t>Feature</w:t>
            </w:r>
          </w:p>
        </w:tc>
        <w:tc>
          <w:tcPr>
            <w:tcW w:w="4400" w:type="dxa"/>
            <w:shd w:val="clear" w:color="auto" w:fill="DCE6F1"/>
          </w:tcPr>
          <w:p w14:paraId="4B3E9D69">
            <w:pPr>
              <w:spacing w:after="0" w:line="240" w:lineRule="auto"/>
            </w:pPr>
            <w:r>
              <w:rPr>
                <w:b/>
                <w:sz w:val="17"/>
                <w:szCs w:val="17"/>
              </w:rPr>
              <w:t>Use Case Description</w:t>
            </w:r>
          </w:p>
        </w:tc>
      </w:tr>
      <w:tr w14:paraId="27077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238EFDD9">
            <w:pPr>
              <w:spacing w:after="0" w:line="240" w:lineRule="auto"/>
            </w:pPr>
            <w:r>
              <w:rPr>
                <w:sz w:val="17"/>
                <w:szCs w:val="17"/>
              </w:rPr>
              <w:t>UC01</w:t>
            </w:r>
          </w:p>
        </w:tc>
        <w:tc>
          <w:tcPr>
            <w:tcW w:w="2200" w:type="dxa"/>
          </w:tcPr>
          <w:p w14:paraId="166D136B">
            <w:pPr>
              <w:spacing w:after="0" w:line="240" w:lineRule="auto"/>
            </w:pPr>
            <w:r>
              <w:rPr>
                <w:sz w:val="17"/>
                <w:szCs w:val="17"/>
              </w:rPr>
              <w:t>Đăng ký tài khoản khách hàng</w:t>
            </w:r>
          </w:p>
        </w:tc>
        <w:tc>
          <w:tcPr>
            <w:tcW w:w="1700" w:type="dxa"/>
          </w:tcPr>
          <w:p w14:paraId="2BA5D398">
            <w:pPr>
              <w:spacing w:after="0" w:line="240" w:lineRule="auto"/>
            </w:pPr>
            <w:r>
              <w:rPr>
                <w:sz w:val="17"/>
                <w:szCs w:val="17"/>
              </w:rPr>
              <w:t>Xác thực và tài khoản cá nhân</w:t>
            </w:r>
          </w:p>
        </w:tc>
        <w:tc>
          <w:tcPr>
            <w:tcW w:w="4400" w:type="dxa"/>
          </w:tcPr>
          <w:p w14:paraId="51D61EEA">
            <w:pPr>
              <w:spacing w:after="0" w:line="240" w:lineRule="auto"/>
            </w:pPr>
            <w:r>
              <w:rPr>
                <w:sz w:val="17"/>
                <w:szCs w:val="17"/>
              </w:rPr>
              <w:t>Tôi với vai trò là thương lái, tôi muốn tự đăng ký tài khoản bằng email hoặc số điện thoại đã xác minh, để xem đơn, biên nhận và công nợ của chính mình.</w:t>
            </w:r>
          </w:p>
        </w:tc>
      </w:tr>
      <w:tr w14:paraId="6D044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9C3CEF2">
            <w:pPr>
              <w:spacing w:after="0" w:line="240" w:lineRule="auto"/>
            </w:pPr>
            <w:r>
              <w:rPr>
                <w:sz w:val="17"/>
                <w:szCs w:val="17"/>
              </w:rPr>
              <w:t>UC02</w:t>
            </w:r>
          </w:p>
        </w:tc>
        <w:tc>
          <w:tcPr>
            <w:tcW w:w="2200" w:type="dxa"/>
          </w:tcPr>
          <w:p w14:paraId="724E3A65">
            <w:pPr>
              <w:spacing w:after="0" w:line="240" w:lineRule="auto"/>
            </w:pPr>
            <w:r>
              <w:rPr>
                <w:sz w:val="17"/>
                <w:szCs w:val="17"/>
              </w:rPr>
              <w:t>Đăng nhập</w:t>
            </w:r>
          </w:p>
        </w:tc>
        <w:tc>
          <w:tcPr>
            <w:tcW w:w="1700" w:type="dxa"/>
          </w:tcPr>
          <w:p w14:paraId="58415EFD">
            <w:pPr>
              <w:spacing w:after="0" w:line="240" w:lineRule="auto"/>
            </w:pPr>
            <w:r>
              <w:rPr>
                <w:sz w:val="17"/>
                <w:szCs w:val="17"/>
              </w:rPr>
              <w:t>Xác thực và tài khoản cá nhân</w:t>
            </w:r>
          </w:p>
        </w:tc>
        <w:tc>
          <w:tcPr>
            <w:tcW w:w="4400" w:type="dxa"/>
          </w:tcPr>
          <w:p w14:paraId="2E519443">
            <w:pPr>
              <w:spacing w:after="0" w:line="240" w:lineRule="auto"/>
            </w:pPr>
            <w:r>
              <w:rPr>
                <w:sz w:val="17"/>
                <w:szCs w:val="17"/>
              </w:rPr>
              <w:t>Tôi với vai trò là quản trị hệ thống, Chủ HTX, nhân viên hoặc thương lái, tôi muốn đăng nhập bằng định danh và mật khẩu, để dùng đúng các chức năng và khu mà vai trò của tôi được cấp.</w:t>
            </w:r>
          </w:p>
        </w:tc>
      </w:tr>
      <w:tr w14:paraId="36A76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1F411413">
            <w:pPr>
              <w:spacing w:after="0" w:line="240" w:lineRule="auto"/>
            </w:pPr>
            <w:r>
              <w:rPr>
                <w:sz w:val="17"/>
                <w:szCs w:val="17"/>
              </w:rPr>
              <w:t>UC03</w:t>
            </w:r>
          </w:p>
        </w:tc>
        <w:tc>
          <w:tcPr>
            <w:tcW w:w="2200" w:type="dxa"/>
          </w:tcPr>
          <w:p w14:paraId="26B8CA5B">
            <w:pPr>
              <w:spacing w:after="0" w:line="240" w:lineRule="auto"/>
            </w:pPr>
            <w:r>
              <w:rPr>
                <w:sz w:val="17"/>
                <w:szCs w:val="17"/>
              </w:rPr>
              <w:t>Khôi phục tài khoản tự phục vụ</w:t>
            </w:r>
          </w:p>
        </w:tc>
        <w:tc>
          <w:tcPr>
            <w:tcW w:w="1700" w:type="dxa"/>
          </w:tcPr>
          <w:p w14:paraId="795DEF21">
            <w:pPr>
              <w:spacing w:after="0" w:line="240" w:lineRule="auto"/>
            </w:pPr>
            <w:r>
              <w:rPr>
                <w:sz w:val="17"/>
                <w:szCs w:val="17"/>
              </w:rPr>
              <w:t>Xác thực và tài khoản cá nhân</w:t>
            </w:r>
          </w:p>
        </w:tc>
        <w:tc>
          <w:tcPr>
            <w:tcW w:w="4400" w:type="dxa"/>
          </w:tcPr>
          <w:p w14:paraId="05E096E0">
            <w:pPr>
              <w:spacing w:after="0" w:line="240" w:lineRule="auto"/>
            </w:pPr>
            <w:r>
              <w:rPr>
                <w:sz w:val="17"/>
                <w:szCs w:val="17"/>
              </w:rPr>
              <w:t>Tôi với vai trò là thương lái, Chủ HTX hoặc nhân viên, tôi muốn tự đặt lại mật khẩu bằng mã xác minh gửi tới email hoặc số điện thoại đã xác minh của tài khoản, để lấy lại quyền truy cập mà không cần quản trị viên.</w:t>
            </w:r>
          </w:p>
        </w:tc>
      </w:tr>
      <w:tr w14:paraId="45F1A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58A7F98A">
            <w:pPr>
              <w:spacing w:after="0" w:line="240" w:lineRule="auto"/>
            </w:pPr>
            <w:r>
              <w:rPr>
                <w:sz w:val="17"/>
                <w:szCs w:val="17"/>
              </w:rPr>
              <w:t>UC04</w:t>
            </w:r>
          </w:p>
        </w:tc>
        <w:tc>
          <w:tcPr>
            <w:tcW w:w="2200" w:type="dxa"/>
          </w:tcPr>
          <w:p w14:paraId="1249583B">
            <w:pPr>
              <w:spacing w:after="0" w:line="240" w:lineRule="auto"/>
            </w:pPr>
            <w:r>
              <w:rPr>
                <w:sz w:val="17"/>
                <w:szCs w:val="17"/>
              </w:rPr>
              <w:t>Đổi mật khẩu</w:t>
            </w:r>
          </w:p>
        </w:tc>
        <w:tc>
          <w:tcPr>
            <w:tcW w:w="1700" w:type="dxa"/>
          </w:tcPr>
          <w:p w14:paraId="7DA8902D">
            <w:pPr>
              <w:spacing w:after="0" w:line="240" w:lineRule="auto"/>
            </w:pPr>
            <w:r>
              <w:rPr>
                <w:sz w:val="17"/>
                <w:szCs w:val="17"/>
              </w:rPr>
              <w:t>Xác thực và tài khoản cá nhân</w:t>
            </w:r>
          </w:p>
        </w:tc>
        <w:tc>
          <w:tcPr>
            <w:tcW w:w="4400" w:type="dxa"/>
          </w:tcPr>
          <w:p w14:paraId="2E651B74">
            <w:pPr>
              <w:spacing w:after="0" w:line="240" w:lineRule="auto"/>
            </w:pPr>
            <w:r>
              <w:rPr>
                <w:sz w:val="17"/>
                <w:szCs w:val="17"/>
              </w:rPr>
              <w:t>Tôi với vai trò là quản trị hệ thống, Chủ HTX, nhân viên hoặc thương lái, tôi muốn đổi mật khẩu sau khi xác thực lại, để giữ an toàn cho tài khoản.</w:t>
            </w:r>
          </w:p>
        </w:tc>
      </w:tr>
      <w:tr w14:paraId="21595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45D9A08D">
            <w:pPr>
              <w:spacing w:after="0" w:line="240" w:lineRule="auto"/>
            </w:pPr>
            <w:r>
              <w:rPr>
                <w:sz w:val="17"/>
                <w:szCs w:val="17"/>
              </w:rPr>
              <w:t>UC05</w:t>
            </w:r>
          </w:p>
        </w:tc>
        <w:tc>
          <w:tcPr>
            <w:tcW w:w="2200" w:type="dxa"/>
          </w:tcPr>
          <w:p w14:paraId="5F0255EC">
            <w:pPr>
              <w:spacing w:after="0" w:line="240" w:lineRule="auto"/>
            </w:pPr>
            <w:r>
              <w:rPr>
                <w:sz w:val="17"/>
                <w:szCs w:val="17"/>
              </w:rPr>
              <w:t>Quản lý hồ sơ cá nhân</w:t>
            </w:r>
          </w:p>
        </w:tc>
        <w:tc>
          <w:tcPr>
            <w:tcW w:w="1700" w:type="dxa"/>
          </w:tcPr>
          <w:p w14:paraId="251B53EE">
            <w:pPr>
              <w:spacing w:after="0" w:line="240" w:lineRule="auto"/>
            </w:pPr>
            <w:r>
              <w:rPr>
                <w:sz w:val="17"/>
                <w:szCs w:val="17"/>
              </w:rPr>
              <w:t>Xác thực và tài khoản cá nhân</w:t>
            </w:r>
          </w:p>
        </w:tc>
        <w:tc>
          <w:tcPr>
            <w:tcW w:w="4400" w:type="dxa"/>
          </w:tcPr>
          <w:p w14:paraId="7801B44E">
            <w:pPr>
              <w:spacing w:after="0" w:line="240" w:lineRule="auto"/>
            </w:pPr>
            <w:r>
              <w:rPr>
                <w:sz w:val="17"/>
                <w:szCs w:val="17"/>
              </w:rPr>
              <w:t>Tôi với vai trò là quản trị hệ thống, Chủ HTX, nhân viên hoặc thương lái, tôi muốn xem và sửa thông tin cá nhân được phép, để hồ sơ luôn đúng; email hoặc số điện thoại mới chỉ được dùng sau khi xác minh.</w:t>
            </w:r>
          </w:p>
        </w:tc>
      </w:tr>
      <w:tr w14:paraId="1926B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08B6D76C">
            <w:pPr>
              <w:spacing w:after="0" w:line="240" w:lineRule="auto"/>
            </w:pPr>
            <w:r>
              <w:rPr>
                <w:sz w:val="17"/>
                <w:szCs w:val="17"/>
              </w:rPr>
              <w:t>UC06</w:t>
            </w:r>
          </w:p>
        </w:tc>
        <w:tc>
          <w:tcPr>
            <w:tcW w:w="2200" w:type="dxa"/>
          </w:tcPr>
          <w:p w14:paraId="71A8BB31">
            <w:pPr>
              <w:spacing w:after="0" w:line="240" w:lineRule="auto"/>
            </w:pPr>
            <w:r>
              <w:rPr>
                <w:sz w:val="17"/>
                <w:szCs w:val="17"/>
              </w:rPr>
              <w:t>Quản lý tùy chọn thông báo</w:t>
            </w:r>
          </w:p>
        </w:tc>
        <w:tc>
          <w:tcPr>
            <w:tcW w:w="1700" w:type="dxa"/>
          </w:tcPr>
          <w:p w14:paraId="1F19D9BE">
            <w:pPr>
              <w:spacing w:after="0" w:line="240" w:lineRule="auto"/>
            </w:pPr>
            <w:r>
              <w:rPr>
                <w:sz w:val="17"/>
                <w:szCs w:val="17"/>
              </w:rPr>
              <w:t>Xác thực và tài khoản cá nhân</w:t>
            </w:r>
          </w:p>
        </w:tc>
        <w:tc>
          <w:tcPr>
            <w:tcW w:w="4400" w:type="dxa"/>
          </w:tcPr>
          <w:p w14:paraId="10F4B10C">
            <w:pPr>
              <w:spacing w:after="0" w:line="240" w:lineRule="auto"/>
            </w:pPr>
            <w:r>
              <w:rPr>
                <w:sz w:val="17"/>
                <w:szCs w:val="17"/>
              </w:rPr>
              <w:t>Tôi với vai trò là quản trị hệ thống, Chủ HTX, nhân viên hoặc thương lái, tôi muốn chọn loại thông báo và kênh nhận, để chỉ nhận những tin cần thiết. (Gồm: Xem/Sửa.)</w:t>
            </w:r>
          </w:p>
        </w:tc>
      </w:tr>
      <w:tr w14:paraId="0540B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579C2081">
            <w:pPr>
              <w:spacing w:after="0" w:line="240" w:lineRule="auto"/>
            </w:pPr>
            <w:r>
              <w:rPr>
                <w:sz w:val="17"/>
                <w:szCs w:val="17"/>
              </w:rPr>
              <w:t>UC07</w:t>
            </w:r>
          </w:p>
        </w:tc>
        <w:tc>
          <w:tcPr>
            <w:tcW w:w="2200" w:type="dxa"/>
          </w:tcPr>
          <w:p w14:paraId="4F1B34F5">
            <w:pPr>
              <w:spacing w:after="0" w:line="240" w:lineRule="auto"/>
            </w:pPr>
            <w:r>
              <w:rPr>
                <w:sz w:val="17"/>
                <w:szCs w:val="17"/>
              </w:rPr>
              <w:t>Đăng xuất</w:t>
            </w:r>
          </w:p>
        </w:tc>
        <w:tc>
          <w:tcPr>
            <w:tcW w:w="1700" w:type="dxa"/>
          </w:tcPr>
          <w:p w14:paraId="30CF4824">
            <w:pPr>
              <w:spacing w:after="0" w:line="240" w:lineRule="auto"/>
            </w:pPr>
            <w:r>
              <w:rPr>
                <w:sz w:val="17"/>
                <w:szCs w:val="17"/>
              </w:rPr>
              <w:t>Xác thực và tài khoản cá nhân</w:t>
            </w:r>
          </w:p>
        </w:tc>
        <w:tc>
          <w:tcPr>
            <w:tcW w:w="4400" w:type="dxa"/>
          </w:tcPr>
          <w:p w14:paraId="1E111E46">
            <w:pPr>
              <w:spacing w:after="0" w:line="240" w:lineRule="auto"/>
            </w:pPr>
            <w:r>
              <w:rPr>
                <w:sz w:val="17"/>
                <w:szCs w:val="17"/>
              </w:rPr>
              <w:t>Tôi với vai trò là quản trị hệ thống, Chủ HTX, nhân viên hoặc thương lái, tôi muốn đăng xuất khỏi phiên hiện tại, để người dùng chung thiết bị không xem được dữ liệu của tôi.</w:t>
            </w:r>
          </w:p>
        </w:tc>
      </w:tr>
      <w:tr w14:paraId="6966A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6CB08330">
            <w:pPr>
              <w:spacing w:after="0" w:line="240" w:lineRule="auto"/>
            </w:pPr>
            <w:r>
              <w:rPr>
                <w:sz w:val="17"/>
                <w:szCs w:val="17"/>
              </w:rPr>
              <w:t>UC08</w:t>
            </w:r>
          </w:p>
        </w:tc>
        <w:tc>
          <w:tcPr>
            <w:tcW w:w="2200" w:type="dxa"/>
          </w:tcPr>
          <w:p w14:paraId="676A6A5E">
            <w:pPr>
              <w:spacing w:after="0" w:line="240" w:lineRule="auto"/>
            </w:pPr>
            <w:r>
              <w:rPr>
                <w:sz w:val="17"/>
                <w:szCs w:val="17"/>
              </w:rPr>
              <w:t>Xác minh email hoặc số điện thoại</w:t>
            </w:r>
          </w:p>
        </w:tc>
        <w:tc>
          <w:tcPr>
            <w:tcW w:w="1700" w:type="dxa"/>
          </w:tcPr>
          <w:p w14:paraId="34418B5A">
            <w:pPr>
              <w:spacing w:after="0" w:line="240" w:lineRule="auto"/>
            </w:pPr>
            <w:r>
              <w:rPr>
                <w:sz w:val="17"/>
                <w:szCs w:val="17"/>
              </w:rPr>
              <w:t>Xác thực và tài khoản cá nhân</w:t>
            </w:r>
          </w:p>
        </w:tc>
        <w:tc>
          <w:tcPr>
            <w:tcW w:w="4400" w:type="dxa"/>
          </w:tcPr>
          <w:p w14:paraId="452FC492">
            <w:pPr>
              <w:spacing w:after="0" w:line="240" w:lineRule="auto"/>
            </w:pPr>
            <w:r>
              <w:rPr>
                <w:sz w:val="17"/>
                <w:szCs w:val="17"/>
              </w:rPr>
              <w:t>Tôi với vai trò là thương lái, Chủ HTX, nhân viên hoặc quản trị hệ thống, tôi muốn chứng minh mình đang giữ email hoặc số điện thoại bằng mã xác minh, để hoàn tất đăng ký, khôi phục tài khoản, dùng email mới hoặc xác minh số điện thoại của tài khoản.</w:t>
            </w:r>
          </w:p>
        </w:tc>
      </w:tr>
      <w:tr w14:paraId="2C2ED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2B6326C2">
            <w:pPr>
              <w:spacing w:after="0" w:line="240" w:lineRule="auto"/>
            </w:pPr>
            <w:r>
              <w:rPr>
                <w:sz w:val="17"/>
                <w:szCs w:val="17"/>
              </w:rPr>
              <w:t>UC09</w:t>
            </w:r>
          </w:p>
        </w:tc>
        <w:tc>
          <w:tcPr>
            <w:tcW w:w="2200" w:type="dxa"/>
          </w:tcPr>
          <w:p w14:paraId="16DA7941">
            <w:pPr>
              <w:spacing w:after="0" w:line="240" w:lineRule="auto"/>
            </w:pPr>
            <w:r>
              <w:rPr>
                <w:sz w:val="17"/>
                <w:szCs w:val="17"/>
              </w:rPr>
              <w:t>Quản lý hồ sơ hợp tác xã</w:t>
            </w:r>
          </w:p>
        </w:tc>
        <w:tc>
          <w:tcPr>
            <w:tcW w:w="1700" w:type="dxa"/>
          </w:tcPr>
          <w:p w14:paraId="577DB77D">
            <w:pPr>
              <w:spacing w:after="0" w:line="240" w:lineRule="auto"/>
            </w:pPr>
            <w:r>
              <w:rPr>
                <w:sz w:val="17"/>
                <w:szCs w:val="17"/>
              </w:rPr>
              <w:t>Hợp tác xã và phân quyền</w:t>
            </w:r>
          </w:p>
        </w:tc>
        <w:tc>
          <w:tcPr>
            <w:tcW w:w="4400" w:type="dxa"/>
          </w:tcPr>
          <w:p w14:paraId="43CE8C98">
            <w:pPr>
              <w:spacing w:after="0" w:line="240" w:lineRule="auto"/>
            </w:pPr>
            <w:r>
              <w:rPr>
                <w:sz w:val="17"/>
                <w:szCs w:val="17"/>
              </w:rPr>
              <w:t>Tôi với vai trò là Chủ HTX, tôi muốn cập nhật hồ sơ hợp tác xã, để trang truy xuất cho người mua biết lô hàu đến từ HTX nào. (Gồm: Xem/Sửa; không Xóa.)</w:t>
            </w:r>
          </w:p>
        </w:tc>
      </w:tr>
      <w:tr w14:paraId="5C5B4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5EF438C7">
            <w:pPr>
              <w:spacing w:after="0" w:line="240" w:lineRule="auto"/>
            </w:pPr>
            <w:r>
              <w:rPr>
                <w:sz w:val="17"/>
                <w:szCs w:val="17"/>
              </w:rPr>
              <w:t>UC10</w:t>
            </w:r>
          </w:p>
        </w:tc>
        <w:tc>
          <w:tcPr>
            <w:tcW w:w="2200" w:type="dxa"/>
          </w:tcPr>
          <w:p w14:paraId="3FE38708">
            <w:pPr>
              <w:spacing w:after="0" w:line="240" w:lineRule="auto"/>
            </w:pPr>
            <w:r>
              <w:rPr>
                <w:sz w:val="17"/>
                <w:szCs w:val="17"/>
              </w:rPr>
              <w:t>Quản lý hồ sơ nhân viên</w:t>
            </w:r>
          </w:p>
        </w:tc>
        <w:tc>
          <w:tcPr>
            <w:tcW w:w="1700" w:type="dxa"/>
          </w:tcPr>
          <w:p w14:paraId="3BAB2AD0">
            <w:pPr>
              <w:spacing w:after="0" w:line="240" w:lineRule="auto"/>
            </w:pPr>
            <w:r>
              <w:rPr>
                <w:sz w:val="17"/>
                <w:szCs w:val="17"/>
              </w:rPr>
              <w:t>Hợp tác xã và phân quyền</w:t>
            </w:r>
          </w:p>
        </w:tc>
        <w:tc>
          <w:tcPr>
            <w:tcW w:w="4400" w:type="dxa"/>
          </w:tcPr>
          <w:p w14:paraId="3C34875A">
            <w:pPr>
              <w:spacing w:after="0" w:line="240" w:lineRule="auto"/>
            </w:pPr>
            <w:r>
              <w:rPr>
                <w:sz w:val="17"/>
                <w:szCs w:val="17"/>
              </w:rPr>
              <w:t>Tôi với vai trò là Chủ HTX, tôi muốn quản lý hồ sơ nhân viên, để biết ai đang làm cho HTX và dùng hồ sơ đó khi giao việc, chấm công, tính lương. (Gồm: Tạo/Xem/Sửa; ngừng làm việc thay cho Xóa.)</w:t>
            </w:r>
          </w:p>
        </w:tc>
      </w:tr>
      <w:tr w14:paraId="1E54A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2D0CE07C">
            <w:pPr>
              <w:spacing w:after="0" w:line="240" w:lineRule="auto"/>
            </w:pPr>
            <w:r>
              <w:rPr>
                <w:sz w:val="17"/>
                <w:szCs w:val="17"/>
              </w:rPr>
              <w:t>UC11</w:t>
            </w:r>
          </w:p>
        </w:tc>
        <w:tc>
          <w:tcPr>
            <w:tcW w:w="2200" w:type="dxa"/>
          </w:tcPr>
          <w:p w14:paraId="41FBB062">
            <w:pPr>
              <w:spacing w:after="0" w:line="240" w:lineRule="auto"/>
            </w:pPr>
            <w:r>
              <w:rPr>
                <w:sz w:val="17"/>
                <w:szCs w:val="17"/>
              </w:rPr>
              <w:t>Quản lý tài khoản người dùng và phân quyền theo khu</w:t>
            </w:r>
          </w:p>
        </w:tc>
        <w:tc>
          <w:tcPr>
            <w:tcW w:w="1700" w:type="dxa"/>
          </w:tcPr>
          <w:p w14:paraId="7A9AF607">
            <w:pPr>
              <w:spacing w:after="0" w:line="240" w:lineRule="auto"/>
            </w:pPr>
            <w:r>
              <w:rPr>
                <w:sz w:val="17"/>
                <w:szCs w:val="17"/>
              </w:rPr>
              <w:t>Hợp tác xã và phân quyền</w:t>
            </w:r>
          </w:p>
        </w:tc>
        <w:tc>
          <w:tcPr>
            <w:tcW w:w="4400" w:type="dxa"/>
          </w:tcPr>
          <w:p w14:paraId="51F21E4D">
            <w:pPr>
              <w:spacing w:after="0" w:line="240" w:lineRule="auto"/>
            </w:pPr>
            <w:r>
              <w:rPr>
                <w:sz w:val="17"/>
                <w:szCs w:val="17"/>
              </w:rPr>
              <w:t>Tôi với vai trò là Chủ HTX, tôi muốn tạo tài khoản nội bộ và gán cho mỗi tài khoản các cặp khu – vai trò, để quyết định ai được làm gì ở khu nào. (Gồm: Tạo/Xem/Sửa/Khóa/Mở khóa, gán khu – vai trò; không có Xóa, tài khoản thôi dùng thì Khóa.)</w:t>
            </w:r>
          </w:p>
        </w:tc>
      </w:tr>
      <w:tr w14:paraId="353A7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092CA65B">
            <w:pPr>
              <w:spacing w:after="0" w:line="240" w:lineRule="auto"/>
            </w:pPr>
            <w:r>
              <w:rPr>
                <w:sz w:val="17"/>
                <w:szCs w:val="17"/>
              </w:rPr>
              <w:t>UC12</w:t>
            </w:r>
          </w:p>
        </w:tc>
        <w:tc>
          <w:tcPr>
            <w:tcW w:w="2200" w:type="dxa"/>
          </w:tcPr>
          <w:p w14:paraId="7B72214B">
            <w:pPr>
              <w:spacing w:after="0" w:line="240" w:lineRule="auto"/>
            </w:pPr>
            <w:r>
              <w:rPr>
                <w:sz w:val="17"/>
                <w:szCs w:val="17"/>
              </w:rPr>
              <w:t>Quản lý vai trò và quyền hạn</w:t>
            </w:r>
          </w:p>
        </w:tc>
        <w:tc>
          <w:tcPr>
            <w:tcW w:w="1700" w:type="dxa"/>
          </w:tcPr>
          <w:p w14:paraId="156D8075">
            <w:pPr>
              <w:spacing w:after="0" w:line="240" w:lineRule="auto"/>
            </w:pPr>
            <w:r>
              <w:rPr>
                <w:sz w:val="17"/>
                <w:szCs w:val="17"/>
              </w:rPr>
              <w:t>Hợp tác xã và phân quyền</w:t>
            </w:r>
          </w:p>
        </w:tc>
        <w:tc>
          <w:tcPr>
            <w:tcW w:w="4400" w:type="dxa"/>
          </w:tcPr>
          <w:p w14:paraId="7939AEEA">
            <w:pPr>
              <w:spacing w:after="0" w:line="240" w:lineRule="auto"/>
            </w:pPr>
            <w:r>
              <w:rPr>
                <w:sz w:val="17"/>
                <w:szCs w:val="17"/>
              </w:rPr>
              <w:t>Tôi với vai trò là Chủ HTX, tôi muốn định nghĩa vai trò và quyền Tạo/Xem/Sửa/Xóa/khác trên từng chức năng, để mỗi tài khoản chỉ dùng đúng chức năng cần thiết. (Gồm: Tạo/Xem/Sửa/Sao chép; ngừng dùng thay cho Xóa.)</w:t>
            </w:r>
          </w:p>
        </w:tc>
      </w:tr>
      <w:tr w14:paraId="4964D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22FA1209">
            <w:pPr>
              <w:spacing w:after="0" w:line="240" w:lineRule="auto"/>
            </w:pPr>
            <w:r>
              <w:rPr>
                <w:sz w:val="17"/>
                <w:szCs w:val="17"/>
              </w:rPr>
              <w:t>UC15</w:t>
            </w:r>
          </w:p>
        </w:tc>
        <w:tc>
          <w:tcPr>
            <w:tcW w:w="2200" w:type="dxa"/>
          </w:tcPr>
          <w:p w14:paraId="56A2FDF7">
            <w:pPr>
              <w:spacing w:after="0" w:line="240" w:lineRule="auto"/>
            </w:pPr>
            <w:r>
              <w:rPr>
                <w:sz w:val="17"/>
                <w:szCs w:val="17"/>
              </w:rPr>
              <w:t>Quản lý vùng nuôi và giấy tờ vùng nuôi</w:t>
            </w:r>
          </w:p>
        </w:tc>
        <w:tc>
          <w:tcPr>
            <w:tcW w:w="1700" w:type="dxa"/>
          </w:tcPr>
          <w:p w14:paraId="3A9B5EB8">
            <w:pPr>
              <w:spacing w:after="0" w:line="240" w:lineRule="auto"/>
            </w:pPr>
            <w:r>
              <w:rPr>
                <w:sz w:val="17"/>
                <w:szCs w:val="17"/>
              </w:rPr>
              <w:t>Vùng nuôi, bè và hồ sơ tuân thủ</w:t>
            </w:r>
          </w:p>
        </w:tc>
        <w:tc>
          <w:tcPr>
            <w:tcW w:w="4400" w:type="dxa"/>
          </w:tcPr>
          <w:p w14:paraId="3B5BE58D">
            <w:pPr>
              <w:spacing w:after="0" w:line="240" w:lineRule="auto"/>
            </w:pPr>
            <w:r>
              <w:rPr>
                <w:sz w:val="17"/>
                <w:szCs w:val="17"/>
              </w:rPr>
              <w:t>Tôi với vai trò là Chủ HTX hoặc Quản lý khu, tôi muốn quản lý vùng nuôi cùng giấy tờ và hạn hiệu lực của vùng, để trang truy xuất cho biết hàu nuôi ở đâu và HTX chứng minh được vùng hợp pháp. (Gồm: Tạo/Xem/Sửa; ngừng dùng vùng thay cho Xóa.)</w:t>
            </w:r>
          </w:p>
        </w:tc>
      </w:tr>
      <w:tr w14:paraId="46A7F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5662E76">
            <w:pPr>
              <w:spacing w:after="0" w:line="240" w:lineRule="auto"/>
            </w:pPr>
            <w:r>
              <w:rPr>
                <w:sz w:val="17"/>
                <w:szCs w:val="17"/>
              </w:rPr>
              <w:t>UC18</w:t>
            </w:r>
          </w:p>
        </w:tc>
        <w:tc>
          <w:tcPr>
            <w:tcW w:w="2200" w:type="dxa"/>
          </w:tcPr>
          <w:p w14:paraId="0779AF7B">
            <w:pPr>
              <w:spacing w:after="0" w:line="240" w:lineRule="auto"/>
            </w:pPr>
            <w:r>
              <w:rPr>
                <w:sz w:val="17"/>
                <w:szCs w:val="17"/>
              </w:rPr>
              <w:t>Quản lý bè</w:t>
            </w:r>
          </w:p>
        </w:tc>
        <w:tc>
          <w:tcPr>
            <w:tcW w:w="1700" w:type="dxa"/>
          </w:tcPr>
          <w:p w14:paraId="1F714156">
            <w:pPr>
              <w:spacing w:after="0" w:line="240" w:lineRule="auto"/>
            </w:pPr>
            <w:r>
              <w:rPr>
                <w:sz w:val="17"/>
                <w:szCs w:val="17"/>
              </w:rPr>
              <w:t>Vùng nuôi, bè và hồ sơ tuân thủ</w:t>
            </w:r>
          </w:p>
        </w:tc>
        <w:tc>
          <w:tcPr>
            <w:tcW w:w="4400" w:type="dxa"/>
          </w:tcPr>
          <w:p w14:paraId="6F9797BB">
            <w:pPr>
              <w:spacing w:after="0" w:line="240" w:lineRule="auto"/>
            </w:pPr>
            <w:r>
              <w:rPr>
                <w:sz w:val="17"/>
                <w:szCs w:val="17"/>
              </w:rPr>
              <w:t>Tôi với vai trò là Chủ HTX hoặc Quản lý khu, tôi muốn khai báo bè với sơ đồ lối và xem tình trạng từng phần lối, để mọi lần thả, thu và truy xuất chỉ đúng vị trí trên bè. (Gồm: Tạo/Xem/Sửa; xem tình trạng theo ngày; ngừng dùng thay cho Xóa.)</w:t>
            </w:r>
          </w:p>
        </w:tc>
      </w:tr>
      <w:tr w14:paraId="23FD8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50FA5919">
            <w:pPr>
              <w:spacing w:after="0" w:line="240" w:lineRule="auto"/>
            </w:pPr>
            <w:r>
              <w:rPr>
                <w:sz w:val="17"/>
                <w:szCs w:val="17"/>
              </w:rPr>
              <w:t>UC20</w:t>
            </w:r>
          </w:p>
        </w:tc>
        <w:tc>
          <w:tcPr>
            <w:tcW w:w="2200" w:type="dxa"/>
          </w:tcPr>
          <w:p w14:paraId="168A9E8A">
            <w:pPr>
              <w:spacing w:after="0" w:line="240" w:lineRule="auto"/>
            </w:pPr>
            <w:r>
              <w:rPr>
                <w:sz w:val="17"/>
                <w:szCs w:val="17"/>
              </w:rPr>
              <w:t>Quản lý danh mục giống hàu và sản phẩm</w:t>
            </w:r>
          </w:p>
        </w:tc>
        <w:tc>
          <w:tcPr>
            <w:tcW w:w="1700" w:type="dxa"/>
          </w:tcPr>
          <w:p w14:paraId="3ECDA0BB">
            <w:pPr>
              <w:spacing w:after="0" w:line="240" w:lineRule="auto"/>
            </w:pPr>
            <w:r>
              <w:rPr>
                <w:sz w:val="17"/>
                <w:szCs w:val="17"/>
              </w:rPr>
              <w:t>Sản phẩm và nguồn giống</w:t>
            </w:r>
          </w:p>
        </w:tc>
        <w:tc>
          <w:tcPr>
            <w:tcW w:w="4400" w:type="dxa"/>
          </w:tcPr>
          <w:p w14:paraId="2BC8F664">
            <w:pPr>
              <w:spacing w:after="0" w:line="240" w:lineRule="auto"/>
            </w:pPr>
            <w:r>
              <w:rPr>
                <w:sz w:val="17"/>
                <w:szCs w:val="17"/>
              </w:rPr>
              <w:t>Tôi với vai trò là Chủ HTX, tôi muốn quản lý danh mục giống hàu và sản phẩm bán ra, để chọn đúng giống khi nhập, thả và đúng sản phẩm khi nhận đơn. (Gồm: Tạo/Xem/Sửa; ngừng dùng thay cho Xóa.)</w:t>
            </w:r>
          </w:p>
        </w:tc>
      </w:tr>
      <w:tr w14:paraId="43214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1C368B75">
            <w:pPr>
              <w:spacing w:after="0" w:line="240" w:lineRule="auto"/>
            </w:pPr>
            <w:r>
              <w:rPr>
                <w:sz w:val="17"/>
                <w:szCs w:val="17"/>
              </w:rPr>
              <w:t>UC22</w:t>
            </w:r>
          </w:p>
        </w:tc>
        <w:tc>
          <w:tcPr>
            <w:tcW w:w="2200" w:type="dxa"/>
          </w:tcPr>
          <w:p w14:paraId="6013CDD4">
            <w:pPr>
              <w:spacing w:after="0" w:line="240" w:lineRule="auto"/>
            </w:pPr>
            <w:r>
              <w:rPr>
                <w:sz w:val="17"/>
                <w:szCs w:val="17"/>
              </w:rPr>
              <w:t>Quản lý nhà cung cấp giống</w:t>
            </w:r>
          </w:p>
        </w:tc>
        <w:tc>
          <w:tcPr>
            <w:tcW w:w="1700" w:type="dxa"/>
          </w:tcPr>
          <w:p w14:paraId="747BE8D3">
            <w:pPr>
              <w:spacing w:after="0" w:line="240" w:lineRule="auto"/>
            </w:pPr>
            <w:r>
              <w:rPr>
                <w:sz w:val="17"/>
                <w:szCs w:val="17"/>
              </w:rPr>
              <w:t>Sản phẩm và nguồn giống</w:t>
            </w:r>
          </w:p>
        </w:tc>
        <w:tc>
          <w:tcPr>
            <w:tcW w:w="4400" w:type="dxa"/>
          </w:tcPr>
          <w:p w14:paraId="214323EA">
            <w:pPr>
              <w:spacing w:after="0" w:line="240" w:lineRule="auto"/>
            </w:pPr>
            <w:r>
              <w:rPr>
                <w:sz w:val="17"/>
                <w:szCs w:val="17"/>
              </w:rPr>
              <w:t>Tôi với vai trò là Chủ HTX hoặc Quản lý khu, tôi muốn lưu nhà cung cấp giống, để chọn nhanh khi nhập giống mà vẫn giữ nguồn thực tế của lô đã nhận. (Gồm: Tạo/Xem/Sửa; ngừng dùng thay cho Xóa.)</w:t>
            </w:r>
          </w:p>
        </w:tc>
      </w:tr>
      <w:tr w14:paraId="0B73F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610A9BB4">
            <w:pPr>
              <w:spacing w:after="0" w:line="240" w:lineRule="auto"/>
            </w:pPr>
            <w:r>
              <w:rPr>
                <w:sz w:val="17"/>
                <w:szCs w:val="17"/>
              </w:rPr>
              <w:t>UC23</w:t>
            </w:r>
          </w:p>
        </w:tc>
        <w:tc>
          <w:tcPr>
            <w:tcW w:w="2200" w:type="dxa"/>
          </w:tcPr>
          <w:p w14:paraId="38437A6B">
            <w:pPr>
              <w:spacing w:after="0" w:line="240" w:lineRule="auto"/>
            </w:pPr>
            <w:r>
              <w:rPr>
                <w:sz w:val="17"/>
                <w:szCs w:val="17"/>
              </w:rPr>
              <w:t>Ghi nhận lô giống đã nhận</w:t>
            </w:r>
          </w:p>
        </w:tc>
        <w:tc>
          <w:tcPr>
            <w:tcW w:w="1700" w:type="dxa"/>
          </w:tcPr>
          <w:p w14:paraId="55865260">
            <w:pPr>
              <w:spacing w:after="0" w:line="240" w:lineRule="auto"/>
            </w:pPr>
            <w:r>
              <w:rPr>
                <w:sz w:val="17"/>
                <w:szCs w:val="17"/>
              </w:rPr>
              <w:t>Sản phẩm và nguồn giống</w:t>
            </w:r>
          </w:p>
        </w:tc>
        <w:tc>
          <w:tcPr>
            <w:tcW w:w="4400" w:type="dxa"/>
          </w:tcPr>
          <w:p w14:paraId="2FB75808">
            <w:pPr>
              <w:spacing w:after="0" w:line="240" w:lineRule="auto"/>
            </w:pPr>
            <w:r>
              <w:rPr>
                <w:sz w:val="17"/>
                <w:szCs w:val="17"/>
              </w:rPr>
              <w:t>Tôi với vai trò là Chủ HTX hoặc Quản lý khu, tôi muốn ghi mỗi lần nhận giống, để mỗi buổi thả sau này truy được về đúng lô giống.</w:t>
            </w:r>
          </w:p>
        </w:tc>
      </w:tr>
      <w:tr w14:paraId="29E8D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6DB33558">
            <w:pPr>
              <w:spacing w:after="0" w:line="240" w:lineRule="auto"/>
            </w:pPr>
            <w:r>
              <w:rPr>
                <w:sz w:val="17"/>
                <w:szCs w:val="17"/>
              </w:rPr>
              <w:t>UC24</w:t>
            </w:r>
          </w:p>
        </w:tc>
        <w:tc>
          <w:tcPr>
            <w:tcW w:w="2200" w:type="dxa"/>
          </w:tcPr>
          <w:p w14:paraId="5A83E5C0">
            <w:pPr>
              <w:spacing w:after="0" w:line="240" w:lineRule="auto"/>
            </w:pPr>
            <w:r>
              <w:rPr>
                <w:sz w:val="17"/>
                <w:szCs w:val="17"/>
              </w:rPr>
              <w:t>Bắt đầu chu kỳ nuôi</w:t>
            </w:r>
          </w:p>
        </w:tc>
        <w:tc>
          <w:tcPr>
            <w:tcW w:w="1700" w:type="dxa"/>
          </w:tcPr>
          <w:p w14:paraId="07D0CC24">
            <w:pPr>
              <w:spacing w:after="0" w:line="240" w:lineRule="auto"/>
            </w:pPr>
            <w:r>
              <w:rPr>
                <w:sz w:val="17"/>
                <w:szCs w:val="17"/>
              </w:rPr>
              <w:t>Nuôi trồng và môi trường</w:t>
            </w:r>
          </w:p>
        </w:tc>
        <w:tc>
          <w:tcPr>
            <w:tcW w:w="4400" w:type="dxa"/>
          </w:tcPr>
          <w:p w14:paraId="2FF90E10">
            <w:pPr>
              <w:spacing w:after="0" w:line="240" w:lineRule="auto"/>
            </w:pPr>
            <w:r>
              <w:rPr>
                <w:sz w:val="17"/>
                <w:szCs w:val="17"/>
              </w:rPr>
              <w:t>Tôi với vai trò là Chủ HTX hoặc Quản lý khu, tôi muốn mở chu kỳ nuôi mới trên một bè, để các buổi thả, nhật ký và thu hoạch gom vào đúng chu kỳ.</w:t>
            </w:r>
          </w:p>
        </w:tc>
      </w:tr>
      <w:tr w14:paraId="777B4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3F5610E">
            <w:pPr>
              <w:spacing w:after="0" w:line="240" w:lineRule="auto"/>
            </w:pPr>
            <w:r>
              <w:rPr>
                <w:sz w:val="17"/>
                <w:szCs w:val="17"/>
              </w:rPr>
              <w:t>UC25</w:t>
            </w:r>
          </w:p>
        </w:tc>
        <w:tc>
          <w:tcPr>
            <w:tcW w:w="2200" w:type="dxa"/>
          </w:tcPr>
          <w:p w14:paraId="1CF3B8A3">
            <w:pPr>
              <w:spacing w:after="0" w:line="240" w:lineRule="auto"/>
            </w:pPr>
            <w:r>
              <w:rPr>
                <w:sz w:val="17"/>
                <w:szCs w:val="17"/>
              </w:rPr>
              <w:t>Ghi nhận buổi thả giống</w:t>
            </w:r>
          </w:p>
        </w:tc>
        <w:tc>
          <w:tcPr>
            <w:tcW w:w="1700" w:type="dxa"/>
          </w:tcPr>
          <w:p w14:paraId="527CC8E8">
            <w:pPr>
              <w:spacing w:after="0" w:line="240" w:lineRule="auto"/>
            </w:pPr>
            <w:r>
              <w:rPr>
                <w:sz w:val="17"/>
                <w:szCs w:val="17"/>
              </w:rPr>
              <w:t>Nuôi trồng và môi trường</w:t>
            </w:r>
          </w:p>
        </w:tc>
        <w:tc>
          <w:tcPr>
            <w:tcW w:w="4400" w:type="dxa"/>
          </w:tcPr>
          <w:p w14:paraId="4FA109BA">
            <w:pPr>
              <w:spacing w:after="0" w:line="240" w:lineRule="auto"/>
            </w:pPr>
            <w:r>
              <w:rPr>
                <w:sz w:val="17"/>
                <w:szCs w:val="17"/>
              </w:rPr>
              <w:t>Tôi với vai trò là Chủ HTX hoặc Quản lý khu, tôi muốn ghi từng buổi thả với lô giống và đoạn lối đã thả, để biết phần nào của bè nuôi giống nào.</w:t>
            </w:r>
          </w:p>
        </w:tc>
      </w:tr>
      <w:tr w14:paraId="3A8AA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D204340">
            <w:pPr>
              <w:spacing w:after="0" w:line="240" w:lineRule="auto"/>
            </w:pPr>
            <w:r>
              <w:rPr>
                <w:sz w:val="17"/>
                <w:szCs w:val="17"/>
              </w:rPr>
              <w:t>UC26</w:t>
            </w:r>
          </w:p>
        </w:tc>
        <w:tc>
          <w:tcPr>
            <w:tcW w:w="2200" w:type="dxa"/>
          </w:tcPr>
          <w:p w14:paraId="38174016">
            <w:pPr>
              <w:spacing w:after="0" w:line="240" w:lineRule="auto"/>
            </w:pPr>
            <w:r>
              <w:rPr>
                <w:sz w:val="17"/>
                <w:szCs w:val="17"/>
              </w:rPr>
              <w:t>Ghi nhật ký nuôi trồng và chỉ số nước</w:t>
            </w:r>
          </w:p>
        </w:tc>
        <w:tc>
          <w:tcPr>
            <w:tcW w:w="1700" w:type="dxa"/>
          </w:tcPr>
          <w:p w14:paraId="1F27EA9D">
            <w:pPr>
              <w:spacing w:after="0" w:line="240" w:lineRule="auto"/>
            </w:pPr>
            <w:r>
              <w:rPr>
                <w:sz w:val="17"/>
                <w:szCs w:val="17"/>
              </w:rPr>
              <w:t>Nuôi trồng và môi trường</w:t>
            </w:r>
          </w:p>
        </w:tc>
        <w:tc>
          <w:tcPr>
            <w:tcW w:w="4400" w:type="dxa"/>
          </w:tcPr>
          <w:p w14:paraId="29C9639B">
            <w:pPr>
              <w:spacing w:after="0" w:line="240" w:lineRule="auto"/>
            </w:pPr>
            <w:r>
              <w:rPr>
                <w:sz w:val="17"/>
                <w:szCs w:val="17"/>
              </w:rPr>
              <w:t>Tôi với vai trò là Chủ HTX hoặc Quản lý khu, tôi muốn ghi nhật ký nuôi và chỉ số pH, độ mặn ít nhất mỗi tháng, để theo dõi môi trường, nhận cảnh báo và có dữ liệu truy xuất.</w:t>
            </w:r>
          </w:p>
        </w:tc>
      </w:tr>
      <w:tr w14:paraId="2B122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54C4505E">
            <w:pPr>
              <w:spacing w:after="0" w:line="240" w:lineRule="auto"/>
            </w:pPr>
            <w:r>
              <w:rPr>
                <w:sz w:val="17"/>
                <w:szCs w:val="17"/>
              </w:rPr>
              <w:t>UC27</w:t>
            </w:r>
          </w:p>
        </w:tc>
        <w:tc>
          <w:tcPr>
            <w:tcW w:w="2200" w:type="dxa"/>
          </w:tcPr>
          <w:p w14:paraId="531F7FAB">
            <w:pPr>
              <w:spacing w:after="0" w:line="240" w:lineRule="auto"/>
            </w:pPr>
            <w:r>
              <w:rPr>
                <w:sz w:val="17"/>
                <w:szCs w:val="17"/>
              </w:rPr>
              <w:t>Theo dõi tiến độ chu kỳ nuôi</w:t>
            </w:r>
          </w:p>
        </w:tc>
        <w:tc>
          <w:tcPr>
            <w:tcW w:w="1700" w:type="dxa"/>
          </w:tcPr>
          <w:p w14:paraId="5DB8D992">
            <w:pPr>
              <w:spacing w:after="0" w:line="240" w:lineRule="auto"/>
            </w:pPr>
            <w:r>
              <w:rPr>
                <w:sz w:val="17"/>
                <w:szCs w:val="17"/>
              </w:rPr>
              <w:t>Nuôi trồng và môi trường</w:t>
            </w:r>
          </w:p>
        </w:tc>
        <w:tc>
          <w:tcPr>
            <w:tcW w:w="4400" w:type="dxa"/>
          </w:tcPr>
          <w:p w14:paraId="2475ED08">
            <w:pPr>
              <w:spacing w:after="0" w:line="240" w:lineRule="auto"/>
            </w:pPr>
            <w:r>
              <w:rPr>
                <w:sz w:val="17"/>
                <w:szCs w:val="17"/>
              </w:rPr>
              <w:t>Tôi với vai trò là Chủ HTX hoặc Quản lý khu, tôi muốn theo dõi tiến độ chu kỳ trên sơ đồ bè, để biết phần nào đang nuôi, đã thu hoặc đã loại bỏ.</w:t>
            </w:r>
          </w:p>
        </w:tc>
      </w:tr>
      <w:tr w14:paraId="64686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1136D210">
            <w:pPr>
              <w:spacing w:after="0" w:line="240" w:lineRule="auto"/>
            </w:pPr>
            <w:r>
              <w:rPr>
                <w:sz w:val="17"/>
                <w:szCs w:val="17"/>
              </w:rPr>
              <w:t>UC30</w:t>
            </w:r>
          </w:p>
        </w:tc>
        <w:tc>
          <w:tcPr>
            <w:tcW w:w="2200" w:type="dxa"/>
          </w:tcPr>
          <w:p w14:paraId="15F60ACF">
            <w:pPr>
              <w:spacing w:after="0" w:line="240" w:lineRule="auto"/>
            </w:pPr>
            <w:r>
              <w:rPr>
                <w:sz w:val="17"/>
                <w:szCs w:val="17"/>
              </w:rPr>
              <w:t>Lập kế hoạch thu hoạch</w:t>
            </w:r>
          </w:p>
        </w:tc>
        <w:tc>
          <w:tcPr>
            <w:tcW w:w="1700" w:type="dxa"/>
          </w:tcPr>
          <w:p w14:paraId="323908C0">
            <w:pPr>
              <w:spacing w:after="0" w:line="240" w:lineRule="auto"/>
            </w:pPr>
            <w:r>
              <w:rPr>
                <w:sz w:val="17"/>
                <w:szCs w:val="17"/>
              </w:rPr>
              <w:t>Thu hoạch và truy xuất</w:t>
            </w:r>
          </w:p>
        </w:tc>
        <w:tc>
          <w:tcPr>
            <w:tcW w:w="4400" w:type="dxa"/>
          </w:tcPr>
          <w:p w14:paraId="012123A5">
            <w:pPr>
              <w:spacing w:after="0" w:line="240" w:lineRule="auto"/>
            </w:pPr>
            <w:r>
              <w:rPr>
                <w:sz w:val="17"/>
                <w:szCs w:val="17"/>
              </w:rPr>
              <w:t>Tôi với vai trò là Chủ HTX hoặc Quản lý khu phụ trách đơn, tôi muốn lập kế hoạch thu trên các bè, lối và ngày dự kiến, để thu đủ lượng thương lái cần.</w:t>
            </w:r>
          </w:p>
        </w:tc>
      </w:tr>
      <w:tr w14:paraId="0771D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0039DBB8">
            <w:pPr>
              <w:spacing w:after="0" w:line="240" w:lineRule="auto"/>
            </w:pPr>
            <w:r>
              <w:rPr>
                <w:sz w:val="17"/>
                <w:szCs w:val="17"/>
              </w:rPr>
              <w:t>UC31</w:t>
            </w:r>
          </w:p>
        </w:tc>
        <w:tc>
          <w:tcPr>
            <w:tcW w:w="2200" w:type="dxa"/>
          </w:tcPr>
          <w:p w14:paraId="7E59FAA7">
            <w:pPr>
              <w:spacing w:after="0" w:line="240" w:lineRule="auto"/>
            </w:pPr>
            <w:r>
              <w:rPr>
                <w:sz w:val="17"/>
                <w:szCs w:val="17"/>
              </w:rPr>
              <w:t>Ghi nhận thu hoạch thực tế</w:t>
            </w:r>
          </w:p>
        </w:tc>
        <w:tc>
          <w:tcPr>
            <w:tcW w:w="1700" w:type="dxa"/>
          </w:tcPr>
          <w:p w14:paraId="07B8DD24">
            <w:pPr>
              <w:spacing w:after="0" w:line="240" w:lineRule="auto"/>
            </w:pPr>
            <w:r>
              <w:rPr>
                <w:sz w:val="17"/>
                <w:szCs w:val="17"/>
              </w:rPr>
              <w:t>Thu hoạch và truy xuất</w:t>
            </w:r>
          </w:p>
        </w:tc>
        <w:tc>
          <w:tcPr>
            <w:tcW w:w="4400" w:type="dxa"/>
          </w:tcPr>
          <w:p w14:paraId="788D7076">
            <w:pPr>
              <w:spacing w:after="0" w:line="240" w:lineRule="auto"/>
            </w:pPr>
            <w:r>
              <w:rPr>
                <w:sz w:val="17"/>
                <w:szCs w:val="17"/>
              </w:rPr>
              <w:t>Tôi với vai trò là Chủ HTX hoặc Quản lý khu phụ trách đơn, tôi muốn ghi phần lối thực thu và gom các nguồn thành một lô có một QR, để hàng về cảng có hồ sơ nguồn đầy đủ.</w:t>
            </w:r>
          </w:p>
        </w:tc>
      </w:tr>
      <w:tr w14:paraId="38439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084FC9C8">
            <w:pPr>
              <w:spacing w:after="0" w:line="240" w:lineRule="auto"/>
            </w:pPr>
            <w:r>
              <w:rPr>
                <w:sz w:val="17"/>
                <w:szCs w:val="17"/>
              </w:rPr>
              <w:t>UC32</w:t>
            </w:r>
          </w:p>
        </w:tc>
        <w:tc>
          <w:tcPr>
            <w:tcW w:w="2200" w:type="dxa"/>
          </w:tcPr>
          <w:p w14:paraId="3E8A5018">
            <w:pPr>
              <w:spacing w:after="0" w:line="240" w:lineRule="auto"/>
            </w:pPr>
            <w:r>
              <w:rPr>
                <w:sz w:val="17"/>
                <w:szCs w:val="17"/>
              </w:rPr>
              <w:t>Rà soát và công bố hồ sơ truy xuất</w:t>
            </w:r>
          </w:p>
        </w:tc>
        <w:tc>
          <w:tcPr>
            <w:tcW w:w="1700" w:type="dxa"/>
          </w:tcPr>
          <w:p w14:paraId="14338E3A">
            <w:pPr>
              <w:spacing w:after="0" w:line="240" w:lineRule="auto"/>
            </w:pPr>
            <w:r>
              <w:rPr>
                <w:sz w:val="17"/>
                <w:szCs w:val="17"/>
              </w:rPr>
              <w:t>Thu hoạch và truy xuất</w:t>
            </w:r>
          </w:p>
        </w:tc>
        <w:tc>
          <w:tcPr>
            <w:tcW w:w="4400" w:type="dxa"/>
          </w:tcPr>
          <w:p w14:paraId="65DAF1DA">
            <w:pPr>
              <w:spacing w:after="0" w:line="240" w:lineRule="auto"/>
            </w:pPr>
            <w:r>
              <w:rPr>
                <w:sz w:val="17"/>
                <w:szCs w:val="17"/>
              </w:rPr>
              <w:t>Tôi với vai trò là Chủ HTX hoặc Quản lý khu phụ trách đơn, tôi muốn rà soát và công bố hồ sơ truy xuất của lô, để người mua quét QR thấy nguồn gốc đã được kiểm tra.</w:t>
            </w:r>
          </w:p>
        </w:tc>
      </w:tr>
      <w:tr w14:paraId="5ABB0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AE7ADE8">
            <w:pPr>
              <w:spacing w:after="0" w:line="240" w:lineRule="auto"/>
            </w:pPr>
            <w:r>
              <w:rPr>
                <w:sz w:val="17"/>
                <w:szCs w:val="17"/>
              </w:rPr>
              <w:t>UC36</w:t>
            </w:r>
          </w:p>
        </w:tc>
        <w:tc>
          <w:tcPr>
            <w:tcW w:w="2200" w:type="dxa"/>
          </w:tcPr>
          <w:p w14:paraId="10004222">
            <w:pPr>
              <w:spacing w:after="0" w:line="240" w:lineRule="auto"/>
            </w:pPr>
            <w:r>
              <w:rPr>
                <w:sz w:val="17"/>
                <w:szCs w:val="17"/>
              </w:rPr>
              <w:t>Truy ngược nguồn lô</w:t>
            </w:r>
          </w:p>
        </w:tc>
        <w:tc>
          <w:tcPr>
            <w:tcW w:w="1700" w:type="dxa"/>
          </w:tcPr>
          <w:p w14:paraId="078545D6">
            <w:pPr>
              <w:spacing w:after="0" w:line="240" w:lineRule="auto"/>
            </w:pPr>
            <w:r>
              <w:rPr>
                <w:sz w:val="17"/>
                <w:szCs w:val="17"/>
              </w:rPr>
              <w:t>Thu hoạch và truy xuất</w:t>
            </w:r>
          </w:p>
        </w:tc>
        <w:tc>
          <w:tcPr>
            <w:tcW w:w="4400" w:type="dxa"/>
          </w:tcPr>
          <w:p w14:paraId="1C422DBA">
            <w:pPr>
              <w:spacing w:after="0" w:line="240" w:lineRule="auto"/>
            </w:pPr>
            <w:r>
              <w:rPr>
                <w:sz w:val="17"/>
                <w:szCs w:val="17"/>
              </w:rPr>
              <w:t>Tôi với vai trò là Chủ HTX, Quản lý khu hoặc Kế toán, tôi muốn truy ngược một lô tới mọi bè, lối, buổi thả, lô giống và nhà cung cấp, để trả lời hàu này đến từ đâu.</w:t>
            </w:r>
          </w:p>
        </w:tc>
      </w:tr>
      <w:tr w14:paraId="7D9DE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3AE17F5E">
            <w:pPr>
              <w:spacing w:after="0" w:line="240" w:lineRule="auto"/>
            </w:pPr>
            <w:r>
              <w:rPr>
                <w:sz w:val="17"/>
                <w:szCs w:val="17"/>
              </w:rPr>
              <w:t>UC37</w:t>
            </w:r>
          </w:p>
        </w:tc>
        <w:tc>
          <w:tcPr>
            <w:tcW w:w="2200" w:type="dxa"/>
          </w:tcPr>
          <w:p w14:paraId="77DA78E3">
            <w:pPr>
              <w:spacing w:after="0" w:line="240" w:lineRule="auto"/>
            </w:pPr>
            <w:r>
              <w:rPr>
                <w:sz w:val="17"/>
                <w:szCs w:val="17"/>
              </w:rPr>
              <w:t>Truy xuôi lô tới khách</w:t>
            </w:r>
          </w:p>
        </w:tc>
        <w:tc>
          <w:tcPr>
            <w:tcW w:w="1700" w:type="dxa"/>
          </w:tcPr>
          <w:p w14:paraId="28010669">
            <w:pPr>
              <w:spacing w:after="0" w:line="240" w:lineRule="auto"/>
            </w:pPr>
            <w:r>
              <w:rPr>
                <w:sz w:val="17"/>
                <w:szCs w:val="17"/>
              </w:rPr>
              <w:t>Thu hoạch và truy xuất</w:t>
            </w:r>
          </w:p>
        </w:tc>
        <w:tc>
          <w:tcPr>
            <w:tcW w:w="4400" w:type="dxa"/>
          </w:tcPr>
          <w:p w14:paraId="3EA47844">
            <w:pPr>
              <w:spacing w:after="0" w:line="240" w:lineRule="auto"/>
            </w:pPr>
            <w:r>
              <w:rPr>
                <w:sz w:val="17"/>
                <w:szCs w:val="17"/>
              </w:rPr>
              <w:t>Tôi với vai trò là Chủ HTX, Quản lý khu hoặc Kế toán, tôi muốn truy xuôi một lô tới lần bán đầu, hàng trả và các lần bán lại, để biết hàng đã đi tới những ai.</w:t>
            </w:r>
          </w:p>
        </w:tc>
      </w:tr>
      <w:tr w14:paraId="75CAA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5DF47DAD">
            <w:pPr>
              <w:spacing w:after="0" w:line="240" w:lineRule="auto"/>
            </w:pPr>
            <w:r>
              <w:rPr>
                <w:sz w:val="17"/>
                <w:szCs w:val="17"/>
              </w:rPr>
              <w:t>UC38</w:t>
            </w:r>
          </w:p>
        </w:tc>
        <w:tc>
          <w:tcPr>
            <w:tcW w:w="2200" w:type="dxa"/>
          </w:tcPr>
          <w:p w14:paraId="762E9ABA">
            <w:pPr>
              <w:spacing w:after="0" w:line="240" w:lineRule="auto"/>
            </w:pPr>
            <w:r>
              <w:rPr>
                <w:sz w:val="17"/>
                <w:szCs w:val="17"/>
              </w:rPr>
              <w:t>Tạo báo cáo truy xuất</w:t>
            </w:r>
          </w:p>
        </w:tc>
        <w:tc>
          <w:tcPr>
            <w:tcW w:w="1700" w:type="dxa"/>
          </w:tcPr>
          <w:p w14:paraId="26B20199">
            <w:pPr>
              <w:spacing w:after="0" w:line="240" w:lineRule="auto"/>
            </w:pPr>
            <w:r>
              <w:rPr>
                <w:sz w:val="17"/>
                <w:szCs w:val="17"/>
              </w:rPr>
              <w:t>Thu hoạch và truy xuất</w:t>
            </w:r>
          </w:p>
        </w:tc>
        <w:tc>
          <w:tcPr>
            <w:tcW w:w="4400" w:type="dxa"/>
          </w:tcPr>
          <w:p w14:paraId="74584BA6">
            <w:pPr>
              <w:spacing w:after="0" w:line="240" w:lineRule="auto"/>
            </w:pPr>
            <w:r>
              <w:rPr>
                <w:sz w:val="17"/>
                <w:szCs w:val="17"/>
              </w:rPr>
              <w:t>Tôi với vai trò là Chủ HTX, Quản lý khu hoặc Kế toán, tôi muốn tạo báo cáo truy xuất hai chiều của một lô, để cung cấp khi được yêu cầu.</w:t>
            </w:r>
          </w:p>
        </w:tc>
      </w:tr>
      <w:tr w14:paraId="03D63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05A51401">
            <w:pPr>
              <w:spacing w:after="0" w:line="240" w:lineRule="auto"/>
            </w:pPr>
            <w:r>
              <w:rPr>
                <w:sz w:val="17"/>
                <w:szCs w:val="17"/>
              </w:rPr>
              <w:t>UC39</w:t>
            </w:r>
          </w:p>
        </w:tc>
        <w:tc>
          <w:tcPr>
            <w:tcW w:w="2200" w:type="dxa"/>
          </w:tcPr>
          <w:p w14:paraId="44AB8229">
            <w:pPr>
              <w:spacing w:after="0" w:line="240" w:lineRule="auto"/>
            </w:pPr>
            <w:r>
              <w:rPr>
                <w:sz w:val="17"/>
                <w:szCs w:val="17"/>
              </w:rPr>
              <w:t>Đính chính dữ liệu nguồn gốc</w:t>
            </w:r>
          </w:p>
        </w:tc>
        <w:tc>
          <w:tcPr>
            <w:tcW w:w="1700" w:type="dxa"/>
          </w:tcPr>
          <w:p w14:paraId="35D97AA6">
            <w:pPr>
              <w:spacing w:after="0" w:line="240" w:lineRule="auto"/>
            </w:pPr>
            <w:r>
              <w:rPr>
                <w:sz w:val="17"/>
                <w:szCs w:val="17"/>
              </w:rPr>
              <w:t>Thu hoạch và truy xuất</w:t>
            </w:r>
          </w:p>
        </w:tc>
        <w:tc>
          <w:tcPr>
            <w:tcW w:w="4400" w:type="dxa"/>
          </w:tcPr>
          <w:p w14:paraId="534C0035">
            <w:pPr>
              <w:spacing w:after="0" w:line="240" w:lineRule="auto"/>
            </w:pPr>
            <w:r>
              <w:rPr>
                <w:sz w:val="17"/>
                <w:szCs w:val="17"/>
              </w:rPr>
              <w:t>Tôi với vai trò là Chủ HTX hoặc Quản lý khu phụ trách đơn, tôi muốn đính chính dữ liệu nguồn hoặc số cân có lý do và lịch sử, để sửa sai mà không ghi đè dữ liệu gốc.</w:t>
            </w:r>
          </w:p>
        </w:tc>
      </w:tr>
      <w:tr w14:paraId="0B557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5D94E77C">
            <w:pPr>
              <w:spacing w:after="0" w:line="240" w:lineRule="auto"/>
            </w:pPr>
            <w:r>
              <w:rPr>
                <w:sz w:val="17"/>
                <w:szCs w:val="17"/>
              </w:rPr>
              <w:t>UC40</w:t>
            </w:r>
          </w:p>
        </w:tc>
        <w:tc>
          <w:tcPr>
            <w:tcW w:w="2200" w:type="dxa"/>
          </w:tcPr>
          <w:p w14:paraId="322C6588">
            <w:pPr>
              <w:spacing w:after="0" w:line="240" w:lineRule="auto"/>
            </w:pPr>
            <w:r>
              <w:rPr>
                <w:sz w:val="17"/>
                <w:szCs w:val="17"/>
              </w:rPr>
              <w:t>Xem truy xuất công khai</w:t>
            </w:r>
          </w:p>
        </w:tc>
        <w:tc>
          <w:tcPr>
            <w:tcW w:w="1700" w:type="dxa"/>
          </w:tcPr>
          <w:p w14:paraId="0CAD7712">
            <w:pPr>
              <w:spacing w:after="0" w:line="240" w:lineRule="auto"/>
            </w:pPr>
            <w:r>
              <w:rPr>
                <w:sz w:val="17"/>
                <w:szCs w:val="17"/>
              </w:rPr>
              <w:t>Thu hoạch và truy xuất</w:t>
            </w:r>
          </w:p>
        </w:tc>
        <w:tc>
          <w:tcPr>
            <w:tcW w:w="4400" w:type="dxa"/>
          </w:tcPr>
          <w:p w14:paraId="7AE17B23">
            <w:pPr>
              <w:spacing w:after="0" w:line="240" w:lineRule="auto"/>
            </w:pPr>
            <w:r>
              <w:rPr>
                <w:sz w:val="17"/>
                <w:szCs w:val="17"/>
              </w:rPr>
              <w:t>Tôi với vai trò là người xem QR, tôi muốn xem nguồn gốc lô hàu đã được công bố, để tin vào sản phẩm mà không cần đăng nhập.</w:t>
            </w:r>
          </w:p>
        </w:tc>
      </w:tr>
      <w:tr w14:paraId="5950C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4C24F91B">
            <w:pPr>
              <w:spacing w:after="0" w:line="240" w:lineRule="auto"/>
            </w:pPr>
            <w:r>
              <w:rPr>
                <w:sz w:val="17"/>
                <w:szCs w:val="17"/>
              </w:rPr>
              <w:t>UC41</w:t>
            </w:r>
          </w:p>
        </w:tc>
        <w:tc>
          <w:tcPr>
            <w:tcW w:w="2200" w:type="dxa"/>
          </w:tcPr>
          <w:p w14:paraId="2FA4501D">
            <w:pPr>
              <w:spacing w:after="0" w:line="240" w:lineRule="auto"/>
            </w:pPr>
            <w:r>
              <w:rPr>
                <w:sz w:val="17"/>
                <w:szCs w:val="17"/>
              </w:rPr>
              <w:t>Đồng bộ hồ sơ truy xuất</w:t>
            </w:r>
          </w:p>
        </w:tc>
        <w:tc>
          <w:tcPr>
            <w:tcW w:w="1700" w:type="dxa"/>
          </w:tcPr>
          <w:p w14:paraId="14BB86E7">
            <w:pPr>
              <w:spacing w:after="0" w:line="240" w:lineRule="auto"/>
            </w:pPr>
            <w:r>
              <w:rPr>
                <w:sz w:val="17"/>
                <w:szCs w:val="17"/>
              </w:rPr>
              <w:t>Thu hoạch và truy xuất</w:t>
            </w:r>
          </w:p>
        </w:tc>
        <w:tc>
          <w:tcPr>
            <w:tcW w:w="4400" w:type="dxa"/>
          </w:tcPr>
          <w:p w14:paraId="00EF5E79">
            <w:pPr>
              <w:spacing w:after="0" w:line="240" w:lineRule="auto"/>
            </w:pPr>
            <w:r>
              <w:rPr>
                <w:sz w:val="17"/>
                <w:szCs w:val="17"/>
              </w:rPr>
              <w:t>Tôi với vai trò là Chủ HTX, tôi muốn đồng bộ hồ sơ truy xuất của lô lên cổng truy xuất quốc gia, để đáp ứng yêu cầu của cơ quan quản lý.</w:t>
            </w:r>
          </w:p>
        </w:tc>
      </w:tr>
      <w:tr w14:paraId="20910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EECA800">
            <w:pPr>
              <w:spacing w:after="0" w:line="240" w:lineRule="auto"/>
            </w:pPr>
            <w:r>
              <w:rPr>
                <w:sz w:val="17"/>
                <w:szCs w:val="17"/>
              </w:rPr>
              <w:t>UC42</w:t>
            </w:r>
          </w:p>
        </w:tc>
        <w:tc>
          <w:tcPr>
            <w:tcW w:w="2200" w:type="dxa"/>
          </w:tcPr>
          <w:p w14:paraId="1BC0548C">
            <w:pPr>
              <w:spacing w:after="0" w:line="240" w:lineRule="auto"/>
            </w:pPr>
            <w:r>
              <w:rPr>
                <w:sz w:val="17"/>
                <w:szCs w:val="17"/>
              </w:rPr>
              <w:t>Quản lý hồ sơ khách hàng</w:t>
            </w:r>
          </w:p>
        </w:tc>
        <w:tc>
          <w:tcPr>
            <w:tcW w:w="1700" w:type="dxa"/>
          </w:tcPr>
          <w:p w14:paraId="748C2392">
            <w:pPr>
              <w:spacing w:after="0" w:line="240" w:lineRule="auto"/>
            </w:pPr>
            <w:r>
              <w:rPr>
                <w:sz w:val="17"/>
                <w:szCs w:val="17"/>
              </w:rPr>
              <w:t>Khách hàng, đơn hàng và bán hàng</w:t>
            </w:r>
          </w:p>
        </w:tc>
        <w:tc>
          <w:tcPr>
            <w:tcW w:w="4400" w:type="dxa"/>
          </w:tcPr>
          <w:p w14:paraId="087B5DD5">
            <w:pPr>
              <w:spacing w:after="0" w:line="240" w:lineRule="auto"/>
            </w:pPr>
            <w:r>
              <w:rPr>
                <w:sz w:val="17"/>
                <w:szCs w:val="17"/>
              </w:rPr>
              <w:t>Tôi với vai trò là Chủ HTX hoặc Quản lý khu, tôi muốn lưu hồ sơ thương lái, kể cả người chưa có tài khoản, để dùng chung cho đơn, bàn giao và công nợ. (Gồm: Tạo/Xem/Sửa; ngừng giao dịch thay cho Xóa.)</w:t>
            </w:r>
          </w:p>
        </w:tc>
      </w:tr>
      <w:tr w14:paraId="529F2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10A9CD4B">
            <w:pPr>
              <w:spacing w:after="0" w:line="240" w:lineRule="auto"/>
            </w:pPr>
            <w:r>
              <w:rPr>
                <w:sz w:val="17"/>
                <w:szCs w:val="17"/>
              </w:rPr>
              <w:t>UC43</w:t>
            </w:r>
          </w:p>
        </w:tc>
        <w:tc>
          <w:tcPr>
            <w:tcW w:w="2200" w:type="dxa"/>
          </w:tcPr>
          <w:p w14:paraId="2DAB08F1">
            <w:pPr>
              <w:spacing w:after="0" w:line="240" w:lineRule="auto"/>
            </w:pPr>
            <w:r>
              <w:rPr>
                <w:sz w:val="17"/>
                <w:szCs w:val="17"/>
              </w:rPr>
              <w:t>Tạo yêu cầu mua hàng</w:t>
            </w:r>
          </w:p>
        </w:tc>
        <w:tc>
          <w:tcPr>
            <w:tcW w:w="1700" w:type="dxa"/>
          </w:tcPr>
          <w:p w14:paraId="510F28FB">
            <w:pPr>
              <w:spacing w:after="0" w:line="240" w:lineRule="auto"/>
            </w:pPr>
            <w:r>
              <w:rPr>
                <w:sz w:val="17"/>
                <w:szCs w:val="17"/>
              </w:rPr>
              <w:t>Khách hàng, đơn hàng và bán hàng</w:t>
            </w:r>
          </w:p>
        </w:tc>
        <w:tc>
          <w:tcPr>
            <w:tcW w:w="4400" w:type="dxa"/>
          </w:tcPr>
          <w:p w14:paraId="1102F3F9">
            <w:pPr>
              <w:spacing w:after="0" w:line="240" w:lineRule="auto"/>
            </w:pPr>
            <w:r>
              <w:rPr>
                <w:sz w:val="17"/>
                <w:szCs w:val="17"/>
              </w:rPr>
              <w:t>Tôi với vai trò là thương lái (hoặc Chủ HTX ghi thay), tôi muốn gửi yêu cầu mua gồm sản phẩm, số kg và thời điểm mong muốn, để HTX chuẩn bị thu hoạch.</w:t>
            </w:r>
          </w:p>
        </w:tc>
      </w:tr>
      <w:tr w14:paraId="7423A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EC0B087">
            <w:pPr>
              <w:spacing w:after="0" w:line="240" w:lineRule="auto"/>
            </w:pPr>
            <w:r>
              <w:rPr>
                <w:sz w:val="17"/>
                <w:szCs w:val="17"/>
              </w:rPr>
              <w:t>UC44</w:t>
            </w:r>
          </w:p>
        </w:tc>
        <w:tc>
          <w:tcPr>
            <w:tcW w:w="2200" w:type="dxa"/>
          </w:tcPr>
          <w:p w14:paraId="3A236796">
            <w:pPr>
              <w:spacing w:after="0" w:line="240" w:lineRule="auto"/>
            </w:pPr>
            <w:r>
              <w:rPr>
                <w:sz w:val="17"/>
                <w:szCs w:val="17"/>
              </w:rPr>
              <w:t>Xét yêu cầu mua hàng</w:t>
            </w:r>
          </w:p>
        </w:tc>
        <w:tc>
          <w:tcPr>
            <w:tcW w:w="1700" w:type="dxa"/>
          </w:tcPr>
          <w:p w14:paraId="01835A6A">
            <w:pPr>
              <w:spacing w:after="0" w:line="240" w:lineRule="auto"/>
            </w:pPr>
            <w:r>
              <w:rPr>
                <w:sz w:val="17"/>
                <w:szCs w:val="17"/>
              </w:rPr>
              <w:t>Khách hàng, đơn hàng và bán hàng</w:t>
            </w:r>
          </w:p>
        </w:tc>
        <w:tc>
          <w:tcPr>
            <w:tcW w:w="4400" w:type="dxa"/>
          </w:tcPr>
          <w:p w14:paraId="1E29F395">
            <w:pPr>
              <w:spacing w:after="0" w:line="240" w:lineRule="auto"/>
            </w:pPr>
            <w:r>
              <w:rPr>
                <w:sz w:val="17"/>
                <w:szCs w:val="17"/>
              </w:rPr>
              <w:t xml:space="preserve">Tôi với vai trò là Chủ HTX, tôi muốn xác nhận sản phẩm, lượng và khu phụ trách của yêu cầu mua rồi gửi thông tin </w:t>
            </w:r>
            <w:del w:id="1869" w:author="Claude" w:date="2026-10-08T00:00:00Z">
              <w:r>
                <w:rPr>
                  <w:sz w:val="17"/>
                  <w:szCs w:val="17"/>
                </w:rPr>
                <w:delText xml:space="preserve">lô</w:delText>
              </w:r>
            </w:del>
            <w:ins w:id="1870" w:author="Claude" w:date="2026-10-08T00:00:00Z">
              <w:r>
                <w:rPr>
                  <w:sz w:val="17"/>
                  <w:szCs w:val="17"/>
                </w:rPr>
                <w:t xml:space="preserve">đơn</w:t>
              </w:r>
            </w:ins>
            <w:r>
              <w:rPr>
                <w:sz w:val="17"/>
                <w:szCs w:val="17"/>
              </w:rPr>
              <w:t xml:space="preserve"> </w:t>
            </w:r>
            <w:del w:id="1867" w:author="Claude" w:date="2026-10-08T00:00:00Z">
              <w:r>
                <w:rPr>
                  <w:sz w:val="17"/>
                  <w:szCs w:val="17"/>
                </w:rPr>
                <w:delText xml:space="preserve">dự</w:delText>
              </w:r>
            </w:del>
            <w:ins w:id="1868" w:author="Claude" w:date="2026-10-08T00:00:00Z">
              <w:r>
                <w:rPr>
                  <w:sz w:val="17"/>
                  <w:szCs w:val="17"/>
                </w:rPr>
                <w:t xml:space="preserve">đã</w:t>
              </w:r>
            </w:ins>
            <w:r>
              <w:rPr>
                <w:sz w:val="17"/>
                <w:szCs w:val="17"/>
              </w:rPr>
              <w:t xml:space="preserve"> </w:t>
            </w:r>
            <w:del w:id="1865" w:author="Claude" w:date="2026-10-08T00:00:00Z">
              <w:r>
                <w:rPr>
                  <w:sz w:val="17"/>
                  <w:szCs w:val="17"/>
                </w:rPr>
                <w:delText xml:space="preserve">kiến</w:delText>
              </w:r>
            </w:del>
            <w:ins w:id="1866" w:author="Claude" w:date="2026-10-08T00:00:00Z">
              <w:r>
                <w:rPr>
                  <w:sz w:val="17"/>
                  <w:szCs w:val="17"/>
                </w:rPr>
                <w:t xml:space="preserve">xác nhận</w:t>
              </w:r>
            </w:ins>
            <w:r>
              <w:rPr>
                <w:sz w:val="17"/>
                <w:szCs w:val="17"/>
              </w:rPr>
              <w:t xml:space="preserve"> cho thương lái, để hai bên thống nhất trước khi thu.</w:t>
            </w:r>
          </w:p>
        </w:tc>
      </w:tr>
      <w:tr w14:paraId="5D02C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40F5695A">
            <w:pPr>
              <w:spacing w:after="0" w:line="240" w:lineRule="auto"/>
            </w:pPr>
            <w:r>
              <w:rPr>
                <w:sz w:val="17"/>
                <w:szCs w:val="17"/>
              </w:rPr>
              <w:t>UC45</w:t>
            </w:r>
          </w:p>
        </w:tc>
        <w:tc>
          <w:tcPr>
            <w:tcW w:w="2200" w:type="dxa"/>
          </w:tcPr>
          <w:p w14:paraId="410960B2">
            <w:pPr>
              <w:spacing w:after="0" w:line="240" w:lineRule="auto"/>
            </w:pPr>
            <w:r>
              <w:rPr>
                <w:sz w:val="17"/>
                <w:szCs w:val="17"/>
              </w:rPr>
              <w:t>Cân và bàn giao tại cảng theo đơn</w:t>
            </w:r>
          </w:p>
        </w:tc>
        <w:tc>
          <w:tcPr>
            <w:tcW w:w="1700" w:type="dxa"/>
          </w:tcPr>
          <w:p w14:paraId="325BFC16">
            <w:pPr>
              <w:spacing w:after="0" w:line="240" w:lineRule="auto"/>
            </w:pPr>
            <w:r>
              <w:rPr>
                <w:sz w:val="17"/>
                <w:szCs w:val="17"/>
              </w:rPr>
              <w:t>Khách hàng, đơn hàng và bán hàng</w:t>
            </w:r>
          </w:p>
        </w:tc>
        <w:tc>
          <w:tcPr>
            <w:tcW w:w="4400" w:type="dxa"/>
          </w:tcPr>
          <w:p w14:paraId="66FFC625">
            <w:pPr>
              <w:spacing w:after="0" w:line="240" w:lineRule="auto"/>
            </w:pPr>
            <w:r>
              <w:rPr>
                <w:sz w:val="17"/>
                <w:szCs w:val="17"/>
              </w:rPr>
              <w:t>Tôi với vai trò là Chủ HTX hoặc Quản lý khu phụ trách đơn, tôi muốn cân hàng cùng thương lái, chốt giá và bàn giao tại cảng, để lần bán có số liệu hai bên cùng công nhận.</w:t>
            </w:r>
          </w:p>
        </w:tc>
      </w:tr>
      <w:tr w14:paraId="31CAB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1BA2A5F1">
            <w:pPr>
              <w:spacing w:after="0" w:line="240" w:lineRule="auto"/>
            </w:pPr>
            <w:r>
              <w:rPr>
                <w:sz w:val="17"/>
                <w:szCs w:val="17"/>
              </w:rPr>
              <w:t>UC46</w:t>
            </w:r>
          </w:p>
        </w:tc>
        <w:tc>
          <w:tcPr>
            <w:tcW w:w="2200" w:type="dxa"/>
          </w:tcPr>
          <w:p w14:paraId="390C7562">
            <w:pPr>
              <w:spacing w:after="0" w:line="240" w:lineRule="auto"/>
            </w:pPr>
            <w:r>
              <w:rPr>
                <w:sz w:val="17"/>
                <w:szCs w:val="17"/>
              </w:rPr>
              <w:t>Xem đơn và kết quả nhận tại cảng của tôi</w:t>
            </w:r>
          </w:p>
        </w:tc>
        <w:tc>
          <w:tcPr>
            <w:tcW w:w="1700" w:type="dxa"/>
          </w:tcPr>
          <w:p w14:paraId="1453E94D">
            <w:pPr>
              <w:spacing w:after="0" w:line="240" w:lineRule="auto"/>
            </w:pPr>
            <w:r>
              <w:rPr>
                <w:sz w:val="17"/>
                <w:szCs w:val="17"/>
              </w:rPr>
              <w:t>Khách hàng, đơn hàng và bán hàng</w:t>
            </w:r>
          </w:p>
        </w:tc>
        <w:tc>
          <w:tcPr>
            <w:tcW w:w="4400" w:type="dxa"/>
          </w:tcPr>
          <w:p w14:paraId="3C868EB7">
            <w:pPr>
              <w:spacing w:after="0" w:line="240" w:lineRule="auto"/>
            </w:pPr>
            <w:r>
              <w:rPr>
                <w:sz w:val="17"/>
                <w:szCs w:val="17"/>
              </w:rPr>
              <w:t>Tôi với vai trò là thương lái, tôi muốn xem đơn, số cân, giá đã chốt và kết quả nhận hàng của mình, để đối chiếu với HTX.</w:t>
            </w:r>
          </w:p>
        </w:tc>
      </w:tr>
      <w:tr w14:paraId="5A09A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27BDB7C8">
            <w:pPr>
              <w:spacing w:after="0" w:line="240" w:lineRule="auto"/>
            </w:pPr>
            <w:r>
              <w:rPr>
                <w:sz w:val="17"/>
                <w:szCs w:val="17"/>
              </w:rPr>
              <w:t>UC47</w:t>
            </w:r>
          </w:p>
        </w:tc>
        <w:tc>
          <w:tcPr>
            <w:tcW w:w="2200" w:type="dxa"/>
          </w:tcPr>
          <w:p w14:paraId="5B380512">
            <w:pPr>
              <w:spacing w:after="0" w:line="240" w:lineRule="auto"/>
            </w:pPr>
            <w:r>
              <w:rPr>
                <w:sz w:val="17"/>
                <w:szCs w:val="17"/>
              </w:rPr>
              <w:t>Xem biên nhận và công nợ của mình</w:t>
            </w:r>
          </w:p>
        </w:tc>
        <w:tc>
          <w:tcPr>
            <w:tcW w:w="1700" w:type="dxa"/>
          </w:tcPr>
          <w:p w14:paraId="01713367">
            <w:pPr>
              <w:spacing w:after="0" w:line="240" w:lineRule="auto"/>
            </w:pPr>
            <w:r>
              <w:rPr>
                <w:sz w:val="17"/>
                <w:szCs w:val="17"/>
              </w:rPr>
              <w:t>Khách hàng, đơn hàng và bán hàng</w:t>
            </w:r>
          </w:p>
        </w:tc>
        <w:tc>
          <w:tcPr>
            <w:tcW w:w="4400" w:type="dxa"/>
          </w:tcPr>
          <w:p w14:paraId="3F11CB7A">
            <w:pPr>
              <w:spacing w:after="0" w:line="240" w:lineRule="auto"/>
            </w:pPr>
            <w:r>
              <w:rPr>
                <w:sz w:val="17"/>
                <w:szCs w:val="17"/>
              </w:rPr>
              <w:t>Tôi với vai trò là thương lái, tôi muốn xem biên nhận, khoản đã trả, giảm trừ, hoàn tiền và số còn nợ của mình, để biết chính xác công nợ với HTX.</w:t>
            </w:r>
          </w:p>
        </w:tc>
      </w:tr>
      <w:tr w14:paraId="1C865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1810DC1">
            <w:pPr>
              <w:spacing w:after="0" w:line="240" w:lineRule="auto"/>
            </w:pPr>
            <w:r>
              <w:rPr>
                <w:sz w:val="17"/>
                <w:szCs w:val="17"/>
              </w:rPr>
              <w:t>UC48</w:t>
            </w:r>
          </w:p>
        </w:tc>
        <w:tc>
          <w:tcPr>
            <w:tcW w:w="2200" w:type="dxa"/>
          </w:tcPr>
          <w:p w14:paraId="51F14F7F">
            <w:pPr>
              <w:spacing w:after="0" w:line="240" w:lineRule="auto"/>
            </w:pPr>
            <w:r>
              <w:rPr>
                <w:sz w:val="17"/>
                <w:szCs w:val="17"/>
              </w:rPr>
              <w:t>Chốt giao dịch bán</w:t>
            </w:r>
          </w:p>
        </w:tc>
        <w:tc>
          <w:tcPr>
            <w:tcW w:w="1700" w:type="dxa"/>
          </w:tcPr>
          <w:p w14:paraId="631EE03E">
            <w:pPr>
              <w:spacing w:after="0" w:line="240" w:lineRule="auto"/>
            </w:pPr>
            <w:r>
              <w:rPr>
                <w:sz w:val="17"/>
                <w:szCs w:val="17"/>
              </w:rPr>
              <w:t>Khách hàng, đơn hàng và bán hàng</w:t>
            </w:r>
          </w:p>
        </w:tc>
        <w:tc>
          <w:tcPr>
            <w:tcW w:w="4400" w:type="dxa"/>
          </w:tcPr>
          <w:p w14:paraId="03DB1F82">
            <w:pPr>
              <w:spacing w:after="0" w:line="240" w:lineRule="auto"/>
            </w:pPr>
            <w:r>
              <w:rPr>
                <w:sz w:val="17"/>
                <w:szCs w:val="17"/>
              </w:rPr>
              <w:t>Tôi với vai trò là Chủ HTX hoặc Quản lý khu phụ trách đơn, tôi muốn chốt một giao dịch bán từ số cân và giá đã thống nhất, để doanh thu và công nợ khớp thực tế tại cảng.</w:t>
            </w:r>
          </w:p>
        </w:tc>
      </w:tr>
      <w:tr w14:paraId="6D1F4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541F6C92">
            <w:pPr>
              <w:spacing w:after="0" w:line="240" w:lineRule="auto"/>
            </w:pPr>
            <w:r>
              <w:rPr>
                <w:sz w:val="17"/>
                <w:szCs w:val="17"/>
              </w:rPr>
              <w:t>UC49</w:t>
            </w:r>
          </w:p>
        </w:tc>
        <w:tc>
          <w:tcPr>
            <w:tcW w:w="2200" w:type="dxa"/>
          </w:tcPr>
          <w:p w14:paraId="3629EE1E">
            <w:pPr>
              <w:spacing w:after="0" w:line="240" w:lineRule="auto"/>
            </w:pPr>
            <w:r>
              <w:rPr>
                <w:sz w:val="17"/>
                <w:szCs w:val="17"/>
              </w:rPr>
              <w:t>Ghi nhận tiền khách thanh toán</w:t>
            </w:r>
          </w:p>
        </w:tc>
        <w:tc>
          <w:tcPr>
            <w:tcW w:w="1700" w:type="dxa"/>
          </w:tcPr>
          <w:p w14:paraId="7B69D56B">
            <w:pPr>
              <w:spacing w:after="0" w:line="240" w:lineRule="auto"/>
            </w:pPr>
            <w:r>
              <w:rPr>
                <w:sz w:val="17"/>
                <w:szCs w:val="17"/>
              </w:rPr>
              <w:t>Thanh toán và xử lý sau bán</w:t>
            </w:r>
          </w:p>
        </w:tc>
        <w:tc>
          <w:tcPr>
            <w:tcW w:w="4400" w:type="dxa"/>
          </w:tcPr>
          <w:p w14:paraId="15083DDD">
            <w:pPr>
              <w:spacing w:after="0" w:line="240" w:lineRule="auto"/>
            </w:pPr>
            <w:r>
              <w:rPr>
                <w:sz w:val="17"/>
                <w:szCs w:val="17"/>
              </w:rPr>
              <w:t>Tôi với vai trò là Chủ HTX hoặc Kế toán, tôi muốn ghi tiền khách thực trả và phân bổ vào giao dịch, để công nợ từng giao dịch luôn đúng.</w:t>
            </w:r>
          </w:p>
        </w:tc>
      </w:tr>
      <w:tr w14:paraId="242BD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34D46389">
            <w:pPr>
              <w:spacing w:after="0" w:line="240" w:lineRule="auto"/>
            </w:pPr>
            <w:r>
              <w:rPr>
                <w:sz w:val="17"/>
                <w:szCs w:val="17"/>
              </w:rPr>
              <w:t>UC50</w:t>
            </w:r>
          </w:p>
        </w:tc>
        <w:tc>
          <w:tcPr>
            <w:tcW w:w="2200" w:type="dxa"/>
          </w:tcPr>
          <w:p w14:paraId="4626DC9A">
            <w:pPr>
              <w:spacing w:after="0" w:line="240" w:lineRule="auto"/>
            </w:pPr>
            <w:r>
              <w:rPr>
                <w:sz w:val="17"/>
                <w:szCs w:val="17"/>
              </w:rPr>
              <w:t>Đối soát công nợ khách hàng</w:t>
            </w:r>
          </w:p>
        </w:tc>
        <w:tc>
          <w:tcPr>
            <w:tcW w:w="1700" w:type="dxa"/>
          </w:tcPr>
          <w:p w14:paraId="62CDF015">
            <w:pPr>
              <w:spacing w:after="0" w:line="240" w:lineRule="auto"/>
            </w:pPr>
            <w:r>
              <w:rPr>
                <w:sz w:val="17"/>
                <w:szCs w:val="17"/>
              </w:rPr>
              <w:t>Thanh toán và xử lý sau bán</w:t>
            </w:r>
          </w:p>
        </w:tc>
        <w:tc>
          <w:tcPr>
            <w:tcW w:w="4400" w:type="dxa"/>
          </w:tcPr>
          <w:p w14:paraId="1894C7A2">
            <w:pPr>
              <w:spacing w:after="0" w:line="240" w:lineRule="auto"/>
            </w:pPr>
            <w:r>
              <w:rPr>
                <w:sz w:val="17"/>
                <w:szCs w:val="17"/>
              </w:rPr>
              <w:t>Tôi với vai trò là Chủ HTX hoặc Kế toán, tôi muốn đối soát công nợ từng thương lái theo kỳ, để giải thích được số còn phải thu hoặc tín dụng.</w:t>
            </w:r>
          </w:p>
        </w:tc>
      </w:tr>
      <w:tr w14:paraId="6139D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50C58712">
            <w:pPr>
              <w:spacing w:after="0" w:line="240" w:lineRule="auto"/>
            </w:pPr>
            <w:r>
              <w:rPr>
                <w:sz w:val="17"/>
                <w:szCs w:val="17"/>
              </w:rPr>
              <w:t>UC51</w:t>
            </w:r>
          </w:p>
        </w:tc>
        <w:tc>
          <w:tcPr>
            <w:tcW w:w="2200" w:type="dxa"/>
          </w:tcPr>
          <w:p w14:paraId="34F2FE34">
            <w:pPr>
              <w:spacing w:after="0" w:line="240" w:lineRule="auto"/>
            </w:pPr>
            <w:r>
              <w:rPr>
                <w:sz w:val="17"/>
                <w:szCs w:val="17"/>
              </w:rPr>
              <w:t>Gửi yêu cầu chất lượng hoặc trả hàng</w:t>
            </w:r>
          </w:p>
        </w:tc>
        <w:tc>
          <w:tcPr>
            <w:tcW w:w="1700" w:type="dxa"/>
          </w:tcPr>
          <w:p w14:paraId="4FE02FF7">
            <w:pPr>
              <w:spacing w:after="0" w:line="240" w:lineRule="auto"/>
            </w:pPr>
            <w:r>
              <w:rPr>
                <w:sz w:val="17"/>
                <w:szCs w:val="17"/>
              </w:rPr>
              <w:t>Thanh toán và xử lý sau bán</w:t>
            </w:r>
          </w:p>
        </w:tc>
        <w:tc>
          <w:tcPr>
            <w:tcW w:w="4400" w:type="dxa"/>
          </w:tcPr>
          <w:p w14:paraId="500BF3F0">
            <w:pPr>
              <w:spacing w:after="0" w:line="240" w:lineRule="auto"/>
            </w:pPr>
            <w:r>
              <w:rPr>
                <w:sz w:val="17"/>
                <w:szCs w:val="17"/>
              </w:rPr>
              <w:t>Tôi với vai trò là thương lái (hoặc Chủ HTX ghi thay), tôi muốn gửi yêu cầu về chất lượng, giảm giá hoặc trả hàng kèm bằng chứng, để HTX xem xét xử lý.</w:t>
            </w:r>
          </w:p>
        </w:tc>
      </w:tr>
      <w:tr w14:paraId="32553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C8047D1">
            <w:pPr>
              <w:spacing w:after="0" w:line="240" w:lineRule="auto"/>
            </w:pPr>
            <w:r>
              <w:rPr>
                <w:sz w:val="17"/>
                <w:szCs w:val="17"/>
              </w:rPr>
              <w:t>UC52</w:t>
            </w:r>
          </w:p>
        </w:tc>
        <w:tc>
          <w:tcPr>
            <w:tcW w:w="2200" w:type="dxa"/>
          </w:tcPr>
          <w:p w14:paraId="1ED06E7F">
            <w:pPr>
              <w:spacing w:after="0" w:line="240" w:lineRule="auto"/>
            </w:pPr>
            <w:r>
              <w:rPr>
                <w:sz w:val="17"/>
                <w:szCs w:val="17"/>
              </w:rPr>
              <w:t>Xử lý yêu cầu chất lượng và hoàn hàng</w:t>
            </w:r>
          </w:p>
        </w:tc>
        <w:tc>
          <w:tcPr>
            <w:tcW w:w="1700" w:type="dxa"/>
          </w:tcPr>
          <w:p w14:paraId="54441B85">
            <w:pPr>
              <w:spacing w:after="0" w:line="240" w:lineRule="auto"/>
            </w:pPr>
            <w:r>
              <w:rPr>
                <w:sz w:val="17"/>
                <w:szCs w:val="17"/>
              </w:rPr>
              <w:t>Thanh toán và xử lý sau bán</w:t>
            </w:r>
          </w:p>
        </w:tc>
        <w:tc>
          <w:tcPr>
            <w:tcW w:w="4400" w:type="dxa"/>
          </w:tcPr>
          <w:p w14:paraId="5AA25CC0">
            <w:pPr>
              <w:spacing w:after="0" w:line="240" w:lineRule="auto"/>
            </w:pPr>
            <w:r>
              <w:rPr>
                <w:sz w:val="17"/>
                <w:szCs w:val="17"/>
              </w:rPr>
              <w:t>Tôi với vai trò là Chủ HTX hoặc Quản lý khu phụ trách đơn, tôi muốn quyết định yêu cầu chất lượng, ghi hàng trả thực nhận và đánh giá phần bán lại được (Quản lý khu chỉ ghi hàng trả thực nhận), để xử lý khiếu nại mà không làm sai số liệu bán gốc.</w:t>
            </w:r>
          </w:p>
        </w:tc>
      </w:tr>
      <w:tr w14:paraId="6BCAF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37945466">
            <w:pPr>
              <w:spacing w:after="0" w:line="240" w:lineRule="auto"/>
            </w:pPr>
            <w:r>
              <w:rPr>
                <w:sz w:val="17"/>
                <w:szCs w:val="17"/>
              </w:rPr>
              <w:t>UC53</w:t>
            </w:r>
          </w:p>
        </w:tc>
        <w:tc>
          <w:tcPr>
            <w:tcW w:w="2200" w:type="dxa"/>
          </w:tcPr>
          <w:p w14:paraId="75E1FF6F">
            <w:pPr>
              <w:spacing w:after="0" w:line="240" w:lineRule="auto"/>
            </w:pPr>
            <w:r>
              <w:rPr>
                <w:sz w:val="17"/>
                <w:szCs w:val="17"/>
              </w:rPr>
              <w:t>Áp dụng giảm giá sau bán</w:t>
            </w:r>
          </w:p>
        </w:tc>
        <w:tc>
          <w:tcPr>
            <w:tcW w:w="1700" w:type="dxa"/>
          </w:tcPr>
          <w:p w14:paraId="63090DB6">
            <w:pPr>
              <w:spacing w:after="0" w:line="240" w:lineRule="auto"/>
            </w:pPr>
            <w:r>
              <w:rPr>
                <w:sz w:val="17"/>
                <w:szCs w:val="17"/>
              </w:rPr>
              <w:t>Thanh toán và xử lý sau bán</w:t>
            </w:r>
          </w:p>
        </w:tc>
        <w:tc>
          <w:tcPr>
            <w:tcW w:w="4400" w:type="dxa"/>
          </w:tcPr>
          <w:p w14:paraId="384FB0C8">
            <w:pPr>
              <w:spacing w:after="0" w:line="240" w:lineRule="auto"/>
            </w:pPr>
            <w:r>
              <w:rPr>
                <w:sz w:val="17"/>
                <w:szCs w:val="17"/>
              </w:rPr>
              <w:t>Tôi với vai trò là Chủ HTX hoặc Kế toán, tôi muốn ghi khoản giảm giá theo số tiền hoặc %, để trừ vào công nợ hoặc ghi khoản phải hoàn.</w:t>
            </w:r>
          </w:p>
        </w:tc>
      </w:tr>
      <w:tr w14:paraId="4CBD8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8D5EACD">
            <w:pPr>
              <w:spacing w:after="0" w:line="240" w:lineRule="auto"/>
            </w:pPr>
            <w:r>
              <w:rPr>
                <w:sz w:val="17"/>
                <w:szCs w:val="17"/>
              </w:rPr>
              <w:t>UC54</w:t>
            </w:r>
          </w:p>
        </w:tc>
        <w:tc>
          <w:tcPr>
            <w:tcW w:w="2200" w:type="dxa"/>
          </w:tcPr>
          <w:p w14:paraId="53DDFE9F">
            <w:pPr>
              <w:spacing w:after="0" w:line="240" w:lineRule="auto"/>
            </w:pPr>
            <w:r>
              <w:rPr>
                <w:sz w:val="17"/>
                <w:szCs w:val="17"/>
              </w:rPr>
              <w:t>Ghi nhận hoàn tiền khách hàng</w:t>
            </w:r>
          </w:p>
        </w:tc>
        <w:tc>
          <w:tcPr>
            <w:tcW w:w="1700" w:type="dxa"/>
          </w:tcPr>
          <w:p w14:paraId="05E5B076">
            <w:pPr>
              <w:spacing w:after="0" w:line="240" w:lineRule="auto"/>
            </w:pPr>
            <w:r>
              <w:rPr>
                <w:sz w:val="17"/>
                <w:szCs w:val="17"/>
              </w:rPr>
              <w:t>Thanh toán và xử lý sau bán</w:t>
            </w:r>
          </w:p>
        </w:tc>
        <w:tc>
          <w:tcPr>
            <w:tcW w:w="4400" w:type="dxa"/>
          </w:tcPr>
          <w:p w14:paraId="284A5938">
            <w:pPr>
              <w:spacing w:after="0" w:line="240" w:lineRule="auto"/>
            </w:pPr>
            <w:r>
              <w:rPr>
                <w:sz w:val="17"/>
                <w:szCs w:val="17"/>
              </w:rPr>
              <w:t>Tôi với vai trò là Chủ HTX hoặc Kế toán, tôi muốn ghi khoản tiền đã thực hoàn kèm chứng từ, để không hoàn trùng hay hoàn vượt.</w:t>
            </w:r>
          </w:p>
        </w:tc>
      </w:tr>
      <w:tr w14:paraId="7249D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45DDDAEF">
            <w:pPr>
              <w:spacing w:after="0" w:line="240" w:lineRule="auto"/>
            </w:pPr>
            <w:r>
              <w:rPr>
                <w:sz w:val="17"/>
                <w:szCs w:val="17"/>
              </w:rPr>
              <w:t>UC55</w:t>
            </w:r>
          </w:p>
        </w:tc>
        <w:tc>
          <w:tcPr>
            <w:tcW w:w="2200" w:type="dxa"/>
          </w:tcPr>
          <w:p w14:paraId="30C900A4">
            <w:pPr>
              <w:spacing w:after="0" w:line="240" w:lineRule="auto"/>
            </w:pPr>
            <w:r>
              <w:rPr>
                <w:sz w:val="17"/>
                <w:szCs w:val="17"/>
              </w:rPr>
              <w:t>Quản lý lao động thời vụ và người nhận khoán</w:t>
            </w:r>
          </w:p>
        </w:tc>
        <w:tc>
          <w:tcPr>
            <w:tcW w:w="1700" w:type="dxa"/>
          </w:tcPr>
          <w:p w14:paraId="6AA18973">
            <w:pPr>
              <w:spacing w:after="0" w:line="240" w:lineRule="auto"/>
            </w:pPr>
            <w:r>
              <w:rPr>
                <w:sz w:val="17"/>
                <w:szCs w:val="17"/>
              </w:rPr>
              <w:t>Nhân sự và chi phí lao động</w:t>
            </w:r>
          </w:p>
        </w:tc>
        <w:tc>
          <w:tcPr>
            <w:tcW w:w="4400" w:type="dxa"/>
          </w:tcPr>
          <w:p w14:paraId="3A40AA24">
            <w:pPr>
              <w:spacing w:after="0" w:line="240" w:lineRule="auto"/>
            </w:pPr>
            <w:r>
              <w:rPr>
                <w:sz w:val="17"/>
                <w:szCs w:val="17"/>
              </w:rPr>
              <w:t>Tôi với vai trò là Chủ HTX hoặc Quản lý khu, tôi muốn lập danh sách lao động thời vụ và người nhận khoán, để tính công theo ngày mà không tạo trùng người. (Gồm: Tạo/Xem/Sửa; đổi trạng thái thay cho Xóa.)</w:t>
            </w:r>
          </w:p>
        </w:tc>
      </w:tr>
      <w:tr w14:paraId="1859E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2819C9A">
            <w:pPr>
              <w:spacing w:after="0" w:line="240" w:lineRule="auto"/>
            </w:pPr>
            <w:r>
              <w:rPr>
                <w:sz w:val="17"/>
                <w:szCs w:val="17"/>
              </w:rPr>
              <w:t>UC56</w:t>
            </w:r>
          </w:p>
        </w:tc>
        <w:tc>
          <w:tcPr>
            <w:tcW w:w="2200" w:type="dxa"/>
          </w:tcPr>
          <w:p w14:paraId="59A16922">
            <w:pPr>
              <w:spacing w:after="0" w:line="240" w:lineRule="auto"/>
            </w:pPr>
            <w:r>
              <w:rPr>
                <w:sz w:val="17"/>
                <w:szCs w:val="17"/>
              </w:rPr>
              <w:t>Phân công việc lao động</w:t>
            </w:r>
          </w:p>
        </w:tc>
        <w:tc>
          <w:tcPr>
            <w:tcW w:w="1700" w:type="dxa"/>
          </w:tcPr>
          <w:p w14:paraId="6FF0FB92">
            <w:pPr>
              <w:spacing w:after="0" w:line="240" w:lineRule="auto"/>
            </w:pPr>
            <w:r>
              <w:rPr>
                <w:sz w:val="17"/>
                <w:szCs w:val="17"/>
              </w:rPr>
              <w:t>Nhân sự và chi phí lao động</w:t>
            </w:r>
          </w:p>
        </w:tc>
        <w:tc>
          <w:tcPr>
            <w:tcW w:w="4400" w:type="dxa"/>
          </w:tcPr>
          <w:p w14:paraId="63E25EFC">
            <w:pPr>
              <w:spacing w:after="0" w:line="240" w:lineRule="auto"/>
            </w:pPr>
            <w:r>
              <w:rPr>
                <w:sz w:val="17"/>
                <w:szCs w:val="17"/>
              </w:rPr>
              <w:t>Tôi với vai trò là Chủ HTX hoặc Quản lý khu, tôi muốn phân công việc trong ngày cho người (nhân viên hoặc lao động thời vụ) hoặc giao khoán việc cho người nhận khoán, để tổ chức công việc rõ ràng.</w:t>
            </w:r>
          </w:p>
        </w:tc>
      </w:tr>
      <w:tr w14:paraId="27CEA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4DE05245">
            <w:pPr>
              <w:spacing w:after="0" w:line="240" w:lineRule="auto"/>
            </w:pPr>
            <w:r>
              <w:rPr>
                <w:sz w:val="17"/>
                <w:szCs w:val="17"/>
              </w:rPr>
              <w:t>UC57</w:t>
            </w:r>
          </w:p>
        </w:tc>
        <w:tc>
          <w:tcPr>
            <w:tcW w:w="2200" w:type="dxa"/>
          </w:tcPr>
          <w:p w14:paraId="1DD11FEB">
            <w:pPr>
              <w:spacing w:after="0" w:line="240" w:lineRule="auto"/>
            </w:pPr>
            <w:r>
              <w:rPr>
                <w:sz w:val="17"/>
                <w:szCs w:val="17"/>
              </w:rPr>
              <w:t>Ghi nhận chấm công</w:t>
            </w:r>
          </w:p>
        </w:tc>
        <w:tc>
          <w:tcPr>
            <w:tcW w:w="1700" w:type="dxa"/>
          </w:tcPr>
          <w:p w14:paraId="499A7655">
            <w:pPr>
              <w:spacing w:after="0" w:line="240" w:lineRule="auto"/>
            </w:pPr>
            <w:r>
              <w:rPr>
                <w:sz w:val="17"/>
                <w:szCs w:val="17"/>
              </w:rPr>
              <w:t>Nhân sự và chi phí lao động</w:t>
            </w:r>
          </w:p>
        </w:tc>
        <w:tc>
          <w:tcPr>
            <w:tcW w:w="4400" w:type="dxa"/>
          </w:tcPr>
          <w:p w14:paraId="477D3F57">
            <w:pPr>
              <w:spacing w:after="0" w:line="240" w:lineRule="auto"/>
            </w:pPr>
            <w:r>
              <w:rPr>
                <w:sz w:val="17"/>
                <w:szCs w:val="17"/>
              </w:rPr>
              <w:t>Tôi với vai trò là Chủ HTX hoặc Quản lý khu, tôi muốn chấm công từng người theo ngày (cả ngày/nửa ngày), để làm căn cứ tính tiền công đúng người, đúng ngày.</w:t>
            </w:r>
          </w:p>
        </w:tc>
      </w:tr>
      <w:tr w14:paraId="4854F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4EE64BB3">
            <w:pPr>
              <w:spacing w:after="0" w:line="240" w:lineRule="auto"/>
            </w:pPr>
            <w:r>
              <w:rPr>
                <w:sz w:val="17"/>
                <w:szCs w:val="17"/>
              </w:rPr>
              <w:t>UC58</w:t>
            </w:r>
          </w:p>
        </w:tc>
        <w:tc>
          <w:tcPr>
            <w:tcW w:w="2200" w:type="dxa"/>
          </w:tcPr>
          <w:p w14:paraId="4F913B40">
            <w:pPr>
              <w:spacing w:after="0" w:line="240" w:lineRule="auto"/>
            </w:pPr>
            <w:r>
              <w:rPr>
                <w:sz w:val="17"/>
                <w:szCs w:val="17"/>
              </w:rPr>
              <w:t>Cấu hình lương tháng và đơn giá công nhật</w:t>
            </w:r>
          </w:p>
        </w:tc>
        <w:tc>
          <w:tcPr>
            <w:tcW w:w="1700" w:type="dxa"/>
          </w:tcPr>
          <w:p w14:paraId="6099D12F">
            <w:pPr>
              <w:spacing w:after="0" w:line="240" w:lineRule="auto"/>
            </w:pPr>
            <w:r>
              <w:rPr>
                <w:sz w:val="17"/>
                <w:szCs w:val="17"/>
              </w:rPr>
              <w:t>Nhân sự và chi phí lao động</w:t>
            </w:r>
          </w:p>
        </w:tc>
        <w:tc>
          <w:tcPr>
            <w:tcW w:w="4400" w:type="dxa"/>
          </w:tcPr>
          <w:p w14:paraId="0B26DDE9">
            <w:pPr>
              <w:spacing w:after="0" w:line="240" w:lineRule="auto"/>
            </w:pPr>
            <w:r>
              <w:rPr>
                <w:sz w:val="17"/>
                <w:szCs w:val="17"/>
              </w:rPr>
              <w:t>Tôi với vai trò là Chủ HTX hoặc Kế toán, tôi muốn đặt lương tháng và đơn giá công nhật có ngày hiệu lực, để bảng lương tính đúng và không bị tính lại khi mức đổi.</w:t>
            </w:r>
          </w:p>
        </w:tc>
      </w:tr>
      <w:tr w14:paraId="6F2A0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6E7F8648">
            <w:pPr>
              <w:spacing w:after="0" w:line="240" w:lineRule="auto"/>
            </w:pPr>
            <w:r>
              <w:rPr>
                <w:sz w:val="17"/>
                <w:szCs w:val="17"/>
              </w:rPr>
              <w:t>UC59</w:t>
            </w:r>
          </w:p>
        </w:tc>
        <w:tc>
          <w:tcPr>
            <w:tcW w:w="2200" w:type="dxa"/>
          </w:tcPr>
          <w:p w14:paraId="77A74674">
            <w:pPr>
              <w:spacing w:after="0" w:line="240" w:lineRule="auto"/>
            </w:pPr>
            <w:r>
              <w:rPr>
                <w:sz w:val="17"/>
                <w:szCs w:val="17"/>
              </w:rPr>
              <w:t>Chuẩn bị thanh toán lao động</w:t>
            </w:r>
          </w:p>
        </w:tc>
        <w:tc>
          <w:tcPr>
            <w:tcW w:w="1700" w:type="dxa"/>
          </w:tcPr>
          <w:p w14:paraId="5BCE934B">
            <w:pPr>
              <w:spacing w:after="0" w:line="240" w:lineRule="auto"/>
            </w:pPr>
            <w:r>
              <w:rPr>
                <w:sz w:val="17"/>
                <w:szCs w:val="17"/>
              </w:rPr>
              <w:t>Nhân sự và chi phí lao động</w:t>
            </w:r>
          </w:p>
        </w:tc>
        <w:tc>
          <w:tcPr>
            <w:tcW w:w="4400" w:type="dxa"/>
          </w:tcPr>
          <w:p w14:paraId="1C927590">
            <w:pPr>
              <w:spacing w:after="0" w:line="240" w:lineRule="auto"/>
            </w:pPr>
            <w:r>
              <w:rPr>
                <w:sz w:val="17"/>
                <w:szCs w:val="17"/>
              </w:rPr>
              <w:t xml:space="preserve">Tôi với vai trò là Kế </w:t>
            </w:r>
            <w:del w:id="1876" w:author="Claude" w:date="2026-10-08T00:00:00Z">
              <w:r>
                <w:rPr>
                  <w:sz w:val="17"/>
                  <w:szCs w:val="17"/>
                </w:rPr>
                <w:delText xml:space="preserve">toán,</w:delText>
              </w:r>
            </w:del>
            <w:ins w:id="1877" w:author="Claude" w:date="2026-10-08T00:00:00Z">
              <w:r>
                <w:rPr>
                  <w:sz w:val="17"/>
                  <w:szCs w:val="17"/>
                </w:rPr>
                <w:t xml:space="preserve">toán hoặc Chủ HTX,</w:t>
              </w:r>
            </w:ins>
            <w:r>
              <w:rPr>
                <w:sz w:val="17"/>
                <w:szCs w:val="17"/>
              </w:rPr>
              <w:t xml:space="preserve"> tôi muốn lập bảng công thời </w:t>
            </w:r>
            <w:del w:id="1874" w:author="Claude" w:date="2026-10-08T00:00:00Z">
              <w:r>
                <w:rPr>
                  <w:sz w:val="17"/>
                  <w:szCs w:val="17"/>
                </w:rPr>
                <w:delText xml:space="preserve">vụ và</w:delText>
              </w:r>
            </w:del>
            <w:ins w:id="1875" w:author="Claude" w:date="2026-10-08T00:00:00Z">
              <w:r>
                <w:rPr>
                  <w:sz w:val="17"/>
                  <w:szCs w:val="17"/>
                </w:rPr>
                <w:t xml:space="preserve">vụ,</w:t>
              </w:r>
            </w:ins>
            <w:r>
              <w:rPr>
                <w:sz w:val="17"/>
                <w:szCs w:val="17"/>
              </w:rPr>
              <w:t xml:space="preserve"> bảng lương tháng </w:t>
            </w:r>
            <w:ins w:id="1873" w:author="Claude" w:date="2026-10-08T00:00:00Z">
              <w:r>
                <w:rPr>
                  <w:sz w:val="17"/>
                  <w:szCs w:val="17"/>
                </w:rPr>
                <w:t xml:space="preserve">và dòng khoán việc </w:t>
              </w:r>
            </w:ins>
            <w:r>
              <w:rPr>
                <w:sz w:val="17"/>
                <w:szCs w:val="17"/>
              </w:rPr>
              <w:t xml:space="preserve">từ chấm </w:t>
            </w:r>
            <w:del w:id="1871" w:author="Claude" w:date="2026-10-08T00:00:00Z">
              <w:r>
                <w:rPr>
                  <w:sz w:val="17"/>
                  <w:szCs w:val="17"/>
                </w:rPr>
                <w:delText xml:space="preserve">công</w:delText>
              </w:r>
            </w:del>
            <w:ins w:id="1872" w:author="Claude" w:date="2026-10-08T00:00:00Z">
              <w:r>
                <w:rPr>
                  <w:sz w:val="17"/>
                  <w:szCs w:val="17"/>
                </w:rPr>
                <w:t xml:space="preserve">công, nghiệm thu</w:t>
              </w:r>
            </w:ins>
            <w:r>
              <w:rPr>
                <w:sz w:val="17"/>
                <w:szCs w:val="17"/>
              </w:rPr>
              <w:t xml:space="preserve"> và mức hiệu lực, để Chủ HTX duyệt trước khi chi.</w:t>
            </w:r>
          </w:p>
        </w:tc>
      </w:tr>
      <w:tr w14:paraId="3163C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53D932BB">
            <w:pPr>
              <w:spacing w:after="0" w:line="240" w:lineRule="auto"/>
            </w:pPr>
            <w:r>
              <w:rPr>
                <w:sz w:val="17"/>
                <w:szCs w:val="17"/>
              </w:rPr>
              <w:t>UC60</w:t>
            </w:r>
          </w:p>
        </w:tc>
        <w:tc>
          <w:tcPr>
            <w:tcW w:w="2200" w:type="dxa"/>
          </w:tcPr>
          <w:p w14:paraId="1391C481">
            <w:pPr>
              <w:spacing w:after="0" w:line="240" w:lineRule="auto"/>
            </w:pPr>
            <w:r>
              <w:rPr>
                <w:sz w:val="17"/>
                <w:szCs w:val="17"/>
              </w:rPr>
              <w:t>Chốt quyết toán lao động</w:t>
            </w:r>
          </w:p>
        </w:tc>
        <w:tc>
          <w:tcPr>
            <w:tcW w:w="1700" w:type="dxa"/>
          </w:tcPr>
          <w:p w14:paraId="53E8AF8D">
            <w:pPr>
              <w:spacing w:after="0" w:line="240" w:lineRule="auto"/>
            </w:pPr>
            <w:r>
              <w:rPr>
                <w:sz w:val="17"/>
                <w:szCs w:val="17"/>
              </w:rPr>
              <w:t>Nhân sự và chi phí lao động</w:t>
            </w:r>
          </w:p>
        </w:tc>
        <w:tc>
          <w:tcPr>
            <w:tcW w:w="4400" w:type="dxa"/>
          </w:tcPr>
          <w:p w14:paraId="110B174D">
            <w:pPr>
              <w:spacing w:after="0" w:line="240" w:lineRule="auto"/>
            </w:pPr>
            <w:r>
              <w:rPr>
                <w:sz w:val="17"/>
                <w:szCs w:val="17"/>
              </w:rPr>
              <w:t>Tôi với vai trò là Chủ HTX, tôi muốn rà, sửa và duyệt bảng công, bảng lương của kỳ, để có số tiền phải trả được chốt làm căn cứ chi.</w:t>
            </w:r>
          </w:p>
        </w:tc>
      </w:tr>
      <w:tr w14:paraId="7CA75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33D01A5">
            <w:pPr>
              <w:spacing w:after="0" w:line="240" w:lineRule="auto"/>
            </w:pPr>
            <w:r>
              <w:rPr>
                <w:sz w:val="17"/>
                <w:szCs w:val="17"/>
              </w:rPr>
              <w:t>UC61</w:t>
            </w:r>
          </w:p>
        </w:tc>
        <w:tc>
          <w:tcPr>
            <w:tcW w:w="2200" w:type="dxa"/>
          </w:tcPr>
          <w:p w14:paraId="346C5367">
            <w:pPr>
              <w:spacing w:after="0" w:line="240" w:lineRule="auto"/>
            </w:pPr>
            <w:r>
              <w:rPr>
                <w:sz w:val="17"/>
                <w:szCs w:val="17"/>
              </w:rPr>
              <w:t>Ghi nhận chi trả lao động</w:t>
            </w:r>
          </w:p>
        </w:tc>
        <w:tc>
          <w:tcPr>
            <w:tcW w:w="1700" w:type="dxa"/>
          </w:tcPr>
          <w:p w14:paraId="0719A3F7">
            <w:pPr>
              <w:spacing w:after="0" w:line="240" w:lineRule="auto"/>
            </w:pPr>
            <w:r>
              <w:rPr>
                <w:sz w:val="17"/>
                <w:szCs w:val="17"/>
              </w:rPr>
              <w:t>Nhân sự và chi phí lao động</w:t>
            </w:r>
          </w:p>
        </w:tc>
        <w:tc>
          <w:tcPr>
            <w:tcW w:w="4400" w:type="dxa"/>
          </w:tcPr>
          <w:p w14:paraId="5620DBEA">
            <w:pPr>
              <w:spacing w:after="0" w:line="240" w:lineRule="auto"/>
            </w:pPr>
            <w:r>
              <w:rPr>
                <w:sz w:val="17"/>
                <w:szCs w:val="17"/>
              </w:rPr>
              <w:t>Tôi với vai trò là Chủ HTX hoặc Kế toán, tôi muốn ghi khoản đã thực chi cho nghĩa vụ đã chốt, để theo dõi số còn phải trả và không chi trùng.</w:t>
            </w:r>
          </w:p>
        </w:tc>
      </w:tr>
      <w:tr w14:paraId="4AA54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562DBDD5">
            <w:pPr>
              <w:spacing w:after="0" w:line="240" w:lineRule="auto"/>
            </w:pPr>
            <w:r>
              <w:rPr>
                <w:sz w:val="17"/>
                <w:szCs w:val="17"/>
              </w:rPr>
              <w:t>UC62</w:t>
            </w:r>
          </w:p>
        </w:tc>
        <w:tc>
          <w:tcPr>
            <w:tcW w:w="2200" w:type="dxa"/>
          </w:tcPr>
          <w:p w14:paraId="2BE00D34">
            <w:pPr>
              <w:spacing w:after="0" w:line="240" w:lineRule="auto"/>
            </w:pPr>
            <w:r>
              <w:rPr>
                <w:sz w:val="17"/>
                <w:szCs w:val="17"/>
              </w:rPr>
              <w:t>Xem công việc và lương cá nhân</w:t>
            </w:r>
          </w:p>
        </w:tc>
        <w:tc>
          <w:tcPr>
            <w:tcW w:w="1700" w:type="dxa"/>
          </w:tcPr>
          <w:p w14:paraId="079C319E">
            <w:pPr>
              <w:spacing w:after="0" w:line="240" w:lineRule="auto"/>
            </w:pPr>
            <w:r>
              <w:rPr>
                <w:sz w:val="17"/>
                <w:szCs w:val="17"/>
              </w:rPr>
              <w:t>Nhân sự và chi phí lao động</w:t>
            </w:r>
          </w:p>
        </w:tc>
        <w:tc>
          <w:tcPr>
            <w:tcW w:w="4400" w:type="dxa"/>
          </w:tcPr>
          <w:p w14:paraId="2EC9C372">
            <w:pPr>
              <w:spacing w:after="0" w:line="240" w:lineRule="auto"/>
            </w:pPr>
            <w:r>
              <w:rPr>
                <w:sz w:val="17"/>
                <w:szCs w:val="17"/>
              </w:rPr>
              <w:t>Tôi với vai trò là nhân viên, tôi muốn xem việc được giao, chấm công và lương của chính mình, để đối chiếu với HTX.</w:t>
            </w:r>
          </w:p>
        </w:tc>
      </w:tr>
      <w:tr w14:paraId="6B126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38281D39">
            <w:pPr>
              <w:spacing w:after="0" w:line="240" w:lineRule="auto"/>
            </w:pPr>
            <w:r>
              <w:rPr>
                <w:sz w:val="17"/>
                <w:szCs w:val="17"/>
              </w:rPr>
              <w:t>UC63</w:t>
            </w:r>
          </w:p>
        </w:tc>
        <w:tc>
          <w:tcPr>
            <w:tcW w:w="2200" w:type="dxa"/>
          </w:tcPr>
          <w:p w14:paraId="6E937D20">
            <w:pPr>
              <w:spacing w:after="0" w:line="240" w:lineRule="auto"/>
            </w:pPr>
            <w:r>
              <w:rPr>
                <w:sz w:val="17"/>
                <w:szCs w:val="17"/>
              </w:rPr>
              <w:t>Xem bảng điều hành vận hành</w:t>
            </w:r>
          </w:p>
        </w:tc>
        <w:tc>
          <w:tcPr>
            <w:tcW w:w="1700" w:type="dxa"/>
          </w:tcPr>
          <w:p w14:paraId="74F2C9EF">
            <w:pPr>
              <w:spacing w:after="0" w:line="240" w:lineRule="auto"/>
            </w:pPr>
            <w:r>
              <w:rPr>
                <w:sz w:val="17"/>
                <w:szCs w:val="17"/>
              </w:rPr>
              <w:t>Báo cáo</w:t>
            </w:r>
          </w:p>
        </w:tc>
        <w:tc>
          <w:tcPr>
            <w:tcW w:w="4400" w:type="dxa"/>
          </w:tcPr>
          <w:p w14:paraId="4643EE16">
            <w:pPr>
              <w:spacing w:after="0" w:line="240" w:lineRule="auto"/>
            </w:pPr>
            <w:r>
              <w:rPr>
                <w:sz w:val="17"/>
                <w:szCs w:val="17"/>
              </w:rPr>
              <w:t>Tôi với vai trò là Chủ HTX, Quản lý khu hoặc Kế toán, tôi muốn xem đơn đang chờ, tiến độ thu, bè và việc cần xử lý, để nắm tình hình vận hành hằng ngày.</w:t>
            </w:r>
          </w:p>
        </w:tc>
      </w:tr>
      <w:tr w14:paraId="6CB5F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4F450CBE">
            <w:pPr>
              <w:spacing w:after="0" w:line="240" w:lineRule="auto"/>
            </w:pPr>
            <w:r>
              <w:rPr>
                <w:sz w:val="17"/>
                <w:szCs w:val="17"/>
              </w:rPr>
              <w:t>UC64</w:t>
            </w:r>
          </w:p>
        </w:tc>
        <w:tc>
          <w:tcPr>
            <w:tcW w:w="2200" w:type="dxa"/>
          </w:tcPr>
          <w:p w14:paraId="5CFC5F9E">
            <w:pPr>
              <w:spacing w:after="0" w:line="240" w:lineRule="auto"/>
            </w:pPr>
            <w:r>
              <w:rPr>
                <w:sz w:val="17"/>
                <w:szCs w:val="17"/>
              </w:rPr>
              <w:t>Phân tích bán hàng và khách hàng</w:t>
            </w:r>
          </w:p>
        </w:tc>
        <w:tc>
          <w:tcPr>
            <w:tcW w:w="1700" w:type="dxa"/>
          </w:tcPr>
          <w:p w14:paraId="3339C5CF">
            <w:pPr>
              <w:spacing w:after="0" w:line="240" w:lineRule="auto"/>
            </w:pPr>
            <w:r>
              <w:rPr>
                <w:sz w:val="17"/>
                <w:szCs w:val="17"/>
              </w:rPr>
              <w:t>Báo cáo</w:t>
            </w:r>
          </w:p>
        </w:tc>
        <w:tc>
          <w:tcPr>
            <w:tcW w:w="4400" w:type="dxa"/>
          </w:tcPr>
          <w:p w14:paraId="3F500CFC">
            <w:pPr>
              <w:spacing w:after="0" w:line="240" w:lineRule="auto"/>
            </w:pPr>
            <w:r>
              <w:rPr>
                <w:sz w:val="17"/>
                <w:szCs w:val="17"/>
              </w:rPr>
              <w:t>Tôi với vai trò là Chủ HTX hoặc Kế toán, tôi muốn phân tích doanh thu, tiền thu, công nợ và top 10 thương lái theo kỳ, để đánh giá kết quả bán hàng.</w:t>
            </w:r>
          </w:p>
        </w:tc>
      </w:tr>
      <w:tr w14:paraId="75267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19BB7B48">
            <w:pPr>
              <w:spacing w:after="0" w:line="240" w:lineRule="auto"/>
            </w:pPr>
            <w:r>
              <w:rPr>
                <w:sz w:val="17"/>
                <w:szCs w:val="17"/>
              </w:rPr>
              <w:t>UC65</w:t>
            </w:r>
          </w:p>
        </w:tc>
        <w:tc>
          <w:tcPr>
            <w:tcW w:w="2200" w:type="dxa"/>
          </w:tcPr>
          <w:p w14:paraId="637C9B26">
            <w:pPr>
              <w:spacing w:after="0" w:line="240" w:lineRule="auto"/>
            </w:pPr>
            <w:r>
              <w:rPr>
                <w:sz w:val="17"/>
                <w:szCs w:val="17"/>
              </w:rPr>
              <w:t>Phân tích sản lượng và hiệu quả vùng nuôi</w:t>
            </w:r>
          </w:p>
        </w:tc>
        <w:tc>
          <w:tcPr>
            <w:tcW w:w="1700" w:type="dxa"/>
          </w:tcPr>
          <w:p w14:paraId="70AB500F">
            <w:pPr>
              <w:spacing w:after="0" w:line="240" w:lineRule="auto"/>
            </w:pPr>
            <w:r>
              <w:rPr>
                <w:sz w:val="17"/>
                <w:szCs w:val="17"/>
              </w:rPr>
              <w:t>Báo cáo</w:t>
            </w:r>
          </w:p>
        </w:tc>
        <w:tc>
          <w:tcPr>
            <w:tcW w:w="4400" w:type="dxa"/>
          </w:tcPr>
          <w:p w14:paraId="56F09E4A">
            <w:pPr>
              <w:spacing w:after="0" w:line="240" w:lineRule="auto"/>
            </w:pPr>
            <w:r>
              <w:rPr>
                <w:sz w:val="17"/>
                <w:szCs w:val="17"/>
              </w:rPr>
              <w:t>Tôi với vai trò là Chủ HTX hoặc Quản lý khu, tôi muốn phân tích sản lượng và số cân theo vùng, bè, chu kỳ, để đánh giá hiệu quả từng vùng nuôi.</w:t>
            </w:r>
          </w:p>
        </w:tc>
      </w:tr>
      <w:tr w14:paraId="33D54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236F713A">
            <w:pPr>
              <w:spacing w:after="0" w:line="240" w:lineRule="auto"/>
            </w:pPr>
            <w:r>
              <w:rPr>
                <w:sz w:val="17"/>
                <w:szCs w:val="17"/>
              </w:rPr>
              <w:t>UC66</w:t>
            </w:r>
          </w:p>
        </w:tc>
        <w:tc>
          <w:tcPr>
            <w:tcW w:w="2200" w:type="dxa"/>
          </w:tcPr>
          <w:p w14:paraId="1AC888B3">
            <w:pPr>
              <w:spacing w:after="0" w:line="240" w:lineRule="auto"/>
            </w:pPr>
            <w:r>
              <w:rPr>
                <w:sz w:val="17"/>
                <w:szCs w:val="17"/>
              </w:rPr>
              <w:t>Phân tích xu hướng giá bán</w:t>
            </w:r>
          </w:p>
        </w:tc>
        <w:tc>
          <w:tcPr>
            <w:tcW w:w="1700" w:type="dxa"/>
          </w:tcPr>
          <w:p w14:paraId="410B4B7E">
            <w:pPr>
              <w:spacing w:after="0" w:line="240" w:lineRule="auto"/>
            </w:pPr>
            <w:r>
              <w:rPr>
                <w:sz w:val="17"/>
                <w:szCs w:val="17"/>
              </w:rPr>
              <w:t>Báo cáo</w:t>
            </w:r>
          </w:p>
        </w:tc>
        <w:tc>
          <w:tcPr>
            <w:tcW w:w="4400" w:type="dxa"/>
          </w:tcPr>
          <w:p w14:paraId="58580E3A">
            <w:pPr>
              <w:spacing w:after="0" w:line="240" w:lineRule="auto"/>
            </w:pPr>
            <w:r>
              <w:rPr>
                <w:sz w:val="17"/>
                <w:szCs w:val="17"/>
              </w:rPr>
              <w:t>Tôi với vai trò là Chủ HTX hoặc Kế toán, tôi muốn xem xu hướng giá đã chốt và giá hiệu lực sau điều chỉnh, để định hướng thương lượng giá.</w:t>
            </w:r>
          </w:p>
        </w:tc>
      </w:tr>
      <w:tr w14:paraId="53B2B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0F18A3D3">
            <w:pPr>
              <w:spacing w:after="0" w:line="240" w:lineRule="auto"/>
            </w:pPr>
            <w:r>
              <w:rPr>
                <w:sz w:val="17"/>
                <w:szCs w:val="17"/>
              </w:rPr>
              <w:t>UC67</w:t>
            </w:r>
          </w:p>
        </w:tc>
        <w:tc>
          <w:tcPr>
            <w:tcW w:w="2200" w:type="dxa"/>
          </w:tcPr>
          <w:p w14:paraId="545C758F">
            <w:pPr>
              <w:spacing w:after="0" w:line="240" w:lineRule="auto"/>
            </w:pPr>
            <w:r>
              <w:rPr>
                <w:sz w:val="17"/>
                <w:szCs w:val="17"/>
              </w:rPr>
              <w:t>Phân tích hàng trả và giảm giá</w:t>
            </w:r>
          </w:p>
        </w:tc>
        <w:tc>
          <w:tcPr>
            <w:tcW w:w="1700" w:type="dxa"/>
          </w:tcPr>
          <w:p w14:paraId="43CAA19A">
            <w:pPr>
              <w:spacing w:after="0" w:line="240" w:lineRule="auto"/>
            </w:pPr>
            <w:r>
              <w:rPr>
                <w:sz w:val="17"/>
                <w:szCs w:val="17"/>
              </w:rPr>
              <w:t>Báo cáo</w:t>
            </w:r>
          </w:p>
        </w:tc>
        <w:tc>
          <w:tcPr>
            <w:tcW w:w="4400" w:type="dxa"/>
          </w:tcPr>
          <w:p w14:paraId="2AA7D7A6">
            <w:pPr>
              <w:spacing w:after="0" w:line="240" w:lineRule="auto"/>
            </w:pPr>
            <w:r>
              <w:rPr>
                <w:sz w:val="17"/>
                <w:szCs w:val="17"/>
              </w:rPr>
              <w:t>Tôi với vai trò là Chủ HTX hoặc Kế toán, tôi muốn phân tích yêu cầu chất lượng, giảm giá, hàng trả và tiền hoàn, để biết nguyên nhân và mức ảnh hưởng.</w:t>
            </w:r>
          </w:p>
        </w:tc>
      </w:tr>
      <w:tr w14:paraId="5B2A7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6F75B982">
            <w:pPr>
              <w:spacing w:after="0" w:line="240" w:lineRule="auto"/>
            </w:pPr>
            <w:r>
              <w:rPr>
                <w:sz w:val="17"/>
                <w:szCs w:val="17"/>
              </w:rPr>
              <w:t>UC68</w:t>
            </w:r>
          </w:p>
        </w:tc>
        <w:tc>
          <w:tcPr>
            <w:tcW w:w="2200" w:type="dxa"/>
          </w:tcPr>
          <w:p w14:paraId="0F8B575D">
            <w:pPr>
              <w:spacing w:after="0" w:line="240" w:lineRule="auto"/>
            </w:pPr>
            <w:r>
              <w:rPr>
                <w:sz w:val="17"/>
                <w:szCs w:val="17"/>
              </w:rPr>
              <w:t>Xuất báo cáo</w:t>
            </w:r>
          </w:p>
        </w:tc>
        <w:tc>
          <w:tcPr>
            <w:tcW w:w="1700" w:type="dxa"/>
          </w:tcPr>
          <w:p w14:paraId="030C2A07">
            <w:pPr>
              <w:spacing w:after="0" w:line="240" w:lineRule="auto"/>
            </w:pPr>
            <w:r>
              <w:rPr>
                <w:sz w:val="17"/>
                <w:szCs w:val="17"/>
              </w:rPr>
              <w:t>Báo cáo</w:t>
            </w:r>
          </w:p>
        </w:tc>
        <w:tc>
          <w:tcPr>
            <w:tcW w:w="4400" w:type="dxa"/>
          </w:tcPr>
          <w:p w14:paraId="7E6F6BEA">
            <w:pPr>
              <w:spacing w:after="0" w:line="240" w:lineRule="auto"/>
            </w:pPr>
            <w:r>
              <w:rPr>
                <w:sz w:val="17"/>
                <w:szCs w:val="17"/>
              </w:rPr>
              <w:t>Tôi với vai trò là Chủ HTX, Quản lý khu hoặc Kế toán, tôi muốn xuất báo cáo đang xem ra Excel hoặc PDF, để lưu trữ hoặc gửi cho người liên quan.</w:t>
            </w:r>
          </w:p>
        </w:tc>
      </w:tr>
      <w:tr w14:paraId="04CCD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CC48C97">
            <w:pPr>
              <w:spacing w:after="0" w:line="240" w:lineRule="auto"/>
            </w:pPr>
            <w:r>
              <w:rPr>
                <w:sz w:val="17"/>
                <w:szCs w:val="17"/>
              </w:rPr>
              <w:t>UC69</w:t>
            </w:r>
          </w:p>
        </w:tc>
        <w:tc>
          <w:tcPr>
            <w:tcW w:w="2200" w:type="dxa"/>
          </w:tcPr>
          <w:p w14:paraId="2187233D">
            <w:pPr>
              <w:spacing w:after="0" w:line="240" w:lineRule="auto"/>
            </w:pPr>
            <w:r>
              <w:rPr>
                <w:sz w:val="17"/>
                <w:szCs w:val="17"/>
              </w:rPr>
              <w:t>Xem thông báo</w:t>
            </w:r>
          </w:p>
        </w:tc>
        <w:tc>
          <w:tcPr>
            <w:tcW w:w="1700" w:type="dxa"/>
          </w:tcPr>
          <w:p w14:paraId="75B84FD6">
            <w:pPr>
              <w:spacing w:after="0" w:line="240" w:lineRule="auto"/>
            </w:pPr>
            <w:r>
              <w:rPr>
                <w:sz w:val="17"/>
                <w:szCs w:val="17"/>
              </w:rPr>
              <w:t>Thông báo và liên lạc</w:t>
            </w:r>
          </w:p>
        </w:tc>
        <w:tc>
          <w:tcPr>
            <w:tcW w:w="4400" w:type="dxa"/>
          </w:tcPr>
          <w:p w14:paraId="12AE2013">
            <w:pPr>
              <w:spacing w:after="0" w:line="240" w:lineRule="auto"/>
            </w:pPr>
            <w:r>
              <w:rPr>
                <w:sz w:val="17"/>
                <w:szCs w:val="17"/>
              </w:rPr>
              <w:t>Tôi với vai trò là quản trị hệ thống, Chủ HTX, nhân viên hoặc thương lái, tôi muốn xem thông báo trong ứng dụng và nhận thông báo đẩy, để xử lý kịp thời cảnh báo, đơn và công việc.</w:t>
            </w:r>
          </w:p>
        </w:tc>
      </w:tr>
      <w:tr w14:paraId="43E5F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6C360414">
            <w:pPr>
              <w:spacing w:after="0" w:line="240" w:lineRule="auto"/>
            </w:pPr>
            <w:r>
              <w:rPr>
                <w:sz w:val="17"/>
                <w:szCs w:val="17"/>
              </w:rPr>
              <w:t>UC70</w:t>
            </w:r>
          </w:p>
        </w:tc>
        <w:tc>
          <w:tcPr>
            <w:tcW w:w="2200" w:type="dxa"/>
          </w:tcPr>
          <w:p w14:paraId="48B763E2">
            <w:pPr>
              <w:spacing w:after="0" w:line="240" w:lineRule="auto"/>
            </w:pPr>
            <w:r>
              <w:rPr>
                <w:sz w:val="17"/>
                <w:szCs w:val="17"/>
              </w:rPr>
              <w:t>Gửi chứng từ giao dịch cho khách hàng</w:t>
            </w:r>
          </w:p>
        </w:tc>
        <w:tc>
          <w:tcPr>
            <w:tcW w:w="1700" w:type="dxa"/>
          </w:tcPr>
          <w:p w14:paraId="4E9BC79C">
            <w:pPr>
              <w:spacing w:after="0" w:line="240" w:lineRule="auto"/>
            </w:pPr>
            <w:r>
              <w:rPr>
                <w:sz w:val="17"/>
                <w:szCs w:val="17"/>
              </w:rPr>
              <w:t>Thông báo và liên lạc</w:t>
            </w:r>
          </w:p>
        </w:tc>
        <w:tc>
          <w:tcPr>
            <w:tcW w:w="4400" w:type="dxa"/>
          </w:tcPr>
          <w:p w14:paraId="46F71BF2">
            <w:pPr>
              <w:spacing w:after="0" w:line="240" w:lineRule="auto"/>
            </w:pPr>
            <w:r>
              <w:rPr>
                <w:sz w:val="17"/>
                <w:szCs w:val="17"/>
              </w:rPr>
              <w:t>Tôi với vai trò là Chủ HTX, Quản lý khu hoặc Kế toán, tôi muốn gửi xác nhận đơn, QR thanh toán, biên nhận, chứng từ điều chỉnh hoặc QR truy xuất cho thương lái qua email, Zalo OA hoặc SMS, để thương lái nhận đủ chứng từ.</w:t>
            </w:r>
          </w:p>
        </w:tc>
      </w:tr>
      <w:tr w14:paraId="5C574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6E8D04C9">
            <w:pPr>
              <w:spacing w:after="0" w:line="240" w:lineRule="auto"/>
            </w:pPr>
            <w:r>
              <w:rPr>
                <w:sz w:val="17"/>
                <w:szCs w:val="17"/>
              </w:rPr>
              <w:t>UC71</w:t>
            </w:r>
          </w:p>
        </w:tc>
        <w:tc>
          <w:tcPr>
            <w:tcW w:w="2200" w:type="dxa"/>
          </w:tcPr>
          <w:p w14:paraId="46513C52">
            <w:pPr>
              <w:spacing w:after="0" w:line="240" w:lineRule="auto"/>
            </w:pPr>
            <w:r>
              <w:rPr>
                <w:sz w:val="17"/>
                <w:szCs w:val="17"/>
              </w:rPr>
              <w:t>Kiểm tra trạng thái gửi thông điệp</w:t>
            </w:r>
          </w:p>
        </w:tc>
        <w:tc>
          <w:tcPr>
            <w:tcW w:w="1700" w:type="dxa"/>
          </w:tcPr>
          <w:p w14:paraId="0660A2C9">
            <w:pPr>
              <w:spacing w:after="0" w:line="240" w:lineRule="auto"/>
            </w:pPr>
            <w:r>
              <w:rPr>
                <w:sz w:val="17"/>
                <w:szCs w:val="17"/>
              </w:rPr>
              <w:t>Thông báo và liên lạc</w:t>
            </w:r>
          </w:p>
        </w:tc>
        <w:tc>
          <w:tcPr>
            <w:tcW w:w="4400" w:type="dxa"/>
          </w:tcPr>
          <w:p w14:paraId="609CBB17">
            <w:pPr>
              <w:spacing w:after="0" w:line="240" w:lineRule="auto"/>
            </w:pPr>
            <w:r>
              <w:rPr>
                <w:sz w:val="17"/>
                <w:szCs w:val="17"/>
              </w:rPr>
              <w:t>Tôi với vai trò là Chủ HTX, Quản lý khu hoặc Kế toán, tôi muốn xem trạng thái từng lần gửi và gửi lại khi lỗi, để chắc thương lái nhận được chứng từ.</w:t>
            </w:r>
          </w:p>
        </w:tc>
      </w:tr>
      <w:tr w14:paraId="06A54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5E435790">
            <w:pPr>
              <w:spacing w:after="0" w:line="240" w:lineRule="auto"/>
            </w:pPr>
            <w:r>
              <w:rPr>
                <w:sz w:val="17"/>
                <w:szCs w:val="17"/>
              </w:rPr>
              <w:t>UC72</w:t>
            </w:r>
          </w:p>
        </w:tc>
        <w:tc>
          <w:tcPr>
            <w:tcW w:w="2200" w:type="dxa"/>
          </w:tcPr>
          <w:p w14:paraId="12F5D44F">
            <w:pPr>
              <w:spacing w:after="0" w:line="240" w:lineRule="auto"/>
            </w:pPr>
            <w:r>
              <w:rPr>
                <w:sz w:val="17"/>
                <w:szCs w:val="17"/>
              </w:rPr>
              <w:t>Cấp quyền truy cập Chủ HTX ban đầu</w:t>
            </w:r>
          </w:p>
        </w:tc>
        <w:tc>
          <w:tcPr>
            <w:tcW w:w="1700" w:type="dxa"/>
          </w:tcPr>
          <w:p w14:paraId="3A3AEB20">
            <w:pPr>
              <w:spacing w:after="0" w:line="240" w:lineRule="auto"/>
            </w:pPr>
            <w:r>
              <w:rPr>
                <w:sz w:val="17"/>
                <w:szCs w:val="17"/>
              </w:rPr>
              <w:t>Quản trị nền tảng</w:t>
            </w:r>
          </w:p>
        </w:tc>
        <w:tc>
          <w:tcPr>
            <w:tcW w:w="4400" w:type="dxa"/>
          </w:tcPr>
          <w:p w14:paraId="62CB9EAD">
            <w:pPr>
              <w:spacing w:after="0" w:line="240" w:lineRule="auto"/>
            </w:pPr>
            <w:r>
              <w:rPr>
                <w:sz w:val="17"/>
                <w:szCs w:val="17"/>
              </w:rPr>
              <w:t>Tôi với vai trò là quản trị hệ thống, tôi muốn tạo hồ sơ HTX sơ bộ và tài khoản Chủ HTX đầu tiên, để Chủ HTX đăng nhập và tự hoàn thiện hồ sơ.</w:t>
            </w:r>
          </w:p>
        </w:tc>
      </w:tr>
      <w:tr w14:paraId="31831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325316E7">
            <w:pPr>
              <w:spacing w:after="0" w:line="240" w:lineRule="auto"/>
            </w:pPr>
            <w:r>
              <w:rPr>
                <w:sz w:val="17"/>
                <w:szCs w:val="17"/>
              </w:rPr>
              <w:t>UC73</w:t>
            </w:r>
          </w:p>
        </w:tc>
        <w:tc>
          <w:tcPr>
            <w:tcW w:w="2200" w:type="dxa"/>
          </w:tcPr>
          <w:p w14:paraId="2E69EC5E">
            <w:pPr>
              <w:spacing w:after="0" w:line="240" w:lineRule="auto"/>
            </w:pPr>
            <w:r>
              <w:rPr>
                <w:sz w:val="17"/>
                <w:szCs w:val="17"/>
              </w:rPr>
              <w:t>Quản lý cấu hình nền tảng</w:t>
            </w:r>
          </w:p>
        </w:tc>
        <w:tc>
          <w:tcPr>
            <w:tcW w:w="1700" w:type="dxa"/>
          </w:tcPr>
          <w:p w14:paraId="5A8E0FF5">
            <w:pPr>
              <w:spacing w:after="0" w:line="240" w:lineRule="auto"/>
            </w:pPr>
            <w:r>
              <w:rPr>
                <w:sz w:val="17"/>
                <w:szCs w:val="17"/>
              </w:rPr>
              <w:t>Quản trị nền tảng</w:t>
            </w:r>
          </w:p>
        </w:tc>
        <w:tc>
          <w:tcPr>
            <w:tcW w:w="4400" w:type="dxa"/>
          </w:tcPr>
          <w:p w14:paraId="6570695C">
            <w:pPr>
              <w:spacing w:after="0" w:line="240" w:lineRule="auto"/>
            </w:pPr>
            <w:r>
              <w:rPr>
                <w:sz w:val="17"/>
                <w:szCs w:val="17"/>
              </w:rPr>
              <w:t>Tôi với vai trò là quản trị hệ thống, tôi muốn cấu hình kết nối các dịch vụ ngoài và nhãn hiển thị của danh mục trạng thái có lịch sử thay đổi, để dịch vụ hoạt động mà không chạm dữ liệu nghiệp vụ. (Gồm: Xem/Sửa có phiên bản.)</w:t>
            </w:r>
          </w:p>
        </w:tc>
      </w:tr>
      <w:tr w14:paraId="6B154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0A440800">
            <w:pPr>
              <w:spacing w:after="0" w:line="240" w:lineRule="auto"/>
            </w:pPr>
            <w:r>
              <w:rPr>
                <w:sz w:val="17"/>
                <w:szCs w:val="17"/>
              </w:rPr>
              <w:t>UC74</w:t>
            </w:r>
          </w:p>
        </w:tc>
        <w:tc>
          <w:tcPr>
            <w:tcW w:w="2200" w:type="dxa"/>
          </w:tcPr>
          <w:p w14:paraId="20C6C52E">
            <w:pPr>
              <w:spacing w:after="0" w:line="240" w:lineRule="auto"/>
            </w:pPr>
            <w:r>
              <w:rPr>
                <w:sz w:val="17"/>
                <w:szCs w:val="17"/>
              </w:rPr>
              <w:t>Hỗ trợ truy cập tài khoản</w:t>
            </w:r>
          </w:p>
        </w:tc>
        <w:tc>
          <w:tcPr>
            <w:tcW w:w="1700" w:type="dxa"/>
          </w:tcPr>
          <w:p w14:paraId="745D5576">
            <w:pPr>
              <w:spacing w:after="0" w:line="240" w:lineRule="auto"/>
            </w:pPr>
            <w:r>
              <w:rPr>
                <w:sz w:val="17"/>
                <w:szCs w:val="17"/>
              </w:rPr>
              <w:t>Quản trị nền tảng</w:t>
            </w:r>
          </w:p>
        </w:tc>
        <w:tc>
          <w:tcPr>
            <w:tcW w:w="4400" w:type="dxa"/>
          </w:tcPr>
          <w:p w14:paraId="7B91BECD">
            <w:pPr>
              <w:spacing w:after="0" w:line="240" w:lineRule="auto"/>
            </w:pPr>
            <w:r>
              <w:rPr>
                <w:sz w:val="17"/>
                <w:szCs w:val="17"/>
              </w:rPr>
              <w:t>Tôi với vai trò là quản trị hệ thống, tôi muốn hỗ trợ người dùng gặp sự cố đăng nhập bằng thao tác có lưu vết, để họ dùng lại hệ thống mà không mở rộng quyền.</w:t>
            </w:r>
          </w:p>
        </w:tc>
      </w:tr>
      <w:tr w14:paraId="048C4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207E9D5">
            <w:pPr>
              <w:spacing w:after="0" w:line="240" w:lineRule="auto"/>
            </w:pPr>
            <w:r>
              <w:rPr>
                <w:sz w:val="17"/>
                <w:szCs w:val="17"/>
              </w:rPr>
              <w:t>UC75</w:t>
            </w:r>
          </w:p>
        </w:tc>
        <w:tc>
          <w:tcPr>
            <w:tcW w:w="2200" w:type="dxa"/>
          </w:tcPr>
          <w:p w14:paraId="5F66A33D">
            <w:pPr>
              <w:spacing w:after="0" w:line="240" w:lineRule="auto"/>
            </w:pPr>
            <w:r>
              <w:rPr>
                <w:sz w:val="17"/>
                <w:szCs w:val="17"/>
              </w:rPr>
              <w:t>Tra cứu nhật ký kiểm toán</w:t>
            </w:r>
          </w:p>
        </w:tc>
        <w:tc>
          <w:tcPr>
            <w:tcW w:w="1700" w:type="dxa"/>
          </w:tcPr>
          <w:p w14:paraId="57B16620">
            <w:pPr>
              <w:spacing w:after="0" w:line="240" w:lineRule="auto"/>
            </w:pPr>
            <w:r>
              <w:rPr>
                <w:sz w:val="17"/>
                <w:szCs w:val="17"/>
              </w:rPr>
              <w:t>Quản trị nền tảng</w:t>
            </w:r>
          </w:p>
        </w:tc>
        <w:tc>
          <w:tcPr>
            <w:tcW w:w="4400" w:type="dxa"/>
          </w:tcPr>
          <w:p w14:paraId="3A55E08A">
            <w:pPr>
              <w:spacing w:after="0" w:line="240" w:lineRule="auto"/>
            </w:pPr>
            <w:r>
              <w:rPr>
                <w:sz w:val="17"/>
                <w:szCs w:val="17"/>
              </w:rPr>
              <w:t>Tôi với vai trò là Chủ HTX hoặc quản trị hệ thống, tôi muốn tra cứu ai đã làm gì, khi nào, vì sao trong phạm vi của mình, để điều tra sự cố.</w:t>
            </w:r>
          </w:p>
        </w:tc>
      </w:tr>
      <w:tr w14:paraId="0DD16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058C59BF">
            <w:pPr>
              <w:spacing w:after="0" w:line="240" w:lineRule="auto"/>
            </w:pPr>
            <w:r>
              <w:rPr>
                <w:sz w:val="17"/>
                <w:szCs w:val="17"/>
              </w:rPr>
              <w:t>UC76</w:t>
            </w:r>
          </w:p>
        </w:tc>
        <w:tc>
          <w:tcPr>
            <w:tcW w:w="2200" w:type="dxa"/>
          </w:tcPr>
          <w:p w14:paraId="0CB7E88F">
            <w:pPr>
              <w:spacing w:after="0" w:line="240" w:lineRule="auto"/>
            </w:pPr>
            <w:r>
              <w:rPr>
                <w:sz w:val="17"/>
                <w:szCs w:val="17"/>
              </w:rPr>
              <w:t>Ghi vật tư bè</w:t>
            </w:r>
          </w:p>
        </w:tc>
        <w:tc>
          <w:tcPr>
            <w:tcW w:w="1700" w:type="dxa"/>
          </w:tcPr>
          <w:p w14:paraId="7F787C87">
            <w:pPr>
              <w:spacing w:after="0" w:line="240" w:lineRule="auto"/>
            </w:pPr>
            <w:r>
              <w:rPr>
                <w:sz w:val="17"/>
                <w:szCs w:val="17"/>
              </w:rPr>
              <w:t>Vùng nuôi, bè và hồ sơ tuân thủ</w:t>
            </w:r>
          </w:p>
        </w:tc>
        <w:tc>
          <w:tcPr>
            <w:tcW w:w="4400" w:type="dxa"/>
          </w:tcPr>
          <w:p w14:paraId="5333A0AF">
            <w:pPr>
              <w:spacing w:after="0" w:line="240" w:lineRule="auto"/>
            </w:pPr>
            <w:r>
              <w:rPr>
                <w:sz w:val="17"/>
                <w:szCs w:val="17"/>
              </w:rPr>
              <w:t>Tôi với vai trò là Chủ HTX hoặc Quản lý khu, tôi muốn ghi phiếu vật tư khi tạo bè và mỗi lần thay phao, dây hỏng, để biết số vật tư và chi phí vật tư của từng bè. (Gồm: Tạo/Xem/Sửa phiếu có lý do; không xóa phiếu đã lưu.)</w:t>
            </w:r>
          </w:p>
        </w:tc>
      </w:tr>
      <w:tr w14:paraId="65004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16155A79">
            <w:pPr>
              <w:spacing w:after="0" w:line="240" w:lineRule="auto"/>
            </w:pPr>
            <w:r>
              <w:rPr>
                <w:sz w:val="17"/>
                <w:szCs w:val="17"/>
              </w:rPr>
              <w:t>UC77</w:t>
            </w:r>
          </w:p>
        </w:tc>
        <w:tc>
          <w:tcPr>
            <w:tcW w:w="2200" w:type="dxa"/>
          </w:tcPr>
          <w:p w14:paraId="16A0E83A">
            <w:pPr>
              <w:spacing w:after="0" w:line="240" w:lineRule="auto"/>
            </w:pPr>
            <w:r>
              <w:rPr>
                <w:sz w:val="17"/>
                <w:szCs w:val="17"/>
              </w:rPr>
              <w:t>Xem vật tư và chi phí bè</w:t>
            </w:r>
          </w:p>
        </w:tc>
        <w:tc>
          <w:tcPr>
            <w:tcW w:w="1700" w:type="dxa"/>
          </w:tcPr>
          <w:p w14:paraId="42ED891D">
            <w:pPr>
              <w:spacing w:after="0" w:line="240" w:lineRule="auto"/>
            </w:pPr>
            <w:r>
              <w:rPr>
                <w:sz w:val="17"/>
                <w:szCs w:val="17"/>
              </w:rPr>
              <w:t>Vùng nuôi, bè và hồ sơ tuân thủ</w:t>
            </w:r>
          </w:p>
        </w:tc>
        <w:tc>
          <w:tcPr>
            <w:tcW w:w="4400" w:type="dxa"/>
          </w:tcPr>
          <w:p w14:paraId="7A71C9D9">
            <w:pPr>
              <w:spacing w:after="0" w:line="240" w:lineRule="auto"/>
            </w:pPr>
            <w:r>
              <w:rPr>
                <w:sz w:val="17"/>
                <w:szCs w:val="17"/>
              </w:rPr>
              <w:t>Tôi với vai trò là Chủ HTX, Quản lý khu hoặc Kế toán, tôi muốn xem số phao, dây của từng bè, lịch sử thay thế và tổng chi phí vật tư, để theo dõi chi phí và tình trạng vật tư của bè.</w:t>
            </w:r>
          </w:p>
        </w:tc>
      </w:tr>
    </w:tbl>
    <w:p w14:paraId="666D9798"/>
    <w:p w14:paraId="458B865C">
      <w:pPr>
        <w:pStyle w:val="4"/>
      </w:pPr>
      <w:bookmarkStart w:id="44" w:name="_Toc14662"/>
      <w:bookmarkStart w:id="45" w:name="_Toc31159"/>
      <w:r>
        <w:t>4.3 Use Case Diagrams</w:t>
      </w:r>
      <w:bookmarkEnd w:id="44"/>
      <w:bookmarkEnd w:id="45"/>
    </w:p>
    <w:p w14:paraId="3248F195">
      <w:pPr>
        <w:spacing w:after="60"/>
      </w:pPr>
      <w:r>
        <w:t>Mã sơ đồ Use Case gồm tiền tố UCD (Use Case Diagram) và tên viết tắt của cụm chức năng, để không nhầm với mã UC01–UC77 của từng Use Case: UCD-OVR tổng quan; UCD-ACC tài khoản; UCD-COOP hợp tác xã và phân quyền; UCD-RAFT vùng nuôi, bè và vật tư bè; UCD-FARM giống và nuôi trồng; UCD-TRACE thu hoạch và truy xuất; UCD-ORDER đơn hàng và bàn giao; UCD-PAY thanh toán và sau bán; UCD-LABOR lao động và tiền công; UCD-RPT báo cáo, thông báo và liên lạc.</w:t>
      </w:r>
    </w:p>
    <w:p w14:paraId="2FAE840F">
      <w:pPr>
        <w:spacing w:after="60"/>
      </w:pPr>
      <w:r>
        <w:t>Sơ đồ UCD-OVR là bảng phân nhóm 66 UC theo 12 nhóm chức năng (dạng package). Chín sơ đồ UCD-ACC đến UCD-RPT là sơ đồ Use Case UML theo cụm chức năng, mỗi sơ đồ không quá 10 UC: actor người là hình người, hệ thống ngoài là hình chữ nhật có nhãn «system»; đường nối actor – UC là nét liền; «include» và «extend» là nét đứt có mũi tên (include chỉ về UC được gọi, extend chỉ về UC gốc kèm điều kiện). Các UC chung UC02, UC04–UC07 và UC69 nối trực tiếp với từng actor có tài khoản (Quản trị hệ thống, Chủ HTX, Nhân viên, Thương lái); SRS không dùng actor trừu tượng. Quản lý khu và Kế toán là actor con của Nhân viên (Hình 4.1-1), kế thừa mọi UC của Nhân viên nên sơ đồ không vẽ lại các đường nối đó; Nhân viên chỉ xuất hiện ở UC mà mọi nhân viên dùng được. UC thuộc sơ đồ khác được vẽ lại với nền xám để thể hiện quan hệ. UC “Quản lý …” có ghi chú UML (khung chữ nhật gấp góc, nối với UC bằng nét đứt) nêu các thao tác Thêm (C), Xem (R), Sửa (U), Xóa (D) mà UC hỗ trợ. UC08 chỉ chạy khi được UC01, UC03 include hoặc khi mở rộng UC02, UC05 («extend») nên không nối trực tiếp với actor. Điều kiện của từng «extend» ghi ở bảng dưới.</w:t>
      </w:r>
    </w:p>
    <w:p w14:paraId="46DA032F">
      <w:pPr>
        <w:keepNext/>
        <w:spacing w:after="40"/>
      </w:pPr>
      <w:r>
        <w:rPr>
          <w:b/>
        </w:rPr>
        <w:t>Quan hệ include/extend giữa các UC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
        <w:gridCol w:w="1200"/>
        <w:gridCol w:w="900"/>
        <w:gridCol w:w="6000"/>
      </w:tblGrid>
      <w:tr w14:paraId="5D5BB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900" w:type="dxa"/>
            <w:shd w:val="clear" w:color="auto" w:fill="DCE6F1"/>
          </w:tcPr>
          <w:p w14:paraId="6A762B9E">
            <w:pPr>
              <w:spacing w:after="0" w:line="240" w:lineRule="auto"/>
            </w:pPr>
            <w:r>
              <w:rPr>
                <w:b/>
                <w:sz w:val="17"/>
                <w:szCs w:val="17"/>
              </w:rPr>
              <w:t>UC</w:t>
            </w:r>
          </w:p>
        </w:tc>
        <w:tc>
          <w:tcPr>
            <w:tcW w:w="1200" w:type="dxa"/>
            <w:shd w:val="clear" w:color="auto" w:fill="DCE6F1"/>
          </w:tcPr>
          <w:p w14:paraId="089DB532">
            <w:pPr>
              <w:spacing w:after="0" w:line="240" w:lineRule="auto"/>
            </w:pPr>
            <w:r>
              <w:rPr>
                <w:b/>
                <w:sz w:val="17"/>
                <w:szCs w:val="17"/>
              </w:rPr>
              <w:t>Quan hệ</w:t>
            </w:r>
          </w:p>
        </w:tc>
        <w:tc>
          <w:tcPr>
            <w:tcW w:w="900" w:type="dxa"/>
            <w:shd w:val="clear" w:color="auto" w:fill="DCE6F1"/>
          </w:tcPr>
          <w:p w14:paraId="4C2B1226">
            <w:pPr>
              <w:spacing w:after="0" w:line="240" w:lineRule="auto"/>
            </w:pPr>
            <w:r>
              <w:rPr>
                <w:b/>
                <w:sz w:val="17"/>
                <w:szCs w:val="17"/>
              </w:rPr>
              <w:t>Tới UC</w:t>
            </w:r>
          </w:p>
        </w:tc>
        <w:tc>
          <w:tcPr>
            <w:tcW w:w="6000" w:type="dxa"/>
            <w:shd w:val="clear" w:color="auto" w:fill="DCE6F1"/>
          </w:tcPr>
          <w:p w14:paraId="229AC23E">
            <w:pPr>
              <w:spacing w:after="0" w:line="240" w:lineRule="auto"/>
            </w:pPr>
            <w:r>
              <w:rPr>
                <w:b/>
                <w:sz w:val="17"/>
                <w:szCs w:val="17"/>
              </w:rPr>
              <w:t>Ghi chú</w:t>
            </w:r>
          </w:p>
        </w:tc>
      </w:tr>
      <w:tr w14:paraId="08CCD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5FCAAC1A">
            <w:pPr>
              <w:spacing w:after="0" w:line="240" w:lineRule="auto"/>
            </w:pPr>
            <w:r>
              <w:rPr>
                <w:sz w:val="17"/>
                <w:szCs w:val="17"/>
              </w:rPr>
              <w:t>UC01</w:t>
            </w:r>
          </w:p>
        </w:tc>
        <w:tc>
          <w:tcPr>
            <w:tcW w:w="1200" w:type="dxa"/>
          </w:tcPr>
          <w:p w14:paraId="651B6A06">
            <w:pPr>
              <w:spacing w:after="0" w:line="240" w:lineRule="auto"/>
            </w:pPr>
            <w:r>
              <w:rPr>
                <w:sz w:val="17"/>
                <w:szCs w:val="17"/>
              </w:rPr>
              <w:t>«include»</w:t>
            </w:r>
          </w:p>
        </w:tc>
        <w:tc>
          <w:tcPr>
            <w:tcW w:w="900" w:type="dxa"/>
          </w:tcPr>
          <w:p w14:paraId="2B9CA6F0">
            <w:pPr>
              <w:spacing w:after="0" w:line="240" w:lineRule="auto"/>
            </w:pPr>
            <w:r>
              <w:rPr>
                <w:sz w:val="17"/>
                <w:szCs w:val="17"/>
              </w:rPr>
              <w:t>UC08</w:t>
            </w:r>
          </w:p>
        </w:tc>
        <w:tc>
          <w:tcPr>
            <w:tcW w:w="6000" w:type="dxa"/>
          </w:tcPr>
          <w:p w14:paraId="33C9E248">
            <w:pPr>
              <w:spacing w:after="0" w:line="240" w:lineRule="auto"/>
            </w:pPr>
            <w:r>
              <w:rPr>
                <w:sz w:val="17"/>
                <w:szCs w:val="17"/>
              </w:rPr>
              <w:t>Bắt buộc: UC gốc luôn gọi UC được include.</w:t>
            </w:r>
          </w:p>
        </w:tc>
      </w:tr>
      <w:tr w14:paraId="5E308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303F7BAD">
            <w:pPr>
              <w:spacing w:after="0" w:line="240" w:lineRule="auto"/>
            </w:pPr>
            <w:r>
              <w:rPr>
                <w:sz w:val="17"/>
                <w:szCs w:val="17"/>
              </w:rPr>
              <w:t>UC03</w:t>
            </w:r>
          </w:p>
        </w:tc>
        <w:tc>
          <w:tcPr>
            <w:tcW w:w="1200" w:type="dxa"/>
          </w:tcPr>
          <w:p w14:paraId="030D48DB">
            <w:pPr>
              <w:spacing w:after="0" w:line="240" w:lineRule="auto"/>
            </w:pPr>
            <w:r>
              <w:rPr>
                <w:sz w:val="17"/>
                <w:szCs w:val="17"/>
              </w:rPr>
              <w:t>«include»</w:t>
            </w:r>
          </w:p>
        </w:tc>
        <w:tc>
          <w:tcPr>
            <w:tcW w:w="900" w:type="dxa"/>
          </w:tcPr>
          <w:p w14:paraId="07CFB7B9">
            <w:pPr>
              <w:spacing w:after="0" w:line="240" w:lineRule="auto"/>
            </w:pPr>
            <w:r>
              <w:rPr>
                <w:sz w:val="17"/>
                <w:szCs w:val="17"/>
              </w:rPr>
              <w:t>UC08</w:t>
            </w:r>
          </w:p>
        </w:tc>
        <w:tc>
          <w:tcPr>
            <w:tcW w:w="6000" w:type="dxa"/>
          </w:tcPr>
          <w:p w14:paraId="4BD524EB">
            <w:pPr>
              <w:spacing w:after="0" w:line="240" w:lineRule="auto"/>
            </w:pPr>
            <w:r>
              <w:rPr>
                <w:sz w:val="17"/>
                <w:szCs w:val="17"/>
              </w:rPr>
              <w:t>Bắt buộc: UC gốc luôn gọi UC được include.</w:t>
            </w:r>
          </w:p>
        </w:tc>
      </w:tr>
      <w:tr w14:paraId="39A2E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7289167E">
            <w:pPr>
              <w:spacing w:after="0" w:line="240" w:lineRule="auto"/>
            </w:pPr>
            <w:r>
              <w:rPr>
                <w:sz w:val="17"/>
                <w:szCs w:val="17"/>
              </w:rPr>
              <w:t>UC08</w:t>
            </w:r>
          </w:p>
        </w:tc>
        <w:tc>
          <w:tcPr>
            <w:tcW w:w="1200" w:type="dxa"/>
          </w:tcPr>
          <w:p w14:paraId="5BCB8F75">
            <w:pPr>
              <w:spacing w:after="0" w:line="240" w:lineRule="auto"/>
            </w:pPr>
            <w:r>
              <w:rPr>
                <w:sz w:val="17"/>
                <w:szCs w:val="17"/>
              </w:rPr>
              <w:t>«extend»</w:t>
            </w:r>
          </w:p>
        </w:tc>
        <w:tc>
          <w:tcPr>
            <w:tcW w:w="900" w:type="dxa"/>
          </w:tcPr>
          <w:p w14:paraId="032BF13E">
            <w:pPr>
              <w:spacing w:after="0" w:line="240" w:lineRule="auto"/>
            </w:pPr>
            <w:r>
              <w:rPr>
                <w:sz w:val="17"/>
                <w:szCs w:val="17"/>
              </w:rPr>
              <w:t>UC05</w:t>
            </w:r>
          </w:p>
        </w:tc>
        <w:tc>
          <w:tcPr>
            <w:tcW w:w="6000" w:type="dxa"/>
          </w:tcPr>
          <w:p w14:paraId="7065FCBB">
            <w:pPr>
              <w:spacing w:after="0" w:line="240" w:lineRule="auto"/>
            </w:pPr>
            <w:r>
              <w:rPr>
                <w:sz w:val="17"/>
                <w:szCs w:val="17"/>
              </w:rPr>
              <w:t>Điều kiện: Người dùng thêm hoặc đổi email hoặc số điện thoại (UC05 nhánh 3a, 3b).</w:t>
            </w:r>
          </w:p>
        </w:tc>
      </w:tr>
      <w:tr w14:paraId="33BD0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06B44C3F">
            <w:pPr>
              <w:spacing w:after="0" w:line="240" w:lineRule="auto"/>
            </w:pPr>
            <w:r>
              <w:rPr>
                <w:sz w:val="17"/>
                <w:szCs w:val="17"/>
              </w:rPr>
              <w:t>UC08</w:t>
            </w:r>
          </w:p>
        </w:tc>
        <w:tc>
          <w:tcPr>
            <w:tcW w:w="1200" w:type="dxa"/>
          </w:tcPr>
          <w:p w14:paraId="11DDC19E">
            <w:pPr>
              <w:spacing w:after="0" w:line="240" w:lineRule="auto"/>
            </w:pPr>
            <w:r>
              <w:rPr>
                <w:sz w:val="17"/>
                <w:szCs w:val="17"/>
              </w:rPr>
              <w:t>«extend»</w:t>
            </w:r>
          </w:p>
        </w:tc>
        <w:tc>
          <w:tcPr>
            <w:tcW w:w="900" w:type="dxa"/>
          </w:tcPr>
          <w:p w14:paraId="0E376DBB">
            <w:pPr>
              <w:spacing w:after="0" w:line="240" w:lineRule="auto"/>
            </w:pPr>
            <w:r>
              <w:rPr>
                <w:sz w:val="17"/>
                <w:szCs w:val="17"/>
              </w:rPr>
              <w:t>UC02</w:t>
            </w:r>
          </w:p>
        </w:tc>
        <w:tc>
          <w:tcPr>
            <w:tcW w:w="6000" w:type="dxa"/>
          </w:tcPr>
          <w:p w14:paraId="6385434D">
            <w:pPr>
              <w:spacing w:after="0" w:line="240" w:lineRule="auto"/>
            </w:pPr>
            <w:r>
              <w:rPr>
                <w:sz w:val="17"/>
                <w:szCs w:val="17"/>
              </w:rPr>
              <w:t>Điều kiện: Tài khoản thương lái hoặc nhân viên chưa có số điện thoại đã xác minh (UC02 nhánh 3a).</w:t>
            </w:r>
          </w:p>
        </w:tc>
      </w:tr>
      <w:tr w14:paraId="6F305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7D0DF3D3">
            <w:pPr>
              <w:spacing w:after="0" w:line="240" w:lineRule="auto"/>
            </w:pPr>
            <w:r>
              <w:rPr>
                <w:sz w:val="17"/>
                <w:szCs w:val="17"/>
              </w:rPr>
              <w:t>UC18</w:t>
            </w:r>
          </w:p>
        </w:tc>
        <w:tc>
          <w:tcPr>
            <w:tcW w:w="1200" w:type="dxa"/>
          </w:tcPr>
          <w:p w14:paraId="265F6E83">
            <w:pPr>
              <w:spacing w:after="0" w:line="240" w:lineRule="auto"/>
            </w:pPr>
            <w:r>
              <w:rPr>
                <w:sz w:val="17"/>
                <w:szCs w:val="17"/>
              </w:rPr>
              <w:t>«include»</w:t>
            </w:r>
          </w:p>
        </w:tc>
        <w:tc>
          <w:tcPr>
            <w:tcW w:w="900" w:type="dxa"/>
          </w:tcPr>
          <w:p w14:paraId="043996E2">
            <w:pPr>
              <w:spacing w:after="0" w:line="240" w:lineRule="auto"/>
            </w:pPr>
            <w:r>
              <w:rPr>
                <w:sz w:val="17"/>
                <w:szCs w:val="17"/>
              </w:rPr>
              <w:t>UC76</w:t>
            </w:r>
          </w:p>
        </w:tc>
        <w:tc>
          <w:tcPr>
            <w:tcW w:w="6000" w:type="dxa"/>
          </w:tcPr>
          <w:p w14:paraId="2A259AF7">
            <w:pPr>
              <w:spacing w:after="0" w:line="240" w:lineRule="auto"/>
            </w:pPr>
            <w:r>
              <w:rPr>
                <w:sz w:val="17"/>
                <w:szCs w:val="17"/>
              </w:rPr>
              <w:t>Bắt buộc: UC gốc luôn gọi UC được include.</w:t>
            </w:r>
          </w:p>
        </w:tc>
      </w:tr>
      <w:tr w14:paraId="5BD0E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15BF2CFD">
            <w:pPr>
              <w:spacing w:after="0" w:line="240" w:lineRule="auto"/>
            </w:pPr>
            <w:r>
              <w:rPr>
                <w:sz w:val="17"/>
                <w:szCs w:val="17"/>
              </w:rPr>
              <w:t>UC38</w:t>
            </w:r>
          </w:p>
        </w:tc>
        <w:tc>
          <w:tcPr>
            <w:tcW w:w="1200" w:type="dxa"/>
          </w:tcPr>
          <w:p w14:paraId="067874C1">
            <w:pPr>
              <w:spacing w:after="0" w:line="240" w:lineRule="auto"/>
            </w:pPr>
            <w:r>
              <w:rPr>
                <w:sz w:val="17"/>
                <w:szCs w:val="17"/>
              </w:rPr>
              <w:t>«include»</w:t>
            </w:r>
          </w:p>
        </w:tc>
        <w:tc>
          <w:tcPr>
            <w:tcW w:w="900" w:type="dxa"/>
          </w:tcPr>
          <w:p w14:paraId="4BC579AB">
            <w:pPr>
              <w:spacing w:after="0" w:line="240" w:lineRule="auto"/>
            </w:pPr>
            <w:r>
              <w:rPr>
                <w:sz w:val="17"/>
                <w:szCs w:val="17"/>
              </w:rPr>
              <w:t>UC36</w:t>
            </w:r>
          </w:p>
        </w:tc>
        <w:tc>
          <w:tcPr>
            <w:tcW w:w="6000" w:type="dxa"/>
          </w:tcPr>
          <w:p w14:paraId="6D1A6C5A">
            <w:pPr>
              <w:spacing w:after="0" w:line="240" w:lineRule="auto"/>
            </w:pPr>
            <w:r>
              <w:rPr>
                <w:sz w:val="17"/>
                <w:szCs w:val="17"/>
              </w:rPr>
              <w:t>Bắt buộc: UC gốc luôn gọi UC được include.</w:t>
            </w:r>
          </w:p>
        </w:tc>
      </w:tr>
      <w:tr w14:paraId="7114D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6C320BC3">
            <w:pPr>
              <w:spacing w:after="0" w:line="240" w:lineRule="auto"/>
            </w:pPr>
            <w:r>
              <w:rPr>
                <w:sz w:val="17"/>
                <w:szCs w:val="17"/>
              </w:rPr>
              <w:t>UC38</w:t>
            </w:r>
          </w:p>
        </w:tc>
        <w:tc>
          <w:tcPr>
            <w:tcW w:w="1200" w:type="dxa"/>
          </w:tcPr>
          <w:p w14:paraId="13D04557">
            <w:pPr>
              <w:spacing w:after="0" w:line="240" w:lineRule="auto"/>
            </w:pPr>
            <w:r>
              <w:rPr>
                <w:sz w:val="17"/>
                <w:szCs w:val="17"/>
              </w:rPr>
              <w:t>«include»</w:t>
            </w:r>
          </w:p>
        </w:tc>
        <w:tc>
          <w:tcPr>
            <w:tcW w:w="900" w:type="dxa"/>
          </w:tcPr>
          <w:p w14:paraId="1A013F53">
            <w:pPr>
              <w:spacing w:after="0" w:line="240" w:lineRule="auto"/>
            </w:pPr>
            <w:r>
              <w:rPr>
                <w:sz w:val="17"/>
                <w:szCs w:val="17"/>
              </w:rPr>
              <w:t>UC37</w:t>
            </w:r>
          </w:p>
        </w:tc>
        <w:tc>
          <w:tcPr>
            <w:tcW w:w="6000" w:type="dxa"/>
          </w:tcPr>
          <w:p w14:paraId="24A9A98E">
            <w:pPr>
              <w:spacing w:after="0" w:line="240" w:lineRule="auto"/>
            </w:pPr>
            <w:r>
              <w:rPr>
                <w:sz w:val="17"/>
                <w:szCs w:val="17"/>
              </w:rPr>
              <w:t>Bắt buộc: UC gốc luôn gọi UC được include.</w:t>
            </w:r>
          </w:p>
        </w:tc>
      </w:tr>
      <w:tr w14:paraId="7E6D0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1DCF1B87">
            <w:pPr>
              <w:spacing w:after="0" w:line="240" w:lineRule="auto"/>
            </w:pPr>
            <w:r>
              <w:rPr>
                <w:sz w:val="17"/>
                <w:szCs w:val="17"/>
              </w:rPr>
              <w:t>UC39</w:t>
            </w:r>
          </w:p>
        </w:tc>
        <w:tc>
          <w:tcPr>
            <w:tcW w:w="1200" w:type="dxa"/>
          </w:tcPr>
          <w:p w14:paraId="67D17041">
            <w:pPr>
              <w:spacing w:after="0" w:line="240" w:lineRule="auto"/>
            </w:pPr>
            <w:r>
              <w:rPr>
                <w:sz w:val="17"/>
                <w:szCs w:val="17"/>
              </w:rPr>
              <w:t>«extend»</w:t>
            </w:r>
          </w:p>
        </w:tc>
        <w:tc>
          <w:tcPr>
            <w:tcW w:w="900" w:type="dxa"/>
          </w:tcPr>
          <w:p w14:paraId="6017098D">
            <w:pPr>
              <w:spacing w:after="0" w:line="240" w:lineRule="auto"/>
            </w:pPr>
            <w:r>
              <w:rPr>
                <w:sz w:val="17"/>
                <w:szCs w:val="17"/>
              </w:rPr>
              <w:t>UC32</w:t>
            </w:r>
          </w:p>
        </w:tc>
        <w:tc>
          <w:tcPr>
            <w:tcW w:w="6000" w:type="dxa"/>
          </w:tcPr>
          <w:p w14:paraId="3AB848F8">
            <w:pPr>
              <w:spacing w:after="0" w:line="240" w:lineRule="auto"/>
            </w:pPr>
            <w:r>
              <w:rPr>
                <w:sz w:val="17"/>
                <w:szCs w:val="17"/>
              </w:rPr>
              <w:t>Điều kiện: Hồ sơ rà chưa đạt (UC32 nhánh 3a).</w:t>
            </w:r>
          </w:p>
        </w:tc>
      </w:tr>
      <w:tr w14:paraId="700B2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00BA59B5">
            <w:pPr>
              <w:spacing w:after="0" w:line="240" w:lineRule="auto"/>
            </w:pPr>
            <w:r>
              <w:rPr>
                <w:sz w:val="17"/>
                <w:szCs w:val="17"/>
              </w:rPr>
              <w:t>UC45</w:t>
            </w:r>
          </w:p>
        </w:tc>
        <w:tc>
          <w:tcPr>
            <w:tcW w:w="1200" w:type="dxa"/>
          </w:tcPr>
          <w:p w14:paraId="5C752A47">
            <w:pPr>
              <w:spacing w:after="0" w:line="240" w:lineRule="auto"/>
            </w:pPr>
            <w:r>
              <w:rPr>
                <w:sz w:val="17"/>
                <w:szCs w:val="17"/>
              </w:rPr>
              <w:t>«include»</w:t>
            </w:r>
          </w:p>
        </w:tc>
        <w:tc>
          <w:tcPr>
            <w:tcW w:w="900" w:type="dxa"/>
          </w:tcPr>
          <w:p w14:paraId="69B6FBA4">
            <w:pPr>
              <w:spacing w:after="0" w:line="240" w:lineRule="auto"/>
            </w:pPr>
            <w:r>
              <w:rPr>
                <w:sz w:val="17"/>
                <w:szCs w:val="17"/>
              </w:rPr>
              <w:t>UC32</w:t>
            </w:r>
          </w:p>
        </w:tc>
        <w:tc>
          <w:tcPr>
            <w:tcW w:w="6000" w:type="dxa"/>
          </w:tcPr>
          <w:p w14:paraId="21337798">
            <w:pPr>
              <w:spacing w:after="0" w:line="240" w:lineRule="auto"/>
            </w:pPr>
            <w:r>
              <w:rPr>
                <w:sz w:val="17"/>
                <w:szCs w:val="17"/>
              </w:rPr>
              <w:t>Điều kiện: cảng có mạng và lô chưa có bản công bố hiện hành; mất mạng (UC45 nhánh 5a) thì gọi sau khi đồng bộ; bán lại hàng trả (nhánh 1a) dùng QR đã công bố, không gọi.</w:t>
            </w:r>
          </w:p>
        </w:tc>
      </w:tr>
      <w:tr w14:paraId="5C237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2FFFCF94">
            <w:pPr>
              <w:spacing w:after="0" w:line="240" w:lineRule="auto"/>
            </w:pPr>
            <w:r>
              <w:rPr>
                <w:sz w:val="17"/>
                <w:szCs w:val="17"/>
              </w:rPr>
              <w:t>UC45</w:t>
            </w:r>
          </w:p>
        </w:tc>
        <w:tc>
          <w:tcPr>
            <w:tcW w:w="1200" w:type="dxa"/>
          </w:tcPr>
          <w:p w14:paraId="6967665B">
            <w:pPr>
              <w:spacing w:after="0" w:line="240" w:lineRule="auto"/>
            </w:pPr>
            <w:r>
              <w:rPr>
                <w:sz w:val="17"/>
                <w:szCs w:val="17"/>
              </w:rPr>
              <w:t>«include»</w:t>
            </w:r>
          </w:p>
        </w:tc>
        <w:tc>
          <w:tcPr>
            <w:tcW w:w="900" w:type="dxa"/>
          </w:tcPr>
          <w:p w14:paraId="15FA438B">
            <w:pPr>
              <w:spacing w:after="0" w:line="240" w:lineRule="auto"/>
            </w:pPr>
            <w:r>
              <w:rPr>
                <w:sz w:val="17"/>
                <w:szCs w:val="17"/>
              </w:rPr>
              <w:t>UC48</w:t>
            </w:r>
          </w:p>
        </w:tc>
        <w:tc>
          <w:tcPr>
            <w:tcW w:w="6000" w:type="dxa"/>
          </w:tcPr>
          <w:p w14:paraId="2619B00F">
            <w:pPr>
              <w:spacing w:after="0" w:line="240" w:lineRule="auto"/>
            </w:pPr>
            <w:r>
              <w:rPr>
                <w:sz w:val="17"/>
                <w:szCs w:val="17"/>
              </w:rPr>
              <w:t>Bắt buộc: UC45 luôn gọi sau khi bàn giao; mất mạng thì chốt trên thiết bị (UC48 nhánh 4a).</w:t>
            </w:r>
          </w:p>
        </w:tc>
      </w:tr>
      <w:tr w14:paraId="4A511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230084DB">
            <w:pPr>
              <w:spacing w:after="0" w:line="240" w:lineRule="auto"/>
            </w:pPr>
            <w:r>
              <w:rPr>
                <w:sz w:val="17"/>
                <w:szCs w:val="17"/>
              </w:rPr>
              <w:t>UC48</w:t>
            </w:r>
          </w:p>
        </w:tc>
        <w:tc>
          <w:tcPr>
            <w:tcW w:w="1200" w:type="dxa"/>
          </w:tcPr>
          <w:p w14:paraId="4EA620CC">
            <w:pPr>
              <w:spacing w:after="0" w:line="240" w:lineRule="auto"/>
            </w:pPr>
            <w:r>
              <w:rPr>
                <w:sz w:val="17"/>
                <w:szCs w:val="17"/>
              </w:rPr>
              <w:t>«include»</w:t>
            </w:r>
          </w:p>
        </w:tc>
        <w:tc>
          <w:tcPr>
            <w:tcW w:w="900" w:type="dxa"/>
          </w:tcPr>
          <w:p w14:paraId="20C969BB">
            <w:pPr>
              <w:spacing w:after="0" w:line="240" w:lineRule="auto"/>
            </w:pPr>
            <w:r>
              <w:rPr>
                <w:sz w:val="17"/>
                <w:szCs w:val="17"/>
              </w:rPr>
              <w:t>UC70</w:t>
            </w:r>
          </w:p>
        </w:tc>
        <w:tc>
          <w:tcPr>
            <w:tcW w:w="6000" w:type="dxa"/>
          </w:tcPr>
          <w:p w14:paraId="5D0CD372">
            <w:pPr>
              <w:spacing w:after="0" w:line="240" w:lineRule="auto"/>
            </w:pPr>
            <w:r>
              <w:rPr>
                <w:sz w:val="17"/>
                <w:szCs w:val="17"/>
              </w:rPr>
              <w:t>Bắt buộc: UC gốc luôn gọi UC được include.</w:t>
            </w:r>
          </w:p>
        </w:tc>
      </w:tr>
      <w:tr w14:paraId="01F39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43E02E05">
            <w:pPr>
              <w:spacing w:after="0" w:line="240" w:lineRule="auto"/>
            </w:pPr>
            <w:r>
              <w:rPr>
                <w:sz w:val="17"/>
                <w:szCs w:val="17"/>
              </w:rPr>
              <w:t>UC68</w:t>
            </w:r>
          </w:p>
        </w:tc>
        <w:tc>
          <w:tcPr>
            <w:tcW w:w="1200" w:type="dxa"/>
          </w:tcPr>
          <w:p w14:paraId="7224D814">
            <w:pPr>
              <w:spacing w:after="0" w:line="240" w:lineRule="auto"/>
            </w:pPr>
            <w:r>
              <w:rPr>
                <w:sz w:val="17"/>
                <w:szCs w:val="17"/>
              </w:rPr>
              <w:t>«extend»</w:t>
            </w:r>
          </w:p>
        </w:tc>
        <w:tc>
          <w:tcPr>
            <w:tcW w:w="900" w:type="dxa"/>
          </w:tcPr>
          <w:p w14:paraId="50D6D615">
            <w:pPr>
              <w:spacing w:after="0" w:line="240" w:lineRule="auto"/>
            </w:pPr>
            <w:r>
              <w:rPr>
                <w:sz w:val="17"/>
                <w:szCs w:val="17"/>
              </w:rPr>
              <w:t>UC64</w:t>
            </w:r>
          </w:p>
        </w:tc>
        <w:tc>
          <w:tcPr>
            <w:tcW w:w="6000" w:type="dxa"/>
          </w:tcPr>
          <w:p w14:paraId="61B99499">
            <w:pPr>
              <w:spacing w:after="0" w:line="240" w:lineRule="auto"/>
            </w:pPr>
            <w:r>
              <w:rPr>
                <w:sz w:val="17"/>
                <w:szCs w:val="17"/>
              </w:rPr>
              <w:t>Điều kiện: Người dùng có quyền xuất và chọn Xuất.</w:t>
            </w:r>
          </w:p>
        </w:tc>
      </w:tr>
      <w:tr w14:paraId="39182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70B0493A">
            <w:pPr>
              <w:spacing w:after="0" w:line="240" w:lineRule="auto"/>
            </w:pPr>
            <w:r>
              <w:rPr>
                <w:sz w:val="17"/>
                <w:szCs w:val="17"/>
              </w:rPr>
              <w:t>UC68</w:t>
            </w:r>
          </w:p>
        </w:tc>
        <w:tc>
          <w:tcPr>
            <w:tcW w:w="1200" w:type="dxa"/>
          </w:tcPr>
          <w:p w14:paraId="2AE8000D">
            <w:pPr>
              <w:spacing w:after="0" w:line="240" w:lineRule="auto"/>
            </w:pPr>
            <w:r>
              <w:rPr>
                <w:sz w:val="17"/>
                <w:szCs w:val="17"/>
              </w:rPr>
              <w:t>«extend»</w:t>
            </w:r>
          </w:p>
        </w:tc>
        <w:tc>
          <w:tcPr>
            <w:tcW w:w="900" w:type="dxa"/>
          </w:tcPr>
          <w:p w14:paraId="4DD2AC0D">
            <w:pPr>
              <w:spacing w:after="0" w:line="240" w:lineRule="auto"/>
            </w:pPr>
            <w:r>
              <w:rPr>
                <w:sz w:val="17"/>
                <w:szCs w:val="17"/>
              </w:rPr>
              <w:t>UC65</w:t>
            </w:r>
          </w:p>
        </w:tc>
        <w:tc>
          <w:tcPr>
            <w:tcW w:w="6000" w:type="dxa"/>
          </w:tcPr>
          <w:p w14:paraId="48AA36BE">
            <w:pPr>
              <w:spacing w:after="0" w:line="240" w:lineRule="auto"/>
            </w:pPr>
            <w:r>
              <w:rPr>
                <w:sz w:val="17"/>
                <w:szCs w:val="17"/>
              </w:rPr>
              <w:t>Điều kiện: Người dùng có quyền xuất và chọn Xuất.</w:t>
            </w:r>
          </w:p>
        </w:tc>
      </w:tr>
      <w:tr w14:paraId="39848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730A92CB">
            <w:pPr>
              <w:spacing w:after="0" w:line="240" w:lineRule="auto"/>
            </w:pPr>
            <w:r>
              <w:rPr>
                <w:sz w:val="17"/>
                <w:szCs w:val="17"/>
              </w:rPr>
              <w:t>UC68</w:t>
            </w:r>
          </w:p>
        </w:tc>
        <w:tc>
          <w:tcPr>
            <w:tcW w:w="1200" w:type="dxa"/>
          </w:tcPr>
          <w:p w14:paraId="67D6E867">
            <w:pPr>
              <w:spacing w:after="0" w:line="240" w:lineRule="auto"/>
            </w:pPr>
            <w:r>
              <w:rPr>
                <w:sz w:val="17"/>
                <w:szCs w:val="17"/>
              </w:rPr>
              <w:t>«extend»</w:t>
            </w:r>
          </w:p>
        </w:tc>
        <w:tc>
          <w:tcPr>
            <w:tcW w:w="900" w:type="dxa"/>
          </w:tcPr>
          <w:p w14:paraId="036F4CD8">
            <w:pPr>
              <w:spacing w:after="0" w:line="240" w:lineRule="auto"/>
            </w:pPr>
            <w:r>
              <w:rPr>
                <w:sz w:val="17"/>
                <w:szCs w:val="17"/>
              </w:rPr>
              <w:t>UC66</w:t>
            </w:r>
          </w:p>
        </w:tc>
        <w:tc>
          <w:tcPr>
            <w:tcW w:w="6000" w:type="dxa"/>
          </w:tcPr>
          <w:p w14:paraId="06BB8C2C">
            <w:pPr>
              <w:spacing w:after="0" w:line="240" w:lineRule="auto"/>
            </w:pPr>
            <w:r>
              <w:rPr>
                <w:sz w:val="17"/>
                <w:szCs w:val="17"/>
              </w:rPr>
              <w:t>Điều kiện: Người dùng có quyền xuất và chọn Xuất.</w:t>
            </w:r>
          </w:p>
        </w:tc>
      </w:tr>
      <w:tr w14:paraId="4B3A9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643E6B78">
            <w:pPr>
              <w:spacing w:after="0" w:line="240" w:lineRule="auto"/>
            </w:pPr>
            <w:r>
              <w:rPr>
                <w:sz w:val="17"/>
                <w:szCs w:val="17"/>
              </w:rPr>
              <w:t>UC68</w:t>
            </w:r>
          </w:p>
        </w:tc>
        <w:tc>
          <w:tcPr>
            <w:tcW w:w="1200" w:type="dxa"/>
          </w:tcPr>
          <w:p w14:paraId="006E6DBB">
            <w:pPr>
              <w:spacing w:after="0" w:line="240" w:lineRule="auto"/>
            </w:pPr>
            <w:r>
              <w:rPr>
                <w:sz w:val="17"/>
                <w:szCs w:val="17"/>
              </w:rPr>
              <w:t>«extend»</w:t>
            </w:r>
          </w:p>
        </w:tc>
        <w:tc>
          <w:tcPr>
            <w:tcW w:w="900" w:type="dxa"/>
          </w:tcPr>
          <w:p w14:paraId="26D17466">
            <w:pPr>
              <w:spacing w:after="0" w:line="240" w:lineRule="auto"/>
            </w:pPr>
            <w:r>
              <w:rPr>
                <w:sz w:val="17"/>
                <w:szCs w:val="17"/>
              </w:rPr>
              <w:t>UC67</w:t>
            </w:r>
          </w:p>
        </w:tc>
        <w:tc>
          <w:tcPr>
            <w:tcW w:w="6000" w:type="dxa"/>
          </w:tcPr>
          <w:p w14:paraId="1426C27B">
            <w:pPr>
              <w:spacing w:after="0" w:line="240" w:lineRule="auto"/>
            </w:pPr>
            <w:r>
              <w:rPr>
                <w:sz w:val="17"/>
                <w:szCs w:val="17"/>
              </w:rPr>
              <w:t>Điều kiện: Người dùng có quyền xuất và chọn Xuất.</w:t>
            </w:r>
          </w:p>
        </w:tc>
      </w:tr>
      <w:tr w14:paraId="623C0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1E434CC3">
            <w:pPr>
              <w:spacing w:after="0" w:line="240" w:lineRule="auto"/>
            </w:pPr>
            <w:r>
              <w:rPr>
                <w:sz w:val="17"/>
                <w:szCs w:val="17"/>
              </w:rPr>
              <w:t>UC70</w:t>
            </w:r>
          </w:p>
        </w:tc>
        <w:tc>
          <w:tcPr>
            <w:tcW w:w="1200" w:type="dxa"/>
          </w:tcPr>
          <w:p w14:paraId="35E4A3C3">
            <w:pPr>
              <w:spacing w:after="0" w:line="240" w:lineRule="auto"/>
            </w:pPr>
            <w:r>
              <w:rPr>
                <w:sz w:val="17"/>
                <w:szCs w:val="17"/>
              </w:rPr>
              <w:t>«extend»</w:t>
            </w:r>
          </w:p>
        </w:tc>
        <w:tc>
          <w:tcPr>
            <w:tcW w:w="900" w:type="dxa"/>
          </w:tcPr>
          <w:p w14:paraId="1D7C9BCE">
            <w:pPr>
              <w:spacing w:after="0" w:line="240" w:lineRule="auto"/>
            </w:pPr>
            <w:r>
              <w:rPr>
                <w:sz w:val="17"/>
                <w:szCs w:val="17"/>
              </w:rPr>
              <w:t>UC32</w:t>
            </w:r>
          </w:p>
        </w:tc>
        <w:tc>
          <w:tcPr>
            <w:tcW w:w="6000" w:type="dxa"/>
          </w:tcPr>
          <w:p w14:paraId="070DB376">
            <w:pPr>
              <w:spacing w:after="0" w:line="240" w:lineRule="auto"/>
            </w:pPr>
            <w:r>
              <w:rPr>
                <w:sz w:val="17"/>
                <w:szCs w:val="17"/>
              </w:rPr>
              <w:t>Điều kiện: Lô đã bàn giao ngoại tuyến vừa được công bố, hoặc người dùng chọn gửi QR.</w:t>
            </w:r>
          </w:p>
        </w:tc>
      </w:tr>
    </w:tbl>
    <w:p w14:paraId="1FD98656">
      <w:pPr>
        <w:spacing w:after="40"/>
      </w:pPr>
    </w:p>
    <w:p w14:paraId="05B1B6A3">
      <w:pPr>
        <w:sectPr>
          <w:footerReference r:id="rId13" w:type="default"/>
          <w:pgSz w:w="11906" w:h="16838"/>
          <w:pgMar w:top="1440" w:right="1416" w:bottom="1440" w:left="1440" w:header="708" w:footer="708" w:gutter="0"/>
          <w:cols w:space="720" w:num="1"/>
        </w:sectPr>
      </w:pPr>
    </w:p>
    <w:p w14:paraId="00EF2D2D">
      <w:pPr>
        <w:keepNext/>
        <w:spacing w:after="40"/>
        <w:jc w:val="center"/>
      </w:pPr>
      <w:r>
        <w:drawing>
          <wp:inline distT="0" distB="0" distL="114300" distR="114300">
            <wp:extent cx="7966710" cy="5095875"/>
            <wp:effectExtent l="0" t="0" r="762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52"/>
                    <a:stretch>
                      <a:fillRect/>
                    </a:stretch>
                  </pic:blipFill>
                  <pic:spPr>
                    <a:xfrm>
                      <a:off x="0" y="0"/>
                      <a:ext cx="7967315" cy="5095875"/>
                    </a:xfrm>
                    <a:prstGeom prst="rect">
                      <a:avLst/>
                    </a:prstGeom>
                  </pic:spPr>
                </pic:pic>
              </a:graphicData>
            </a:graphic>
          </wp:inline>
        </w:drawing>
      </w:r>
    </w:p>
    <w:p w14:paraId="4A7EB222">
      <w:pPr>
        <w:pStyle w:val="12"/>
        <w:jc w:val="center"/>
        <w:sectPr>
          <w:footerReference r:id="rId14" w:type="default"/>
          <w:pgSz w:w="16838" w:h="11906" w:orient="landscape"/>
          <w:pgMar w:top="1440" w:right="1416" w:bottom="1440" w:left="1440" w:header="708" w:footer="708" w:gutter="0"/>
          <w:cols w:space="720" w:num="1"/>
        </w:sectPr>
      </w:pPr>
      <w:r>
        <w:rPr>
          <w:i w:val="0"/>
        </w:rPr>
        <w:t>Hình 4.3-1. UCD-OVR – Tổng quan 66 UC theo 12 nhóm chức năng (gói)</w:t>
      </w:r>
    </w:p>
    <w:p w14:paraId="51309774">
      <w:pPr>
        <w:keepNext/>
        <w:spacing w:after="40"/>
        <w:jc w:val="center"/>
      </w:pPr>
      <w:r>
        <w:drawing>
          <wp:inline distT="0" distB="0" distL="114300" distR="114300">
            <wp:extent cx="5746750" cy="4815205"/>
            <wp:effectExtent l="0" t="0" r="635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53"/>
                    <a:stretch>
                      <a:fillRect/>
                    </a:stretch>
                  </pic:blipFill>
                  <pic:spPr>
                    <a:xfrm>
                      <a:off x="0" y="0"/>
                      <a:ext cx="5746750" cy="4815553"/>
                    </a:xfrm>
                    <a:prstGeom prst="rect">
                      <a:avLst/>
                    </a:prstGeom>
                  </pic:spPr>
                </pic:pic>
              </a:graphicData>
            </a:graphic>
          </wp:inline>
        </w:drawing>
      </w:r>
    </w:p>
    <w:p w14:paraId="5FE95232">
      <w:pPr>
        <w:pStyle w:val="12"/>
        <w:jc w:val="center"/>
      </w:pPr>
      <w:r>
        <w:rPr>
          <w:i w:val="0"/>
        </w:rPr>
        <w:t>Hình 4.3-2. UCD-ACC – Xác thực và tài khoản cá nhân (UC01–UC08)</w:t>
      </w:r>
    </w:p>
    <w:p w14:paraId="1B3B78D7">
      <w:pPr>
        <w:keepNext/>
        <w:spacing w:after="40"/>
        <w:jc w:val="center"/>
      </w:pPr>
      <w:r>
        <w:drawing>
          <wp:inline distT="0" distB="0" distL="114300" distR="114300">
            <wp:extent cx="5746750" cy="6609080"/>
            <wp:effectExtent l="0" t="0" r="635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54"/>
                    <a:stretch>
                      <a:fillRect/>
                    </a:stretch>
                  </pic:blipFill>
                  <pic:spPr>
                    <a:xfrm>
                      <a:off x="0" y="0"/>
                      <a:ext cx="5746750" cy="6609501"/>
                    </a:xfrm>
                    <a:prstGeom prst="rect">
                      <a:avLst/>
                    </a:prstGeom>
                  </pic:spPr>
                </pic:pic>
              </a:graphicData>
            </a:graphic>
          </wp:inline>
        </w:drawing>
      </w:r>
    </w:p>
    <w:p w14:paraId="1BBBD2D0">
      <w:pPr>
        <w:pStyle w:val="12"/>
        <w:jc w:val="center"/>
      </w:pPr>
      <w:r>
        <w:rPr>
          <w:i w:val="0"/>
        </w:rPr>
        <w:t>Hình 4.3-3. UCD-COOP – Hợp tác xã, phân quyền và quản trị nền tảng (UC09–UC12, UC72–UC75)</w:t>
      </w:r>
    </w:p>
    <w:p w14:paraId="7C30F99A">
      <w:pPr>
        <w:sectPr>
          <w:footerReference r:id="rId15" w:type="default"/>
          <w:pgSz w:w="11906" w:h="16838"/>
          <w:pgMar w:top="1440" w:right="1416" w:bottom="1440" w:left="1440" w:header="708" w:footer="708" w:gutter="0"/>
          <w:cols w:space="720" w:num="1"/>
        </w:sectPr>
      </w:pPr>
    </w:p>
    <w:p w14:paraId="5AED5E83">
      <w:pPr>
        <w:keepNext/>
        <w:spacing w:after="40"/>
        <w:jc w:val="center"/>
      </w:pPr>
      <w:r>
        <w:drawing>
          <wp:inline distT="0" distB="0" distL="114300" distR="114300">
            <wp:extent cx="8278495" cy="5095875"/>
            <wp:effectExtent l="0" t="0" r="190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55"/>
                    <a:stretch>
                      <a:fillRect/>
                    </a:stretch>
                  </pic:blipFill>
                  <pic:spPr>
                    <a:xfrm>
                      <a:off x="0" y="0"/>
                      <a:ext cx="8278652" cy="5095875"/>
                    </a:xfrm>
                    <a:prstGeom prst="rect">
                      <a:avLst/>
                    </a:prstGeom>
                  </pic:spPr>
                </pic:pic>
              </a:graphicData>
            </a:graphic>
          </wp:inline>
        </w:drawing>
      </w:r>
    </w:p>
    <w:p w14:paraId="2D6DC4FE">
      <w:pPr>
        <w:pStyle w:val="12"/>
        <w:jc w:val="center"/>
        <w:sectPr>
          <w:footerReference r:id="rId16" w:type="default"/>
          <w:pgSz w:w="16838" w:h="11906" w:orient="landscape"/>
          <w:pgMar w:top="1440" w:right="1416" w:bottom="1440" w:left="1440" w:header="708" w:footer="708" w:gutter="0"/>
          <w:cols w:space="720" w:num="1"/>
        </w:sectPr>
      </w:pPr>
      <w:r>
        <w:rPr>
          <w:i w:val="0"/>
        </w:rPr>
        <w:t>Hình 4.3-4. UCD-RAFT – Vùng nuôi, bè và vật tư bè (UC15, UC18, UC76, UC77)</w:t>
      </w:r>
    </w:p>
    <w:p w14:paraId="110EEB06">
      <w:pPr>
        <w:keepNext/>
        <w:spacing w:after="40"/>
        <w:jc w:val="center"/>
      </w:pPr>
      <w:r>
        <w:drawing>
          <wp:inline distT="0" distB="0" distL="114300" distR="114300">
            <wp:extent cx="5746750" cy="4996180"/>
            <wp:effectExtent l="0" t="0" r="635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56"/>
                    <a:stretch>
                      <a:fillRect/>
                    </a:stretch>
                  </pic:blipFill>
                  <pic:spPr>
                    <a:xfrm>
                      <a:off x="0" y="0"/>
                      <a:ext cx="5746750" cy="4996397"/>
                    </a:xfrm>
                    <a:prstGeom prst="rect">
                      <a:avLst/>
                    </a:prstGeom>
                  </pic:spPr>
                </pic:pic>
              </a:graphicData>
            </a:graphic>
          </wp:inline>
        </w:drawing>
      </w:r>
    </w:p>
    <w:p w14:paraId="33BA8C87">
      <w:pPr>
        <w:pStyle w:val="12"/>
        <w:jc w:val="center"/>
      </w:pPr>
      <w:r>
        <w:rPr>
          <w:i w:val="0"/>
        </w:rPr>
        <w:t>Hình 4.3-5. UCD-FARM – Giống và nuôi trồng (UC20–UC27)</w:t>
      </w:r>
    </w:p>
    <w:p w14:paraId="3D2A2469">
      <w:pPr>
        <w:keepNext/>
        <w:spacing w:after="40"/>
        <w:jc w:val="center"/>
      </w:pPr>
      <w:r>
        <w:drawing>
          <wp:inline distT="0" distB="0" distL="114300" distR="114300">
            <wp:extent cx="5746750" cy="6301105"/>
            <wp:effectExtent l="0" t="0" r="6350" b="1079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57"/>
                    <a:stretch>
                      <a:fillRect/>
                    </a:stretch>
                  </pic:blipFill>
                  <pic:spPr>
                    <a:xfrm>
                      <a:off x="0" y="0"/>
                      <a:ext cx="5746750" cy="6301261"/>
                    </a:xfrm>
                    <a:prstGeom prst="rect">
                      <a:avLst/>
                    </a:prstGeom>
                  </pic:spPr>
                </pic:pic>
              </a:graphicData>
            </a:graphic>
          </wp:inline>
        </w:drawing>
      </w:r>
    </w:p>
    <w:p w14:paraId="46A792B6">
      <w:pPr>
        <w:pStyle w:val="12"/>
        <w:jc w:val="center"/>
      </w:pPr>
      <w:r>
        <w:rPr>
          <w:i w:val="0"/>
        </w:rPr>
        <w:t>Hình 4.3-6. UCD-TRACE – Thu hoạch và truy xuất (UC30–UC41)</w:t>
      </w:r>
    </w:p>
    <w:p w14:paraId="55C8AA96">
      <w:pPr>
        <w:keepNext/>
        <w:spacing w:after="40"/>
        <w:jc w:val="center"/>
      </w:pPr>
      <w:r>
        <w:drawing>
          <wp:inline distT="0" distB="0" distL="114300" distR="114300">
            <wp:extent cx="5746750" cy="4704080"/>
            <wp:effectExtent l="0" t="0" r="635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58"/>
                    <a:stretch>
                      <a:fillRect/>
                    </a:stretch>
                  </pic:blipFill>
                  <pic:spPr>
                    <a:xfrm>
                      <a:off x="0" y="0"/>
                      <a:ext cx="5746750" cy="4704424"/>
                    </a:xfrm>
                    <a:prstGeom prst="rect">
                      <a:avLst/>
                    </a:prstGeom>
                  </pic:spPr>
                </pic:pic>
              </a:graphicData>
            </a:graphic>
          </wp:inline>
        </w:drawing>
      </w:r>
    </w:p>
    <w:p w14:paraId="3EC2CEA4">
      <w:pPr>
        <w:pStyle w:val="12"/>
        <w:jc w:val="center"/>
      </w:pPr>
      <w:r>
        <w:rPr>
          <w:i w:val="0"/>
        </w:rPr>
        <w:t>Hình 4.3-7. UCD-ORDER – Đơn hàng và bàn giao (UC42–UC48)</w:t>
      </w:r>
    </w:p>
    <w:p w14:paraId="034ACC3C">
      <w:pPr>
        <w:sectPr>
          <w:footerReference r:id="rId17" w:type="default"/>
          <w:pgSz w:w="11906" w:h="16838"/>
          <w:pgMar w:top="1440" w:right="1416" w:bottom="1440" w:left="1440" w:header="708" w:footer="708" w:gutter="0"/>
          <w:cols w:space="720" w:num="1"/>
        </w:sectPr>
      </w:pPr>
    </w:p>
    <w:p w14:paraId="6F32CB37">
      <w:pPr>
        <w:keepNext/>
        <w:spacing w:after="40"/>
        <w:jc w:val="center"/>
      </w:pPr>
      <w:r>
        <w:drawing>
          <wp:inline distT="0" distB="0" distL="114300" distR="114300">
            <wp:extent cx="7312025" cy="5095875"/>
            <wp:effectExtent l="0" t="0" r="825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59"/>
                    <a:stretch>
                      <a:fillRect/>
                    </a:stretch>
                  </pic:blipFill>
                  <pic:spPr>
                    <a:xfrm>
                      <a:off x="0" y="0"/>
                      <a:ext cx="7312296" cy="5095875"/>
                    </a:xfrm>
                    <a:prstGeom prst="rect">
                      <a:avLst/>
                    </a:prstGeom>
                  </pic:spPr>
                </pic:pic>
              </a:graphicData>
            </a:graphic>
          </wp:inline>
        </w:drawing>
      </w:r>
    </w:p>
    <w:p w14:paraId="6DD11587">
      <w:pPr>
        <w:pStyle w:val="12"/>
        <w:jc w:val="center"/>
        <w:sectPr>
          <w:footerReference r:id="rId18" w:type="default"/>
          <w:pgSz w:w="16838" w:h="11906" w:orient="landscape"/>
          <w:pgMar w:top="1440" w:right="1416" w:bottom="1440" w:left="1440" w:header="708" w:footer="708" w:gutter="0"/>
          <w:cols w:space="720" w:num="1"/>
        </w:sectPr>
      </w:pPr>
      <w:r>
        <w:rPr>
          <w:i w:val="0"/>
        </w:rPr>
        <w:t>Hình 4.3-8. UCD-PAY – Thanh toán và sau bán (UC49–UC54)</w:t>
      </w:r>
    </w:p>
    <w:p w14:paraId="72DF5D40">
      <w:pPr>
        <w:keepNext/>
        <w:spacing w:after="40"/>
        <w:jc w:val="center"/>
      </w:pPr>
      <w:r>
        <w:drawing>
          <wp:inline distT="0" distB="0" distL="114300" distR="114300">
            <wp:extent cx="5746750" cy="5201285"/>
            <wp:effectExtent l="0" t="0" r="6350" b="1079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60"/>
                    <a:stretch>
                      <a:fillRect/>
                    </a:stretch>
                  </pic:blipFill>
                  <pic:spPr>
                    <a:xfrm>
                      <a:off x="0" y="0"/>
                      <a:ext cx="5746750" cy="5201851"/>
                    </a:xfrm>
                    <a:prstGeom prst="rect">
                      <a:avLst/>
                    </a:prstGeom>
                  </pic:spPr>
                </pic:pic>
              </a:graphicData>
            </a:graphic>
          </wp:inline>
        </w:drawing>
      </w:r>
    </w:p>
    <w:p w14:paraId="59D6D562">
      <w:pPr>
        <w:pStyle w:val="12"/>
        <w:jc w:val="center"/>
      </w:pPr>
      <w:r>
        <w:rPr>
          <w:i w:val="0"/>
        </w:rPr>
        <w:t>Hình 4.3-9. UCD-LABOR – Lao động và tiền công (UC55–UC62)</w:t>
      </w:r>
    </w:p>
    <w:p w14:paraId="3EE532B8">
      <w:pPr>
        <w:keepNext/>
        <w:spacing w:after="40"/>
        <w:jc w:val="center"/>
      </w:pPr>
      <w:r>
        <w:drawing>
          <wp:inline distT="0" distB="0" distL="114300" distR="114300">
            <wp:extent cx="5746750" cy="4953000"/>
            <wp:effectExtent l="0" t="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61"/>
                    <a:stretch>
                      <a:fillRect/>
                    </a:stretch>
                  </pic:blipFill>
                  <pic:spPr>
                    <a:xfrm>
                      <a:off x="0" y="0"/>
                      <a:ext cx="5746750" cy="4953537"/>
                    </a:xfrm>
                    <a:prstGeom prst="rect">
                      <a:avLst/>
                    </a:prstGeom>
                  </pic:spPr>
                </pic:pic>
              </a:graphicData>
            </a:graphic>
          </wp:inline>
        </w:drawing>
      </w:r>
    </w:p>
    <w:p w14:paraId="057B8B6C">
      <w:pPr>
        <w:pStyle w:val="12"/>
        <w:jc w:val="center"/>
      </w:pPr>
      <w:r>
        <w:rPr>
          <w:i w:val="0"/>
        </w:rPr>
        <w:t>Hình 4.3-10. UCD-RPT – Báo cáo, thông báo và liên lạc (UC63–UC71)</w:t>
      </w:r>
    </w:p>
    <w:p w14:paraId="0411059F">
      <w:pPr>
        <w:pStyle w:val="4"/>
      </w:pPr>
      <w:bookmarkStart w:id="46" w:name="_Toc14545"/>
      <w:bookmarkStart w:id="47" w:name="_Toc7386"/>
      <w:r>
        <w:t>4.4 Permission Matrix</w:t>
      </w:r>
      <w:bookmarkEnd w:id="46"/>
      <w:bookmarkEnd w:id="47"/>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3C53F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00" w:type="dxa"/>
            <w:shd w:val="clear" w:color="auto" w:fill="DCE6F1"/>
          </w:tcPr>
          <w:p w14:paraId="6B3B1109">
            <w:pPr>
              <w:spacing w:after="0" w:line="240" w:lineRule="auto"/>
            </w:pPr>
            <w:r>
              <w:rPr>
                <w:b/>
                <w:sz w:val="18"/>
              </w:rPr>
              <w:t>Actor</w:t>
            </w:r>
          </w:p>
        </w:tc>
        <w:tc>
          <w:tcPr>
            <w:tcW w:w="6800" w:type="dxa"/>
            <w:shd w:val="clear" w:color="auto" w:fill="DCE6F1"/>
          </w:tcPr>
          <w:p w14:paraId="63C65E5E">
            <w:pPr>
              <w:spacing w:after="0" w:line="240" w:lineRule="auto"/>
            </w:pPr>
            <w:r>
              <w:rPr>
                <w:b/>
                <w:sz w:val="18"/>
              </w:rPr>
              <w:t>Permission and scope</w:t>
            </w:r>
          </w:p>
        </w:tc>
      </w:tr>
      <w:tr w14:paraId="01226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0" w:type="dxa"/>
          </w:tcPr>
          <w:p w14:paraId="24989410">
            <w:pPr>
              <w:spacing w:after="0" w:line="240" w:lineRule="auto"/>
            </w:pPr>
            <w:r>
              <w:rPr>
                <w:sz w:val="17"/>
              </w:rPr>
              <w:t>Quản trị hệ thống</w:t>
            </w:r>
          </w:p>
        </w:tc>
        <w:tc>
          <w:tcPr>
            <w:tcW w:w="6800" w:type="dxa"/>
          </w:tcPr>
          <w:p w14:paraId="3EE5BB88">
            <w:pPr>
              <w:spacing w:after="0" w:line="240" w:lineRule="auto"/>
            </w:pPr>
            <w:r>
              <w:rPr>
                <w:sz w:val="17"/>
              </w:rPr>
              <w:t>Khởi tạo HTX sơ bộ/Chủ HTX (UC72), cấu hình kỹ thuật (UC73), hỗ trợ tài khoản (UC74), audit kỹ thuật (UC75); không có quyền nghiệp vụ HTX.</w:t>
            </w:r>
          </w:p>
        </w:tc>
      </w:tr>
      <w:tr w14:paraId="5A551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0" w:type="dxa"/>
          </w:tcPr>
          <w:p w14:paraId="2BBDD465">
            <w:pPr>
              <w:spacing w:after="0" w:line="240" w:lineRule="auto"/>
            </w:pPr>
            <w:r>
              <w:rPr>
                <w:sz w:val="17"/>
              </w:rPr>
              <w:t>Chủ HTX (Owner)</w:t>
            </w:r>
          </w:p>
        </w:tc>
        <w:tc>
          <w:tcPr>
            <w:tcW w:w="6800" w:type="dxa"/>
          </w:tcPr>
          <w:p w14:paraId="00634BEE">
            <w:pPr>
              <w:spacing w:after="0" w:line="240" w:lineRule="auto"/>
            </w:pPr>
            <w:r>
              <w:rPr>
                <w:sz w:val="17"/>
              </w:rPr>
              <w:t>Toàn quyền nghiệp vụ trên mọi khu; tạo tài khoản, vai trò và gán khu – vai trò; nhập ngưỡng nước; duyệt lương và quyết định hậu mãi.</w:t>
            </w:r>
          </w:p>
        </w:tc>
      </w:tr>
      <w:tr w14:paraId="75E96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0" w:type="dxa"/>
          </w:tcPr>
          <w:p w14:paraId="7AF05B7C">
            <w:pPr>
              <w:spacing w:after="0" w:line="240" w:lineRule="auto"/>
            </w:pPr>
            <w:r>
              <w:rPr>
                <w:sz w:val="17"/>
              </w:rPr>
              <w:t>Nhân viên</w:t>
            </w:r>
          </w:p>
        </w:tc>
        <w:tc>
          <w:tcPr>
            <w:tcW w:w="6800" w:type="dxa"/>
          </w:tcPr>
          <w:p w14:paraId="15E4E1EF">
            <w:pPr>
              <w:spacing w:after="0" w:line="240" w:lineRule="auto"/>
            </w:pPr>
            <w:r>
              <w:rPr>
                <w:sz w:val="17"/>
              </w:rPr>
              <w:t>Quyền = hợp các quyền (Tạo/Xem/Sửa/Xóa/khác) của những vai trò được gán, chỉ trong khu tương ứng; dữ liệu của chính mình (hồ sơ, việc, lương) xem được khi còn ít nhất một cặp khu – vai trò hiệu lực (UC02 nhánh 2b).</w:t>
            </w:r>
          </w:p>
        </w:tc>
      </w:tr>
      <w:tr w14:paraId="4F477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0" w:type="dxa"/>
          </w:tcPr>
          <w:p w14:paraId="494FABEA">
            <w:pPr>
              <w:spacing w:after="0" w:line="240" w:lineRule="auto"/>
            </w:pPr>
            <w:r>
              <w:rPr>
                <w:sz w:val="17"/>
              </w:rPr>
              <w:t>Quản lý khu</w:t>
            </w:r>
          </w:p>
        </w:tc>
        <w:tc>
          <w:tcPr>
            <w:tcW w:w="6800" w:type="dxa"/>
          </w:tcPr>
          <w:p w14:paraId="08B8F8BA">
            <w:pPr>
              <w:spacing w:after="0" w:line="240" w:lineRule="auto"/>
            </w:pPr>
            <w:r>
              <w:rPr>
                <w:sz w:val="17"/>
              </w:rPr>
              <w:t>Kế thừa Nhân viên; quyền của vai trò Quản lý khu chỉ trong các khu được gán (UC11, UC12): sản xuất, khách hàng, lao động trong khu và các đơn được giao phụ trách.</w:t>
            </w:r>
          </w:p>
        </w:tc>
      </w:tr>
      <w:tr w14:paraId="5314D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0" w:type="dxa"/>
          </w:tcPr>
          <w:p w14:paraId="43025B02">
            <w:pPr>
              <w:spacing w:after="0" w:line="240" w:lineRule="auto"/>
            </w:pPr>
            <w:r>
              <w:rPr>
                <w:sz w:val="17"/>
              </w:rPr>
              <w:t>Kế toán</w:t>
            </w:r>
          </w:p>
        </w:tc>
        <w:tc>
          <w:tcPr>
            <w:tcW w:w="6800" w:type="dxa"/>
          </w:tcPr>
          <w:p w14:paraId="016CBED6">
            <w:pPr>
              <w:spacing w:after="0" w:line="240" w:lineRule="auto"/>
            </w:pPr>
            <w:r>
              <w:rPr>
                <w:sz w:val="17"/>
              </w:rPr>
              <w:t>Kế thừa Nhân viên; quyền của vai trò Kế toán, thường ở Toàn bộ khu (UC11, UC12): thu, chi, công nợ, tiền công, lương, chứng từ và báo cáo; xem truy xuất.</w:t>
            </w:r>
          </w:p>
        </w:tc>
      </w:tr>
      <w:tr w14:paraId="0D687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0" w:type="dxa"/>
          </w:tcPr>
          <w:p w14:paraId="6DECB97A">
            <w:pPr>
              <w:spacing w:after="0" w:line="240" w:lineRule="auto"/>
            </w:pPr>
            <w:r>
              <w:rPr>
                <w:sz w:val="17"/>
              </w:rPr>
              <w:t>Thương lái</w:t>
            </w:r>
          </w:p>
        </w:tc>
        <w:tc>
          <w:tcPr>
            <w:tcW w:w="6800" w:type="dxa"/>
          </w:tcPr>
          <w:p w14:paraId="4E96C243">
            <w:pPr>
              <w:spacing w:after="0" w:line="240" w:lineRule="auto"/>
            </w:pPr>
            <w:r>
              <w:rPr>
                <w:sz w:val="17"/>
              </w:rPr>
              <w:t>Chỉ đơn, biên nhận, công nợ, yêu cầu chất lượng của chính mình.</w:t>
            </w:r>
          </w:p>
        </w:tc>
      </w:tr>
      <w:tr w14:paraId="5EA3C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0" w:type="dxa"/>
          </w:tcPr>
          <w:p w14:paraId="6F863EE2">
            <w:pPr>
              <w:spacing w:after="0" w:line="240" w:lineRule="auto"/>
            </w:pPr>
            <w:r>
              <w:rPr>
                <w:sz w:val="17"/>
              </w:rPr>
              <w:t>Người xem QR</w:t>
            </w:r>
          </w:p>
        </w:tc>
        <w:tc>
          <w:tcPr>
            <w:tcW w:w="6800" w:type="dxa"/>
          </w:tcPr>
          <w:p w14:paraId="4B3BBB90">
            <w:pPr>
              <w:spacing w:after="0" w:line="240" w:lineRule="auto"/>
            </w:pPr>
            <w:r>
              <w:rPr>
                <w:sz w:val="17"/>
              </w:rPr>
              <w:t>Chỉ nội dung truy xuất đã công bố.</w:t>
            </w:r>
          </w:p>
        </w:tc>
      </w:tr>
      <w:tr w14:paraId="7410B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0" w:type="dxa"/>
          </w:tcPr>
          <w:p w14:paraId="54181AFE">
            <w:pPr>
              <w:spacing w:after="0" w:line="240" w:lineRule="auto"/>
            </w:pPr>
            <w:r>
              <w:rPr>
                <w:sz w:val="17"/>
              </w:rPr>
              <w:t>Hệ thống ngoài</w:t>
            </w:r>
          </w:p>
        </w:tc>
        <w:tc>
          <w:tcPr>
            <w:tcW w:w="6800" w:type="dxa"/>
          </w:tcPr>
          <w:p w14:paraId="3BE6F77B">
            <w:pPr>
              <w:spacing w:after="0" w:line="240" w:lineRule="auto"/>
            </w:pPr>
            <w:r>
              <w:rPr>
                <w:sz w:val="17"/>
              </w:rPr>
              <w:t>Không có quyền nghiệp vụ; chỉ nhận/gửi dữ liệu qua kết nối do Quản trị hệ thống cấu hình (UC73); lỗi dịch vụ không tự tạo/sửa giao dịch.</w:t>
            </w:r>
          </w:p>
        </w:tc>
      </w:tr>
    </w:tbl>
    <w:p w14:paraId="7C8125EF"/>
    <w:p w14:paraId="50B00D2E">
      <w:pPr>
        <w:keepNext/>
        <w:spacing w:before="160" w:after="40"/>
      </w:pPr>
      <w:r>
        <w:rPr>
          <w:b/>
        </w:rPr>
        <w:t>Ma trận theo UC</w:t>
      </w:r>
    </w:p>
    <w:p w14:paraId="7AE82773">
      <w:pPr>
        <w:spacing w:after="60"/>
      </w:pPr>
      <w:r>
        <w:rPr>
          <w:sz w:val="18"/>
          <w:szCs w:val="18"/>
        </w:rPr>
        <w:t xml:space="preserve">Full = thực hiện đầy đủ chức năng của UC; R = chỉ xem, tra cứu hoặc xem báo cáo; No = không dùng UC. * = trong khu và theo vai trò được gán (BR-19); † = chỉ dữ liệu của chính mình; ‡ = trong phạm vi kỹ thuật được phép, không có quyền nghiệp vụ HTX. Ma trận khớp mục Primary Actors của từng UC và đường nối trên sơ đồ Use Case; riêng UC08 chỉ chạy khi được UC01, UC03 include hoặc khi mở rộng UC02, UC05 nên trên sơ đồ không nối trực tiếp với actor mà dùng actor của UC gốc. Quyền Tạo/Xem/Sửa/Xóa chi tiết của từng vai trò do Chủ HTX cấu hình ở UC12. Khóa, mở khóa tài khoản, thu hồi cặp khu – vai trò (UC11) và đổi tình trạng làm việc (UC10) chỉ do Chủ HTX thực </w:t>
      </w:r>
      <w:del w:id="1886" w:author="Claude" w:date="2026-10-08T00:00:00Z">
        <w:r>
          <w:rPr>
            <w:sz w:val="18"/>
            <w:szCs w:val="18"/>
          </w:rPr>
          <w:delText xml:space="preserve">hiện,</w:delText>
        </w:r>
      </w:del>
      <w:ins w:id="1887" w:author="Claude" w:date="2026-10-08T00:00:00Z">
        <w:r>
          <w:rPr>
            <w:sz w:val="18"/>
            <w:szCs w:val="18"/>
          </w:rPr>
          <w:t xml:space="preserve">hiện</w:t>
        </w:r>
      </w:ins>
      <w:r>
        <w:rPr>
          <w:sz w:val="18"/>
          <w:szCs w:val="18"/>
        </w:rPr>
        <w:t xml:space="preserve"> </w:t>
      </w:r>
      <w:del w:id="1884" w:author="Claude" w:date="2026-10-08T00:00:00Z">
        <w:r>
          <w:rPr>
            <w:sz w:val="18"/>
            <w:szCs w:val="18"/>
          </w:rPr>
          <w:delText xml:space="preserve">kể</w:delText>
        </w:r>
      </w:del>
      <w:ins w:id="1885" w:author="Claude" w:date="2026-10-08T00:00:00Z">
        <w:r>
          <w:rPr>
            <w:sz w:val="18"/>
            <w:szCs w:val="18"/>
          </w:rPr>
          <w:t xml:space="preserve">(bảng</w:t>
        </w:r>
      </w:ins>
      <w:r>
        <w:rPr>
          <w:sz w:val="18"/>
          <w:szCs w:val="18"/>
        </w:rPr>
        <w:t xml:space="preserve"> </w:t>
      </w:r>
      <w:del w:id="1882" w:author="Claude" w:date="2026-10-08T00:00:00Z">
        <w:r>
          <w:rPr>
            <w:sz w:val="18"/>
            <w:szCs w:val="18"/>
          </w:rPr>
          <w:delText xml:space="preserve">cả</w:delText>
        </w:r>
      </w:del>
      <w:ins w:id="1883" w:author="Claude" w:date="2026-10-08T00:00:00Z">
        <w:r>
          <w:rPr>
            <w:sz w:val="18"/>
            <w:szCs w:val="18"/>
          </w:rPr>
          <w:t xml:space="preserve">3.4-2);</w:t>
        </w:r>
      </w:ins>
      <w:r>
        <w:rPr>
          <w:sz w:val="18"/>
          <w:szCs w:val="18"/>
        </w:rPr>
        <w:t xml:space="preserve"> </w:t>
      </w:r>
      <w:del w:id="1880" w:author="Claude" w:date="2026-10-08T00:00:00Z">
        <w:r>
          <w:rPr>
            <w:sz w:val="18"/>
            <w:szCs w:val="18"/>
          </w:rPr>
          <w:delText xml:space="preserve">khi</w:delText>
        </w:r>
      </w:del>
      <w:ins w:id="1881" w:author="Claude" w:date="2026-10-08T00:00:00Z">
        <w:r>
          <w:rPr>
            <w:sz w:val="18"/>
            <w:szCs w:val="18"/>
          </w:rPr>
          <w:t xml:space="preserve">UC09–UC11 không giao cho</w:t>
        </w:r>
      </w:ins>
      <w:r>
        <w:rPr>
          <w:sz w:val="18"/>
          <w:szCs w:val="18"/>
        </w:rPr>
        <w:t xml:space="preserve"> nhân </w:t>
      </w:r>
      <w:del w:id="1878" w:author="Claude" w:date="2026-10-08T00:00:00Z">
        <w:r>
          <w:rPr>
            <w:sz w:val="18"/>
            <w:szCs w:val="18"/>
          </w:rPr>
          <w:delText xml:space="preserve">viên có quyền Sửa trên chức năng tương ứng (bảng 3.4-2).</w:delText>
        </w:r>
      </w:del>
      <w:ins w:id="1879" w:author="Claude" w:date="2026-10-08T00:00:00Z">
        <w:r>
          <w:rPr>
            <w:sz w:val="18"/>
            <w:szCs w:val="18"/>
          </w:rPr>
          <w:t xml:space="preserve">viên.</w:t>
        </w:r>
      </w:ins>
      <w:r>
        <w:rPr>
          <w:sz w:val="18"/>
          <w:szCs w:val="18"/>
        </w:rPr>
        <w:t xml:space="preserve"> Quản lý khu và Kế toán là actor con của Nhân viên (Hình 4.1-1): hai cột này đã gồm các UC kế thừa từ Nhân viên; ở UC chỉ giao cho actor con, cột Nhân viên ghi No. Dữ liệu chung HTX không gắn khu (nhà cung cấp giống, lô giống, khách hàng, phiếu thu, người nhận khoán, lao động thời vụ, chấm công, mức lương và đơn giá, quyết toán lao động): dấu * nghĩa là chỉ vai trò được gán ở Toàn bộ khu mới thao tác; vai trò gán ở một khu cụ thể không thao tác trên các dữ liệu này.</w:t>
      </w:r>
    </w:p>
    <w:tbl>
      <w:tblPr>
        <w:tblStyle w:val="22"/>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0"/>
        <w:gridCol w:w="2150"/>
        <w:gridCol w:w="900"/>
        <w:gridCol w:w="800"/>
        <w:gridCol w:w="850"/>
        <w:gridCol w:w="850"/>
        <w:gridCol w:w="800"/>
        <w:gridCol w:w="800"/>
        <w:gridCol w:w="800"/>
      </w:tblGrid>
      <w:tr w14:paraId="56F05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650" w:type="dxa"/>
            <w:shd w:val="clear" w:color="auto" w:fill="DCE6F1"/>
          </w:tcPr>
          <w:p w14:paraId="62C27E21">
            <w:pPr>
              <w:spacing w:after="0" w:line="240" w:lineRule="auto"/>
            </w:pPr>
            <w:r>
              <w:rPr>
                <w:b/>
                <w:sz w:val="16"/>
                <w:szCs w:val="16"/>
              </w:rPr>
              <w:t>UC</w:t>
            </w:r>
          </w:p>
        </w:tc>
        <w:tc>
          <w:tcPr>
            <w:tcW w:w="2150" w:type="dxa"/>
            <w:shd w:val="clear" w:color="auto" w:fill="DCE6F1"/>
          </w:tcPr>
          <w:p w14:paraId="0C3E64A6">
            <w:pPr>
              <w:spacing w:after="0" w:line="240" w:lineRule="auto"/>
            </w:pPr>
            <w:r>
              <w:rPr>
                <w:b/>
                <w:sz w:val="16"/>
                <w:szCs w:val="16"/>
              </w:rPr>
              <w:t>Use Case</w:t>
            </w:r>
          </w:p>
        </w:tc>
        <w:tc>
          <w:tcPr>
            <w:tcW w:w="900" w:type="dxa"/>
            <w:shd w:val="clear" w:color="auto" w:fill="DCE6F1"/>
          </w:tcPr>
          <w:p w14:paraId="3E403125">
            <w:pPr>
              <w:spacing w:after="0" w:line="240" w:lineRule="auto"/>
              <w:jc w:val="center"/>
            </w:pPr>
            <w:r>
              <w:rPr>
                <w:b/>
                <w:sz w:val="16"/>
                <w:szCs w:val="16"/>
              </w:rPr>
              <w:t>Quản trị hệ thống</w:t>
            </w:r>
          </w:p>
        </w:tc>
        <w:tc>
          <w:tcPr>
            <w:tcW w:w="800" w:type="dxa"/>
            <w:shd w:val="clear" w:color="auto" w:fill="DCE6F1"/>
          </w:tcPr>
          <w:p w14:paraId="360D9277">
            <w:pPr>
              <w:spacing w:after="0" w:line="240" w:lineRule="auto"/>
              <w:jc w:val="center"/>
            </w:pPr>
            <w:r>
              <w:rPr>
                <w:b/>
                <w:sz w:val="16"/>
                <w:szCs w:val="16"/>
              </w:rPr>
              <w:t>Chủ HTX</w:t>
            </w:r>
          </w:p>
        </w:tc>
        <w:tc>
          <w:tcPr>
            <w:tcW w:w="850" w:type="dxa"/>
            <w:shd w:val="clear" w:color="auto" w:fill="DCE6F1"/>
          </w:tcPr>
          <w:p w14:paraId="06A00349">
            <w:pPr>
              <w:spacing w:after="0" w:line="240" w:lineRule="auto"/>
              <w:jc w:val="center"/>
            </w:pPr>
            <w:r>
              <w:rPr>
                <w:b/>
                <w:sz w:val="16"/>
                <w:szCs w:val="16"/>
              </w:rPr>
              <w:t>Nhân viên</w:t>
            </w:r>
          </w:p>
        </w:tc>
        <w:tc>
          <w:tcPr>
            <w:tcW w:w="850" w:type="dxa"/>
            <w:shd w:val="clear" w:color="auto" w:fill="DCE6F1"/>
          </w:tcPr>
          <w:p w14:paraId="57796939">
            <w:pPr>
              <w:spacing w:after="0" w:line="240" w:lineRule="auto"/>
              <w:jc w:val="center"/>
            </w:pPr>
            <w:r>
              <w:rPr>
                <w:b/>
                <w:sz w:val="16"/>
                <w:szCs w:val="16"/>
              </w:rPr>
              <w:t>Quản lý khu</w:t>
            </w:r>
          </w:p>
        </w:tc>
        <w:tc>
          <w:tcPr>
            <w:tcW w:w="800" w:type="dxa"/>
            <w:shd w:val="clear" w:color="auto" w:fill="DCE6F1"/>
          </w:tcPr>
          <w:p w14:paraId="6F9FA8E9">
            <w:pPr>
              <w:spacing w:after="0" w:line="240" w:lineRule="auto"/>
              <w:jc w:val="center"/>
            </w:pPr>
            <w:r>
              <w:rPr>
                <w:b/>
                <w:sz w:val="16"/>
                <w:szCs w:val="16"/>
              </w:rPr>
              <w:t>Kế toán</w:t>
            </w:r>
          </w:p>
        </w:tc>
        <w:tc>
          <w:tcPr>
            <w:tcW w:w="800" w:type="dxa"/>
            <w:shd w:val="clear" w:color="auto" w:fill="DCE6F1"/>
          </w:tcPr>
          <w:p w14:paraId="5AF08D05">
            <w:pPr>
              <w:spacing w:after="0" w:line="240" w:lineRule="auto"/>
              <w:jc w:val="center"/>
            </w:pPr>
            <w:r>
              <w:rPr>
                <w:b/>
                <w:sz w:val="16"/>
                <w:szCs w:val="16"/>
              </w:rPr>
              <w:t>Thương lái</w:t>
            </w:r>
          </w:p>
        </w:tc>
        <w:tc>
          <w:tcPr>
            <w:tcW w:w="800" w:type="dxa"/>
            <w:shd w:val="clear" w:color="auto" w:fill="DCE6F1"/>
          </w:tcPr>
          <w:p w14:paraId="0A6B8012">
            <w:pPr>
              <w:spacing w:after="0" w:line="240" w:lineRule="auto"/>
              <w:jc w:val="center"/>
            </w:pPr>
            <w:r>
              <w:rPr>
                <w:b/>
                <w:sz w:val="16"/>
                <w:szCs w:val="16"/>
              </w:rPr>
              <w:t>Người xem QR</w:t>
            </w:r>
          </w:p>
        </w:tc>
      </w:tr>
      <w:tr w14:paraId="5AE81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00" w:type="dxa"/>
            <w:gridSpan w:val="9"/>
            <w:shd w:val="clear" w:color="auto" w:fill="F2F2F2"/>
          </w:tcPr>
          <w:p w14:paraId="6ECE2468">
            <w:pPr>
              <w:spacing w:after="0" w:line="240" w:lineRule="auto"/>
            </w:pPr>
            <w:r>
              <w:rPr>
                <w:b/>
                <w:sz w:val="16"/>
                <w:szCs w:val="16"/>
              </w:rPr>
              <w:t>1. Xác thực và tài khoản cá nhân</w:t>
            </w:r>
          </w:p>
        </w:tc>
      </w:tr>
      <w:tr w14:paraId="4DAA0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2B433B98">
            <w:pPr>
              <w:spacing w:after="0" w:line="240" w:lineRule="auto"/>
            </w:pPr>
            <w:r>
              <w:rPr>
                <w:sz w:val="16"/>
                <w:szCs w:val="16"/>
              </w:rPr>
              <w:t>UC01</w:t>
            </w:r>
          </w:p>
        </w:tc>
        <w:tc>
          <w:tcPr>
            <w:tcW w:w="2150" w:type="dxa"/>
          </w:tcPr>
          <w:p w14:paraId="3A9C5099">
            <w:pPr>
              <w:spacing w:after="0" w:line="240" w:lineRule="auto"/>
            </w:pPr>
            <w:r>
              <w:rPr>
                <w:sz w:val="16"/>
                <w:szCs w:val="16"/>
              </w:rPr>
              <w:t>Đăng ký tài khoản khách hàng</w:t>
            </w:r>
          </w:p>
        </w:tc>
        <w:tc>
          <w:tcPr>
            <w:tcW w:w="900" w:type="dxa"/>
          </w:tcPr>
          <w:p w14:paraId="4167C70A">
            <w:pPr>
              <w:spacing w:after="0" w:line="240" w:lineRule="auto"/>
              <w:jc w:val="center"/>
            </w:pPr>
            <w:r>
              <w:rPr>
                <w:sz w:val="16"/>
                <w:szCs w:val="16"/>
              </w:rPr>
              <w:t>No</w:t>
            </w:r>
          </w:p>
        </w:tc>
        <w:tc>
          <w:tcPr>
            <w:tcW w:w="800" w:type="dxa"/>
          </w:tcPr>
          <w:p w14:paraId="1065CAAF">
            <w:pPr>
              <w:spacing w:after="0" w:line="240" w:lineRule="auto"/>
              <w:jc w:val="center"/>
            </w:pPr>
            <w:r>
              <w:rPr>
                <w:sz w:val="16"/>
                <w:szCs w:val="16"/>
              </w:rPr>
              <w:t>No</w:t>
            </w:r>
          </w:p>
        </w:tc>
        <w:tc>
          <w:tcPr>
            <w:tcW w:w="850" w:type="dxa"/>
          </w:tcPr>
          <w:p w14:paraId="3E019B62">
            <w:pPr>
              <w:spacing w:after="0" w:line="240" w:lineRule="auto"/>
              <w:jc w:val="center"/>
            </w:pPr>
            <w:r>
              <w:rPr>
                <w:sz w:val="16"/>
                <w:szCs w:val="16"/>
              </w:rPr>
              <w:t>No</w:t>
            </w:r>
          </w:p>
        </w:tc>
        <w:tc>
          <w:tcPr>
            <w:tcW w:w="850" w:type="dxa"/>
          </w:tcPr>
          <w:p w14:paraId="40EEB653">
            <w:pPr>
              <w:spacing w:after="0" w:line="240" w:lineRule="auto"/>
              <w:jc w:val="center"/>
            </w:pPr>
            <w:r>
              <w:rPr>
                <w:sz w:val="16"/>
                <w:szCs w:val="16"/>
              </w:rPr>
              <w:t>No</w:t>
            </w:r>
          </w:p>
        </w:tc>
        <w:tc>
          <w:tcPr>
            <w:tcW w:w="800" w:type="dxa"/>
          </w:tcPr>
          <w:p w14:paraId="5E13C505">
            <w:pPr>
              <w:spacing w:after="0" w:line="240" w:lineRule="auto"/>
              <w:jc w:val="center"/>
            </w:pPr>
            <w:r>
              <w:rPr>
                <w:sz w:val="16"/>
                <w:szCs w:val="16"/>
              </w:rPr>
              <w:t>No</w:t>
            </w:r>
          </w:p>
        </w:tc>
        <w:tc>
          <w:tcPr>
            <w:tcW w:w="800" w:type="dxa"/>
          </w:tcPr>
          <w:p w14:paraId="444E2FFC">
            <w:pPr>
              <w:spacing w:after="0" w:line="240" w:lineRule="auto"/>
              <w:jc w:val="center"/>
            </w:pPr>
            <w:r>
              <w:rPr>
                <w:sz w:val="16"/>
                <w:szCs w:val="16"/>
              </w:rPr>
              <w:t>Full†</w:t>
            </w:r>
          </w:p>
        </w:tc>
        <w:tc>
          <w:tcPr>
            <w:tcW w:w="800" w:type="dxa"/>
          </w:tcPr>
          <w:p w14:paraId="4629E04E">
            <w:pPr>
              <w:spacing w:after="0" w:line="240" w:lineRule="auto"/>
              <w:jc w:val="center"/>
            </w:pPr>
            <w:r>
              <w:rPr>
                <w:sz w:val="16"/>
                <w:szCs w:val="16"/>
              </w:rPr>
              <w:t>No</w:t>
            </w:r>
          </w:p>
        </w:tc>
      </w:tr>
      <w:tr w14:paraId="4C377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4955BE5E">
            <w:pPr>
              <w:spacing w:after="0" w:line="240" w:lineRule="auto"/>
            </w:pPr>
            <w:r>
              <w:rPr>
                <w:sz w:val="16"/>
                <w:szCs w:val="16"/>
              </w:rPr>
              <w:t>UC02</w:t>
            </w:r>
          </w:p>
        </w:tc>
        <w:tc>
          <w:tcPr>
            <w:tcW w:w="2150" w:type="dxa"/>
          </w:tcPr>
          <w:p w14:paraId="49153432">
            <w:pPr>
              <w:spacing w:after="0" w:line="240" w:lineRule="auto"/>
            </w:pPr>
            <w:r>
              <w:rPr>
                <w:sz w:val="16"/>
                <w:szCs w:val="16"/>
              </w:rPr>
              <w:t>Đăng nhập</w:t>
            </w:r>
          </w:p>
        </w:tc>
        <w:tc>
          <w:tcPr>
            <w:tcW w:w="900" w:type="dxa"/>
          </w:tcPr>
          <w:p w14:paraId="5B889194">
            <w:pPr>
              <w:spacing w:after="0" w:line="240" w:lineRule="auto"/>
              <w:jc w:val="center"/>
            </w:pPr>
            <w:r>
              <w:rPr>
                <w:sz w:val="16"/>
                <w:szCs w:val="16"/>
              </w:rPr>
              <w:t>Full†</w:t>
            </w:r>
          </w:p>
        </w:tc>
        <w:tc>
          <w:tcPr>
            <w:tcW w:w="800" w:type="dxa"/>
          </w:tcPr>
          <w:p w14:paraId="28A32019">
            <w:pPr>
              <w:spacing w:after="0" w:line="240" w:lineRule="auto"/>
              <w:jc w:val="center"/>
            </w:pPr>
            <w:r>
              <w:rPr>
                <w:sz w:val="16"/>
                <w:szCs w:val="16"/>
              </w:rPr>
              <w:t>Full</w:t>
            </w:r>
          </w:p>
        </w:tc>
        <w:tc>
          <w:tcPr>
            <w:tcW w:w="850" w:type="dxa"/>
          </w:tcPr>
          <w:p w14:paraId="695C3341">
            <w:pPr>
              <w:spacing w:after="0" w:line="240" w:lineRule="auto"/>
              <w:jc w:val="center"/>
            </w:pPr>
            <w:r>
              <w:rPr>
                <w:sz w:val="16"/>
                <w:szCs w:val="16"/>
              </w:rPr>
              <w:t>Full†</w:t>
            </w:r>
          </w:p>
        </w:tc>
        <w:tc>
          <w:tcPr>
            <w:tcW w:w="850" w:type="dxa"/>
          </w:tcPr>
          <w:p w14:paraId="736A5425">
            <w:pPr>
              <w:spacing w:after="0" w:line="240" w:lineRule="auto"/>
              <w:jc w:val="center"/>
            </w:pPr>
            <w:r>
              <w:rPr>
                <w:sz w:val="16"/>
                <w:szCs w:val="16"/>
              </w:rPr>
              <w:t>Full†</w:t>
            </w:r>
          </w:p>
        </w:tc>
        <w:tc>
          <w:tcPr>
            <w:tcW w:w="800" w:type="dxa"/>
          </w:tcPr>
          <w:p w14:paraId="0C086B4E">
            <w:pPr>
              <w:spacing w:after="0" w:line="240" w:lineRule="auto"/>
              <w:jc w:val="center"/>
            </w:pPr>
            <w:r>
              <w:rPr>
                <w:sz w:val="16"/>
                <w:szCs w:val="16"/>
              </w:rPr>
              <w:t>Full†</w:t>
            </w:r>
          </w:p>
        </w:tc>
        <w:tc>
          <w:tcPr>
            <w:tcW w:w="800" w:type="dxa"/>
          </w:tcPr>
          <w:p w14:paraId="43201C5B">
            <w:pPr>
              <w:spacing w:after="0" w:line="240" w:lineRule="auto"/>
              <w:jc w:val="center"/>
            </w:pPr>
            <w:r>
              <w:rPr>
                <w:sz w:val="16"/>
                <w:szCs w:val="16"/>
              </w:rPr>
              <w:t>Full†</w:t>
            </w:r>
          </w:p>
        </w:tc>
        <w:tc>
          <w:tcPr>
            <w:tcW w:w="800" w:type="dxa"/>
          </w:tcPr>
          <w:p w14:paraId="17A26621">
            <w:pPr>
              <w:spacing w:after="0" w:line="240" w:lineRule="auto"/>
              <w:jc w:val="center"/>
            </w:pPr>
            <w:r>
              <w:rPr>
                <w:sz w:val="16"/>
                <w:szCs w:val="16"/>
              </w:rPr>
              <w:t>No</w:t>
            </w:r>
          </w:p>
        </w:tc>
      </w:tr>
      <w:tr w14:paraId="478AD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389D0B23">
            <w:pPr>
              <w:spacing w:after="0" w:line="240" w:lineRule="auto"/>
            </w:pPr>
            <w:r>
              <w:rPr>
                <w:sz w:val="16"/>
                <w:szCs w:val="16"/>
              </w:rPr>
              <w:t>UC03</w:t>
            </w:r>
          </w:p>
        </w:tc>
        <w:tc>
          <w:tcPr>
            <w:tcW w:w="2150" w:type="dxa"/>
          </w:tcPr>
          <w:p w14:paraId="5E931928">
            <w:pPr>
              <w:spacing w:after="0" w:line="240" w:lineRule="auto"/>
            </w:pPr>
            <w:r>
              <w:rPr>
                <w:sz w:val="16"/>
                <w:szCs w:val="16"/>
              </w:rPr>
              <w:t>Khôi phục tài khoản tự phục vụ</w:t>
            </w:r>
          </w:p>
        </w:tc>
        <w:tc>
          <w:tcPr>
            <w:tcW w:w="900" w:type="dxa"/>
          </w:tcPr>
          <w:p w14:paraId="1F39B776">
            <w:pPr>
              <w:spacing w:after="0" w:line="240" w:lineRule="auto"/>
              <w:jc w:val="center"/>
            </w:pPr>
            <w:r>
              <w:rPr>
                <w:sz w:val="16"/>
                <w:szCs w:val="16"/>
              </w:rPr>
              <w:t>No</w:t>
            </w:r>
          </w:p>
        </w:tc>
        <w:tc>
          <w:tcPr>
            <w:tcW w:w="800" w:type="dxa"/>
          </w:tcPr>
          <w:p w14:paraId="7FDA5EA9">
            <w:pPr>
              <w:spacing w:after="0" w:line="240" w:lineRule="auto"/>
              <w:jc w:val="center"/>
            </w:pPr>
            <w:r>
              <w:rPr>
                <w:sz w:val="16"/>
                <w:szCs w:val="16"/>
              </w:rPr>
              <w:t>Full</w:t>
            </w:r>
          </w:p>
        </w:tc>
        <w:tc>
          <w:tcPr>
            <w:tcW w:w="850" w:type="dxa"/>
          </w:tcPr>
          <w:p w14:paraId="642C56C8">
            <w:pPr>
              <w:spacing w:after="0" w:line="240" w:lineRule="auto"/>
              <w:jc w:val="center"/>
            </w:pPr>
            <w:r>
              <w:rPr>
                <w:sz w:val="16"/>
                <w:szCs w:val="16"/>
              </w:rPr>
              <w:t>Full†</w:t>
            </w:r>
          </w:p>
        </w:tc>
        <w:tc>
          <w:tcPr>
            <w:tcW w:w="850" w:type="dxa"/>
          </w:tcPr>
          <w:p w14:paraId="52C2413C">
            <w:pPr>
              <w:spacing w:after="0" w:line="240" w:lineRule="auto"/>
              <w:jc w:val="center"/>
            </w:pPr>
            <w:r>
              <w:rPr>
                <w:sz w:val="16"/>
                <w:szCs w:val="16"/>
              </w:rPr>
              <w:t>Full†</w:t>
            </w:r>
          </w:p>
        </w:tc>
        <w:tc>
          <w:tcPr>
            <w:tcW w:w="800" w:type="dxa"/>
          </w:tcPr>
          <w:p w14:paraId="1CFFEF3E">
            <w:pPr>
              <w:spacing w:after="0" w:line="240" w:lineRule="auto"/>
              <w:jc w:val="center"/>
            </w:pPr>
            <w:r>
              <w:rPr>
                <w:sz w:val="16"/>
                <w:szCs w:val="16"/>
              </w:rPr>
              <w:t>Full†</w:t>
            </w:r>
          </w:p>
        </w:tc>
        <w:tc>
          <w:tcPr>
            <w:tcW w:w="800" w:type="dxa"/>
          </w:tcPr>
          <w:p w14:paraId="4366C6D9">
            <w:pPr>
              <w:spacing w:after="0" w:line="240" w:lineRule="auto"/>
              <w:jc w:val="center"/>
            </w:pPr>
            <w:r>
              <w:rPr>
                <w:sz w:val="16"/>
                <w:szCs w:val="16"/>
              </w:rPr>
              <w:t>Full†</w:t>
            </w:r>
          </w:p>
        </w:tc>
        <w:tc>
          <w:tcPr>
            <w:tcW w:w="800" w:type="dxa"/>
          </w:tcPr>
          <w:p w14:paraId="6059A2D0">
            <w:pPr>
              <w:spacing w:after="0" w:line="240" w:lineRule="auto"/>
              <w:jc w:val="center"/>
            </w:pPr>
            <w:r>
              <w:rPr>
                <w:sz w:val="16"/>
                <w:szCs w:val="16"/>
              </w:rPr>
              <w:t>No</w:t>
            </w:r>
          </w:p>
        </w:tc>
      </w:tr>
      <w:tr w14:paraId="59FA8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688EAF8">
            <w:pPr>
              <w:spacing w:after="0" w:line="240" w:lineRule="auto"/>
            </w:pPr>
            <w:r>
              <w:rPr>
                <w:sz w:val="16"/>
                <w:szCs w:val="16"/>
              </w:rPr>
              <w:t>UC04</w:t>
            </w:r>
          </w:p>
        </w:tc>
        <w:tc>
          <w:tcPr>
            <w:tcW w:w="2150" w:type="dxa"/>
          </w:tcPr>
          <w:p w14:paraId="150215B7">
            <w:pPr>
              <w:spacing w:after="0" w:line="240" w:lineRule="auto"/>
            </w:pPr>
            <w:r>
              <w:rPr>
                <w:sz w:val="16"/>
                <w:szCs w:val="16"/>
              </w:rPr>
              <w:t>Đổi mật khẩu</w:t>
            </w:r>
          </w:p>
        </w:tc>
        <w:tc>
          <w:tcPr>
            <w:tcW w:w="900" w:type="dxa"/>
          </w:tcPr>
          <w:p w14:paraId="236519F3">
            <w:pPr>
              <w:spacing w:after="0" w:line="240" w:lineRule="auto"/>
              <w:jc w:val="center"/>
            </w:pPr>
            <w:r>
              <w:rPr>
                <w:sz w:val="16"/>
                <w:szCs w:val="16"/>
              </w:rPr>
              <w:t>Full†</w:t>
            </w:r>
          </w:p>
        </w:tc>
        <w:tc>
          <w:tcPr>
            <w:tcW w:w="800" w:type="dxa"/>
          </w:tcPr>
          <w:p w14:paraId="2FDD1DB9">
            <w:pPr>
              <w:spacing w:after="0" w:line="240" w:lineRule="auto"/>
              <w:jc w:val="center"/>
            </w:pPr>
            <w:r>
              <w:rPr>
                <w:sz w:val="16"/>
                <w:szCs w:val="16"/>
              </w:rPr>
              <w:t>Full</w:t>
            </w:r>
          </w:p>
        </w:tc>
        <w:tc>
          <w:tcPr>
            <w:tcW w:w="850" w:type="dxa"/>
          </w:tcPr>
          <w:p w14:paraId="1FF29D20">
            <w:pPr>
              <w:spacing w:after="0" w:line="240" w:lineRule="auto"/>
              <w:jc w:val="center"/>
            </w:pPr>
            <w:r>
              <w:rPr>
                <w:sz w:val="16"/>
                <w:szCs w:val="16"/>
              </w:rPr>
              <w:t>Full†</w:t>
            </w:r>
          </w:p>
        </w:tc>
        <w:tc>
          <w:tcPr>
            <w:tcW w:w="850" w:type="dxa"/>
          </w:tcPr>
          <w:p w14:paraId="2664C6AA">
            <w:pPr>
              <w:spacing w:after="0" w:line="240" w:lineRule="auto"/>
              <w:jc w:val="center"/>
            </w:pPr>
            <w:r>
              <w:rPr>
                <w:sz w:val="16"/>
                <w:szCs w:val="16"/>
              </w:rPr>
              <w:t>Full†</w:t>
            </w:r>
          </w:p>
        </w:tc>
        <w:tc>
          <w:tcPr>
            <w:tcW w:w="800" w:type="dxa"/>
          </w:tcPr>
          <w:p w14:paraId="377A8676">
            <w:pPr>
              <w:spacing w:after="0" w:line="240" w:lineRule="auto"/>
              <w:jc w:val="center"/>
            </w:pPr>
            <w:r>
              <w:rPr>
                <w:sz w:val="16"/>
                <w:szCs w:val="16"/>
              </w:rPr>
              <w:t>Full†</w:t>
            </w:r>
          </w:p>
        </w:tc>
        <w:tc>
          <w:tcPr>
            <w:tcW w:w="800" w:type="dxa"/>
          </w:tcPr>
          <w:p w14:paraId="6C437B5B">
            <w:pPr>
              <w:spacing w:after="0" w:line="240" w:lineRule="auto"/>
              <w:jc w:val="center"/>
            </w:pPr>
            <w:r>
              <w:rPr>
                <w:sz w:val="16"/>
                <w:szCs w:val="16"/>
              </w:rPr>
              <w:t>Full†</w:t>
            </w:r>
          </w:p>
        </w:tc>
        <w:tc>
          <w:tcPr>
            <w:tcW w:w="800" w:type="dxa"/>
          </w:tcPr>
          <w:p w14:paraId="3A08DBEA">
            <w:pPr>
              <w:spacing w:after="0" w:line="240" w:lineRule="auto"/>
              <w:jc w:val="center"/>
            </w:pPr>
            <w:r>
              <w:rPr>
                <w:sz w:val="16"/>
                <w:szCs w:val="16"/>
              </w:rPr>
              <w:t>No</w:t>
            </w:r>
          </w:p>
        </w:tc>
      </w:tr>
      <w:tr w14:paraId="5162C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1DF68A1">
            <w:pPr>
              <w:spacing w:after="0" w:line="240" w:lineRule="auto"/>
            </w:pPr>
            <w:r>
              <w:rPr>
                <w:sz w:val="16"/>
                <w:szCs w:val="16"/>
              </w:rPr>
              <w:t>UC05</w:t>
            </w:r>
          </w:p>
        </w:tc>
        <w:tc>
          <w:tcPr>
            <w:tcW w:w="2150" w:type="dxa"/>
          </w:tcPr>
          <w:p w14:paraId="65828372">
            <w:pPr>
              <w:spacing w:after="0" w:line="240" w:lineRule="auto"/>
            </w:pPr>
            <w:r>
              <w:rPr>
                <w:sz w:val="16"/>
                <w:szCs w:val="16"/>
              </w:rPr>
              <w:t>Quản lý hồ sơ cá nhân</w:t>
            </w:r>
          </w:p>
        </w:tc>
        <w:tc>
          <w:tcPr>
            <w:tcW w:w="900" w:type="dxa"/>
          </w:tcPr>
          <w:p w14:paraId="6FAB166E">
            <w:pPr>
              <w:spacing w:after="0" w:line="240" w:lineRule="auto"/>
              <w:jc w:val="center"/>
            </w:pPr>
            <w:r>
              <w:rPr>
                <w:sz w:val="16"/>
                <w:szCs w:val="16"/>
              </w:rPr>
              <w:t>Full†</w:t>
            </w:r>
          </w:p>
        </w:tc>
        <w:tc>
          <w:tcPr>
            <w:tcW w:w="800" w:type="dxa"/>
          </w:tcPr>
          <w:p w14:paraId="21820A23">
            <w:pPr>
              <w:spacing w:after="0" w:line="240" w:lineRule="auto"/>
              <w:jc w:val="center"/>
            </w:pPr>
            <w:r>
              <w:rPr>
                <w:sz w:val="16"/>
                <w:szCs w:val="16"/>
              </w:rPr>
              <w:t>Full†</w:t>
            </w:r>
          </w:p>
        </w:tc>
        <w:tc>
          <w:tcPr>
            <w:tcW w:w="850" w:type="dxa"/>
          </w:tcPr>
          <w:p w14:paraId="4C15A391">
            <w:pPr>
              <w:spacing w:after="0" w:line="240" w:lineRule="auto"/>
              <w:jc w:val="center"/>
            </w:pPr>
            <w:r>
              <w:rPr>
                <w:sz w:val="16"/>
                <w:szCs w:val="16"/>
              </w:rPr>
              <w:t>Full†</w:t>
            </w:r>
          </w:p>
        </w:tc>
        <w:tc>
          <w:tcPr>
            <w:tcW w:w="850" w:type="dxa"/>
          </w:tcPr>
          <w:p w14:paraId="22490411">
            <w:pPr>
              <w:spacing w:after="0" w:line="240" w:lineRule="auto"/>
              <w:jc w:val="center"/>
            </w:pPr>
            <w:r>
              <w:rPr>
                <w:sz w:val="16"/>
                <w:szCs w:val="16"/>
              </w:rPr>
              <w:t>Full†</w:t>
            </w:r>
          </w:p>
        </w:tc>
        <w:tc>
          <w:tcPr>
            <w:tcW w:w="800" w:type="dxa"/>
          </w:tcPr>
          <w:p w14:paraId="78A65482">
            <w:pPr>
              <w:spacing w:after="0" w:line="240" w:lineRule="auto"/>
              <w:jc w:val="center"/>
            </w:pPr>
            <w:r>
              <w:rPr>
                <w:sz w:val="16"/>
                <w:szCs w:val="16"/>
              </w:rPr>
              <w:t>Full†</w:t>
            </w:r>
          </w:p>
        </w:tc>
        <w:tc>
          <w:tcPr>
            <w:tcW w:w="800" w:type="dxa"/>
          </w:tcPr>
          <w:p w14:paraId="1C3C2863">
            <w:pPr>
              <w:spacing w:after="0" w:line="240" w:lineRule="auto"/>
              <w:jc w:val="center"/>
            </w:pPr>
            <w:r>
              <w:rPr>
                <w:sz w:val="16"/>
                <w:szCs w:val="16"/>
              </w:rPr>
              <w:t>Full†</w:t>
            </w:r>
          </w:p>
        </w:tc>
        <w:tc>
          <w:tcPr>
            <w:tcW w:w="800" w:type="dxa"/>
          </w:tcPr>
          <w:p w14:paraId="777C4415">
            <w:pPr>
              <w:spacing w:after="0" w:line="240" w:lineRule="auto"/>
              <w:jc w:val="center"/>
            </w:pPr>
            <w:r>
              <w:rPr>
                <w:sz w:val="16"/>
                <w:szCs w:val="16"/>
              </w:rPr>
              <w:t>No</w:t>
            </w:r>
          </w:p>
        </w:tc>
      </w:tr>
      <w:tr w14:paraId="0D3EF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23053C89">
            <w:pPr>
              <w:spacing w:after="0" w:line="240" w:lineRule="auto"/>
            </w:pPr>
            <w:r>
              <w:rPr>
                <w:sz w:val="16"/>
                <w:szCs w:val="16"/>
              </w:rPr>
              <w:t>UC06</w:t>
            </w:r>
          </w:p>
        </w:tc>
        <w:tc>
          <w:tcPr>
            <w:tcW w:w="2150" w:type="dxa"/>
          </w:tcPr>
          <w:p w14:paraId="26B685CB">
            <w:pPr>
              <w:spacing w:after="0" w:line="240" w:lineRule="auto"/>
            </w:pPr>
            <w:r>
              <w:rPr>
                <w:sz w:val="16"/>
                <w:szCs w:val="16"/>
              </w:rPr>
              <w:t>Quản lý tùy chọn thông báo</w:t>
            </w:r>
          </w:p>
        </w:tc>
        <w:tc>
          <w:tcPr>
            <w:tcW w:w="900" w:type="dxa"/>
          </w:tcPr>
          <w:p w14:paraId="4588C6E2">
            <w:pPr>
              <w:spacing w:after="0" w:line="240" w:lineRule="auto"/>
              <w:jc w:val="center"/>
            </w:pPr>
            <w:r>
              <w:rPr>
                <w:sz w:val="16"/>
                <w:szCs w:val="16"/>
              </w:rPr>
              <w:t>Full†</w:t>
            </w:r>
          </w:p>
        </w:tc>
        <w:tc>
          <w:tcPr>
            <w:tcW w:w="800" w:type="dxa"/>
          </w:tcPr>
          <w:p w14:paraId="3E0D9264">
            <w:pPr>
              <w:spacing w:after="0" w:line="240" w:lineRule="auto"/>
              <w:jc w:val="center"/>
            </w:pPr>
            <w:r>
              <w:rPr>
                <w:sz w:val="16"/>
                <w:szCs w:val="16"/>
              </w:rPr>
              <w:t>Full†</w:t>
            </w:r>
          </w:p>
        </w:tc>
        <w:tc>
          <w:tcPr>
            <w:tcW w:w="850" w:type="dxa"/>
          </w:tcPr>
          <w:p w14:paraId="3CB9BC48">
            <w:pPr>
              <w:spacing w:after="0" w:line="240" w:lineRule="auto"/>
              <w:jc w:val="center"/>
            </w:pPr>
            <w:r>
              <w:rPr>
                <w:sz w:val="16"/>
                <w:szCs w:val="16"/>
              </w:rPr>
              <w:t>Full†</w:t>
            </w:r>
          </w:p>
        </w:tc>
        <w:tc>
          <w:tcPr>
            <w:tcW w:w="850" w:type="dxa"/>
          </w:tcPr>
          <w:p w14:paraId="69071E87">
            <w:pPr>
              <w:spacing w:after="0" w:line="240" w:lineRule="auto"/>
              <w:jc w:val="center"/>
            </w:pPr>
            <w:r>
              <w:rPr>
                <w:sz w:val="16"/>
                <w:szCs w:val="16"/>
              </w:rPr>
              <w:t>Full†</w:t>
            </w:r>
          </w:p>
        </w:tc>
        <w:tc>
          <w:tcPr>
            <w:tcW w:w="800" w:type="dxa"/>
          </w:tcPr>
          <w:p w14:paraId="690ADEA2">
            <w:pPr>
              <w:spacing w:after="0" w:line="240" w:lineRule="auto"/>
              <w:jc w:val="center"/>
            </w:pPr>
            <w:r>
              <w:rPr>
                <w:sz w:val="16"/>
                <w:szCs w:val="16"/>
              </w:rPr>
              <w:t>Full†</w:t>
            </w:r>
          </w:p>
        </w:tc>
        <w:tc>
          <w:tcPr>
            <w:tcW w:w="800" w:type="dxa"/>
          </w:tcPr>
          <w:p w14:paraId="06302EB5">
            <w:pPr>
              <w:spacing w:after="0" w:line="240" w:lineRule="auto"/>
              <w:jc w:val="center"/>
            </w:pPr>
            <w:r>
              <w:rPr>
                <w:sz w:val="16"/>
                <w:szCs w:val="16"/>
              </w:rPr>
              <w:t>Full†</w:t>
            </w:r>
          </w:p>
        </w:tc>
        <w:tc>
          <w:tcPr>
            <w:tcW w:w="800" w:type="dxa"/>
          </w:tcPr>
          <w:p w14:paraId="592C5891">
            <w:pPr>
              <w:spacing w:after="0" w:line="240" w:lineRule="auto"/>
              <w:jc w:val="center"/>
            </w:pPr>
            <w:r>
              <w:rPr>
                <w:sz w:val="16"/>
                <w:szCs w:val="16"/>
              </w:rPr>
              <w:t>No</w:t>
            </w:r>
          </w:p>
        </w:tc>
      </w:tr>
      <w:tr w14:paraId="1FC05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FF8A1C5">
            <w:pPr>
              <w:spacing w:after="0" w:line="240" w:lineRule="auto"/>
            </w:pPr>
            <w:r>
              <w:rPr>
                <w:sz w:val="16"/>
                <w:szCs w:val="16"/>
              </w:rPr>
              <w:t>UC07</w:t>
            </w:r>
          </w:p>
        </w:tc>
        <w:tc>
          <w:tcPr>
            <w:tcW w:w="2150" w:type="dxa"/>
          </w:tcPr>
          <w:p w14:paraId="724AC59B">
            <w:pPr>
              <w:spacing w:after="0" w:line="240" w:lineRule="auto"/>
            </w:pPr>
            <w:r>
              <w:rPr>
                <w:sz w:val="16"/>
                <w:szCs w:val="16"/>
              </w:rPr>
              <w:t>Đăng xuất</w:t>
            </w:r>
          </w:p>
        </w:tc>
        <w:tc>
          <w:tcPr>
            <w:tcW w:w="900" w:type="dxa"/>
          </w:tcPr>
          <w:p w14:paraId="35276464">
            <w:pPr>
              <w:spacing w:after="0" w:line="240" w:lineRule="auto"/>
              <w:jc w:val="center"/>
            </w:pPr>
            <w:r>
              <w:rPr>
                <w:sz w:val="16"/>
                <w:szCs w:val="16"/>
              </w:rPr>
              <w:t>Full†</w:t>
            </w:r>
          </w:p>
        </w:tc>
        <w:tc>
          <w:tcPr>
            <w:tcW w:w="800" w:type="dxa"/>
          </w:tcPr>
          <w:p w14:paraId="1926A709">
            <w:pPr>
              <w:spacing w:after="0" w:line="240" w:lineRule="auto"/>
              <w:jc w:val="center"/>
            </w:pPr>
            <w:r>
              <w:rPr>
                <w:sz w:val="16"/>
                <w:szCs w:val="16"/>
              </w:rPr>
              <w:t>Full†</w:t>
            </w:r>
          </w:p>
        </w:tc>
        <w:tc>
          <w:tcPr>
            <w:tcW w:w="850" w:type="dxa"/>
          </w:tcPr>
          <w:p w14:paraId="2F4426C8">
            <w:pPr>
              <w:spacing w:after="0" w:line="240" w:lineRule="auto"/>
              <w:jc w:val="center"/>
            </w:pPr>
            <w:r>
              <w:rPr>
                <w:sz w:val="16"/>
                <w:szCs w:val="16"/>
              </w:rPr>
              <w:t>Full†</w:t>
            </w:r>
          </w:p>
        </w:tc>
        <w:tc>
          <w:tcPr>
            <w:tcW w:w="850" w:type="dxa"/>
          </w:tcPr>
          <w:p w14:paraId="2FBFEE18">
            <w:pPr>
              <w:spacing w:after="0" w:line="240" w:lineRule="auto"/>
              <w:jc w:val="center"/>
            </w:pPr>
            <w:r>
              <w:rPr>
                <w:sz w:val="16"/>
                <w:szCs w:val="16"/>
              </w:rPr>
              <w:t>Full†</w:t>
            </w:r>
          </w:p>
        </w:tc>
        <w:tc>
          <w:tcPr>
            <w:tcW w:w="800" w:type="dxa"/>
          </w:tcPr>
          <w:p w14:paraId="689FD827">
            <w:pPr>
              <w:spacing w:after="0" w:line="240" w:lineRule="auto"/>
              <w:jc w:val="center"/>
            </w:pPr>
            <w:r>
              <w:rPr>
                <w:sz w:val="16"/>
                <w:szCs w:val="16"/>
              </w:rPr>
              <w:t>Full†</w:t>
            </w:r>
          </w:p>
        </w:tc>
        <w:tc>
          <w:tcPr>
            <w:tcW w:w="800" w:type="dxa"/>
          </w:tcPr>
          <w:p w14:paraId="0B86B64B">
            <w:pPr>
              <w:spacing w:after="0" w:line="240" w:lineRule="auto"/>
              <w:jc w:val="center"/>
            </w:pPr>
            <w:r>
              <w:rPr>
                <w:sz w:val="16"/>
                <w:szCs w:val="16"/>
              </w:rPr>
              <w:t>Full†</w:t>
            </w:r>
          </w:p>
        </w:tc>
        <w:tc>
          <w:tcPr>
            <w:tcW w:w="800" w:type="dxa"/>
          </w:tcPr>
          <w:p w14:paraId="13ED1890">
            <w:pPr>
              <w:spacing w:after="0" w:line="240" w:lineRule="auto"/>
              <w:jc w:val="center"/>
            </w:pPr>
            <w:r>
              <w:rPr>
                <w:sz w:val="16"/>
                <w:szCs w:val="16"/>
              </w:rPr>
              <w:t>No</w:t>
            </w:r>
          </w:p>
        </w:tc>
      </w:tr>
      <w:tr w14:paraId="3423F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2278A0AB">
            <w:pPr>
              <w:spacing w:after="0" w:line="240" w:lineRule="auto"/>
            </w:pPr>
            <w:r>
              <w:rPr>
                <w:sz w:val="16"/>
                <w:szCs w:val="16"/>
              </w:rPr>
              <w:t>UC08</w:t>
            </w:r>
          </w:p>
        </w:tc>
        <w:tc>
          <w:tcPr>
            <w:tcW w:w="2150" w:type="dxa"/>
          </w:tcPr>
          <w:p w14:paraId="00B43161">
            <w:pPr>
              <w:spacing w:after="0" w:line="240" w:lineRule="auto"/>
            </w:pPr>
            <w:r>
              <w:rPr>
                <w:sz w:val="16"/>
                <w:szCs w:val="16"/>
              </w:rPr>
              <w:t>Xác minh email hoặc số điện thoại</w:t>
            </w:r>
          </w:p>
        </w:tc>
        <w:tc>
          <w:tcPr>
            <w:tcW w:w="900" w:type="dxa"/>
          </w:tcPr>
          <w:p w14:paraId="40EBDF83">
            <w:pPr>
              <w:spacing w:after="0" w:line="240" w:lineRule="auto"/>
              <w:jc w:val="center"/>
            </w:pPr>
            <w:r>
              <w:rPr>
                <w:sz w:val="16"/>
                <w:szCs w:val="16"/>
              </w:rPr>
              <w:t>Full†</w:t>
            </w:r>
          </w:p>
        </w:tc>
        <w:tc>
          <w:tcPr>
            <w:tcW w:w="800" w:type="dxa"/>
          </w:tcPr>
          <w:p w14:paraId="3C3E5E80">
            <w:pPr>
              <w:spacing w:after="0" w:line="240" w:lineRule="auto"/>
              <w:jc w:val="center"/>
            </w:pPr>
            <w:r>
              <w:rPr>
                <w:sz w:val="16"/>
                <w:szCs w:val="16"/>
              </w:rPr>
              <w:t>Full</w:t>
            </w:r>
          </w:p>
        </w:tc>
        <w:tc>
          <w:tcPr>
            <w:tcW w:w="850" w:type="dxa"/>
          </w:tcPr>
          <w:p w14:paraId="07E22849">
            <w:pPr>
              <w:spacing w:after="0" w:line="240" w:lineRule="auto"/>
              <w:jc w:val="center"/>
            </w:pPr>
            <w:r>
              <w:rPr>
                <w:sz w:val="16"/>
                <w:szCs w:val="16"/>
              </w:rPr>
              <w:t>Full†</w:t>
            </w:r>
          </w:p>
        </w:tc>
        <w:tc>
          <w:tcPr>
            <w:tcW w:w="850" w:type="dxa"/>
          </w:tcPr>
          <w:p w14:paraId="6F5BE7F5">
            <w:pPr>
              <w:spacing w:after="0" w:line="240" w:lineRule="auto"/>
              <w:jc w:val="center"/>
            </w:pPr>
            <w:r>
              <w:rPr>
                <w:sz w:val="16"/>
                <w:szCs w:val="16"/>
              </w:rPr>
              <w:t>Full†</w:t>
            </w:r>
          </w:p>
        </w:tc>
        <w:tc>
          <w:tcPr>
            <w:tcW w:w="800" w:type="dxa"/>
          </w:tcPr>
          <w:p w14:paraId="15F1EB43">
            <w:pPr>
              <w:spacing w:after="0" w:line="240" w:lineRule="auto"/>
              <w:jc w:val="center"/>
            </w:pPr>
            <w:r>
              <w:rPr>
                <w:sz w:val="16"/>
                <w:szCs w:val="16"/>
              </w:rPr>
              <w:t>Full†</w:t>
            </w:r>
          </w:p>
        </w:tc>
        <w:tc>
          <w:tcPr>
            <w:tcW w:w="800" w:type="dxa"/>
          </w:tcPr>
          <w:p w14:paraId="6F9D167A">
            <w:pPr>
              <w:spacing w:after="0" w:line="240" w:lineRule="auto"/>
              <w:jc w:val="center"/>
            </w:pPr>
            <w:r>
              <w:rPr>
                <w:sz w:val="16"/>
                <w:szCs w:val="16"/>
              </w:rPr>
              <w:t>Full†</w:t>
            </w:r>
          </w:p>
        </w:tc>
        <w:tc>
          <w:tcPr>
            <w:tcW w:w="800" w:type="dxa"/>
          </w:tcPr>
          <w:p w14:paraId="6F8A9C04">
            <w:pPr>
              <w:spacing w:after="0" w:line="240" w:lineRule="auto"/>
              <w:jc w:val="center"/>
            </w:pPr>
            <w:r>
              <w:rPr>
                <w:sz w:val="16"/>
                <w:szCs w:val="16"/>
              </w:rPr>
              <w:t>No</w:t>
            </w:r>
          </w:p>
        </w:tc>
      </w:tr>
      <w:tr w14:paraId="25B5B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00" w:type="dxa"/>
            <w:gridSpan w:val="9"/>
            <w:shd w:val="clear" w:color="auto" w:fill="F2F2F2"/>
          </w:tcPr>
          <w:p w14:paraId="0BCE4FDE">
            <w:pPr>
              <w:spacing w:after="0" w:line="240" w:lineRule="auto"/>
            </w:pPr>
            <w:r>
              <w:rPr>
                <w:b/>
                <w:sz w:val="16"/>
                <w:szCs w:val="16"/>
              </w:rPr>
              <w:t>2. Hợp tác xã và phân quyền</w:t>
            </w:r>
          </w:p>
        </w:tc>
      </w:tr>
      <w:tr w14:paraId="0B02D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59C3F57B">
            <w:pPr>
              <w:spacing w:after="0" w:line="240" w:lineRule="auto"/>
            </w:pPr>
            <w:r>
              <w:rPr>
                <w:sz w:val="16"/>
                <w:szCs w:val="16"/>
              </w:rPr>
              <w:t>UC09</w:t>
            </w:r>
          </w:p>
        </w:tc>
        <w:tc>
          <w:tcPr>
            <w:tcW w:w="2150" w:type="dxa"/>
          </w:tcPr>
          <w:p w14:paraId="03F2CF4D">
            <w:pPr>
              <w:spacing w:after="0" w:line="240" w:lineRule="auto"/>
            </w:pPr>
            <w:r>
              <w:rPr>
                <w:sz w:val="16"/>
                <w:szCs w:val="16"/>
              </w:rPr>
              <w:t>Quản lý hồ sơ hợp tác xã</w:t>
            </w:r>
          </w:p>
        </w:tc>
        <w:tc>
          <w:tcPr>
            <w:tcW w:w="900" w:type="dxa"/>
          </w:tcPr>
          <w:p w14:paraId="74D19154">
            <w:pPr>
              <w:spacing w:after="0" w:line="240" w:lineRule="auto"/>
              <w:jc w:val="center"/>
            </w:pPr>
            <w:r>
              <w:rPr>
                <w:sz w:val="16"/>
                <w:szCs w:val="16"/>
              </w:rPr>
              <w:t>No</w:t>
            </w:r>
          </w:p>
        </w:tc>
        <w:tc>
          <w:tcPr>
            <w:tcW w:w="800" w:type="dxa"/>
          </w:tcPr>
          <w:p w14:paraId="18C285C4">
            <w:pPr>
              <w:spacing w:after="0" w:line="240" w:lineRule="auto"/>
              <w:jc w:val="center"/>
            </w:pPr>
            <w:r>
              <w:rPr>
                <w:sz w:val="16"/>
                <w:szCs w:val="16"/>
              </w:rPr>
              <w:t>Full</w:t>
            </w:r>
          </w:p>
        </w:tc>
        <w:tc>
          <w:tcPr>
            <w:tcW w:w="850" w:type="dxa"/>
          </w:tcPr>
          <w:p w14:paraId="39E1D43B">
            <w:pPr>
              <w:spacing w:after="0" w:line="240" w:lineRule="auto"/>
              <w:jc w:val="center"/>
            </w:pPr>
            <w:r>
              <w:rPr>
                <w:sz w:val="16"/>
                <w:szCs w:val="16"/>
              </w:rPr>
              <w:t>No</w:t>
            </w:r>
          </w:p>
        </w:tc>
        <w:tc>
          <w:tcPr>
            <w:tcW w:w="850" w:type="dxa"/>
          </w:tcPr>
          <w:p w14:paraId="3EAAC7E7">
            <w:pPr>
              <w:spacing w:after="0" w:line="240" w:lineRule="auto"/>
              <w:jc w:val="center"/>
            </w:pPr>
            <w:r>
              <w:rPr>
                <w:sz w:val="16"/>
                <w:szCs w:val="16"/>
              </w:rPr>
              <w:t>No</w:t>
            </w:r>
          </w:p>
        </w:tc>
        <w:tc>
          <w:tcPr>
            <w:tcW w:w="800" w:type="dxa"/>
          </w:tcPr>
          <w:p w14:paraId="42E71BFC">
            <w:pPr>
              <w:spacing w:after="0" w:line="240" w:lineRule="auto"/>
              <w:jc w:val="center"/>
            </w:pPr>
            <w:r>
              <w:rPr>
                <w:sz w:val="16"/>
                <w:szCs w:val="16"/>
              </w:rPr>
              <w:t>No</w:t>
            </w:r>
          </w:p>
        </w:tc>
        <w:tc>
          <w:tcPr>
            <w:tcW w:w="800" w:type="dxa"/>
          </w:tcPr>
          <w:p w14:paraId="6CFFF414">
            <w:pPr>
              <w:spacing w:after="0" w:line="240" w:lineRule="auto"/>
              <w:jc w:val="center"/>
            </w:pPr>
            <w:r>
              <w:rPr>
                <w:sz w:val="16"/>
                <w:szCs w:val="16"/>
              </w:rPr>
              <w:t>No</w:t>
            </w:r>
          </w:p>
        </w:tc>
        <w:tc>
          <w:tcPr>
            <w:tcW w:w="800" w:type="dxa"/>
          </w:tcPr>
          <w:p w14:paraId="3816AA5F">
            <w:pPr>
              <w:spacing w:after="0" w:line="240" w:lineRule="auto"/>
              <w:jc w:val="center"/>
            </w:pPr>
            <w:r>
              <w:rPr>
                <w:sz w:val="16"/>
                <w:szCs w:val="16"/>
              </w:rPr>
              <w:t>No</w:t>
            </w:r>
          </w:p>
        </w:tc>
      </w:tr>
      <w:tr w14:paraId="35F54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41F8098E">
            <w:pPr>
              <w:spacing w:after="0" w:line="240" w:lineRule="auto"/>
            </w:pPr>
            <w:r>
              <w:rPr>
                <w:sz w:val="16"/>
                <w:szCs w:val="16"/>
              </w:rPr>
              <w:t>UC10</w:t>
            </w:r>
          </w:p>
        </w:tc>
        <w:tc>
          <w:tcPr>
            <w:tcW w:w="2150" w:type="dxa"/>
          </w:tcPr>
          <w:p w14:paraId="5D26E100">
            <w:pPr>
              <w:spacing w:after="0" w:line="240" w:lineRule="auto"/>
            </w:pPr>
            <w:r>
              <w:rPr>
                <w:sz w:val="16"/>
                <w:szCs w:val="16"/>
              </w:rPr>
              <w:t>Quản lý hồ sơ nhân viên</w:t>
            </w:r>
          </w:p>
        </w:tc>
        <w:tc>
          <w:tcPr>
            <w:tcW w:w="900" w:type="dxa"/>
          </w:tcPr>
          <w:p w14:paraId="31CA64C4">
            <w:pPr>
              <w:spacing w:after="0" w:line="240" w:lineRule="auto"/>
              <w:jc w:val="center"/>
            </w:pPr>
            <w:r>
              <w:rPr>
                <w:sz w:val="16"/>
                <w:szCs w:val="16"/>
              </w:rPr>
              <w:t>No</w:t>
            </w:r>
          </w:p>
        </w:tc>
        <w:tc>
          <w:tcPr>
            <w:tcW w:w="800" w:type="dxa"/>
          </w:tcPr>
          <w:p w14:paraId="3AEC3591">
            <w:pPr>
              <w:spacing w:after="0" w:line="240" w:lineRule="auto"/>
              <w:jc w:val="center"/>
            </w:pPr>
            <w:r>
              <w:rPr>
                <w:sz w:val="16"/>
                <w:szCs w:val="16"/>
              </w:rPr>
              <w:t>Full</w:t>
            </w:r>
          </w:p>
        </w:tc>
        <w:tc>
          <w:tcPr>
            <w:tcW w:w="850" w:type="dxa"/>
          </w:tcPr>
          <w:p w14:paraId="1F1AC539">
            <w:pPr>
              <w:spacing w:after="0" w:line="240" w:lineRule="auto"/>
              <w:jc w:val="center"/>
            </w:pPr>
            <w:r>
              <w:rPr>
                <w:sz w:val="16"/>
                <w:szCs w:val="16"/>
              </w:rPr>
              <w:t>No</w:t>
            </w:r>
          </w:p>
        </w:tc>
        <w:tc>
          <w:tcPr>
            <w:tcW w:w="850" w:type="dxa"/>
          </w:tcPr>
          <w:p w14:paraId="0DB55972">
            <w:pPr>
              <w:spacing w:after="0" w:line="240" w:lineRule="auto"/>
              <w:jc w:val="center"/>
            </w:pPr>
            <w:r>
              <w:rPr>
                <w:sz w:val="16"/>
                <w:szCs w:val="16"/>
              </w:rPr>
              <w:t>No</w:t>
            </w:r>
          </w:p>
        </w:tc>
        <w:tc>
          <w:tcPr>
            <w:tcW w:w="800" w:type="dxa"/>
          </w:tcPr>
          <w:p w14:paraId="5971DCA3">
            <w:pPr>
              <w:spacing w:after="0" w:line="240" w:lineRule="auto"/>
              <w:jc w:val="center"/>
            </w:pPr>
            <w:r>
              <w:rPr>
                <w:sz w:val="16"/>
                <w:szCs w:val="16"/>
              </w:rPr>
              <w:t>No</w:t>
            </w:r>
          </w:p>
        </w:tc>
        <w:tc>
          <w:tcPr>
            <w:tcW w:w="800" w:type="dxa"/>
          </w:tcPr>
          <w:p w14:paraId="000E648E">
            <w:pPr>
              <w:spacing w:after="0" w:line="240" w:lineRule="auto"/>
              <w:jc w:val="center"/>
            </w:pPr>
            <w:r>
              <w:rPr>
                <w:sz w:val="16"/>
                <w:szCs w:val="16"/>
              </w:rPr>
              <w:t>No</w:t>
            </w:r>
          </w:p>
        </w:tc>
        <w:tc>
          <w:tcPr>
            <w:tcW w:w="800" w:type="dxa"/>
          </w:tcPr>
          <w:p w14:paraId="4F2B8856">
            <w:pPr>
              <w:spacing w:after="0" w:line="240" w:lineRule="auto"/>
              <w:jc w:val="center"/>
            </w:pPr>
            <w:r>
              <w:rPr>
                <w:sz w:val="16"/>
                <w:szCs w:val="16"/>
              </w:rPr>
              <w:t>No</w:t>
            </w:r>
          </w:p>
        </w:tc>
      </w:tr>
      <w:tr w14:paraId="01324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612A0D6B">
            <w:pPr>
              <w:spacing w:after="0" w:line="240" w:lineRule="auto"/>
            </w:pPr>
            <w:r>
              <w:rPr>
                <w:sz w:val="16"/>
                <w:szCs w:val="16"/>
              </w:rPr>
              <w:t>UC11</w:t>
            </w:r>
          </w:p>
        </w:tc>
        <w:tc>
          <w:tcPr>
            <w:tcW w:w="2150" w:type="dxa"/>
          </w:tcPr>
          <w:p w14:paraId="124F3C5E">
            <w:pPr>
              <w:spacing w:after="0" w:line="240" w:lineRule="auto"/>
            </w:pPr>
            <w:r>
              <w:rPr>
                <w:sz w:val="16"/>
                <w:szCs w:val="16"/>
              </w:rPr>
              <w:t>Quản lý tài khoản người dùng và phân quyền theo khu</w:t>
            </w:r>
          </w:p>
        </w:tc>
        <w:tc>
          <w:tcPr>
            <w:tcW w:w="900" w:type="dxa"/>
          </w:tcPr>
          <w:p w14:paraId="769B7C9D">
            <w:pPr>
              <w:spacing w:after="0" w:line="240" w:lineRule="auto"/>
              <w:jc w:val="center"/>
            </w:pPr>
            <w:r>
              <w:rPr>
                <w:sz w:val="16"/>
                <w:szCs w:val="16"/>
              </w:rPr>
              <w:t>No</w:t>
            </w:r>
          </w:p>
        </w:tc>
        <w:tc>
          <w:tcPr>
            <w:tcW w:w="800" w:type="dxa"/>
          </w:tcPr>
          <w:p w14:paraId="697EF4FB">
            <w:pPr>
              <w:spacing w:after="0" w:line="240" w:lineRule="auto"/>
              <w:jc w:val="center"/>
            </w:pPr>
            <w:r>
              <w:rPr>
                <w:sz w:val="16"/>
                <w:szCs w:val="16"/>
              </w:rPr>
              <w:t>Full</w:t>
            </w:r>
          </w:p>
        </w:tc>
        <w:tc>
          <w:tcPr>
            <w:tcW w:w="850" w:type="dxa"/>
          </w:tcPr>
          <w:p w14:paraId="116EC384">
            <w:pPr>
              <w:spacing w:after="0" w:line="240" w:lineRule="auto"/>
              <w:jc w:val="center"/>
            </w:pPr>
            <w:r>
              <w:rPr>
                <w:sz w:val="16"/>
                <w:szCs w:val="16"/>
              </w:rPr>
              <w:t>No</w:t>
            </w:r>
          </w:p>
        </w:tc>
        <w:tc>
          <w:tcPr>
            <w:tcW w:w="850" w:type="dxa"/>
          </w:tcPr>
          <w:p w14:paraId="7C8280DA">
            <w:pPr>
              <w:spacing w:after="0" w:line="240" w:lineRule="auto"/>
              <w:jc w:val="center"/>
            </w:pPr>
            <w:r>
              <w:rPr>
                <w:sz w:val="16"/>
                <w:szCs w:val="16"/>
              </w:rPr>
              <w:t>No</w:t>
            </w:r>
          </w:p>
        </w:tc>
        <w:tc>
          <w:tcPr>
            <w:tcW w:w="800" w:type="dxa"/>
          </w:tcPr>
          <w:p w14:paraId="635CA343">
            <w:pPr>
              <w:spacing w:after="0" w:line="240" w:lineRule="auto"/>
              <w:jc w:val="center"/>
            </w:pPr>
            <w:r>
              <w:rPr>
                <w:sz w:val="16"/>
                <w:szCs w:val="16"/>
              </w:rPr>
              <w:t>No</w:t>
            </w:r>
          </w:p>
        </w:tc>
        <w:tc>
          <w:tcPr>
            <w:tcW w:w="800" w:type="dxa"/>
          </w:tcPr>
          <w:p w14:paraId="4075C973">
            <w:pPr>
              <w:spacing w:after="0" w:line="240" w:lineRule="auto"/>
              <w:jc w:val="center"/>
            </w:pPr>
            <w:r>
              <w:rPr>
                <w:sz w:val="16"/>
                <w:szCs w:val="16"/>
              </w:rPr>
              <w:t>No</w:t>
            </w:r>
          </w:p>
        </w:tc>
        <w:tc>
          <w:tcPr>
            <w:tcW w:w="800" w:type="dxa"/>
          </w:tcPr>
          <w:p w14:paraId="4BF9A220">
            <w:pPr>
              <w:spacing w:after="0" w:line="240" w:lineRule="auto"/>
              <w:jc w:val="center"/>
            </w:pPr>
            <w:r>
              <w:rPr>
                <w:sz w:val="16"/>
                <w:szCs w:val="16"/>
              </w:rPr>
              <w:t>No</w:t>
            </w:r>
          </w:p>
        </w:tc>
      </w:tr>
      <w:tr w14:paraId="08A81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251F1F79">
            <w:pPr>
              <w:spacing w:after="0" w:line="240" w:lineRule="auto"/>
            </w:pPr>
            <w:r>
              <w:rPr>
                <w:sz w:val="16"/>
                <w:szCs w:val="16"/>
              </w:rPr>
              <w:t>UC12</w:t>
            </w:r>
          </w:p>
        </w:tc>
        <w:tc>
          <w:tcPr>
            <w:tcW w:w="2150" w:type="dxa"/>
          </w:tcPr>
          <w:p w14:paraId="63952BB9">
            <w:pPr>
              <w:spacing w:after="0" w:line="240" w:lineRule="auto"/>
            </w:pPr>
            <w:r>
              <w:rPr>
                <w:sz w:val="16"/>
                <w:szCs w:val="16"/>
              </w:rPr>
              <w:t>Quản lý vai trò và quyền hạn</w:t>
            </w:r>
          </w:p>
        </w:tc>
        <w:tc>
          <w:tcPr>
            <w:tcW w:w="900" w:type="dxa"/>
          </w:tcPr>
          <w:p w14:paraId="3A229CCA">
            <w:pPr>
              <w:spacing w:after="0" w:line="240" w:lineRule="auto"/>
              <w:jc w:val="center"/>
            </w:pPr>
            <w:r>
              <w:rPr>
                <w:sz w:val="16"/>
                <w:szCs w:val="16"/>
              </w:rPr>
              <w:t>No</w:t>
            </w:r>
          </w:p>
        </w:tc>
        <w:tc>
          <w:tcPr>
            <w:tcW w:w="800" w:type="dxa"/>
          </w:tcPr>
          <w:p w14:paraId="5ABFFF15">
            <w:pPr>
              <w:spacing w:after="0" w:line="240" w:lineRule="auto"/>
              <w:jc w:val="center"/>
            </w:pPr>
            <w:r>
              <w:rPr>
                <w:sz w:val="16"/>
                <w:szCs w:val="16"/>
              </w:rPr>
              <w:t>Full</w:t>
            </w:r>
          </w:p>
        </w:tc>
        <w:tc>
          <w:tcPr>
            <w:tcW w:w="850" w:type="dxa"/>
          </w:tcPr>
          <w:p w14:paraId="4B2CF26C">
            <w:pPr>
              <w:spacing w:after="0" w:line="240" w:lineRule="auto"/>
              <w:jc w:val="center"/>
            </w:pPr>
            <w:r>
              <w:rPr>
                <w:sz w:val="16"/>
                <w:szCs w:val="16"/>
              </w:rPr>
              <w:t>No</w:t>
            </w:r>
          </w:p>
        </w:tc>
        <w:tc>
          <w:tcPr>
            <w:tcW w:w="850" w:type="dxa"/>
          </w:tcPr>
          <w:p w14:paraId="53AC3946">
            <w:pPr>
              <w:spacing w:after="0" w:line="240" w:lineRule="auto"/>
              <w:jc w:val="center"/>
            </w:pPr>
            <w:r>
              <w:rPr>
                <w:sz w:val="16"/>
                <w:szCs w:val="16"/>
              </w:rPr>
              <w:t>No</w:t>
            </w:r>
          </w:p>
        </w:tc>
        <w:tc>
          <w:tcPr>
            <w:tcW w:w="800" w:type="dxa"/>
          </w:tcPr>
          <w:p w14:paraId="5D003574">
            <w:pPr>
              <w:spacing w:after="0" w:line="240" w:lineRule="auto"/>
              <w:jc w:val="center"/>
            </w:pPr>
            <w:r>
              <w:rPr>
                <w:sz w:val="16"/>
                <w:szCs w:val="16"/>
              </w:rPr>
              <w:t>No</w:t>
            </w:r>
          </w:p>
        </w:tc>
        <w:tc>
          <w:tcPr>
            <w:tcW w:w="800" w:type="dxa"/>
          </w:tcPr>
          <w:p w14:paraId="6800E2C8">
            <w:pPr>
              <w:spacing w:after="0" w:line="240" w:lineRule="auto"/>
              <w:jc w:val="center"/>
            </w:pPr>
            <w:r>
              <w:rPr>
                <w:sz w:val="16"/>
                <w:szCs w:val="16"/>
              </w:rPr>
              <w:t>No</w:t>
            </w:r>
          </w:p>
        </w:tc>
        <w:tc>
          <w:tcPr>
            <w:tcW w:w="800" w:type="dxa"/>
          </w:tcPr>
          <w:p w14:paraId="728C25FA">
            <w:pPr>
              <w:spacing w:after="0" w:line="240" w:lineRule="auto"/>
              <w:jc w:val="center"/>
            </w:pPr>
            <w:r>
              <w:rPr>
                <w:sz w:val="16"/>
                <w:szCs w:val="16"/>
              </w:rPr>
              <w:t>No</w:t>
            </w:r>
          </w:p>
        </w:tc>
      </w:tr>
      <w:tr w14:paraId="700A2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00" w:type="dxa"/>
            <w:gridSpan w:val="9"/>
            <w:shd w:val="clear" w:color="auto" w:fill="F2F2F2"/>
          </w:tcPr>
          <w:p w14:paraId="4A83B98B">
            <w:pPr>
              <w:spacing w:after="0" w:line="240" w:lineRule="auto"/>
            </w:pPr>
            <w:r>
              <w:rPr>
                <w:b/>
                <w:sz w:val="16"/>
                <w:szCs w:val="16"/>
              </w:rPr>
              <w:t>3. Vùng nuôi, bè và hồ sơ tuân thủ</w:t>
            </w:r>
          </w:p>
        </w:tc>
      </w:tr>
      <w:tr w14:paraId="7221A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323C884A">
            <w:pPr>
              <w:spacing w:after="0" w:line="240" w:lineRule="auto"/>
            </w:pPr>
            <w:r>
              <w:rPr>
                <w:sz w:val="16"/>
                <w:szCs w:val="16"/>
              </w:rPr>
              <w:t>UC15</w:t>
            </w:r>
          </w:p>
        </w:tc>
        <w:tc>
          <w:tcPr>
            <w:tcW w:w="2150" w:type="dxa"/>
          </w:tcPr>
          <w:p w14:paraId="17D66AA2">
            <w:pPr>
              <w:spacing w:after="0" w:line="240" w:lineRule="auto"/>
            </w:pPr>
            <w:r>
              <w:rPr>
                <w:sz w:val="16"/>
                <w:szCs w:val="16"/>
              </w:rPr>
              <w:t>Quản lý vùng nuôi và giấy tờ vùng nuôi</w:t>
            </w:r>
          </w:p>
        </w:tc>
        <w:tc>
          <w:tcPr>
            <w:tcW w:w="900" w:type="dxa"/>
          </w:tcPr>
          <w:p w14:paraId="78C14FC5">
            <w:pPr>
              <w:spacing w:after="0" w:line="240" w:lineRule="auto"/>
              <w:jc w:val="center"/>
            </w:pPr>
            <w:r>
              <w:rPr>
                <w:sz w:val="16"/>
                <w:szCs w:val="16"/>
              </w:rPr>
              <w:t>No</w:t>
            </w:r>
          </w:p>
        </w:tc>
        <w:tc>
          <w:tcPr>
            <w:tcW w:w="800" w:type="dxa"/>
          </w:tcPr>
          <w:p w14:paraId="5CD8ED11">
            <w:pPr>
              <w:spacing w:after="0" w:line="240" w:lineRule="auto"/>
              <w:jc w:val="center"/>
            </w:pPr>
            <w:r>
              <w:rPr>
                <w:sz w:val="16"/>
                <w:szCs w:val="16"/>
              </w:rPr>
              <w:t>Full</w:t>
            </w:r>
          </w:p>
        </w:tc>
        <w:tc>
          <w:tcPr>
            <w:tcW w:w="850" w:type="dxa"/>
          </w:tcPr>
          <w:p w14:paraId="291AF411">
            <w:pPr>
              <w:spacing w:after="0" w:line="240" w:lineRule="auto"/>
              <w:jc w:val="center"/>
            </w:pPr>
            <w:r>
              <w:rPr>
                <w:sz w:val="16"/>
                <w:szCs w:val="16"/>
              </w:rPr>
              <w:t>No</w:t>
            </w:r>
          </w:p>
        </w:tc>
        <w:tc>
          <w:tcPr>
            <w:tcW w:w="850" w:type="dxa"/>
          </w:tcPr>
          <w:p w14:paraId="5A1DC835">
            <w:pPr>
              <w:spacing w:after="0" w:line="240" w:lineRule="auto"/>
              <w:jc w:val="center"/>
            </w:pPr>
            <w:r>
              <w:rPr>
                <w:sz w:val="16"/>
                <w:szCs w:val="16"/>
              </w:rPr>
              <w:t>Full*</w:t>
            </w:r>
          </w:p>
        </w:tc>
        <w:tc>
          <w:tcPr>
            <w:tcW w:w="800" w:type="dxa"/>
          </w:tcPr>
          <w:p w14:paraId="0D98B582">
            <w:pPr>
              <w:spacing w:after="0" w:line="240" w:lineRule="auto"/>
              <w:jc w:val="center"/>
            </w:pPr>
            <w:r>
              <w:rPr>
                <w:sz w:val="16"/>
                <w:szCs w:val="16"/>
              </w:rPr>
              <w:t>No</w:t>
            </w:r>
          </w:p>
        </w:tc>
        <w:tc>
          <w:tcPr>
            <w:tcW w:w="800" w:type="dxa"/>
          </w:tcPr>
          <w:p w14:paraId="429A12D6">
            <w:pPr>
              <w:spacing w:after="0" w:line="240" w:lineRule="auto"/>
              <w:jc w:val="center"/>
            </w:pPr>
            <w:r>
              <w:rPr>
                <w:sz w:val="16"/>
                <w:szCs w:val="16"/>
              </w:rPr>
              <w:t>No</w:t>
            </w:r>
          </w:p>
        </w:tc>
        <w:tc>
          <w:tcPr>
            <w:tcW w:w="800" w:type="dxa"/>
          </w:tcPr>
          <w:p w14:paraId="34D4810B">
            <w:pPr>
              <w:spacing w:after="0" w:line="240" w:lineRule="auto"/>
              <w:jc w:val="center"/>
            </w:pPr>
            <w:r>
              <w:rPr>
                <w:sz w:val="16"/>
                <w:szCs w:val="16"/>
              </w:rPr>
              <w:t>No</w:t>
            </w:r>
          </w:p>
        </w:tc>
      </w:tr>
      <w:tr w14:paraId="49A02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1134BD33">
            <w:pPr>
              <w:spacing w:after="0" w:line="240" w:lineRule="auto"/>
            </w:pPr>
            <w:r>
              <w:rPr>
                <w:sz w:val="16"/>
                <w:szCs w:val="16"/>
              </w:rPr>
              <w:t>UC18</w:t>
            </w:r>
          </w:p>
        </w:tc>
        <w:tc>
          <w:tcPr>
            <w:tcW w:w="2150" w:type="dxa"/>
          </w:tcPr>
          <w:p w14:paraId="0B93758C">
            <w:pPr>
              <w:spacing w:after="0" w:line="240" w:lineRule="auto"/>
            </w:pPr>
            <w:r>
              <w:rPr>
                <w:sz w:val="16"/>
                <w:szCs w:val="16"/>
              </w:rPr>
              <w:t>Quản lý bè</w:t>
            </w:r>
          </w:p>
        </w:tc>
        <w:tc>
          <w:tcPr>
            <w:tcW w:w="900" w:type="dxa"/>
          </w:tcPr>
          <w:p w14:paraId="07F2A6DE">
            <w:pPr>
              <w:spacing w:after="0" w:line="240" w:lineRule="auto"/>
              <w:jc w:val="center"/>
            </w:pPr>
            <w:r>
              <w:rPr>
                <w:sz w:val="16"/>
                <w:szCs w:val="16"/>
              </w:rPr>
              <w:t>No</w:t>
            </w:r>
          </w:p>
        </w:tc>
        <w:tc>
          <w:tcPr>
            <w:tcW w:w="800" w:type="dxa"/>
          </w:tcPr>
          <w:p w14:paraId="030201CF">
            <w:pPr>
              <w:spacing w:after="0" w:line="240" w:lineRule="auto"/>
              <w:jc w:val="center"/>
            </w:pPr>
            <w:r>
              <w:rPr>
                <w:sz w:val="16"/>
                <w:szCs w:val="16"/>
              </w:rPr>
              <w:t>Full</w:t>
            </w:r>
          </w:p>
        </w:tc>
        <w:tc>
          <w:tcPr>
            <w:tcW w:w="850" w:type="dxa"/>
          </w:tcPr>
          <w:p w14:paraId="1494B3B7">
            <w:pPr>
              <w:spacing w:after="0" w:line="240" w:lineRule="auto"/>
              <w:jc w:val="center"/>
            </w:pPr>
            <w:r>
              <w:rPr>
                <w:sz w:val="16"/>
                <w:szCs w:val="16"/>
              </w:rPr>
              <w:t>No</w:t>
            </w:r>
          </w:p>
        </w:tc>
        <w:tc>
          <w:tcPr>
            <w:tcW w:w="850" w:type="dxa"/>
          </w:tcPr>
          <w:p w14:paraId="0770AA3F">
            <w:pPr>
              <w:spacing w:after="0" w:line="240" w:lineRule="auto"/>
              <w:jc w:val="center"/>
            </w:pPr>
            <w:r>
              <w:rPr>
                <w:sz w:val="16"/>
                <w:szCs w:val="16"/>
              </w:rPr>
              <w:t>Full*</w:t>
            </w:r>
          </w:p>
        </w:tc>
        <w:tc>
          <w:tcPr>
            <w:tcW w:w="800" w:type="dxa"/>
          </w:tcPr>
          <w:p w14:paraId="55A31142">
            <w:pPr>
              <w:spacing w:after="0" w:line="240" w:lineRule="auto"/>
              <w:jc w:val="center"/>
            </w:pPr>
            <w:r>
              <w:rPr>
                <w:sz w:val="16"/>
                <w:szCs w:val="16"/>
              </w:rPr>
              <w:t>No</w:t>
            </w:r>
          </w:p>
        </w:tc>
        <w:tc>
          <w:tcPr>
            <w:tcW w:w="800" w:type="dxa"/>
          </w:tcPr>
          <w:p w14:paraId="35CF5D18">
            <w:pPr>
              <w:spacing w:after="0" w:line="240" w:lineRule="auto"/>
              <w:jc w:val="center"/>
            </w:pPr>
            <w:r>
              <w:rPr>
                <w:sz w:val="16"/>
                <w:szCs w:val="16"/>
              </w:rPr>
              <w:t>No</w:t>
            </w:r>
          </w:p>
        </w:tc>
        <w:tc>
          <w:tcPr>
            <w:tcW w:w="800" w:type="dxa"/>
          </w:tcPr>
          <w:p w14:paraId="79FB24F7">
            <w:pPr>
              <w:spacing w:after="0" w:line="240" w:lineRule="auto"/>
              <w:jc w:val="center"/>
            </w:pPr>
            <w:r>
              <w:rPr>
                <w:sz w:val="16"/>
                <w:szCs w:val="16"/>
              </w:rPr>
              <w:t>No</w:t>
            </w:r>
          </w:p>
        </w:tc>
      </w:tr>
      <w:tr w14:paraId="5A113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4024B52A">
            <w:pPr>
              <w:spacing w:after="0" w:line="240" w:lineRule="auto"/>
            </w:pPr>
            <w:r>
              <w:rPr>
                <w:sz w:val="16"/>
                <w:szCs w:val="16"/>
              </w:rPr>
              <w:t>UC76</w:t>
            </w:r>
          </w:p>
        </w:tc>
        <w:tc>
          <w:tcPr>
            <w:tcW w:w="2150" w:type="dxa"/>
          </w:tcPr>
          <w:p w14:paraId="489F7A20">
            <w:pPr>
              <w:spacing w:after="0" w:line="240" w:lineRule="auto"/>
            </w:pPr>
            <w:r>
              <w:rPr>
                <w:sz w:val="16"/>
                <w:szCs w:val="16"/>
              </w:rPr>
              <w:t>Ghi vật tư bè</w:t>
            </w:r>
          </w:p>
        </w:tc>
        <w:tc>
          <w:tcPr>
            <w:tcW w:w="900" w:type="dxa"/>
          </w:tcPr>
          <w:p w14:paraId="315BD59A">
            <w:pPr>
              <w:spacing w:after="0" w:line="240" w:lineRule="auto"/>
              <w:jc w:val="center"/>
            </w:pPr>
            <w:r>
              <w:rPr>
                <w:sz w:val="16"/>
                <w:szCs w:val="16"/>
              </w:rPr>
              <w:t>No</w:t>
            </w:r>
          </w:p>
        </w:tc>
        <w:tc>
          <w:tcPr>
            <w:tcW w:w="800" w:type="dxa"/>
          </w:tcPr>
          <w:p w14:paraId="1A627062">
            <w:pPr>
              <w:spacing w:after="0" w:line="240" w:lineRule="auto"/>
              <w:jc w:val="center"/>
            </w:pPr>
            <w:r>
              <w:rPr>
                <w:sz w:val="16"/>
                <w:szCs w:val="16"/>
              </w:rPr>
              <w:t>Full</w:t>
            </w:r>
          </w:p>
        </w:tc>
        <w:tc>
          <w:tcPr>
            <w:tcW w:w="850" w:type="dxa"/>
          </w:tcPr>
          <w:p w14:paraId="47F72271">
            <w:pPr>
              <w:spacing w:after="0" w:line="240" w:lineRule="auto"/>
              <w:jc w:val="center"/>
            </w:pPr>
            <w:r>
              <w:rPr>
                <w:sz w:val="16"/>
                <w:szCs w:val="16"/>
              </w:rPr>
              <w:t>No</w:t>
            </w:r>
          </w:p>
        </w:tc>
        <w:tc>
          <w:tcPr>
            <w:tcW w:w="850" w:type="dxa"/>
          </w:tcPr>
          <w:p w14:paraId="0399E2E9">
            <w:pPr>
              <w:spacing w:after="0" w:line="240" w:lineRule="auto"/>
              <w:jc w:val="center"/>
            </w:pPr>
            <w:r>
              <w:rPr>
                <w:sz w:val="16"/>
                <w:szCs w:val="16"/>
              </w:rPr>
              <w:t>Full*</w:t>
            </w:r>
          </w:p>
        </w:tc>
        <w:tc>
          <w:tcPr>
            <w:tcW w:w="800" w:type="dxa"/>
          </w:tcPr>
          <w:p w14:paraId="7121CD0E">
            <w:pPr>
              <w:spacing w:after="0" w:line="240" w:lineRule="auto"/>
              <w:jc w:val="center"/>
            </w:pPr>
            <w:r>
              <w:rPr>
                <w:sz w:val="16"/>
                <w:szCs w:val="16"/>
              </w:rPr>
              <w:t>No</w:t>
            </w:r>
          </w:p>
        </w:tc>
        <w:tc>
          <w:tcPr>
            <w:tcW w:w="800" w:type="dxa"/>
          </w:tcPr>
          <w:p w14:paraId="0E9AB403">
            <w:pPr>
              <w:spacing w:after="0" w:line="240" w:lineRule="auto"/>
              <w:jc w:val="center"/>
            </w:pPr>
            <w:r>
              <w:rPr>
                <w:sz w:val="16"/>
                <w:szCs w:val="16"/>
              </w:rPr>
              <w:t>No</w:t>
            </w:r>
          </w:p>
        </w:tc>
        <w:tc>
          <w:tcPr>
            <w:tcW w:w="800" w:type="dxa"/>
          </w:tcPr>
          <w:p w14:paraId="57860129">
            <w:pPr>
              <w:spacing w:after="0" w:line="240" w:lineRule="auto"/>
              <w:jc w:val="center"/>
            </w:pPr>
            <w:r>
              <w:rPr>
                <w:sz w:val="16"/>
                <w:szCs w:val="16"/>
              </w:rPr>
              <w:t>No</w:t>
            </w:r>
          </w:p>
        </w:tc>
      </w:tr>
      <w:tr w14:paraId="5E945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8B6BF58">
            <w:pPr>
              <w:spacing w:after="0" w:line="240" w:lineRule="auto"/>
            </w:pPr>
            <w:r>
              <w:rPr>
                <w:sz w:val="16"/>
                <w:szCs w:val="16"/>
              </w:rPr>
              <w:t>UC77</w:t>
            </w:r>
          </w:p>
        </w:tc>
        <w:tc>
          <w:tcPr>
            <w:tcW w:w="2150" w:type="dxa"/>
          </w:tcPr>
          <w:p w14:paraId="778EA59B">
            <w:pPr>
              <w:spacing w:after="0" w:line="240" w:lineRule="auto"/>
            </w:pPr>
            <w:r>
              <w:rPr>
                <w:sz w:val="16"/>
                <w:szCs w:val="16"/>
              </w:rPr>
              <w:t>Xem vật tư và chi phí bè</w:t>
            </w:r>
          </w:p>
        </w:tc>
        <w:tc>
          <w:tcPr>
            <w:tcW w:w="900" w:type="dxa"/>
          </w:tcPr>
          <w:p w14:paraId="4FBF55C9">
            <w:pPr>
              <w:spacing w:after="0" w:line="240" w:lineRule="auto"/>
              <w:jc w:val="center"/>
            </w:pPr>
            <w:r>
              <w:rPr>
                <w:sz w:val="16"/>
                <w:szCs w:val="16"/>
              </w:rPr>
              <w:t>No</w:t>
            </w:r>
          </w:p>
        </w:tc>
        <w:tc>
          <w:tcPr>
            <w:tcW w:w="800" w:type="dxa"/>
          </w:tcPr>
          <w:p w14:paraId="4D45A199">
            <w:pPr>
              <w:spacing w:after="0" w:line="240" w:lineRule="auto"/>
              <w:jc w:val="center"/>
            </w:pPr>
            <w:del w:id="1888" w:author="Claude" w:date="2026-10-08T00:00:00Z">
              <w:r>
                <w:rPr>
                  <w:sz w:val="16"/>
                  <w:szCs w:val="16"/>
                </w:rPr>
                <w:delText xml:space="preserve">Full</w:delText>
              </w:r>
            </w:del>
            <w:ins w:id="1889" w:author="Claude" w:date="2026-10-08T00:00:00Z">
              <w:r>
                <w:rPr>
                  <w:sz w:val="16"/>
                  <w:szCs w:val="16"/>
                </w:rPr>
                <w:t xml:space="preserve">R</w:t>
              </w:r>
            </w:ins>
          </w:p>
        </w:tc>
        <w:tc>
          <w:tcPr>
            <w:tcW w:w="850" w:type="dxa"/>
          </w:tcPr>
          <w:p w14:paraId="7A13F6FE">
            <w:pPr>
              <w:spacing w:after="0" w:line="240" w:lineRule="auto"/>
              <w:jc w:val="center"/>
            </w:pPr>
            <w:r>
              <w:rPr>
                <w:sz w:val="16"/>
                <w:szCs w:val="16"/>
              </w:rPr>
              <w:t>No</w:t>
            </w:r>
          </w:p>
        </w:tc>
        <w:tc>
          <w:tcPr>
            <w:tcW w:w="850" w:type="dxa"/>
          </w:tcPr>
          <w:p w14:paraId="4B042772">
            <w:pPr>
              <w:spacing w:after="0" w:line="240" w:lineRule="auto"/>
              <w:jc w:val="center"/>
            </w:pPr>
            <w:del w:id="1890" w:author="Claude" w:date="2026-10-08T00:00:00Z">
              <w:r>
                <w:rPr>
                  <w:sz w:val="16"/>
                  <w:szCs w:val="16"/>
                </w:rPr>
                <w:delText xml:space="preserve">Full*</w:delText>
              </w:r>
            </w:del>
            <w:ins w:id="1891" w:author="Claude" w:date="2026-10-08T00:00:00Z">
              <w:r>
                <w:rPr>
                  <w:sz w:val="16"/>
                  <w:szCs w:val="16"/>
                </w:rPr>
                <w:t xml:space="preserve">R*</w:t>
              </w:r>
            </w:ins>
          </w:p>
        </w:tc>
        <w:tc>
          <w:tcPr>
            <w:tcW w:w="800" w:type="dxa"/>
          </w:tcPr>
          <w:p w14:paraId="117874F4">
            <w:pPr>
              <w:spacing w:after="0" w:line="240" w:lineRule="auto"/>
              <w:jc w:val="center"/>
            </w:pPr>
            <w:del w:id="1892" w:author="Claude" w:date="2026-10-08T00:00:00Z">
              <w:r>
                <w:rPr>
                  <w:sz w:val="16"/>
                  <w:szCs w:val="16"/>
                </w:rPr>
                <w:delText xml:space="preserve">Full*</w:delText>
              </w:r>
            </w:del>
            <w:ins w:id="1893" w:author="Claude" w:date="2026-10-08T00:00:00Z">
              <w:r>
                <w:rPr>
                  <w:sz w:val="16"/>
                  <w:szCs w:val="16"/>
                </w:rPr>
                <w:t xml:space="preserve">R*</w:t>
              </w:r>
            </w:ins>
          </w:p>
        </w:tc>
        <w:tc>
          <w:tcPr>
            <w:tcW w:w="800" w:type="dxa"/>
          </w:tcPr>
          <w:p w14:paraId="695D4BE6">
            <w:pPr>
              <w:spacing w:after="0" w:line="240" w:lineRule="auto"/>
              <w:jc w:val="center"/>
            </w:pPr>
            <w:r>
              <w:rPr>
                <w:sz w:val="16"/>
                <w:szCs w:val="16"/>
              </w:rPr>
              <w:t>No</w:t>
            </w:r>
          </w:p>
        </w:tc>
        <w:tc>
          <w:tcPr>
            <w:tcW w:w="800" w:type="dxa"/>
          </w:tcPr>
          <w:p w14:paraId="0A54B3B5">
            <w:pPr>
              <w:spacing w:after="0" w:line="240" w:lineRule="auto"/>
              <w:jc w:val="center"/>
            </w:pPr>
            <w:r>
              <w:rPr>
                <w:sz w:val="16"/>
                <w:szCs w:val="16"/>
              </w:rPr>
              <w:t>No</w:t>
            </w:r>
          </w:p>
        </w:tc>
      </w:tr>
      <w:tr w14:paraId="0CD24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00" w:type="dxa"/>
            <w:gridSpan w:val="9"/>
            <w:shd w:val="clear" w:color="auto" w:fill="F2F2F2"/>
          </w:tcPr>
          <w:p w14:paraId="791AE33F">
            <w:pPr>
              <w:spacing w:after="0" w:line="240" w:lineRule="auto"/>
            </w:pPr>
            <w:r>
              <w:rPr>
                <w:b/>
                <w:sz w:val="16"/>
                <w:szCs w:val="16"/>
              </w:rPr>
              <w:t>4. Sản phẩm và nguồn giống</w:t>
            </w:r>
          </w:p>
        </w:tc>
      </w:tr>
      <w:tr w14:paraId="7C9FE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1002B851">
            <w:pPr>
              <w:spacing w:after="0" w:line="240" w:lineRule="auto"/>
            </w:pPr>
            <w:r>
              <w:rPr>
                <w:sz w:val="16"/>
                <w:szCs w:val="16"/>
              </w:rPr>
              <w:t>UC20</w:t>
            </w:r>
          </w:p>
        </w:tc>
        <w:tc>
          <w:tcPr>
            <w:tcW w:w="2150" w:type="dxa"/>
          </w:tcPr>
          <w:p w14:paraId="22D761DC">
            <w:pPr>
              <w:spacing w:after="0" w:line="240" w:lineRule="auto"/>
            </w:pPr>
            <w:r>
              <w:rPr>
                <w:sz w:val="16"/>
                <w:szCs w:val="16"/>
              </w:rPr>
              <w:t>Quản lý danh mục giống hàu và sản phẩm</w:t>
            </w:r>
          </w:p>
        </w:tc>
        <w:tc>
          <w:tcPr>
            <w:tcW w:w="900" w:type="dxa"/>
          </w:tcPr>
          <w:p w14:paraId="548FE07E">
            <w:pPr>
              <w:spacing w:after="0" w:line="240" w:lineRule="auto"/>
              <w:jc w:val="center"/>
            </w:pPr>
            <w:r>
              <w:rPr>
                <w:sz w:val="16"/>
                <w:szCs w:val="16"/>
              </w:rPr>
              <w:t>No</w:t>
            </w:r>
          </w:p>
        </w:tc>
        <w:tc>
          <w:tcPr>
            <w:tcW w:w="800" w:type="dxa"/>
          </w:tcPr>
          <w:p w14:paraId="2FA3A0CA">
            <w:pPr>
              <w:spacing w:after="0" w:line="240" w:lineRule="auto"/>
              <w:jc w:val="center"/>
            </w:pPr>
            <w:r>
              <w:rPr>
                <w:sz w:val="16"/>
                <w:szCs w:val="16"/>
              </w:rPr>
              <w:t>Full</w:t>
            </w:r>
          </w:p>
        </w:tc>
        <w:tc>
          <w:tcPr>
            <w:tcW w:w="850" w:type="dxa"/>
          </w:tcPr>
          <w:p w14:paraId="109E63A0">
            <w:pPr>
              <w:spacing w:after="0" w:line="240" w:lineRule="auto"/>
              <w:jc w:val="center"/>
            </w:pPr>
            <w:r>
              <w:rPr>
                <w:sz w:val="16"/>
                <w:szCs w:val="16"/>
              </w:rPr>
              <w:t>No</w:t>
            </w:r>
          </w:p>
        </w:tc>
        <w:tc>
          <w:tcPr>
            <w:tcW w:w="850" w:type="dxa"/>
          </w:tcPr>
          <w:p w14:paraId="21E38EED">
            <w:pPr>
              <w:spacing w:after="0" w:line="240" w:lineRule="auto"/>
              <w:jc w:val="center"/>
            </w:pPr>
            <w:r>
              <w:rPr>
                <w:sz w:val="16"/>
                <w:szCs w:val="16"/>
              </w:rPr>
              <w:t>No</w:t>
            </w:r>
          </w:p>
        </w:tc>
        <w:tc>
          <w:tcPr>
            <w:tcW w:w="800" w:type="dxa"/>
          </w:tcPr>
          <w:p w14:paraId="3797BA89">
            <w:pPr>
              <w:spacing w:after="0" w:line="240" w:lineRule="auto"/>
              <w:jc w:val="center"/>
            </w:pPr>
            <w:r>
              <w:rPr>
                <w:sz w:val="16"/>
                <w:szCs w:val="16"/>
              </w:rPr>
              <w:t>No</w:t>
            </w:r>
          </w:p>
        </w:tc>
        <w:tc>
          <w:tcPr>
            <w:tcW w:w="800" w:type="dxa"/>
          </w:tcPr>
          <w:p w14:paraId="67EEE01A">
            <w:pPr>
              <w:spacing w:after="0" w:line="240" w:lineRule="auto"/>
              <w:jc w:val="center"/>
            </w:pPr>
            <w:r>
              <w:rPr>
                <w:sz w:val="16"/>
                <w:szCs w:val="16"/>
              </w:rPr>
              <w:t>No</w:t>
            </w:r>
          </w:p>
        </w:tc>
        <w:tc>
          <w:tcPr>
            <w:tcW w:w="800" w:type="dxa"/>
          </w:tcPr>
          <w:p w14:paraId="6B656A54">
            <w:pPr>
              <w:spacing w:after="0" w:line="240" w:lineRule="auto"/>
              <w:jc w:val="center"/>
            </w:pPr>
            <w:r>
              <w:rPr>
                <w:sz w:val="16"/>
                <w:szCs w:val="16"/>
              </w:rPr>
              <w:t>No</w:t>
            </w:r>
          </w:p>
        </w:tc>
      </w:tr>
      <w:tr w14:paraId="311F5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1273A045">
            <w:pPr>
              <w:spacing w:after="0" w:line="240" w:lineRule="auto"/>
            </w:pPr>
            <w:r>
              <w:rPr>
                <w:sz w:val="16"/>
                <w:szCs w:val="16"/>
              </w:rPr>
              <w:t>UC22</w:t>
            </w:r>
          </w:p>
        </w:tc>
        <w:tc>
          <w:tcPr>
            <w:tcW w:w="2150" w:type="dxa"/>
          </w:tcPr>
          <w:p w14:paraId="47FE3354">
            <w:pPr>
              <w:spacing w:after="0" w:line="240" w:lineRule="auto"/>
            </w:pPr>
            <w:r>
              <w:rPr>
                <w:sz w:val="16"/>
                <w:szCs w:val="16"/>
              </w:rPr>
              <w:t>Quản lý nhà cung cấp giống</w:t>
            </w:r>
          </w:p>
        </w:tc>
        <w:tc>
          <w:tcPr>
            <w:tcW w:w="900" w:type="dxa"/>
          </w:tcPr>
          <w:p w14:paraId="5A025AC9">
            <w:pPr>
              <w:spacing w:after="0" w:line="240" w:lineRule="auto"/>
              <w:jc w:val="center"/>
            </w:pPr>
            <w:r>
              <w:rPr>
                <w:sz w:val="16"/>
                <w:szCs w:val="16"/>
              </w:rPr>
              <w:t>No</w:t>
            </w:r>
          </w:p>
        </w:tc>
        <w:tc>
          <w:tcPr>
            <w:tcW w:w="800" w:type="dxa"/>
          </w:tcPr>
          <w:p w14:paraId="5E96EC1A">
            <w:pPr>
              <w:spacing w:after="0" w:line="240" w:lineRule="auto"/>
              <w:jc w:val="center"/>
            </w:pPr>
            <w:r>
              <w:rPr>
                <w:sz w:val="16"/>
                <w:szCs w:val="16"/>
              </w:rPr>
              <w:t>Full</w:t>
            </w:r>
          </w:p>
        </w:tc>
        <w:tc>
          <w:tcPr>
            <w:tcW w:w="850" w:type="dxa"/>
          </w:tcPr>
          <w:p w14:paraId="6431A3D3">
            <w:pPr>
              <w:spacing w:after="0" w:line="240" w:lineRule="auto"/>
              <w:jc w:val="center"/>
            </w:pPr>
            <w:r>
              <w:rPr>
                <w:sz w:val="16"/>
                <w:szCs w:val="16"/>
              </w:rPr>
              <w:t>No</w:t>
            </w:r>
          </w:p>
        </w:tc>
        <w:tc>
          <w:tcPr>
            <w:tcW w:w="850" w:type="dxa"/>
          </w:tcPr>
          <w:p w14:paraId="3D3369AF">
            <w:pPr>
              <w:spacing w:after="0" w:line="240" w:lineRule="auto"/>
              <w:jc w:val="center"/>
            </w:pPr>
            <w:r>
              <w:rPr>
                <w:sz w:val="16"/>
                <w:szCs w:val="16"/>
              </w:rPr>
              <w:t>Full*</w:t>
            </w:r>
          </w:p>
        </w:tc>
        <w:tc>
          <w:tcPr>
            <w:tcW w:w="800" w:type="dxa"/>
          </w:tcPr>
          <w:p w14:paraId="0529CE73">
            <w:pPr>
              <w:spacing w:after="0" w:line="240" w:lineRule="auto"/>
              <w:jc w:val="center"/>
            </w:pPr>
            <w:r>
              <w:rPr>
                <w:sz w:val="16"/>
                <w:szCs w:val="16"/>
              </w:rPr>
              <w:t>No</w:t>
            </w:r>
          </w:p>
        </w:tc>
        <w:tc>
          <w:tcPr>
            <w:tcW w:w="800" w:type="dxa"/>
          </w:tcPr>
          <w:p w14:paraId="3D516351">
            <w:pPr>
              <w:spacing w:after="0" w:line="240" w:lineRule="auto"/>
              <w:jc w:val="center"/>
            </w:pPr>
            <w:r>
              <w:rPr>
                <w:sz w:val="16"/>
                <w:szCs w:val="16"/>
              </w:rPr>
              <w:t>No</w:t>
            </w:r>
          </w:p>
        </w:tc>
        <w:tc>
          <w:tcPr>
            <w:tcW w:w="800" w:type="dxa"/>
          </w:tcPr>
          <w:p w14:paraId="41870D1B">
            <w:pPr>
              <w:spacing w:after="0" w:line="240" w:lineRule="auto"/>
              <w:jc w:val="center"/>
            </w:pPr>
            <w:r>
              <w:rPr>
                <w:sz w:val="16"/>
                <w:szCs w:val="16"/>
              </w:rPr>
              <w:t>No</w:t>
            </w:r>
          </w:p>
        </w:tc>
      </w:tr>
      <w:tr w14:paraId="6D358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36C8EF88">
            <w:pPr>
              <w:spacing w:after="0" w:line="240" w:lineRule="auto"/>
            </w:pPr>
            <w:r>
              <w:rPr>
                <w:sz w:val="16"/>
                <w:szCs w:val="16"/>
              </w:rPr>
              <w:t>UC23</w:t>
            </w:r>
          </w:p>
        </w:tc>
        <w:tc>
          <w:tcPr>
            <w:tcW w:w="2150" w:type="dxa"/>
          </w:tcPr>
          <w:p w14:paraId="5AE2E97E">
            <w:pPr>
              <w:spacing w:after="0" w:line="240" w:lineRule="auto"/>
            </w:pPr>
            <w:r>
              <w:rPr>
                <w:sz w:val="16"/>
                <w:szCs w:val="16"/>
              </w:rPr>
              <w:t>Ghi nhận lô giống đã nhận</w:t>
            </w:r>
          </w:p>
        </w:tc>
        <w:tc>
          <w:tcPr>
            <w:tcW w:w="900" w:type="dxa"/>
          </w:tcPr>
          <w:p w14:paraId="3DD1C74E">
            <w:pPr>
              <w:spacing w:after="0" w:line="240" w:lineRule="auto"/>
              <w:jc w:val="center"/>
            </w:pPr>
            <w:r>
              <w:rPr>
                <w:sz w:val="16"/>
                <w:szCs w:val="16"/>
              </w:rPr>
              <w:t>No</w:t>
            </w:r>
          </w:p>
        </w:tc>
        <w:tc>
          <w:tcPr>
            <w:tcW w:w="800" w:type="dxa"/>
          </w:tcPr>
          <w:p w14:paraId="3EA7924C">
            <w:pPr>
              <w:spacing w:after="0" w:line="240" w:lineRule="auto"/>
              <w:jc w:val="center"/>
            </w:pPr>
            <w:r>
              <w:rPr>
                <w:sz w:val="16"/>
                <w:szCs w:val="16"/>
              </w:rPr>
              <w:t>Full</w:t>
            </w:r>
          </w:p>
        </w:tc>
        <w:tc>
          <w:tcPr>
            <w:tcW w:w="850" w:type="dxa"/>
          </w:tcPr>
          <w:p w14:paraId="0BE4FEB9">
            <w:pPr>
              <w:spacing w:after="0" w:line="240" w:lineRule="auto"/>
              <w:jc w:val="center"/>
            </w:pPr>
            <w:r>
              <w:rPr>
                <w:sz w:val="16"/>
                <w:szCs w:val="16"/>
              </w:rPr>
              <w:t>No</w:t>
            </w:r>
          </w:p>
        </w:tc>
        <w:tc>
          <w:tcPr>
            <w:tcW w:w="850" w:type="dxa"/>
          </w:tcPr>
          <w:p w14:paraId="11DE56CC">
            <w:pPr>
              <w:spacing w:after="0" w:line="240" w:lineRule="auto"/>
              <w:jc w:val="center"/>
            </w:pPr>
            <w:r>
              <w:rPr>
                <w:sz w:val="16"/>
                <w:szCs w:val="16"/>
              </w:rPr>
              <w:t>Full*</w:t>
            </w:r>
          </w:p>
        </w:tc>
        <w:tc>
          <w:tcPr>
            <w:tcW w:w="800" w:type="dxa"/>
          </w:tcPr>
          <w:p w14:paraId="09E21CA8">
            <w:pPr>
              <w:spacing w:after="0" w:line="240" w:lineRule="auto"/>
              <w:jc w:val="center"/>
            </w:pPr>
            <w:r>
              <w:rPr>
                <w:sz w:val="16"/>
                <w:szCs w:val="16"/>
              </w:rPr>
              <w:t>No</w:t>
            </w:r>
          </w:p>
        </w:tc>
        <w:tc>
          <w:tcPr>
            <w:tcW w:w="800" w:type="dxa"/>
          </w:tcPr>
          <w:p w14:paraId="70FDF5A7">
            <w:pPr>
              <w:spacing w:after="0" w:line="240" w:lineRule="auto"/>
              <w:jc w:val="center"/>
            </w:pPr>
            <w:r>
              <w:rPr>
                <w:sz w:val="16"/>
                <w:szCs w:val="16"/>
              </w:rPr>
              <w:t>No</w:t>
            </w:r>
          </w:p>
        </w:tc>
        <w:tc>
          <w:tcPr>
            <w:tcW w:w="800" w:type="dxa"/>
          </w:tcPr>
          <w:p w14:paraId="01F8EB97">
            <w:pPr>
              <w:spacing w:after="0" w:line="240" w:lineRule="auto"/>
              <w:jc w:val="center"/>
            </w:pPr>
            <w:r>
              <w:rPr>
                <w:sz w:val="16"/>
                <w:szCs w:val="16"/>
              </w:rPr>
              <w:t>No</w:t>
            </w:r>
          </w:p>
        </w:tc>
      </w:tr>
      <w:tr w14:paraId="310C3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00" w:type="dxa"/>
            <w:gridSpan w:val="9"/>
            <w:shd w:val="clear" w:color="auto" w:fill="F2F2F2"/>
          </w:tcPr>
          <w:p w14:paraId="3AADE784">
            <w:pPr>
              <w:spacing w:after="0" w:line="240" w:lineRule="auto"/>
            </w:pPr>
            <w:r>
              <w:rPr>
                <w:b/>
                <w:sz w:val="16"/>
                <w:szCs w:val="16"/>
              </w:rPr>
              <w:t>5. Nuôi trồng và môi trường</w:t>
            </w:r>
          </w:p>
        </w:tc>
      </w:tr>
      <w:tr w14:paraId="0DC52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4D86CBD8">
            <w:pPr>
              <w:spacing w:after="0" w:line="240" w:lineRule="auto"/>
            </w:pPr>
            <w:r>
              <w:rPr>
                <w:sz w:val="16"/>
                <w:szCs w:val="16"/>
              </w:rPr>
              <w:t>UC24</w:t>
            </w:r>
          </w:p>
        </w:tc>
        <w:tc>
          <w:tcPr>
            <w:tcW w:w="2150" w:type="dxa"/>
          </w:tcPr>
          <w:p w14:paraId="4007697F">
            <w:pPr>
              <w:spacing w:after="0" w:line="240" w:lineRule="auto"/>
            </w:pPr>
            <w:r>
              <w:rPr>
                <w:sz w:val="16"/>
                <w:szCs w:val="16"/>
              </w:rPr>
              <w:t>Bắt đầu chu kỳ nuôi</w:t>
            </w:r>
          </w:p>
        </w:tc>
        <w:tc>
          <w:tcPr>
            <w:tcW w:w="900" w:type="dxa"/>
          </w:tcPr>
          <w:p w14:paraId="18CF8541">
            <w:pPr>
              <w:spacing w:after="0" w:line="240" w:lineRule="auto"/>
              <w:jc w:val="center"/>
            </w:pPr>
            <w:r>
              <w:rPr>
                <w:sz w:val="16"/>
                <w:szCs w:val="16"/>
              </w:rPr>
              <w:t>No</w:t>
            </w:r>
          </w:p>
        </w:tc>
        <w:tc>
          <w:tcPr>
            <w:tcW w:w="800" w:type="dxa"/>
          </w:tcPr>
          <w:p w14:paraId="79C08A67">
            <w:pPr>
              <w:spacing w:after="0" w:line="240" w:lineRule="auto"/>
              <w:jc w:val="center"/>
            </w:pPr>
            <w:r>
              <w:rPr>
                <w:sz w:val="16"/>
                <w:szCs w:val="16"/>
              </w:rPr>
              <w:t>Full</w:t>
            </w:r>
          </w:p>
        </w:tc>
        <w:tc>
          <w:tcPr>
            <w:tcW w:w="850" w:type="dxa"/>
          </w:tcPr>
          <w:p w14:paraId="15A40CD5">
            <w:pPr>
              <w:spacing w:after="0" w:line="240" w:lineRule="auto"/>
              <w:jc w:val="center"/>
            </w:pPr>
            <w:r>
              <w:rPr>
                <w:sz w:val="16"/>
                <w:szCs w:val="16"/>
              </w:rPr>
              <w:t>No</w:t>
            </w:r>
          </w:p>
        </w:tc>
        <w:tc>
          <w:tcPr>
            <w:tcW w:w="850" w:type="dxa"/>
          </w:tcPr>
          <w:p w14:paraId="3AE7D9E8">
            <w:pPr>
              <w:spacing w:after="0" w:line="240" w:lineRule="auto"/>
              <w:jc w:val="center"/>
            </w:pPr>
            <w:r>
              <w:rPr>
                <w:sz w:val="16"/>
                <w:szCs w:val="16"/>
              </w:rPr>
              <w:t>Full*</w:t>
            </w:r>
          </w:p>
        </w:tc>
        <w:tc>
          <w:tcPr>
            <w:tcW w:w="800" w:type="dxa"/>
          </w:tcPr>
          <w:p w14:paraId="6CE9842A">
            <w:pPr>
              <w:spacing w:after="0" w:line="240" w:lineRule="auto"/>
              <w:jc w:val="center"/>
            </w:pPr>
            <w:r>
              <w:rPr>
                <w:sz w:val="16"/>
                <w:szCs w:val="16"/>
              </w:rPr>
              <w:t>No</w:t>
            </w:r>
          </w:p>
        </w:tc>
        <w:tc>
          <w:tcPr>
            <w:tcW w:w="800" w:type="dxa"/>
          </w:tcPr>
          <w:p w14:paraId="01153B3A">
            <w:pPr>
              <w:spacing w:after="0" w:line="240" w:lineRule="auto"/>
              <w:jc w:val="center"/>
            </w:pPr>
            <w:r>
              <w:rPr>
                <w:sz w:val="16"/>
                <w:szCs w:val="16"/>
              </w:rPr>
              <w:t>No</w:t>
            </w:r>
          </w:p>
        </w:tc>
        <w:tc>
          <w:tcPr>
            <w:tcW w:w="800" w:type="dxa"/>
          </w:tcPr>
          <w:p w14:paraId="2AFE5DF6">
            <w:pPr>
              <w:spacing w:after="0" w:line="240" w:lineRule="auto"/>
              <w:jc w:val="center"/>
            </w:pPr>
            <w:r>
              <w:rPr>
                <w:sz w:val="16"/>
                <w:szCs w:val="16"/>
              </w:rPr>
              <w:t>No</w:t>
            </w:r>
          </w:p>
        </w:tc>
      </w:tr>
      <w:tr w14:paraId="6A777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1B656E7E">
            <w:pPr>
              <w:spacing w:after="0" w:line="240" w:lineRule="auto"/>
            </w:pPr>
            <w:r>
              <w:rPr>
                <w:sz w:val="16"/>
                <w:szCs w:val="16"/>
              </w:rPr>
              <w:t>UC25</w:t>
            </w:r>
          </w:p>
        </w:tc>
        <w:tc>
          <w:tcPr>
            <w:tcW w:w="2150" w:type="dxa"/>
          </w:tcPr>
          <w:p w14:paraId="1907B868">
            <w:pPr>
              <w:spacing w:after="0" w:line="240" w:lineRule="auto"/>
            </w:pPr>
            <w:r>
              <w:rPr>
                <w:sz w:val="16"/>
                <w:szCs w:val="16"/>
              </w:rPr>
              <w:t>Ghi nhận buổi thả giống</w:t>
            </w:r>
          </w:p>
        </w:tc>
        <w:tc>
          <w:tcPr>
            <w:tcW w:w="900" w:type="dxa"/>
          </w:tcPr>
          <w:p w14:paraId="5D6F24E3">
            <w:pPr>
              <w:spacing w:after="0" w:line="240" w:lineRule="auto"/>
              <w:jc w:val="center"/>
            </w:pPr>
            <w:r>
              <w:rPr>
                <w:sz w:val="16"/>
                <w:szCs w:val="16"/>
              </w:rPr>
              <w:t>No</w:t>
            </w:r>
          </w:p>
        </w:tc>
        <w:tc>
          <w:tcPr>
            <w:tcW w:w="800" w:type="dxa"/>
          </w:tcPr>
          <w:p w14:paraId="1204584A">
            <w:pPr>
              <w:spacing w:after="0" w:line="240" w:lineRule="auto"/>
              <w:jc w:val="center"/>
            </w:pPr>
            <w:r>
              <w:rPr>
                <w:sz w:val="16"/>
                <w:szCs w:val="16"/>
              </w:rPr>
              <w:t>Full</w:t>
            </w:r>
          </w:p>
        </w:tc>
        <w:tc>
          <w:tcPr>
            <w:tcW w:w="850" w:type="dxa"/>
          </w:tcPr>
          <w:p w14:paraId="5489C6B1">
            <w:pPr>
              <w:spacing w:after="0" w:line="240" w:lineRule="auto"/>
              <w:jc w:val="center"/>
            </w:pPr>
            <w:r>
              <w:rPr>
                <w:sz w:val="16"/>
                <w:szCs w:val="16"/>
              </w:rPr>
              <w:t>No</w:t>
            </w:r>
          </w:p>
        </w:tc>
        <w:tc>
          <w:tcPr>
            <w:tcW w:w="850" w:type="dxa"/>
          </w:tcPr>
          <w:p w14:paraId="085C0C57">
            <w:pPr>
              <w:spacing w:after="0" w:line="240" w:lineRule="auto"/>
              <w:jc w:val="center"/>
            </w:pPr>
            <w:r>
              <w:rPr>
                <w:sz w:val="16"/>
                <w:szCs w:val="16"/>
              </w:rPr>
              <w:t>Full*</w:t>
            </w:r>
          </w:p>
        </w:tc>
        <w:tc>
          <w:tcPr>
            <w:tcW w:w="800" w:type="dxa"/>
          </w:tcPr>
          <w:p w14:paraId="1FDAABBA">
            <w:pPr>
              <w:spacing w:after="0" w:line="240" w:lineRule="auto"/>
              <w:jc w:val="center"/>
            </w:pPr>
            <w:r>
              <w:rPr>
                <w:sz w:val="16"/>
                <w:szCs w:val="16"/>
              </w:rPr>
              <w:t>No</w:t>
            </w:r>
          </w:p>
        </w:tc>
        <w:tc>
          <w:tcPr>
            <w:tcW w:w="800" w:type="dxa"/>
          </w:tcPr>
          <w:p w14:paraId="4C882551">
            <w:pPr>
              <w:spacing w:after="0" w:line="240" w:lineRule="auto"/>
              <w:jc w:val="center"/>
            </w:pPr>
            <w:r>
              <w:rPr>
                <w:sz w:val="16"/>
                <w:szCs w:val="16"/>
              </w:rPr>
              <w:t>No</w:t>
            </w:r>
          </w:p>
        </w:tc>
        <w:tc>
          <w:tcPr>
            <w:tcW w:w="800" w:type="dxa"/>
          </w:tcPr>
          <w:p w14:paraId="54BEEE8C">
            <w:pPr>
              <w:spacing w:after="0" w:line="240" w:lineRule="auto"/>
              <w:jc w:val="center"/>
            </w:pPr>
            <w:r>
              <w:rPr>
                <w:sz w:val="16"/>
                <w:szCs w:val="16"/>
              </w:rPr>
              <w:t>No</w:t>
            </w:r>
          </w:p>
        </w:tc>
      </w:tr>
      <w:tr w14:paraId="01B66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33367873">
            <w:pPr>
              <w:spacing w:after="0" w:line="240" w:lineRule="auto"/>
            </w:pPr>
            <w:r>
              <w:rPr>
                <w:sz w:val="16"/>
                <w:szCs w:val="16"/>
              </w:rPr>
              <w:t>UC26</w:t>
            </w:r>
          </w:p>
        </w:tc>
        <w:tc>
          <w:tcPr>
            <w:tcW w:w="2150" w:type="dxa"/>
          </w:tcPr>
          <w:p w14:paraId="6FBEA4A7">
            <w:pPr>
              <w:spacing w:after="0" w:line="240" w:lineRule="auto"/>
            </w:pPr>
            <w:r>
              <w:rPr>
                <w:sz w:val="16"/>
                <w:szCs w:val="16"/>
              </w:rPr>
              <w:t>Ghi nhật ký nuôi trồng và chỉ số nước</w:t>
            </w:r>
          </w:p>
        </w:tc>
        <w:tc>
          <w:tcPr>
            <w:tcW w:w="900" w:type="dxa"/>
          </w:tcPr>
          <w:p w14:paraId="05221A53">
            <w:pPr>
              <w:spacing w:after="0" w:line="240" w:lineRule="auto"/>
              <w:jc w:val="center"/>
            </w:pPr>
            <w:r>
              <w:rPr>
                <w:sz w:val="16"/>
                <w:szCs w:val="16"/>
              </w:rPr>
              <w:t>No</w:t>
            </w:r>
          </w:p>
        </w:tc>
        <w:tc>
          <w:tcPr>
            <w:tcW w:w="800" w:type="dxa"/>
          </w:tcPr>
          <w:p w14:paraId="08680FF2">
            <w:pPr>
              <w:spacing w:after="0" w:line="240" w:lineRule="auto"/>
              <w:jc w:val="center"/>
            </w:pPr>
            <w:r>
              <w:rPr>
                <w:sz w:val="16"/>
                <w:szCs w:val="16"/>
              </w:rPr>
              <w:t>Full</w:t>
            </w:r>
          </w:p>
        </w:tc>
        <w:tc>
          <w:tcPr>
            <w:tcW w:w="850" w:type="dxa"/>
          </w:tcPr>
          <w:p w14:paraId="125904BB">
            <w:pPr>
              <w:spacing w:after="0" w:line="240" w:lineRule="auto"/>
              <w:jc w:val="center"/>
            </w:pPr>
            <w:r>
              <w:rPr>
                <w:sz w:val="16"/>
                <w:szCs w:val="16"/>
              </w:rPr>
              <w:t>No</w:t>
            </w:r>
          </w:p>
        </w:tc>
        <w:tc>
          <w:tcPr>
            <w:tcW w:w="850" w:type="dxa"/>
          </w:tcPr>
          <w:p w14:paraId="617FC0A9">
            <w:pPr>
              <w:spacing w:after="0" w:line="240" w:lineRule="auto"/>
              <w:jc w:val="center"/>
            </w:pPr>
            <w:r>
              <w:rPr>
                <w:sz w:val="16"/>
                <w:szCs w:val="16"/>
              </w:rPr>
              <w:t>Full*</w:t>
            </w:r>
          </w:p>
        </w:tc>
        <w:tc>
          <w:tcPr>
            <w:tcW w:w="800" w:type="dxa"/>
          </w:tcPr>
          <w:p w14:paraId="7E36534D">
            <w:pPr>
              <w:spacing w:after="0" w:line="240" w:lineRule="auto"/>
              <w:jc w:val="center"/>
            </w:pPr>
            <w:r>
              <w:rPr>
                <w:sz w:val="16"/>
                <w:szCs w:val="16"/>
              </w:rPr>
              <w:t>No</w:t>
            </w:r>
          </w:p>
        </w:tc>
        <w:tc>
          <w:tcPr>
            <w:tcW w:w="800" w:type="dxa"/>
          </w:tcPr>
          <w:p w14:paraId="2C862497">
            <w:pPr>
              <w:spacing w:after="0" w:line="240" w:lineRule="auto"/>
              <w:jc w:val="center"/>
            </w:pPr>
            <w:r>
              <w:rPr>
                <w:sz w:val="16"/>
                <w:szCs w:val="16"/>
              </w:rPr>
              <w:t>No</w:t>
            </w:r>
          </w:p>
        </w:tc>
        <w:tc>
          <w:tcPr>
            <w:tcW w:w="800" w:type="dxa"/>
          </w:tcPr>
          <w:p w14:paraId="2B105414">
            <w:pPr>
              <w:spacing w:after="0" w:line="240" w:lineRule="auto"/>
              <w:jc w:val="center"/>
            </w:pPr>
            <w:r>
              <w:rPr>
                <w:sz w:val="16"/>
                <w:szCs w:val="16"/>
              </w:rPr>
              <w:t>No</w:t>
            </w:r>
          </w:p>
        </w:tc>
      </w:tr>
      <w:tr w14:paraId="1E76C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0D48C04">
            <w:pPr>
              <w:spacing w:after="0" w:line="240" w:lineRule="auto"/>
            </w:pPr>
            <w:r>
              <w:rPr>
                <w:sz w:val="16"/>
                <w:szCs w:val="16"/>
              </w:rPr>
              <w:t>UC27</w:t>
            </w:r>
          </w:p>
        </w:tc>
        <w:tc>
          <w:tcPr>
            <w:tcW w:w="2150" w:type="dxa"/>
          </w:tcPr>
          <w:p w14:paraId="3110AA24">
            <w:pPr>
              <w:spacing w:after="0" w:line="240" w:lineRule="auto"/>
            </w:pPr>
            <w:r>
              <w:rPr>
                <w:sz w:val="16"/>
                <w:szCs w:val="16"/>
              </w:rPr>
              <w:t>Theo dõi tiến độ chu kỳ nuôi</w:t>
            </w:r>
          </w:p>
        </w:tc>
        <w:tc>
          <w:tcPr>
            <w:tcW w:w="900" w:type="dxa"/>
          </w:tcPr>
          <w:p w14:paraId="6225B35B">
            <w:pPr>
              <w:spacing w:after="0" w:line="240" w:lineRule="auto"/>
              <w:jc w:val="center"/>
            </w:pPr>
            <w:r>
              <w:rPr>
                <w:sz w:val="16"/>
                <w:szCs w:val="16"/>
              </w:rPr>
              <w:t>No</w:t>
            </w:r>
          </w:p>
        </w:tc>
        <w:tc>
          <w:tcPr>
            <w:tcW w:w="800" w:type="dxa"/>
          </w:tcPr>
          <w:p w14:paraId="5A1AB130">
            <w:pPr>
              <w:spacing w:after="0" w:line="240" w:lineRule="auto"/>
              <w:jc w:val="center"/>
            </w:pPr>
            <w:r>
              <w:rPr>
                <w:sz w:val="16"/>
                <w:szCs w:val="16"/>
              </w:rPr>
              <w:t>Full</w:t>
            </w:r>
          </w:p>
        </w:tc>
        <w:tc>
          <w:tcPr>
            <w:tcW w:w="850" w:type="dxa"/>
          </w:tcPr>
          <w:p w14:paraId="6EE56354">
            <w:pPr>
              <w:spacing w:after="0" w:line="240" w:lineRule="auto"/>
              <w:jc w:val="center"/>
            </w:pPr>
            <w:r>
              <w:rPr>
                <w:sz w:val="16"/>
                <w:szCs w:val="16"/>
              </w:rPr>
              <w:t>No</w:t>
            </w:r>
          </w:p>
        </w:tc>
        <w:tc>
          <w:tcPr>
            <w:tcW w:w="850" w:type="dxa"/>
          </w:tcPr>
          <w:p w14:paraId="0F403262">
            <w:pPr>
              <w:spacing w:after="0" w:line="240" w:lineRule="auto"/>
              <w:jc w:val="center"/>
            </w:pPr>
            <w:r>
              <w:rPr>
                <w:sz w:val="16"/>
                <w:szCs w:val="16"/>
              </w:rPr>
              <w:t>Full*</w:t>
            </w:r>
          </w:p>
        </w:tc>
        <w:tc>
          <w:tcPr>
            <w:tcW w:w="800" w:type="dxa"/>
          </w:tcPr>
          <w:p w14:paraId="6D6EFBD6">
            <w:pPr>
              <w:spacing w:after="0" w:line="240" w:lineRule="auto"/>
              <w:jc w:val="center"/>
            </w:pPr>
            <w:r>
              <w:rPr>
                <w:sz w:val="16"/>
                <w:szCs w:val="16"/>
              </w:rPr>
              <w:t>No</w:t>
            </w:r>
          </w:p>
        </w:tc>
        <w:tc>
          <w:tcPr>
            <w:tcW w:w="800" w:type="dxa"/>
          </w:tcPr>
          <w:p w14:paraId="62BEA03F">
            <w:pPr>
              <w:spacing w:after="0" w:line="240" w:lineRule="auto"/>
              <w:jc w:val="center"/>
            </w:pPr>
            <w:r>
              <w:rPr>
                <w:sz w:val="16"/>
                <w:szCs w:val="16"/>
              </w:rPr>
              <w:t>No</w:t>
            </w:r>
          </w:p>
        </w:tc>
        <w:tc>
          <w:tcPr>
            <w:tcW w:w="800" w:type="dxa"/>
          </w:tcPr>
          <w:p w14:paraId="27C2B2F1">
            <w:pPr>
              <w:spacing w:after="0" w:line="240" w:lineRule="auto"/>
              <w:jc w:val="center"/>
            </w:pPr>
            <w:r>
              <w:rPr>
                <w:sz w:val="16"/>
                <w:szCs w:val="16"/>
              </w:rPr>
              <w:t>No</w:t>
            </w:r>
          </w:p>
        </w:tc>
      </w:tr>
      <w:tr w14:paraId="3B8CC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00" w:type="dxa"/>
            <w:gridSpan w:val="9"/>
            <w:shd w:val="clear" w:color="auto" w:fill="F2F2F2"/>
          </w:tcPr>
          <w:p w14:paraId="094BDD8F">
            <w:pPr>
              <w:spacing w:after="0" w:line="240" w:lineRule="auto"/>
            </w:pPr>
            <w:r>
              <w:rPr>
                <w:b/>
                <w:sz w:val="16"/>
                <w:szCs w:val="16"/>
              </w:rPr>
              <w:t>6. Thu hoạch và truy xuất</w:t>
            </w:r>
          </w:p>
        </w:tc>
      </w:tr>
      <w:tr w14:paraId="1379C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7E441A99">
            <w:pPr>
              <w:spacing w:after="0" w:line="240" w:lineRule="auto"/>
            </w:pPr>
            <w:r>
              <w:rPr>
                <w:sz w:val="16"/>
                <w:szCs w:val="16"/>
              </w:rPr>
              <w:t>UC30</w:t>
            </w:r>
          </w:p>
        </w:tc>
        <w:tc>
          <w:tcPr>
            <w:tcW w:w="2150" w:type="dxa"/>
          </w:tcPr>
          <w:p w14:paraId="0753E780">
            <w:pPr>
              <w:spacing w:after="0" w:line="240" w:lineRule="auto"/>
            </w:pPr>
            <w:r>
              <w:rPr>
                <w:sz w:val="16"/>
                <w:szCs w:val="16"/>
              </w:rPr>
              <w:t>Lập kế hoạch thu hoạch</w:t>
            </w:r>
          </w:p>
        </w:tc>
        <w:tc>
          <w:tcPr>
            <w:tcW w:w="900" w:type="dxa"/>
          </w:tcPr>
          <w:p w14:paraId="649A90CC">
            <w:pPr>
              <w:spacing w:after="0" w:line="240" w:lineRule="auto"/>
              <w:jc w:val="center"/>
            </w:pPr>
            <w:r>
              <w:rPr>
                <w:sz w:val="16"/>
                <w:szCs w:val="16"/>
              </w:rPr>
              <w:t>No</w:t>
            </w:r>
          </w:p>
        </w:tc>
        <w:tc>
          <w:tcPr>
            <w:tcW w:w="800" w:type="dxa"/>
          </w:tcPr>
          <w:p w14:paraId="4D35D6F9">
            <w:pPr>
              <w:spacing w:after="0" w:line="240" w:lineRule="auto"/>
              <w:jc w:val="center"/>
            </w:pPr>
            <w:r>
              <w:rPr>
                <w:sz w:val="16"/>
                <w:szCs w:val="16"/>
              </w:rPr>
              <w:t>Full</w:t>
            </w:r>
          </w:p>
        </w:tc>
        <w:tc>
          <w:tcPr>
            <w:tcW w:w="850" w:type="dxa"/>
          </w:tcPr>
          <w:p w14:paraId="18EC2CB8">
            <w:pPr>
              <w:spacing w:after="0" w:line="240" w:lineRule="auto"/>
              <w:jc w:val="center"/>
            </w:pPr>
            <w:r>
              <w:rPr>
                <w:sz w:val="16"/>
                <w:szCs w:val="16"/>
              </w:rPr>
              <w:t>No</w:t>
            </w:r>
          </w:p>
        </w:tc>
        <w:tc>
          <w:tcPr>
            <w:tcW w:w="850" w:type="dxa"/>
          </w:tcPr>
          <w:p w14:paraId="437B8571">
            <w:pPr>
              <w:spacing w:after="0" w:line="240" w:lineRule="auto"/>
              <w:jc w:val="center"/>
            </w:pPr>
            <w:r>
              <w:rPr>
                <w:sz w:val="16"/>
                <w:szCs w:val="16"/>
              </w:rPr>
              <w:t>Full*</w:t>
            </w:r>
          </w:p>
        </w:tc>
        <w:tc>
          <w:tcPr>
            <w:tcW w:w="800" w:type="dxa"/>
          </w:tcPr>
          <w:p w14:paraId="5C35CB1B">
            <w:pPr>
              <w:spacing w:after="0" w:line="240" w:lineRule="auto"/>
              <w:jc w:val="center"/>
            </w:pPr>
            <w:r>
              <w:rPr>
                <w:sz w:val="16"/>
                <w:szCs w:val="16"/>
              </w:rPr>
              <w:t>No</w:t>
            </w:r>
          </w:p>
        </w:tc>
        <w:tc>
          <w:tcPr>
            <w:tcW w:w="800" w:type="dxa"/>
          </w:tcPr>
          <w:p w14:paraId="65F2B20D">
            <w:pPr>
              <w:spacing w:after="0" w:line="240" w:lineRule="auto"/>
              <w:jc w:val="center"/>
            </w:pPr>
            <w:r>
              <w:rPr>
                <w:sz w:val="16"/>
                <w:szCs w:val="16"/>
              </w:rPr>
              <w:t>No</w:t>
            </w:r>
          </w:p>
        </w:tc>
        <w:tc>
          <w:tcPr>
            <w:tcW w:w="800" w:type="dxa"/>
          </w:tcPr>
          <w:p w14:paraId="436CA265">
            <w:pPr>
              <w:spacing w:after="0" w:line="240" w:lineRule="auto"/>
              <w:jc w:val="center"/>
            </w:pPr>
            <w:r>
              <w:rPr>
                <w:sz w:val="16"/>
                <w:szCs w:val="16"/>
              </w:rPr>
              <w:t>No</w:t>
            </w:r>
          </w:p>
        </w:tc>
      </w:tr>
      <w:tr w14:paraId="138B7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C09517A">
            <w:pPr>
              <w:spacing w:after="0" w:line="240" w:lineRule="auto"/>
            </w:pPr>
            <w:r>
              <w:rPr>
                <w:sz w:val="16"/>
                <w:szCs w:val="16"/>
              </w:rPr>
              <w:t>UC31</w:t>
            </w:r>
          </w:p>
        </w:tc>
        <w:tc>
          <w:tcPr>
            <w:tcW w:w="2150" w:type="dxa"/>
          </w:tcPr>
          <w:p w14:paraId="6F35B8E9">
            <w:pPr>
              <w:spacing w:after="0" w:line="240" w:lineRule="auto"/>
            </w:pPr>
            <w:r>
              <w:rPr>
                <w:sz w:val="16"/>
                <w:szCs w:val="16"/>
              </w:rPr>
              <w:t>Ghi nhận thu hoạch thực tế</w:t>
            </w:r>
          </w:p>
        </w:tc>
        <w:tc>
          <w:tcPr>
            <w:tcW w:w="900" w:type="dxa"/>
          </w:tcPr>
          <w:p w14:paraId="7C3900AF">
            <w:pPr>
              <w:spacing w:after="0" w:line="240" w:lineRule="auto"/>
              <w:jc w:val="center"/>
            </w:pPr>
            <w:r>
              <w:rPr>
                <w:sz w:val="16"/>
                <w:szCs w:val="16"/>
              </w:rPr>
              <w:t>No</w:t>
            </w:r>
          </w:p>
        </w:tc>
        <w:tc>
          <w:tcPr>
            <w:tcW w:w="800" w:type="dxa"/>
          </w:tcPr>
          <w:p w14:paraId="7097FCB0">
            <w:pPr>
              <w:spacing w:after="0" w:line="240" w:lineRule="auto"/>
              <w:jc w:val="center"/>
            </w:pPr>
            <w:r>
              <w:rPr>
                <w:sz w:val="16"/>
                <w:szCs w:val="16"/>
              </w:rPr>
              <w:t>Full</w:t>
            </w:r>
          </w:p>
        </w:tc>
        <w:tc>
          <w:tcPr>
            <w:tcW w:w="850" w:type="dxa"/>
          </w:tcPr>
          <w:p w14:paraId="1A2C5EA3">
            <w:pPr>
              <w:spacing w:after="0" w:line="240" w:lineRule="auto"/>
              <w:jc w:val="center"/>
            </w:pPr>
            <w:r>
              <w:rPr>
                <w:sz w:val="16"/>
                <w:szCs w:val="16"/>
              </w:rPr>
              <w:t>No</w:t>
            </w:r>
          </w:p>
        </w:tc>
        <w:tc>
          <w:tcPr>
            <w:tcW w:w="850" w:type="dxa"/>
          </w:tcPr>
          <w:p w14:paraId="65747FC3">
            <w:pPr>
              <w:spacing w:after="0" w:line="240" w:lineRule="auto"/>
              <w:jc w:val="center"/>
            </w:pPr>
            <w:r>
              <w:rPr>
                <w:sz w:val="16"/>
                <w:szCs w:val="16"/>
              </w:rPr>
              <w:t>Full*</w:t>
            </w:r>
          </w:p>
        </w:tc>
        <w:tc>
          <w:tcPr>
            <w:tcW w:w="800" w:type="dxa"/>
          </w:tcPr>
          <w:p w14:paraId="3D216C9D">
            <w:pPr>
              <w:spacing w:after="0" w:line="240" w:lineRule="auto"/>
              <w:jc w:val="center"/>
            </w:pPr>
            <w:r>
              <w:rPr>
                <w:sz w:val="16"/>
                <w:szCs w:val="16"/>
              </w:rPr>
              <w:t>No</w:t>
            </w:r>
          </w:p>
        </w:tc>
        <w:tc>
          <w:tcPr>
            <w:tcW w:w="800" w:type="dxa"/>
          </w:tcPr>
          <w:p w14:paraId="7197A8AD">
            <w:pPr>
              <w:spacing w:after="0" w:line="240" w:lineRule="auto"/>
              <w:jc w:val="center"/>
            </w:pPr>
            <w:r>
              <w:rPr>
                <w:sz w:val="16"/>
                <w:szCs w:val="16"/>
              </w:rPr>
              <w:t>No</w:t>
            </w:r>
          </w:p>
        </w:tc>
        <w:tc>
          <w:tcPr>
            <w:tcW w:w="800" w:type="dxa"/>
          </w:tcPr>
          <w:p w14:paraId="4F01F818">
            <w:pPr>
              <w:spacing w:after="0" w:line="240" w:lineRule="auto"/>
              <w:jc w:val="center"/>
            </w:pPr>
            <w:r>
              <w:rPr>
                <w:sz w:val="16"/>
                <w:szCs w:val="16"/>
              </w:rPr>
              <w:t>No</w:t>
            </w:r>
          </w:p>
        </w:tc>
      </w:tr>
      <w:tr w14:paraId="06EE5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49B30BB9">
            <w:pPr>
              <w:spacing w:after="0" w:line="240" w:lineRule="auto"/>
            </w:pPr>
            <w:r>
              <w:rPr>
                <w:sz w:val="16"/>
                <w:szCs w:val="16"/>
              </w:rPr>
              <w:t>UC32</w:t>
            </w:r>
          </w:p>
        </w:tc>
        <w:tc>
          <w:tcPr>
            <w:tcW w:w="2150" w:type="dxa"/>
          </w:tcPr>
          <w:p w14:paraId="79CB2D32">
            <w:pPr>
              <w:spacing w:after="0" w:line="240" w:lineRule="auto"/>
            </w:pPr>
            <w:r>
              <w:rPr>
                <w:sz w:val="16"/>
                <w:szCs w:val="16"/>
              </w:rPr>
              <w:t>Rà soát và công bố hồ sơ truy xuất</w:t>
            </w:r>
          </w:p>
        </w:tc>
        <w:tc>
          <w:tcPr>
            <w:tcW w:w="900" w:type="dxa"/>
          </w:tcPr>
          <w:p w14:paraId="439817DB">
            <w:pPr>
              <w:spacing w:after="0" w:line="240" w:lineRule="auto"/>
              <w:jc w:val="center"/>
            </w:pPr>
            <w:r>
              <w:rPr>
                <w:sz w:val="16"/>
                <w:szCs w:val="16"/>
              </w:rPr>
              <w:t>No</w:t>
            </w:r>
          </w:p>
        </w:tc>
        <w:tc>
          <w:tcPr>
            <w:tcW w:w="800" w:type="dxa"/>
          </w:tcPr>
          <w:p w14:paraId="6C9E32F0">
            <w:pPr>
              <w:spacing w:after="0" w:line="240" w:lineRule="auto"/>
              <w:jc w:val="center"/>
            </w:pPr>
            <w:r>
              <w:rPr>
                <w:sz w:val="16"/>
                <w:szCs w:val="16"/>
              </w:rPr>
              <w:t>Full</w:t>
            </w:r>
          </w:p>
        </w:tc>
        <w:tc>
          <w:tcPr>
            <w:tcW w:w="850" w:type="dxa"/>
          </w:tcPr>
          <w:p w14:paraId="03E3C6A4">
            <w:pPr>
              <w:spacing w:after="0" w:line="240" w:lineRule="auto"/>
              <w:jc w:val="center"/>
            </w:pPr>
            <w:r>
              <w:rPr>
                <w:sz w:val="16"/>
                <w:szCs w:val="16"/>
              </w:rPr>
              <w:t>No</w:t>
            </w:r>
          </w:p>
        </w:tc>
        <w:tc>
          <w:tcPr>
            <w:tcW w:w="850" w:type="dxa"/>
          </w:tcPr>
          <w:p w14:paraId="29AEA8A5">
            <w:pPr>
              <w:spacing w:after="0" w:line="240" w:lineRule="auto"/>
              <w:jc w:val="center"/>
            </w:pPr>
            <w:r>
              <w:rPr>
                <w:sz w:val="16"/>
                <w:szCs w:val="16"/>
              </w:rPr>
              <w:t>Full*</w:t>
            </w:r>
          </w:p>
        </w:tc>
        <w:tc>
          <w:tcPr>
            <w:tcW w:w="800" w:type="dxa"/>
          </w:tcPr>
          <w:p w14:paraId="65B090F4">
            <w:pPr>
              <w:spacing w:after="0" w:line="240" w:lineRule="auto"/>
              <w:jc w:val="center"/>
            </w:pPr>
            <w:r>
              <w:rPr>
                <w:sz w:val="16"/>
                <w:szCs w:val="16"/>
              </w:rPr>
              <w:t>No</w:t>
            </w:r>
          </w:p>
        </w:tc>
        <w:tc>
          <w:tcPr>
            <w:tcW w:w="800" w:type="dxa"/>
          </w:tcPr>
          <w:p w14:paraId="7B68326C">
            <w:pPr>
              <w:spacing w:after="0" w:line="240" w:lineRule="auto"/>
              <w:jc w:val="center"/>
            </w:pPr>
            <w:r>
              <w:rPr>
                <w:sz w:val="16"/>
                <w:szCs w:val="16"/>
              </w:rPr>
              <w:t>No</w:t>
            </w:r>
          </w:p>
        </w:tc>
        <w:tc>
          <w:tcPr>
            <w:tcW w:w="800" w:type="dxa"/>
          </w:tcPr>
          <w:p w14:paraId="544C9783">
            <w:pPr>
              <w:spacing w:after="0" w:line="240" w:lineRule="auto"/>
              <w:jc w:val="center"/>
            </w:pPr>
            <w:r>
              <w:rPr>
                <w:sz w:val="16"/>
                <w:szCs w:val="16"/>
              </w:rPr>
              <w:t>No</w:t>
            </w:r>
          </w:p>
        </w:tc>
      </w:tr>
      <w:tr w14:paraId="680F1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7B4DD99D">
            <w:pPr>
              <w:spacing w:after="0" w:line="240" w:lineRule="auto"/>
            </w:pPr>
            <w:r>
              <w:rPr>
                <w:sz w:val="16"/>
                <w:szCs w:val="16"/>
              </w:rPr>
              <w:t>UC36</w:t>
            </w:r>
          </w:p>
        </w:tc>
        <w:tc>
          <w:tcPr>
            <w:tcW w:w="2150" w:type="dxa"/>
          </w:tcPr>
          <w:p w14:paraId="78CA35D4">
            <w:pPr>
              <w:spacing w:after="0" w:line="240" w:lineRule="auto"/>
            </w:pPr>
            <w:r>
              <w:rPr>
                <w:sz w:val="16"/>
                <w:szCs w:val="16"/>
              </w:rPr>
              <w:t>Truy ngược nguồn lô</w:t>
            </w:r>
          </w:p>
        </w:tc>
        <w:tc>
          <w:tcPr>
            <w:tcW w:w="900" w:type="dxa"/>
          </w:tcPr>
          <w:p w14:paraId="58C679AD">
            <w:pPr>
              <w:spacing w:after="0" w:line="240" w:lineRule="auto"/>
              <w:jc w:val="center"/>
            </w:pPr>
            <w:r>
              <w:rPr>
                <w:sz w:val="16"/>
                <w:szCs w:val="16"/>
              </w:rPr>
              <w:t>No</w:t>
            </w:r>
          </w:p>
        </w:tc>
        <w:tc>
          <w:tcPr>
            <w:tcW w:w="800" w:type="dxa"/>
          </w:tcPr>
          <w:p w14:paraId="30FF27F4">
            <w:pPr>
              <w:spacing w:after="0" w:line="240" w:lineRule="auto"/>
              <w:jc w:val="center"/>
            </w:pPr>
            <w:r>
              <w:rPr>
                <w:sz w:val="16"/>
                <w:szCs w:val="16"/>
              </w:rPr>
              <w:t>R</w:t>
            </w:r>
          </w:p>
        </w:tc>
        <w:tc>
          <w:tcPr>
            <w:tcW w:w="850" w:type="dxa"/>
          </w:tcPr>
          <w:p w14:paraId="341B9DF4">
            <w:pPr>
              <w:spacing w:after="0" w:line="240" w:lineRule="auto"/>
              <w:jc w:val="center"/>
            </w:pPr>
            <w:r>
              <w:rPr>
                <w:sz w:val="16"/>
                <w:szCs w:val="16"/>
              </w:rPr>
              <w:t>No</w:t>
            </w:r>
          </w:p>
        </w:tc>
        <w:tc>
          <w:tcPr>
            <w:tcW w:w="850" w:type="dxa"/>
          </w:tcPr>
          <w:p w14:paraId="350F11C4">
            <w:pPr>
              <w:spacing w:after="0" w:line="240" w:lineRule="auto"/>
              <w:jc w:val="center"/>
            </w:pPr>
            <w:r>
              <w:rPr>
                <w:sz w:val="16"/>
                <w:szCs w:val="16"/>
              </w:rPr>
              <w:t>R*</w:t>
            </w:r>
          </w:p>
        </w:tc>
        <w:tc>
          <w:tcPr>
            <w:tcW w:w="800" w:type="dxa"/>
          </w:tcPr>
          <w:p w14:paraId="4E474552">
            <w:pPr>
              <w:spacing w:after="0" w:line="240" w:lineRule="auto"/>
              <w:jc w:val="center"/>
            </w:pPr>
            <w:r>
              <w:rPr>
                <w:sz w:val="16"/>
                <w:szCs w:val="16"/>
              </w:rPr>
              <w:t>R*</w:t>
            </w:r>
          </w:p>
        </w:tc>
        <w:tc>
          <w:tcPr>
            <w:tcW w:w="800" w:type="dxa"/>
          </w:tcPr>
          <w:p w14:paraId="7E2E0105">
            <w:pPr>
              <w:spacing w:after="0" w:line="240" w:lineRule="auto"/>
              <w:jc w:val="center"/>
            </w:pPr>
            <w:r>
              <w:rPr>
                <w:sz w:val="16"/>
                <w:szCs w:val="16"/>
              </w:rPr>
              <w:t>No</w:t>
            </w:r>
          </w:p>
        </w:tc>
        <w:tc>
          <w:tcPr>
            <w:tcW w:w="800" w:type="dxa"/>
          </w:tcPr>
          <w:p w14:paraId="66F4B9ED">
            <w:pPr>
              <w:spacing w:after="0" w:line="240" w:lineRule="auto"/>
              <w:jc w:val="center"/>
            </w:pPr>
            <w:r>
              <w:rPr>
                <w:sz w:val="16"/>
                <w:szCs w:val="16"/>
              </w:rPr>
              <w:t>No</w:t>
            </w:r>
          </w:p>
        </w:tc>
      </w:tr>
      <w:tr w14:paraId="42D12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96D6CDC">
            <w:pPr>
              <w:spacing w:after="0" w:line="240" w:lineRule="auto"/>
            </w:pPr>
            <w:r>
              <w:rPr>
                <w:sz w:val="16"/>
                <w:szCs w:val="16"/>
              </w:rPr>
              <w:t>UC37</w:t>
            </w:r>
          </w:p>
        </w:tc>
        <w:tc>
          <w:tcPr>
            <w:tcW w:w="2150" w:type="dxa"/>
          </w:tcPr>
          <w:p w14:paraId="5BD58B69">
            <w:pPr>
              <w:spacing w:after="0" w:line="240" w:lineRule="auto"/>
            </w:pPr>
            <w:r>
              <w:rPr>
                <w:sz w:val="16"/>
                <w:szCs w:val="16"/>
              </w:rPr>
              <w:t>Truy xuôi lô tới khách</w:t>
            </w:r>
          </w:p>
        </w:tc>
        <w:tc>
          <w:tcPr>
            <w:tcW w:w="900" w:type="dxa"/>
          </w:tcPr>
          <w:p w14:paraId="70FE9174">
            <w:pPr>
              <w:spacing w:after="0" w:line="240" w:lineRule="auto"/>
              <w:jc w:val="center"/>
            </w:pPr>
            <w:r>
              <w:rPr>
                <w:sz w:val="16"/>
                <w:szCs w:val="16"/>
              </w:rPr>
              <w:t>No</w:t>
            </w:r>
          </w:p>
        </w:tc>
        <w:tc>
          <w:tcPr>
            <w:tcW w:w="800" w:type="dxa"/>
          </w:tcPr>
          <w:p w14:paraId="5B251125">
            <w:pPr>
              <w:spacing w:after="0" w:line="240" w:lineRule="auto"/>
              <w:jc w:val="center"/>
            </w:pPr>
            <w:r>
              <w:rPr>
                <w:sz w:val="16"/>
                <w:szCs w:val="16"/>
              </w:rPr>
              <w:t>R</w:t>
            </w:r>
          </w:p>
        </w:tc>
        <w:tc>
          <w:tcPr>
            <w:tcW w:w="850" w:type="dxa"/>
          </w:tcPr>
          <w:p w14:paraId="61B7209E">
            <w:pPr>
              <w:spacing w:after="0" w:line="240" w:lineRule="auto"/>
              <w:jc w:val="center"/>
            </w:pPr>
            <w:r>
              <w:rPr>
                <w:sz w:val="16"/>
                <w:szCs w:val="16"/>
              </w:rPr>
              <w:t>No</w:t>
            </w:r>
          </w:p>
        </w:tc>
        <w:tc>
          <w:tcPr>
            <w:tcW w:w="850" w:type="dxa"/>
          </w:tcPr>
          <w:p w14:paraId="7C638C52">
            <w:pPr>
              <w:spacing w:after="0" w:line="240" w:lineRule="auto"/>
              <w:jc w:val="center"/>
            </w:pPr>
            <w:r>
              <w:rPr>
                <w:sz w:val="16"/>
                <w:szCs w:val="16"/>
              </w:rPr>
              <w:t>R*</w:t>
            </w:r>
          </w:p>
        </w:tc>
        <w:tc>
          <w:tcPr>
            <w:tcW w:w="800" w:type="dxa"/>
          </w:tcPr>
          <w:p w14:paraId="5C363C25">
            <w:pPr>
              <w:spacing w:after="0" w:line="240" w:lineRule="auto"/>
              <w:jc w:val="center"/>
            </w:pPr>
            <w:r>
              <w:rPr>
                <w:sz w:val="16"/>
                <w:szCs w:val="16"/>
              </w:rPr>
              <w:t>R*</w:t>
            </w:r>
          </w:p>
        </w:tc>
        <w:tc>
          <w:tcPr>
            <w:tcW w:w="800" w:type="dxa"/>
          </w:tcPr>
          <w:p w14:paraId="0567B9C6">
            <w:pPr>
              <w:spacing w:after="0" w:line="240" w:lineRule="auto"/>
              <w:jc w:val="center"/>
            </w:pPr>
            <w:r>
              <w:rPr>
                <w:sz w:val="16"/>
                <w:szCs w:val="16"/>
              </w:rPr>
              <w:t>No</w:t>
            </w:r>
          </w:p>
        </w:tc>
        <w:tc>
          <w:tcPr>
            <w:tcW w:w="800" w:type="dxa"/>
          </w:tcPr>
          <w:p w14:paraId="6A90397B">
            <w:pPr>
              <w:spacing w:after="0" w:line="240" w:lineRule="auto"/>
              <w:jc w:val="center"/>
            </w:pPr>
            <w:r>
              <w:rPr>
                <w:sz w:val="16"/>
                <w:szCs w:val="16"/>
              </w:rPr>
              <w:t>No</w:t>
            </w:r>
          </w:p>
        </w:tc>
      </w:tr>
      <w:tr w14:paraId="0E361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70C14FFA">
            <w:pPr>
              <w:spacing w:after="0" w:line="240" w:lineRule="auto"/>
            </w:pPr>
            <w:r>
              <w:rPr>
                <w:sz w:val="16"/>
                <w:szCs w:val="16"/>
              </w:rPr>
              <w:t>UC38</w:t>
            </w:r>
          </w:p>
        </w:tc>
        <w:tc>
          <w:tcPr>
            <w:tcW w:w="2150" w:type="dxa"/>
          </w:tcPr>
          <w:p w14:paraId="4F4EFCF9">
            <w:pPr>
              <w:spacing w:after="0" w:line="240" w:lineRule="auto"/>
            </w:pPr>
            <w:r>
              <w:rPr>
                <w:sz w:val="16"/>
                <w:szCs w:val="16"/>
              </w:rPr>
              <w:t>Tạo báo cáo truy xuất</w:t>
            </w:r>
          </w:p>
        </w:tc>
        <w:tc>
          <w:tcPr>
            <w:tcW w:w="900" w:type="dxa"/>
          </w:tcPr>
          <w:p w14:paraId="5D921DB1">
            <w:pPr>
              <w:spacing w:after="0" w:line="240" w:lineRule="auto"/>
              <w:jc w:val="center"/>
            </w:pPr>
            <w:r>
              <w:rPr>
                <w:sz w:val="16"/>
                <w:szCs w:val="16"/>
              </w:rPr>
              <w:t>No</w:t>
            </w:r>
          </w:p>
        </w:tc>
        <w:tc>
          <w:tcPr>
            <w:tcW w:w="800" w:type="dxa"/>
          </w:tcPr>
          <w:p w14:paraId="3FADE222">
            <w:pPr>
              <w:spacing w:after="0" w:line="240" w:lineRule="auto"/>
              <w:jc w:val="center"/>
            </w:pPr>
            <w:r>
              <w:rPr>
                <w:sz w:val="16"/>
                <w:szCs w:val="16"/>
              </w:rPr>
              <w:t>R</w:t>
            </w:r>
          </w:p>
        </w:tc>
        <w:tc>
          <w:tcPr>
            <w:tcW w:w="850" w:type="dxa"/>
          </w:tcPr>
          <w:p w14:paraId="2B2BED80">
            <w:pPr>
              <w:spacing w:after="0" w:line="240" w:lineRule="auto"/>
              <w:jc w:val="center"/>
            </w:pPr>
            <w:r>
              <w:rPr>
                <w:sz w:val="16"/>
                <w:szCs w:val="16"/>
              </w:rPr>
              <w:t>No</w:t>
            </w:r>
          </w:p>
        </w:tc>
        <w:tc>
          <w:tcPr>
            <w:tcW w:w="850" w:type="dxa"/>
          </w:tcPr>
          <w:p w14:paraId="1E24B253">
            <w:pPr>
              <w:spacing w:after="0" w:line="240" w:lineRule="auto"/>
              <w:jc w:val="center"/>
            </w:pPr>
            <w:r>
              <w:rPr>
                <w:sz w:val="16"/>
                <w:szCs w:val="16"/>
              </w:rPr>
              <w:t>R*</w:t>
            </w:r>
          </w:p>
        </w:tc>
        <w:tc>
          <w:tcPr>
            <w:tcW w:w="800" w:type="dxa"/>
          </w:tcPr>
          <w:p w14:paraId="144DD19A">
            <w:pPr>
              <w:spacing w:after="0" w:line="240" w:lineRule="auto"/>
              <w:jc w:val="center"/>
            </w:pPr>
            <w:r>
              <w:rPr>
                <w:sz w:val="16"/>
                <w:szCs w:val="16"/>
              </w:rPr>
              <w:t>R*</w:t>
            </w:r>
          </w:p>
        </w:tc>
        <w:tc>
          <w:tcPr>
            <w:tcW w:w="800" w:type="dxa"/>
          </w:tcPr>
          <w:p w14:paraId="5FBB1173">
            <w:pPr>
              <w:spacing w:after="0" w:line="240" w:lineRule="auto"/>
              <w:jc w:val="center"/>
            </w:pPr>
            <w:r>
              <w:rPr>
                <w:sz w:val="16"/>
                <w:szCs w:val="16"/>
              </w:rPr>
              <w:t>No</w:t>
            </w:r>
          </w:p>
        </w:tc>
        <w:tc>
          <w:tcPr>
            <w:tcW w:w="800" w:type="dxa"/>
          </w:tcPr>
          <w:p w14:paraId="17B2A17A">
            <w:pPr>
              <w:spacing w:after="0" w:line="240" w:lineRule="auto"/>
              <w:jc w:val="center"/>
            </w:pPr>
            <w:r>
              <w:rPr>
                <w:sz w:val="16"/>
                <w:szCs w:val="16"/>
              </w:rPr>
              <w:t>No</w:t>
            </w:r>
          </w:p>
        </w:tc>
      </w:tr>
      <w:tr w14:paraId="73F47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32308801">
            <w:pPr>
              <w:spacing w:after="0" w:line="240" w:lineRule="auto"/>
            </w:pPr>
            <w:r>
              <w:rPr>
                <w:sz w:val="16"/>
                <w:szCs w:val="16"/>
              </w:rPr>
              <w:t>UC39</w:t>
            </w:r>
          </w:p>
        </w:tc>
        <w:tc>
          <w:tcPr>
            <w:tcW w:w="2150" w:type="dxa"/>
          </w:tcPr>
          <w:p w14:paraId="74AFD427">
            <w:pPr>
              <w:spacing w:after="0" w:line="240" w:lineRule="auto"/>
            </w:pPr>
            <w:r>
              <w:rPr>
                <w:sz w:val="16"/>
                <w:szCs w:val="16"/>
              </w:rPr>
              <w:t>Đính chính dữ liệu nguồn gốc</w:t>
            </w:r>
          </w:p>
        </w:tc>
        <w:tc>
          <w:tcPr>
            <w:tcW w:w="900" w:type="dxa"/>
          </w:tcPr>
          <w:p w14:paraId="73832801">
            <w:pPr>
              <w:spacing w:after="0" w:line="240" w:lineRule="auto"/>
              <w:jc w:val="center"/>
            </w:pPr>
            <w:r>
              <w:rPr>
                <w:sz w:val="16"/>
                <w:szCs w:val="16"/>
              </w:rPr>
              <w:t>No</w:t>
            </w:r>
          </w:p>
        </w:tc>
        <w:tc>
          <w:tcPr>
            <w:tcW w:w="800" w:type="dxa"/>
          </w:tcPr>
          <w:p w14:paraId="5A99814B">
            <w:pPr>
              <w:spacing w:after="0" w:line="240" w:lineRule="auto"/>
              <w:jc w:val="center"/>
            </w:pPr>
            <w:r>
              <w:rPr>
                <w:sz w:val="16"/>
                <w:szCs w:val="16"/>
              </w:rPr>
              <w:t>Full</w:t>
            </w:r>
          </w:p>
        </w:tc>
        <w:tc>
          <w:tcPr>
            <w:tcW w:w="850" w:type="dxa"/>
          </w:tcPr>
          <w:p w14:paraId="0A99AC36">
            <w:pPr>
              <w:spacing w:after="0" w:line="240" w:lineRule="auto"/>
              <w:jc w:val="center"/>
            </w:pPr>
            <w:r>
              <w:rPr>
                <w:sz w:val="16"/>
                <w:szCs w:val="16"/>
              </w:rPr>
              <w:t>No</w:t>
            </w:r>
          </w:p>
        </w:tc>
        <w:tc>
          <w:tcPr>
            <w:tcW w:w="850" w:type="dxa"/>
          </w:tcPr>
          <w:p w14:paraId="4A6D4CDE">
            <w:pPr>
              <w:spacing w:after="0" w:line="240" w:lineRule="auto"/>
              <w:jc w:val="center"/>
            </w:pPr>
            <w:r>
              <w:rPr>
                <w:sz w:val="16"/>
                <w:szCs w:val="16"/>
              </w:rPr>
              <w:t>Full*</w:t>
            </w:r>
          </w:p>
        </w:tc>
        <w:tc>
          <w:tcPr>
            <w:tcW w:w="800" w:type="dxa"/>
          </w:tcPr>
          <w:p w14:paraId="4BB77DA2">
            <w:pPr>
              <w:spacing w:after="0" w:line="240" w:lineRule="auto"/>
              <w:jc w:val="center"/>
            </w:pPr>
            <w:r>
              <w:rPr>
                <w:sz w:val="16"/>
                <w:szCs w:val="16"/>
              </w:rPr>
              <w:t>No</w:t>
            </w:r>
          </w:p>
        </w:tc>
        <w:tc>
          <w:tcPr>
            <w:tcW w:w="800" w:type="dxa"/>
          </w:tcPr>
          <w:p w14:paraId="669032E7">
            <w:pPr>
              <w:spacing w:after="0" w:line="240" w:lineRule="auto"/>
              <w:jc w:val="center"/>
            </w:pPr>
            <w:r>
              <w:rPr>
                <w:sz w:val="16"/>
                <w:szCs w:val="16"/>
              </w:rPr>
              <w:t>No</w:t>
            </w:r>
          </w:p>
        </w:tc>
        <w:tc>
          <w:tcPr>
            <w:tcW w:w="800" w:type="dxa"/>
          </w:tcPr>
          <w:p w14:paraId="007E2BFF">
            <w:pPr>
              <w:spacing w:after="0" w:line="240" w:lineRule="auto"/>
              <w:jc w:val="center"/>
            </w:pPr>
            <w:r>
              <w:rPr>
                <w:sz w:val="16"/>
                <w:szCs w:val="16"/>
              </w:rPr>
              <w:t>No</w:t>
            </w:r>
          </w:p>
        </w:tc>
      </w:tr>
      <w:tr w14:paraId="7A780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4F2A11B9">
            <w:pPr>
              <w:spacing w:after="0" w:line="240" w:lineRule="auto"/>
            </w:pPr>
            <w:r>
              <w:rPr>
                <w:sz w:val="16"/>
                <w:szCs w:val="16"/>
              </w:rPr>
              <w:t>UC40</w:t>
            </w:r>
          </w:p>
        </w:tc>
        <w:tc>
          <w:tcPr>
            <w:tcW w:w="2150" w:type="dxa"/>
          </w:tcPr>
          <w:p w14:paraId="4D6FB1ED">
            <w:pPr>
              <w:spacing w:after="0" w:line="240" w:lineRule="auto"/>
            </w:pPr>
            <w:r>
              <w:rPr>
                <w:sz w:val="16"/>
                <w:szCs w:val="16"/>
              </w:rPr>
              <w:t>Xem truy xuất công khai</w:t>
            </w:r>
          </w:p>
        </w:tc>
        <w:tc>
          <w:tcPr>
            <w:tcW w:w="900" w:type="dxa"/>
          </w:tcPr>
          <w:p w14:paraId="16C553A0">
            <w:pPr>
              <w:spacing w:after="0" w:line="240" w:lineRule="auto"/>
              <w:jc w:val="center"/>
            </w:pPr>
            <w:r>
              <w:rPr>
                <w:sz w:val="16"/>
                <w:szCs w:val="16"/>
              </w:rPr>
              <w:t>No</w:t>
            </w:r>
          </w:p>
        </w:tc>
        <w:tc>
          <w:tcPr>
            <w:tcW w:w="800" w:type="dxa"/>
          </w:tcPr>
          <w:p w14:paraId="38BE413A">
            <w:pPr>
              <w:spacing w:after="0" w:line="240" w:lineRule="auto"/>
              <w:jc w:val="center"/>
            </w:pPr>
            <w:r>
              <w:rPr>
                <w:sz w:val="16"/>
                <w:szCs w:val="16"/>
              </w:rPr>
              <w:t>No</w:t>
            </w:r>
          </w:p>
        </w:tc>
        <w:tc>
          <w:tcPr>
            <w:tcW w:w="850" w:type="dxa"/>
          </w:tcPr>
          <w:p w14:paraId="65D372E2">
            <w:pPr>
              <w:spacing w:after="0" w:line="240" w:lineRule="auto"/>
              <w:jc w:val="center"/>
            </w:pPr>
            <w:r>
              <w:rPr>
                <w:sz w:val="16"/>
                <w:szCs w:val="16"/>
              </w:rPr>
              <w:t>No</w:t>
            </w:r>
          </w:p>
        </w:tc>
        <w:tc>
          <w:tcPr>
            <w:tcW w:w="850" w:type="dxa"/>
          </w:tcPr>
          <w:p w14:paraId="190D24C4">
            <w:pPr>
              <w:spacing w:after="0" w:line="240" w:lineRule="auto"/>
              <w:jc w:val="center"/>
            </w:pPr>
            <w:r>
              <w:rPr>
                <w:sz w:val="16"/>
                <w:szCs w:val="16"/>
              </w:rPr>
              <w:t>No</w:t>
            </w:r>
          </w:p>
        </w:tc>
        <w:tc>
          <w:tcPr>
            <w:tcW w:w="800" w:type="dxa"/>
          </w:tcPr>
          <w:p w14:paraId="6402ECDC">
            <w:pPr>
              <w:spacing w:after="0" w:line="240" w:lineRule="auto"/>
              <w:jc w:val="center"/>
            </w:pPr>
            <w:r>
              <w:rPr>
                <w:sz w:val="16"/>
                <w:szCs w:val="16"/>
              </w:rPr>
              <w:t>No</w:t>
            </w:r>
          </w:p>
        </w:tc>
        <w:tc>
          <w:tcPr>
            <w:tcW w:w="800" w:type="dxa"/>
          </w:tcPr>
          <w:p w14:paraId="4914F83E">
            <w:pPr>
              <w:spacing w:after="0" w:line="240" w:lineRule="auto"/>
              <w:jc w:val="center"/>
            </w:pPr>
            <w:r>
              <w:rPr>
                <w:sz w:val="16"/>
                <w:szCs w:val="16"/>
              </w:rPr>
              <w:t>No</w:t>
            </w:r>
          </w:p>
        </w:tc>
        <w:tc>
          <w:tcPr>
            <w:tcW w:w="800" w:type="dxa"/>
          </w:tcPr>
          <w:p w14:paraId="37EFB45C">
            <w:pPr>
              <w:spacing w:after="0" w:line="240" w:lineRule="auto"/>
              <w:jc w:val="center"/>
            </w:pPr>
            <w:r>
              <w:rPr>
                <w:sz w:val="16"/>
                <w:szCs w:val="16"/>
              </w:rPr>
              <w:t>R</w:t>
            </w:r>
          </w:p>
        </w:tc>
      </w:tr>
      <w:tr w14:paraId="642D2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4A36F565">
            <w:pPr>
              <w:spacing w:after="0" w:line="240" w:lineRule="auto"/>
            </w:pPr>
            <w:r>
              <w:rPr>
                <w:sz w:val="16"/>
                <w:szCs w:val="16"/>
              </w:rPr>
              <w:t>UC41</w:t>
            </w:r>
          </w:p>
        </w:tc>
        <w:tc>
          <w:tcPr>
            <w:tcW w:w="2150" w:type="dxa"/>
          </w:tcPr>
          <w:p w14:paraId="225DD648">
            <w:pPr>
              <w:spacing w:after="0" w:line="240" w:lineRule="auto"/>
            </w:pPr>
            <w:r>
              <w:rPr>
                <w:sz w:val="16"/>
                <w:szCs w:val="16"/>
              </w:rPr>
              <w:t>Đồng bộ hồ sơ truy xuất</w:t>
            </w:r>
          </w:p>
        </w:tc>
        <w:tc>
          <w:tcPr>
            <w:tcW w:w="900" w:type="dxa"/>
          </w:tcPr>
          <w:p w14:paraId="0D95AECB">
            <w:pPr>
              <w:spacing w:after="0" w:line="240" w:lineRule="auto"/>
              <w:jc w:val="center"/>
            </w:pPr>
            <w:r>
              <w:rPr>
                <w:sz w:val="16"/>
                <w:szCs w:val="16"/>
              </w:rPr>
              <w:t>No</w:t>
            </w:r>
          </w:p>
        </w:tc>
        <w:tc>
          <w:tcPr>
            <w:tcW w:w="800" w:type="dxa"/>
          </w:tcPr>
          <w:p w14:paraId="62FDFE16">
            <w:pPr>
              <w:spacing w:after="0" w:line="240" w:lineRule="auto"/>
              <w:jc w:val="center"/>
            </w:pPr>
            <w:r>
              <w:rPr>
                <w:sz w:val="16"/>
                <w:szCs w:val="16"/>
              </w:rPr>
              <w:t>Full</w:t>
            </w:r>
          </w:p>
        </w:tc>
        <w:tc>
          <w:tcPr>
            <w:tcW w:w="850" w:type="dxa"/>
          </w:tcPr>
          <w:p w14:paraId="451A8742">
            <w:pPr>
              <w:spacing w:after="0" w:line="240" w:lineRule="auto"/>
              <w:jc w:val="center"/>
            </w:pPr>
            <w:r>
              <w:rPr>
                <w:sz w:val="16"/>
                <w:szCs w:val="16"/>
              </w:rPr>
              <w:t>No</w:t>
            </w:r>
          </w:p>
        </w:tc>
        <w:tc>
          <w:tcPr>
            <w:tcW w:w="850" w:type="dxa"/>
          </w:tcPr>
          <w:p w14:paraId="77F357F6">
            <w:pPr>
              <w:spacing w:after="0" w:line="240" w:lineRule="auto"/>
              <w:jc w:val="center"/>
            </w:pPr>
            <w:r>
              <w:rPr>
                <w:sz w:val="16"/>
                <w:szCs w:val="16"/>
              </w:rPr>
              <w:t>No</w:t>
            </w:r>
          </w:p>
        </w:tc>
        <w:tc>
          <w:tcPr>
            <w:tcW w:w="800" w:type="dxa"/>
          </w:tcPr>
          <w:p w14:paraId="0324B965">
            <w:pPr>
              <w:spacing w:after="0" w:line="240" w:lineRule="auto"/>
              <w:jc w:val="center"/>
            </w:pPr>
            <w:r>
              <w:rPr>
                <w:sz w:val="16"/>
                <w:szCs w:val="16"/>
              </w:rPr>
              <w:t>No</w:t>
            </w:r>
          </w:p>
        </w:tc>
        <w:tc>
          <w:tcPr>
            <w:tcW w:w="800" w:type="dxa"/>
          </w:tcPr>
          <w:p w14:paraId="44456D11">
            <w:pPr>
              <w:spacing w:after="0" w:line="240" w:lineRule="auto"/>
              <w:jc w:val="center"/>
            </w:pPr>
            <w:r>
              <w:rPr>
                <w:sz w:val="16"/>
                <w:szCs w:val="16"/>
              </w:rPr>
              <w:t>No</w:t>
            </w:r>
          </w:p>
        </w:tc>
        <w:tc>
          <w:tcPr>
            <w:tcW w:w="800" w:type="dxa"/>
          </w:tcPr>
          <w:p w14:paraId="56DEF3E0">
            <w:pPr>
              <w:spacing w:after="0" w:line="240" w:lineRule="auto"/>
              <w:jc w:val="center"/>
            </w:pPr>
            <w:r>
              <w:rPr>
                <w:sz w:val="16"/>
                <w:szCs w:val="16"/>
              </w:rPr>
              <w:t>No</w:t>
            </w:r>
          </w:p>
        </w:tc>
      </w:tr>
      <w:tr w14:paraId="6AC85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00" w:type="dxa"/>
            <w:gridSpan w:val="9"/>
            <w:shd w:val="clear" w:color="auto" w:fill="F2F2F2"/>
          </w:tcPr>
          <w:p w14:paraId="15479D1E">
            <w:pPr>
              <w:spacing w:after="0" w:line="240" w:lineRule="auto"/>
            </w:pPr>
            <w:r>
              <w:rPr>
                <w:b/>
                <w:sz w:val="16"/>
                <w:szCs w:val="16"/>
              </w:rPr>
              <w:t>7. Khách hàng, đơn hàng và bán hàng</w:t>
            </w:r>
          </w:p>
        </w:tc>
      </w:tr>
      <w:tr w14:paraId="370E9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3D07E5E7">
            <w:pPr>
              <w:spacing w:after="0" w:line="240" w:lineRule="auto"/>
            </w:pPr>
            <w:r>
              <w:rPr>
                <w:sz w:val="16"/>
                <w:szCs w:val="16"/>
              </w:rPr>
              <w:t>UC42</w:t>
            </w:r>
          </w:p>
        </w:tc>
        <w:tc>
          <w:tcPr>
            <w:tcW w:w="2150" w:type="dxa"/>
          </w:tcPr>
          <w:p w14:paraId="504A43AA">
            <w:pPr>
              <w:spacing w:after="0" w:line="240" w:lineRule="auto"/>
            </w:pPr>
            <w:r>
              <w:rPr>
                <w:sz w:val="16"/>
                <w:szCs w:val="16"/>
              </w:rPr>
              <w:t>Quản lý hồ sơ khách hàng</w:t>
            </w:r>
          </w:p>
        </w:tc>
        <w:tc>
          <w:tcPr>
            <w:tcW w:w="900" w:type="dxa"/>
          </w:tcPr>
          <w:p w14:paraId="03D4C299">
            <w:pPr>
              <w:spacing w:after="0" w:line="240" w:lineRule="auto"/>
              <w:jc w:val="center"/>
            </w:pPr>
            <w:r>
              <w:rPr>
                <w:sz w:val="16"/>
                <w:szCs w:val="16"/>
              </w:rPr>
              <w:t>No</w:t>
            </w:r>
          </w:p>
        </w:tc>
        <w:tc>
          <w:tcPr>
            <w:tcW w:w="800" w:type="dxa"/>
          </w:tcPr>
          <w:p w14:paraId="0687CDC3">
            <w:pPr>
              <w:spacing w:after="0" w:line="240" w:lineRule="auto"/>
              <w:jc w:val="center"/>
            </w:pPr>
            <w:r>
              <w:rPr>
                <w:sz w:val="16"/>
                <w:szCs w:val="16"/>
              </w:rPr>
              <w:t>Full</w:t>
            </w:r>
          </w:p>
        </w:tc>
        <w:tc>
          <w:tcPr>
            <w:tcW w:w="850" w:type="dxa"/>
          </w:tcPr>
          <w:p w14:paraId="1527FEA4">
            <w:pPr>
              <w:spacing w:after="0" w:line="240" w:lineRule="auto"/>
              <w:jc w:val="center"/>
            </w:pPr>
            <w:r>
              <w:rPr>
                <w:sz w:val="16"/>
                <w:szCs w:val="16"/>
              </w:rPr>
              <w:t>No</w:t>
            </w:r>
          </w:p>
        </w:tc>
        <w:tc>
          <w:tcPr>
            <w:tcW w:w="850" w:type="dxa"/>
          </w:tcPr>
          <w:p w14:paraId="45F0475D">
            <w:pPr>
              <w:spacing w:after="0" w:line="240" w:lineRule="auto"/>
              <w:jc w:val="center"/>
            </w:pPr>
            <w:r>
              <w:rPr>
                <w:sz w:val="16"/>
                <w:szCs w:val="16"/>
              </w:rPr>
              <w:t>Full*</w:t>
            </w:r>
          </w:p>
        </w:tc>
        <w:tc>
          <w:tcPr>
            <w:tcW w:w="800" w:type="dxa"/>
          </w:tcPr>
          <w:p w14:paraId="7A8FF852">
            <w:pPr>
              <w:spacing w:after="0" w:line="240" w:lineRule="auto"/>
              <w:jc w:val="center"/>
            </w:pPr>
            <w:r>
              <w:rPr>
                <w:sz w:val="16"/>
                <w:szCs w:val="16"/>
              </w:rPr>
              <w:t>No</w:t>
            </w:r>
          </w:p>
        </w:tc>
        <w:tc>
          <w:tcPr>
            <w:tcW w:w="800" w:type="dxa"/>
          </w:tcPr>
          <w:p w14:paraId="7177D51C">
            <w:pPr>
              <w:spacing w:after="0" w:line="240" w:lineRule="auto"/>
              <w:jc w:val="center"/>
            </w:pPr>
            <w:r>
              <w:rPr>
                <w:sz w:val="16"/>
                <w:szCs w:val="16"/>
              </w:rPr>
              <w:t>No</w:t>
            </w:r>
          </w:p>
        </w:tc>
        <w:tc>
          <w:tcPr>
            <w:tcW w:w="800" w:type="dxa"/>
          </w:tcPr>
          <w:p w14:paraId="38D25728">
            <w:pPr>
              <w:spacing w:after="0" w:line="240" w:lineRule="auto"/>
              <w:jc w:val="center"/>
            </w:pPr>
            <w:r>
              <w:rPr>
                <w:sz w:val="16"/>
                <w:szCs w:val="16"/>
              </w:rPr>
              <w:t>No</w:t>
            </w:r>
          </w:p>
        </w:tc>
      </w:tr>
      <w:tr w14:paraId="7977D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659306C2">
            <w:pPr>
              <w:spacing w:after="0" w:line="240" w:lineRule="auto"/>
            </w:pPr>
            <w:r>
              <w:rPr>
                <w:sz w:val="16"/>
                <w:szCs w:val="16"/>
              </w:rPr>
              <w:t>UC43</w:t>
            </w:r>
          </w:p>
        </w:tc>
        <w:tc>
          <w:tcPr>
            <w:tcW w:w="2150" w:type="dxa"/>
          </w:tcPr>
          <w:p w14:paraId="4317BD1E">
            <w:pPr>
              <w:spacing w:after="0" w:line="240" w:lineRule="auto"/>
            </w:pPr>
            <w:r>
              <w:rPr>
                <w:sz w:val="16"/>
                <w:szCs w:val="16"/>
              </w:rPr>
              <w:t>Tạo yêu cầu mua hàng</w:t>
            </w:r>
          </w:p>
        </w:tc>
        <w:tc>
          <w:tcPr>
            <w:tcW w:w="900" w:type="dxa"/>
          </w:tcPr>
          <w:p w14:paraId="08140D76">
            <w:pPr>
              <w:spacing w:after="0" w:line="240" w:lineRule="auto"/>
              <w:jc w:val="center"/>
            </w:pPr>
            <w:r>
              <w:rPr>
                <w:sz w:val="16"/>
                <w:szCs w:val="16"/>
              </w:rPr>
              <w:t>No</w:t>
            </w:r>
          </w:p>
        </w:tc>
        <w:tc>
          <w:tcPr>
            <w:tcW w:w="800" w:type="dxa"/>
          </w:tcPr>
          <w:p w14:paraId="23F277DB">
            <w:pPr>
              <w:spacing w:after="0" w:line="240" w:lineRule="auto"/>
              <w:jc w:val="center"/>
            </w:pPr>
            <w:r>
              <w:rPr>
                <w:sz w:val="16"/>
                <w:szCs w:val="16"/>
              </w:rPr>
              <w:t>Full</w:t>
            </w:r>
          </w:p>
        </w:tc>
        <w:tc>
          <w:tcPr>
            <w:tcW w:w="850" w:type="dxa"/>
          </w:tcPr>
          <w:p w14:paraId="5AC52689">
            <w:pPr>
              <w:spacing w:after="0" w:line="240" w:lineRule="auto"/>
              <w:jc w:val="center"/>
            </w:pPr>
            <w:r>
              <w:rPr>
                <w:sz w:val="16"/>
                <w:szCs w:val="16"/>
              </w:rPr>
              <w:t>No</w:t>
            </w:r>
          </w:p>
        </w:tc>
        <w:tc>
          <w:tcPr>
            <w:tcW w:w="850" w:type="dxa"/>
          </w:tcPr>
          <w:p w14:paraId="1DE9B2A9">
            <w:pPr>
              <w:spacing w:after="0" w:line="240" w:lineRule="auto"/>
              <w:jc w:val="center"/>
            </w:pPr>
            <w:r>
              <w:rPr>
                <w:sz w:val="16"/>
                <w:szCs w:val="16"/>
              </w:rPr>
              <w:t>No</w:t>
            </w:r>
          </w:p>
        </w:tc>
        <w:tc>
          <w:tcPr>
            <w:tcW w:w="800" w:type="dxa"/>
          </w:tcPr>
          <w:p w14:paraId="58E8AB3C">
            <w:pPr>
              <w:spacing w:after="0" w:line="240" w:lineRule="auto"/>
              <w:jc w:val="center"/>
            </w:pPr>
            <w:r>
              <w:rPr>
                <w:sz w:val="16"/>
                <w:szCs w:val="16"/>
              </w:rPr>
              <w:t>No</w:t>
            </w:r>
          </w:p>
        </w:tc>
        <w:tc>
          <w:tcPr>
            <w:tcW w:w="800" w:type="dxa"/>
          </w:tcPr>
          <w:p w14:paraId="764B7226">
            <w:pPr>
              <w:spacing w:after="0" w:line="240" w:lineRule="auto"/>
              <w:jc w:val="center"/>
            </w:pPr>
            <w:r>
              <w:rPr>
                <w:sz w:val="16"/>
                <w:szCs w:val="16"/>
              </w:rPr>
              <w:t>Full†</w:t>
            </w:r>
          </w:p>
        </w:tc>
        <w:tc>
          <w:tcPr>
            <w:tcW w:w="800" w:type="dxa"/>
          </w:tcPr>
          <w:p w14:paraId="7C465B98">
            <w:pPr>
              <w:spacing w:after="0" w:line="240" w:lineRule="auto"/>
              <w:jc w:val="center"/>
            </w:pPr>
            <w:r>
              <w:rPr>
                <w:sz w:val="16"/>
                <w:szCs w:val="16"/>
              </w:rPr>
              <w:t>No</w:t>
            </w:r>
          </w:p>
        </w:tc>
      </w:tr>
      <w:tr w14:paraId="62EDC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2AECB110">
            <w:pPr>
              <w:spacing w:after="0" w:line="240" w:lineRule="auto"/>
            </w:pPr>
            <w:r>
              <w:rPr>
                <w:sz w:val="16"/>
                <w:szCs w:val="16"/>
              </w:rPr>
              <w:t>UC44</w:t>
            </w:r>
          </w:p>
        </w:tc>
        <w:tc>
          <w:tcPr>
            <w:tcW w:w="2150" w:type="dxa"/>
          </w:tcPr>
          <w:p w14:paraId="7B2B4715">
            <w:pPr>
              <w:spacing w:after="0" w:line="240" w:lineRule="auto"/>
            </w:pPr>
            <w:r>
              <w:rPr>
                <w:sz w:val="16"/>
                <w:szCs w:val="16"/>
              </w:rPr>
              <w:t>Xét yêu cầu mua hàng</w:t>
            </w:r>
          </w:p>
        </w:tc>
        <w:tc>
          <w:tcPr>
            <w:tcW w:w="900" w:type="dxa"/>
          </w:tcPr>
          <w:p w14:paraId="4E0F344E">
            <w:pPr>
              <w:spacing w:after="0" w:line="240" w:lineRule="auto"/>
              <w:jc w:val="center"/>
            </w:pPr>
            <w:r>
              <w:rPr>
                <w:sz w:val="16"/>
                <w:szCs w:val="16"/>
              </w:rPr>
              <w:t>No</w:t>
            </w:r>
          </w:p>
        </w:tc>
        <w:tc>
          <w:tcPr>
            <w:tcW w:w="800" w:type="dxa"/>
          </w:tcPr>
          <w:p w14:paraId="6359B980">
            <w:pPr>
              <w:spacing w:after="0" w:line="240" w:lineRule="auto"/>
              <w:jc w:val="center"/>
            </w:pPr>
            <w:r>
              <w:rPr>
                <w:sz w:val="16"/>
                <w:szCs w:val="16"/>
              </w:rPr>
              <w:t>Full</w:t>
            </w:r>
          </w:p>
        </w:tc>
        <w:tc>
          <w:tcPr>
            <w:tcW w:w="850" w:type="dxa"/>
          </w:tcPr>
          <w:p w14:paraId="17AB5B47">
            <w:pPr>
              <w:spacing w:after="0" w:line="240" w:lineRule="auto"/>
              <w:jc w:val="center"/>
            </w:pPr>
            <w:r>
              <w:rPr>
                <w:sz w:val="16"/>
                <w:szCs w:val="16"/>
              </w:rPr>
              <w:t>No</w:t>
            </w:r>
          </w:p>
        </w:tc>
        <w:tc>
          <w:tcPr>
            <w:tcW w:w="850" w:type="dxa"/>
          </w:tcPr>
          <w:p w14:paraId="5D27BB89">
            <w:pPr>
              <w:spacing w:after="0" w:line="240" w:lineRule="auto"/>
              <w:jc w:val="center"/>
            </w:pPr>
            <w:r>
              <w:rPr>
                <w:sz w:val="16"/>
                <w:szCs w:val="16"/>
              </w:rPr>
              <w:t>No</w:t>
            </w:r>
          </w:p>
        </w:tc>
        <w:tc>
          <w:tcPr>
            <w:tcW w:w="800" w:type="dxa"/>
          </w:tcPr>
          <w:p w14:paraId="42B84441">
            <w:pPr>
              <w:spacing w:after="0" w:line="240" w:lineRule="auto"/>
              <w:jc w:val="center"/>
            </w:pPr>
            <w:r>
              <w:rPr>
                <w:sz w:val="16"/>
                <w:szCs w:val="16"/>
              </w:rPr>
              <w:t>No</w:t>
            </w:r>
          </w:p>
        </w:tc>
        <w:tc>
          <w:tcPr>
            <w:tcW w:w="800" w:type="dxa"/>
          </w:tcPr>
          <w:p w14:paraId="42760811">
            <w:pPr>
              <w:spacing w:after="0" w:line="240" w:lineRule="auto"/>
              <w:jc w:val="center"/>
            </w:pPr>
            <w:r>
              <w:rPr>
                <w:sz w:val="16"/>
                <w:szCs w:val="16"/>
              </w:rPr>
              <w:t>No</w:t>
            </w:r>
          </w:p>
        </w:tc>
        <w:tc>
          <w:tcPr>
            <w:tcW w:w="800" w:type="dxa"/>
          </w:tcPr>
          <w:p w14:paraId="0D84E7B6">
            <w:pPr>
              <w:spacing w:after="0" w:line="240" w:lineRule="auto"/>
              <w:jc w:val="center"/>
            </w:pPr>
            <w:r>
              <w:rPr>
                <w:sz w:val="16"/>
                <w:szCs w:val="16"/>
              </w:rPr>
              <w:t>No</w:t>
            </w:r>
          </w:p>
        </w:tc>
      </w:tr>
      <w:tr w14:paraId="682A7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20496C03">
            <w:pPr>
              <w:spacing w:after="0" w:line="240" w:lineRule="auto"/>
            </w:pPr>
            <w:r>
              <w:rPr>
                <w:sz w:val="16"/>
                <w:szCs w:val="16"/>
              </w:rPr>
              <w:t>UC45</w:t>
            </w:r>
          </w:p>
        </w:tc>
        <w:tc>
          <w:tcPr>
            <w:tcW w:w="2150" w:type="dxa"/>
          </w:tcPr>
          <w:p w14:paraId="7B64A78D">
            <w:pPr>
              <w:spacing w:after="0" w:line="240" w:lineRule="auto"/>
            </w:pPr>
            <w:r>
              <w:rPr>
                <w:sz w:val="16"/>
                <w:szCs w:val="16"/>
              </w:rPr>
              <w:t>Cân và bàn giao tại cảng theo đơn</w:t>
            </w:r>
          </w:p>
        </w:tc>
        <w:tc>
          <w:tcPr>
            <w:tcW w:w="900" w:type="dxa"/>
          </w:tcPr>
          <w:p w14:paraId="642B9F02">
            <w:pPr>
              <w:spacing w:after="0" w:line="240" w:lineRule="auto"/>
              <w:jc w:val="center"/>
            </w:pPr>
            <w:r>
              <w:rPr>
                <w:sz w:val="16"/>
                <w:szCs w:val="16"/>
              </w:rPr>
              <w:t>No</w:t>
            </w:r>
          </w:p>
        </w:tc>
        <w:tc>
          <w:tcPr>
            <w:tcW w:w="800" w:type="dxa"/>
          </w:tcPr>
          <w:p w14:paraId="69018F20">
            <w:pPr>
              <w:spacing w:after="0" w:line="240" w:lineRule="auto"/>
              <w:jc w:val="center"/>
            </w:pPr>
            <w:r>
              <w:rPr>
                <w:sz w:val="16"/>
                <w:szCs w:val="16"/>
              </w:rPr>
              <w:t>Full</w:t>
            </w:r>
          </w:p>
        </w:tc>
        <w:tc>
          <w:tcPr>
            <w:tcW w:w="850" w:type="dxa"/>
          </w:tcPr>
          <w:p w14:paraId="66BAE73E">
            <w:pPr>
              <w:spacing w:after="0" w:line="240" w:lineRule="auto"/>
              <w:jc w:val="center"/>
            </w:pPr>
            <w:r>
              <w:rPr>
                <w:sz w:val="16"/>
                <w:szCs w:val="16"/>
              </w:rPr>
              <w:t>No</w:t>
            </w:r>
          </w:p>
        </w:tc>
        <w:tc>
          <w:tcPr>
            <w:tcW w:w="850" w:type="dxa"/>
          </w:tcPr>
          <w:p w14:paraId="56A21AA1">
            <w:pPr>
              <w:spacing w:after="0" w:line="240" w:lineRule="auto"/>
              <w:jc w:val="center"/>
            </w:pPr>
            <w:r>
              <w:rPr>
                <w:sz w:val="16"/>
                <w:szCs w:val="16"/>
              </w:rPr>
              <w:t>Full*</w:t>
            </w:r>
          </w:p>
        </w:tc>
        <w:tc>
          <w:tcPr>
            <w:tcW w:w="800" w:type="dxa"/>
          </w:tcPr>
          <w:p w14:paraId="747539C2">
            <w:pPr>
              <w:spacing w:after="0" w:line="240" w:lineRule="auto"/>
              <w:jc w:val="center"/>
            </w:pPr>
            <w:r>
              <w:rPr>
                <w:sz w:val="16"/>
                <w:szCs w:val="16"/>
              </w:rPr>
              <w:t>No</w:t>
            </w:r>
          </w:p>
        </w:tc>
        <w:tc>
          <w:tcPr>
            <w:tcW w:w="800" w:type="dxa"/>
          </w:tcPr>
          <w:p w14:paraId="7DC4261A">
            <w:pPr>
              <w:spacing w:after="0" w:line="240" w:lineRule="auto"/>
              <w:jc w:val="center"/>
            </w:pPr>
            <w:r>
              <w:rPr>
                <w:sz w:val="16"/>
                <w:szCs w:val="16"/>
              </w:rPr>
              <w:t>No</w:t>
            </w:r>
          </w:p>
        </w:tc>
        <w:tc>
          <w:tcPr>
            <w:tcW w:w="800" w:type="dxa"/>
          </w:tcPr>
          <w:p w14:paraId="16603276">
            <w:pPr>
              <w:spacing w:after="0" w:line="240" w:lineRule="auto"/>
              <w:jc w:val="center"/>
            </w:pPr>
            <w:r>
              <w:rPr>
                <w:sz w:val="16"/>
                <w:szCs w:val="16"/>
              </w:rPr>
              <w:t>No</w:t>
            </w:r>
          </w:p>
        </w:tc>
      </w:tr>
      <w:tr w14:paraId="2BC6F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5E47D531">
            <w:pPr>
              <w:spacing w:after="0" w:line="240" w:lineRule="auto"/>
            </w:pPr>
            <w:r>
              <w:rPr>
                <w:sz w:val="16"/>
                <w:szCs w:val="16"/>
              </w:rPr>
              <w:t>UC46</w:t>
            </w:r>
          </w:p>
        </w:tc>
        <w:tc>
          <w:tcPr>
            <w:tcW w:w="2150" w:type="dxa"/>
          </w:tcPr>
          <w:p w14:paraId="25021029">
            <w:pPr>
              <w:spacing w:after="0" w:line="240" w:lineRule="auto"/>
            </w:pPr>
            <w:r>
              <w:rPr>
                <w:sz w:val="16"/>
                <w:szCs w:val="16"/>
              </w:rPr>
              <w:t>Xem đơn và kết quả nhận tại cảng của tôi</w:t>
            </w:r>
          </w:p>
        </w:tc>
        <w:tc>
          <w:tcPr>
            <w:tcW w:w="900" w:type="dxa"/>
          </w:tcPr>
          <w:p w14:paraId="1431CFF2">
            <w:pPr>
              <w:spacing w:after="0" w:line="240" w:lineRule="auto"/>
              <w:jc w:val="center"/>
            </w:pPr>
            <w:r>
              <w:rPr>
                <w:sz w:val="16"/>
                <w:szCs w:val="16"/>
              </w:rPr>
              <w:t>No</w:t>
            </w:r>
          </w:p>
        </w:tc>
        <w:tc>
          <w:tcPr>
            <w:tcW w:w="800" w:type="dxa"/>
          </w:tcPr>
          <w:p w14:paraId="542DDBB8">
            <w:pPr>
              <w:spacing w:after="0" w:line="240" w:lineRule="auto"/>
              <w:jc w:val="center"/>
            </w:pPr>
            <w:r>
              <w:rPr>
                <w:sz w:val="16"/>
                <w:szCs w:val="16"/>
              </w:rPr>
              <w:t>No</w:t>
            </w:r>
          </w:p>
        </w:tc>
        <w:tc>
          <w:tcPr>
            <w:tcW w:w="850" w:type="dxa"/>
          </w:tcPr>
          <w:p w14:paraId="7EA3118D">
            <w:pPr>
              <w:spacing w:after="0" w:line="240" w:lineRule="auto"/>
              <w:jc w:val="center"/>
            </w:pPr>
            <w:r>
              <w:rPr>
                <w:sz w:val="16"/>
                <w:szCs w:val="16"/>
              </w:rPr>
              <w:t>No</w:t>
            </w:r>
          </w:p>
        </w:tc>
        <w:tc>
          <w:tcPr>
            <w:tcW w:w="850" w:type="dxa"/>
          </w:tcPr>
          <w:p w14:paraId="41374FA1">
            <w:pPr>
              <w:spacing w:after="0" w:line="240" w:lineRule="auto"/>
              <w:jc w:val="center"/>
            </w:pPr>
            <w:r>
              <w:rPr>
                <w:sz w:val="16"/>
                <w:szCs w:val="16"/>
              </w:rPr>
              <w:t>No</w:t>
            </w:r>
          </w:p>
        </w:tc>
        <w:tc>
          <w:tcPr>
            <w:tcW w:w="800" w:type="dxa"/>
          </w:tcPr>
          <w:p w14:paraId="6D9E2D13">
            <w:pPr>
              <w:spacing w:after="0" w:line="240" w:lineRule="auto"/>
              <w:jc w:val="center"/>
            </w:pPr>
            <w:r>
              <w:rPr>
                <w:sz w:val="16"/>
                <w:szCs w:val="16"/>
              </w:rPr>
              <w:t>No</w:t>
            </w:r>
          </w:p>
        </w:tc>
        <w:tc>
          <w:tcPr>
            <w:tcW w:w="800" w:type="dxa"/>
          </w:tcPr>
          <w:p w14:paraId="23606138">
            <w:pPr>
              <w:spacing w:after="0" w:line="240" w:lineRule="auto"/>
              <w:jc w:val="center"/>
            </w:pPr>
            <w:r>
              <w:rPr>
                <w:sz w:val="16"/>
                <w:szCs w:val="16"/>
              </w:rPr>
              <w:t>R†</w:t>
            </w:r>
          </w:p>
        </w:tc>
        <w:tc>
          <w:tcPr>
            <w:tcW w:w="800" w:type="dxa"/>
          </w:tcPr>
          <w:p w14:paraId="2D3FF260">
            <w:pPr>
              <w:spacing w:after="0" w:line="240" w:lineRule="auto"/>
              <w:jc w:val="center"/>
            </w:pPr>
            <w:r>
              <w:rPr>
                <w:sz w:val="16"/>
                <w:szCs w:val="16"/>
              </w:rPr>
              <w:t>No</w:t>
            </w:r>
          </w:p>
        </w:tc>
      </w:tr>
      <w:tr w14:paraId="023B5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3C7C0709">
            <w:pPr>
              <w:spacing w:after="0" w:line="240" w:lineRule="auto"/>
            </w:pPr>
            <w:r>
              <w:rPr>
                <w:sz w:val="16"/>
                <w:szCs w:val="16"/>
              </w:rPr>
              <w:t>UC47</w:t>
            </w:r>
          </w:p>
        </w:tc>
        <w:tc>
          <w:tcPr>
            <w:tcW w:w="2150" w:type="dxa"/>
          </w:tcPr>
          <w:p w14:paraId="56BAAA34">
            <w:pPr>
              <w:spacing w:after="0" w:line="240" w:lineRule="auto"/>
            </w:pPr>
            <w:r>
              <w:rPr>
                <w:sz w:val="16"/>
                <w:szCs w:val="16"/>
              </w:rPr>
              <w:t>Xem biên nhận và công nợ của mình</w:t>
            </w:r>
          </w:p>
        </w:tc>
        <w:tc>
          <w:tcPr>
            <w:tcW w:w="900" w:type="dxa"/>
          </w:tcPr>
          <w:p w14:paraId="1F83DC59">
            <w:pPr>
              <w:spacing w:after="0" w:line="240" w:lineRule="auto"/>
              <w:jc w:val="center"/>
            </w:pPr>
            <w:r>
              <w:rPr>
                <w:sz w:val="16"/>
                <w:szCs w:val="16"/>
              </w:rPr>
              <w:t>No</w:t>
            </w:r>
          </w:p>
        </w:tc>
        <w:tc>
          <w:tcPr>
            <w:tcW w:w="800" w:type="dxa"/>
          </w:tcPr>
          <w:p w14:paraId="231DF85A">
            <w:pPr>
              <w:spacing w:after="0" w:line="240" w:lineRule="auto"/>
              <w:jc w:val="center"/>
            </w:pPr>
            <w:r>
              <w:rPr>
                <w:sz w:val="16"/>
                <w:szCs w:val="16"/>
              </w:rPr>
              <w:t>No</w:t>
            </w:r>
          </w:p>
        </w:tc>
        <w:tc>
          <w:tcPr>
            <w:tcW w:w="850" w:type="dxa"/>
          </w:tcPr>
          <w:p w14:paraId="4F5BDC2F">
            <w:pPr>
              <w:spacing w:after="0" w:line="240" w:lineRule="auto"/>
              <w:jc w:val="center"/>
            </w:pPr>
            <w:r>
              <w:rPr>
                <w:sz w:val="16"/>
                <w:szCs w:val="16"/>
              </w:rPr>
              <w:t>No</w:t>
            </w:r>
          </w:p>
        </w:tc>
        <w:tc>
          <w:tcPr>
            <w:tcW w:w="850" w:type="dxa"/>
          </w:tcPr>
          <w:p w14:paraId="598C99EB">
            <w:pPr>
              <w:spacing w:after="0" w:line="240" w:lineRule="auto"/>
              <w:jc w:val="center"/>
            </w:pPr>
            <w:r>
              <w:rPr>
                <w:sz w:val="16"/>
                <w:szCs w:val="16"/>
              </w:rPr>
              <w:t>No</w:t>
            </w:r>
          </w:p>
        </w:tc>
        <w:tc>
          <w:tcPr>
            <w:tcW w:w="800" w:type="dxa"/>
          </w:tcPr>
          <w:p w14:paraId="2647B1BF">
            <w:pPr>
              <w:spacing w:after="0" w:line="240" w:lineRule="auto"/>
              <w:jc w:val="center"/>
            </w:pPr>
            <w:r>
              <w:rPr>
                <w:sz w:val="16"/>
                <w:szCs w:val="16"/>
              </w:rPr>
              <w:t>No</w:t>
            </w:r>
          </w:p>
        </w:tc>
        <w:tc>
          <w:tcPr>
            <w:tcW w:w="800" w:type="dxa"/>
          </w:tcPr>
          <w:p w14:paraId="10CAB519">
            <w:pPr>
              <w:spacing w:after="0" w:line="240" w:lineRule="auto"/>
              <w:jc w:val="center"/>
            </w:pPr>
            <w:r>
              <w:rPr>
                <w:sz w:val="16"/>
                <w:szCs w:val="16"/>
              </w:rPr>
              <w:t>R†</w:t>
            </w:r>
          </w:p>
        </w:tc>
        <w:tc>
          <w:tcPr>
            <w:tcW w:w="800" w:type="dxa"/>
          </w:tcPr>
          <w:p w14:paraId="2A601CDE">
            <w:pPr>
              <w:spacing w:after="0" w:line="240" w:lineRule="auto"/>
              <w:jc w:val="center"/>
            </w:pPr>
            <w:r>
              <w:rPr>
                <w:sz w:val="16"/>
                <w:szCs w:val="16"/>
              </w:rPr>
              <w:t>No</w:t>
            </w:r>
          </w:p>
        </w:tc>
      </w:tr>
      <w:tr w14:paraId="17AA3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72D830AD">
            <w:pPr>
              <w:spacing w:after="0" w:line="240" w:lineRule="auto"/>
            </w:pPr>
            <w:r>
              <w:rPr>
                <w:sz w:val="16"/>
                <w:szCs w:val="16"/>
              </w:rPr>
              <w:t>UC48</w:t>
            </w:r>
          </w:p>
        </w:tc>
        <w:tc>
          <w:tcPr>
            <w:tcW w:w="2150" w:type="dxa"/>
          </w:tcPr>
          <w:p w14:paraId="67A5834D">
            <w:pPr>
              <w:spacing w:after="0" w:line="240" w:lineRule="auto"/>
            </w:pPr>
            <w:r>
              <w:rPr>
                <w:sz w:val="16"/>
                <w:szCs w:val="16"/>
              </w:rPr>
              <w:t>Chốt giao dịch bán</w:t>
            </w:r>
          </w:p>
        </w:tc>
        <w:tc>
          <w:tcPr>
            <w:tcW w:w="900" w:type="dxa"/>
          </w:tcPr>
          <w:p w14:paraId="1155E528">
            <w:pPr>
              <w:spacing w:after="0" w:line="240" w:lineRule="auto"/>
              <w:jc w:val="center"/>
            </w:pPr>
            <w:r>
              <w:rPr>
                <w:sz w:val="16"/>
                <w:szCs w:val="16"/>
              </w:rPr>
              <w:t>No</w:t>
            </w:r>
          </w:p>
        </w:tc>
        <w:tc>
          <w:tcPr>
            <w:tcW w:w="800" w:type="dxa"/>
          </w:tcPr>
          <w:p w14:paraId="4D1AE033">
            <w:pPr>
              <w:spacing w:after="0" w:line="240" w:lineRule="auto"/>
              <w:jc w:val="center"/>
            </w:pPr>
            <w:r>
              <w:rPr>
                <w:sz w:val="16"/>
                <w:szCs w:val="16"/>
              </w:rPr>
              <w:t>Full</w:t>
            </w:r>
          </w:p>
        </w:tc>
        <w:tc>
          <w:tcPr>
            <w:tcW w:w="850" w:type="dxa"/>
          </w:tcPr>
          <w:p w14:paraId="6F1EDAA5">
            <w:pPr>
              <w:spacing w:after="0" w:line="240" w:lineRule="auto"/>
              <w:jc w:val="center"/>
            </w:pPr>
            <w:r>
              <w:rPr>
                <w:sz w:val="16"/>
                <w:szCs w:val="16"/>
              </w:rPr>
              <w:t>No</w:t>
            </w:r>
          </w:p>
        </w:tc>
        <w:tc>
          <w:tcPr>
            <w:tcW w:w="850" w:type="dxa"/>
          </w:tcPr>
          <w:p w14:paraId="15903151">
            <w:pPr>
              <w:spacing w:after="0" w:line="240" w:lineRule="auto"/>
              <w:jc w:val="center"/>
            </w:pPr>
            <w:r>
              <w:rPr>
                <w:sz w:val="16"/>
                <w:szCs w:val="16"/>
              </w:rPr>
              <w:t>Full*</w:t>
            </w:r>
          </w:p>
        </w:tc>
        <w:tc>
          <w:tcPr>
            <w:tcW w:w="800" w:type="dxa"/>
          </w:tcPr>
          <w:p w14:paraId="5DF3399B">
            <w:pPr>
              <w:spacing w:after="0" w:line="240" w:lineRule="auto"/>
              <w:jc w:val="center"/>
            </w:pPr>
            <w:r>
              <w:rPr>
                <w:sz w:val="16"/>
                <w:szCs w:val="16"/>
              </w:rPr>
              <w:t>No</w:t>
            </w:r>
          </w:p>
        </w:tc>
        <w:tc>
          <w:tcPr>
            <w:tcW w:w="800" w:type="dxa"/>
          </w:tcPr>
          <w:p w14:paraId="50CB6C0D">
            <w:pPr>
              <w:spacing w:after="0" w:line="240" w:lineRule="auto"/>
              <w:jc w:val="center"/>
            </w:pPr>
            <w:r>
              <w:rPr>
                <w:sz w:val="16"/>
                <w:szCs w:val="16"/>
              </w:rPr>
              <w:t>No</w:t>
            </w:r>
          </w:p>
        </w:tc>
        <w:tc>
          <w:tcPr>
            <w:tcW w:w="800" w:type="dxa"/>
          </w:tcPr>
          <w:p w14:paraId="7BD2981C">
            <w:pPr>
              <w:spacing w:after="0" w:line="240" w:lineRule="auto"/>
              <w:jc w:val="center"/>
            </w:pPr>
            <w:r>
              <w:rPr>
                <w:sz w:val="16"/>
                <w:szCs w:val="16"/>
              </w:rPr>
              <w:t>No</w:t>
            </w:r>
          </w:p>
        </w:tc>
      </w:tr>
      <w:tr w14:paraId="340E5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00" w:type="dxa"/>
            <w:gridSpan w:val="9"/>
            <w:shd w:val="clear" w:color="auto" w:fill="F2F2F2"/>
          </w:tcPr>
          <w:p w14:paraId="7A9331A7">
            <w:pPr>
              <w:spacing w:after="0" w:line="240" w:lineRule="auto"/>
            </w:pPr>
            <w:r>
              <w:rPr>
                <w:b/>
                <w:sz w:val="16"/>
                <w:szCs w:val="16"/>
              </w:rPr>
              <w:t>8. Thanh toán và xử lý sau bán</w:t>
            </w:r>
          </w:p>
        </w:tc>
      </w:tr>
      <w:tr w14:paraId="643D7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316C098C">
            <w:pPr>
              <w:spacing w:after="0" w:line="240" w:lineRule="auto"/>
            </w:pPr>
            <w:r>
              <w:rPr>
                <w:sz w:val="16"/>
                <w:szCs w:val="16"/>
              </w:rPr>
              <w:t>UC49</w:t>
            </w:r>
          </w:p>
        </w:tc>
        <w:tc>
          <w:tcPr>
            <w:tcW w:w="2150" w:type="dxa"/>
          </w:tcPr>
          <w:p w14:paraId="7F9F8145">
            <w:pPr>
              <w:spacing w:after="0" w:line="240" w:lineRule="auto"/>
            </w:pPr>
            <w:r>
              <w:rPr>
                <w:sz w:val="16"/>
                <w:szCs w:val="16"/>
              </w:rPr>
              <w:t>Ghi nhận tiền khách thanh toán</w:t>
            </w:r>
          </w:p>
        </w:tc>
        <w:tc>
          <w:tcPr>
            <w:tcW w:w="900" w:type="dxa"/>
          </w:tcPr>
          <w:p w14:paraId="64231335">
            <w:pPr>
              <w:spacing w:after="0" w:line="240" w:lineRule="auto"/>
              <w:jc w:val="center"/>
            </w:pPr>
            <w:r>
              <w:rPr>
                <w:sz w:val="16"/>
                <w:szCs w:val="16"/>
              </w:rPr>
              <w:t>No</w:t>
            </w:r>
          </w:p>
        </w:tc>
        <w:tc>
          <w:tcPr>
            <w:tcW w:w="800" w:type="dxa"/>
          </w:tcPr>
          <w:p w14:paraId="0156EAC3">
            <w:pPr>
              <w:spacing w:after="0" w:line="240" w:lineRule="auto"/>
              <w:jc w:val="center"/>
            </w:pPr>
            <w:r>
              <w:rPr>
                <w:sz w:val="16"/>
                <w:szCs w:val="16"/>
              </w:rPr>
              <w:t>Full</w:t>
            </w:r>
          </w:p>
        </w:tc>
        <w:tc>
          <w:tcPr>
            <w:tcW w:w="850" w:type="dxa"/>
          </w:tcPr>
          <w:p w14:paraId="68FAD745">
            <w:pPr>
              <w:spacing w:after="0" w:line="240" w:lineRule="auto"/>
              <w:jc w:val="center"/>
            </w:pPr>
            <w:r>
              <w:rPr>
                <w:sz w:val="16"/>
                <w:szCs w:val="16"/>
              </w:rPr>
              <w:t>No</w:t>
            </w:r>
          </w:p>
        </w:tc>
        <w:tc>
          <w:tcPr>
            <w:tcW w:w="850" w:type="dxa"/>
          </w:tcPr>
          <w:p w14:paraId="797764C9">
            <w:pPr>
              <w:spacing w:after="0" w:line="240" w:lineRule="auto"/>
              <w:jc w:val="center"/>
            </w:pPr>
            <w:r>
              <w:rPr>
                <w:sz w:val="16"/>
                <w:szCs w:val="16"/>
              </w:rPr>
              <w:t>No</w:t>
            </w:r>
          </w:p>
        </w:tc>
        <w:tc>
          <w:tcPr>
            <w:tcW w:w="800" w:type="dxa"/>
          </w:tcPr>
          <w:p w14:paraId="35759371">
            <w:pPr>
              <w:spacing w:after="0" w:line="240" w:lineRule="auto"/>
              <w:jc w:val="center"/>
            </w:pPr>
            <w:r>
              <w:rPr>
                <w:sz w:val="16"/>
                <w:szCs w:val="16"/>
              </w:rPr>
              <w:t>Full*</w:t>
            </w:r>
          </w:p>
        </w:tc>
        <w:tc>
          <w:tcPr>
            <w:tcW w:w="800" w:type="dxa"/>
          </w:tcPr>
          <w:p w14:paraId="27C1B237">
            <w:pPr>
              <w:spacing w:after="0" w:line="240" w:lineRule="auto"/>
              <w:jc w:val="center"/>
            </w:pPr>
            <w:r>
              <w:rPr>
                <w:sz w:val="16"/>
                <w:szCs w:val="16"/>
              </w:rPr>
              <w:t>No</w:t>
            </w:r>
          </w:p>
        </w:tc>
        <w:tc>
          <w:tcPr>
            <w:tcW w:w="800" w:type="dxa"/>
          </w:tcPr>
          <w:p w14:paraId="13A26F5E">
            <w:pPr>
              <w:spacing w:after="0" w:line="240" w:lineRule="auto"/>
              <w:jc w:val="center"/>
            </w:pPr>
            <w:r>
              <w:rPr>
                <w:sz w:val="16"/>
                <w:szCs w:val="16"/>
              </w:rPr>
              <w:t>No</w:t>
            </w:r>
          </w:p>
        </w:tc>
      </w:tr>
      <w:tr w14:paraId="5DC9E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11D4811B">
            <w:pPr>
              <w:spacing w:after="0" w:line="240" w:lineRule="auto"/>
            </w:pPr>
            <w:r>
              <w:rPr>
                <w:sz w:val="16"/>
                <w:szCs w:val="16"/>
              </w:rPr>
              <w:t>UC50</w:t>
            </w:r>
          </w:p>
        </w:tc>
        <w:tc>
          <w:tcPr>
            <w:tcW w:w="2150" w:type="dxa"/>
          </w:tcPr>
          <w:p w14:paraId="2EFC5939">
            <w:pPr>
              <w:spacing w:after="0" w:line="240" w:lineRule="auto"/>
            </w:pPr>
            <w:r>
              <w:rPr>
                <w:sz w:val="16"/>
                <w:szCs w:val="16"/>
              </w:rPr>
              <w:t>Đối soát công nợ khách hàng</w:t>
            </w:r>
          </w:p>
        </w:tc>
        <w:tc>
          <w:tcPr>
            <w:tcW w:w="900" w:type="dxa"/>
          </w:tcPr>
          <w:p w14:paraId="52771F40">
            <w:pPr>
              <w:spacing w:after="0" w:line="240" w:lineRule="auto"/>
              <w:jc w:val="center"/>
            </w:pPr>
            <w:r>
              <w:rPr>
                <w:sz w:val="16"/>
                <w:szCs w:val="16"/>
              </w:rPr>
              <w:t>No</w:t>
            </w:r>
          </w:p>
        </w:tc>
        <w:tc>
          <w:tcPr>
            <w:tcW w:w="800" w:type="dxa"/>
          </w:tcPr>
          <w:p w14:paraId="2A5842D3">
            <w:pPr>
              <w:spacing w:after="0" w:line="240" w:lineRule="auto"/>
              <w:jc w:val="center"/>
            </w:pPr>
            <w:r>
              <w:rPr>
                <w:sz w:val="16"/>
                <w:szCs w:val="16"/>
              </w:rPr>
              <w:t>Full</w:t>
            </w:r>
          </w:p>
        </w:tc>
        <w:tc>
          <w:tcPr>
            <w:tcW w:w="850" w:type="dxa"/>
          </w:tcPr>
          <w:p w14:paraId="2E8F351C">
            <w:pPr>
              <w:spacing w:after="0" w:line="240" w:lineRule="auto"/>
              <w:jc w:val="center"/>
            </w:pPr>
            <w:r>
              <w:rPr>
                <w:sz w:val="16"/>
                <w:szCs w:val="16"/>
              </w:rPr>
              <w:t>No</w:t>
            </w:r>
          </w:p>
        </w:tc>
        <w:tc>
          <w:tcPr>
            <w:tcW w:w="850" w:type="dxa"/>
          </w:tcPr>
          <w:p w14:paraId="1F514326">
            <w:pPr>
              <w:spacing w:after="0" w:line="240" w:lineRule="auto"/>
              <w:jc w:val="center"/>
            </w:pPr>
            <w:r>
              <w:rPr>
                <w:sz w:val="16"/>
                <w:szCs w:val="16"/>
              </w:rPr>
              <w:t>No</w:t>
            </w:r>
          </w:p>
        </w:tc>
        <w:tc>
          <w:tcPr>
            <w:tcW w:w="800" w:type="dxa"/>
          </w:tcPr>
          <w:p w14:paraId="65DB6197">
            <w:pPr>
              <w:spacing w:after="0" w:line="240" w:lineRule="auto"/>
              <w:jc w:val="center"/>
            </w:pPr>
            <w:r>
              <w:rPr>
                <w:sz w:val="16"/>
                <w:szCs w:val="16"/>
              </w:rPr>
              <w:t>Full*</w:t>
            </w:r>
          </w:p>
        </w:tc>
        <w:tc>
          <w:tcPr>
            <w:tcW w:w="800" w:type="dxa"/>
          </w:tcPr>
          <w:p w14:paraId="3837527A">
            <w:pPr>
              <w:spacing w:after="0" w:line="240" w:lineRule="auto"/>
              <w:jc w:val="center"/>
            </w:pPr>
            <w:r>
              <w:rPr>
                <w:sz w:val="16"/>
                <w:szCs w:val="16"/>
              </w:rPr>
              <w:t>No</w:t>
            </w:r>
          </w:p>
        </w:tc>
        <w:tc>
          <w:tcPr>
            <w:tcW w:w="800" w:type="dxa"/>
          </w:tcPr>
          <w:p w14:paraId="73FA3122">
            <w:pPr>
              <w:spacing w:after="0" w:line="240" w:lineRule="auto"/>
              <w:jc w:val="center"/>
            </w:pPr>
            <w:r>
              <w:rPr>
                <w:sz w:val="16"/>
                <w:szCs w:val="16"/>
              </w:rPr>
              <w:t>No</w:t>
            </w:r>
          </w:p>
        </w:tc>
      </w:tr>
      <w:tr w14:paraId="694F8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20CC050">
            <w:pPr>
              <w:spacing w:after="0" w:line="240" w:lineRule="auto"/>
            </w:pPr>
            <w:r>
              <w:rPr>
                <w:sz w:val="16"/>
                <w:szCs w:val="16"/>
              </w:rPr>
              <w:t>UC51</w:t>
            </w:r>
          </w:p>
        </w:tc>
        <w:tc>
          <w:tcPr>
            <w:tcW w:w="2150" w:type="dxa"/>
          </w:tcPr>
          <w:p w14:paraId="3B4E2529">
            <w:pPr>
              <w:spacing w:after="0" w:line="240" w:lineRule="auto"/>
            </w:pPr>
            <w:r>
              <w:rPr>
                <w:sz w:val="16"/>
                <w:szCs w:val="16"/>
              </w:rPr>
              <w:t>Gửi yêu cầu chất lượng hoặc trả hàng</w:t>
            </w:r>
          </w:p>
        </w:tc>
        <w:tc>
          <w:tcPr>
            <w:tcW w:w="900" w:type="dxa"/>
          </w:tcPr>
          <w:p w14:paraId="7751E368">
            <w:pPr>
              <w:spacing w:after="0" w:line="240" w:lineRule="auto"/>
              <w:jc w:val="center"/>
            </w:pPr>
            <w:r>
              <w:rPr>
                <w:sz w:val="16"/>
                <w:szCs w:val="16"/>
              </w:rPr>
              <w:t>No</w:t>
            </w:r>
          </w:p>
        </w:tc>
        <w:tc>
          <w:tcPr>
            <w:tcW w:w="800" w:type="dxa"/>
          </w:tcPr>
          <w:p w14:paraId="1FC4D14B">
            <w:pPr>
              <w:spacing w:after="0" w:line="240" w:lineRule="auto"/>
              <w:jc w:val="center"/>
            </w:pPr>
            <w:r>
              <w:rPr>
                <w:sz w:val="16"/>
                <w:szCs w:val="16"/>
              </w:rPr>
              <w:t>Full</w:t>
            </w:r>
          </w:p>
        </w:tc>
        <w:tc>
          <w:tcPr>
            <w:tcW w:w="850" w:type="dxa"/>
          </w:tcPr>
          <w:p w14:paraId="38858C31">
            <w:pPr>
              <w:spacing w:after="0" w:line="240" w:lineRule="auto"/>
              <w:jc w:val="center"/>
            </w:pPr>
            <w:r>
              <w:rPr>
                <w:sz w:val="16"/>
                <w:szCs w:val="16"/>
              </w:rPr>
              <w:t>No</w:t>
            </w:r>
          </w:p>
        </w:tc>
        <w:tc>
          <w:tcPr>
            <w:tcW w:w="850" w:type="dxa"/>
          </w:tcPr>
          <w:p w14:paraId="0FAA925E">
            <w:pPr>
              <w:spacing w:after="0" w:line="240" w:lineRule="auto"/>
              <w:jc w:val="center"/>
            </w:pPr>
            <w:r>
              <w:rPr>
                <w:sz w:val="16"/>
                <w:szCs w:val="16"/>
              </w:rPr>
              <w:t>No</w:t>
            </w:r>
          </w:p>
        </w:tc>
        <w:tc>
          <w:tcPr>
            <w:tcW w:w="800" w:type="dxa"/>
          </w:tcPr>
          <w:p w14:paraId="649EE8C7">
            <w:pPr>
              <w:spacing w:after="0" w:line="240" w:lineRule="auto"/>
              <w:jc w:val="center"/>
            </w:pPr>
            <w:r>
              <w:rPr>
                <w:sz w:val="16"/>
                <w:szCs w:val="16"/>
              </w:rPr>
              <w:t>No</w:t>
            </w:r>
          </w:p>
        </w:tc>
        <w:tc>
          <w:tcPr>
            <w:tcW w:w="800" w:type="dxa"/>
          </w:tcPr>
          <w:p w14:paraId="0B616F88">
            <w:pPr>
              <w:spacing w:after="0" w:line="240" w:lineRule="auto"/>
              <w:jc w:val="center"/>
            </w:pPr>
            <w:r>
              <w:rPr>
                <w:sz w:val="16"/>
                <w:szCs w:val="16"/>
              </w:rPr>
              <w:t>Full†</w:t>
            </w:r>
          </w:p>
        </w:tc>
        <w:tc>
          <w:tcPr>
            <w:tcW w:w="800" w:type="dxa"/>
          </w:tcPr>
          <w:p w14:paraId="50D95CEF">
            <w:pPr>
              <w:spacing w:after="0" w:line="240" w:lineRule="auto"/>
              <w:jc w:val="center"/>
            </w:pPr>
            <w:r>
              <w:rPr>
                <w:sz w:val="16"/>
                <w:szCs w:val="16"/>
              </w:rPr>
              <w:t>No</w:t>
            </w:r>
          </w:p>
        </w:tc>
      </w:tr>
      <w:tr w14:paraId="5ED10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23841608">
            <w:pPr>
              <w:spacing w:after="0" w:line="240" w:lineRule="auto"/>
            </w:pPr>
            <w:r>
              <w:rPr>
                <w:sz w:val="16"/>
                <w:szCs w:val="16"/>
              </w:rPr>
              <w:t>UC52</w:t>
            </w:r>
          </w:p>
        </w:tc>
        <w:tc>
          <w:tcPr>
            <w:tcW w:w="2150" w:type="dxa"/>
          </w:tcPr>
          <w:p w14:paraId="307C4291">
            <w:pPr>
              <w:spacing w:after="0" w:line="240" w:lineRule="auto"/>
            </w:pPr>
            <w:r>
              <w:rPr>
                <w:sz w:val="16"/>
                <w:szCs w:val="16"/>
              </w:rPr>
              <w:t>Xử lý yêu cầu chất lượng và hoàn hàng</w:t>
            </w:r>
          </w:p>
        </w:tc>
        <w:tc>
          <w:tcPr>
            <w:tcW w:w="900" w:type="dxa"/>
          </w:tcPr>
          <w:p w14:paraId="42589C7C">
            <w:pPr>
              <w:spacing w:after="0" w:line="240" w:lineRule="auto"/>
              <w:jc w:val="center"/>
            </w:pPr>
            <w:r>
              <w:rPr>
                <w:sz w:val="16"/>
                <w:szCs w:val="16"/>
              </w:rPr>
              <w:t>No</w:t>
            </w:r>
          </w:p>
        </w:tc>
        <w:tc>
          <w:tcPr>
            <w:tcW w:w="800" w:type="dxa"/>
          </w:tcPr>
          <w:p w14:paraId="624ED541">
            <w:pPr>
              <w:spacing w:after="0" w:line="240" w:lineRule="auto"/>
              <w:jc w:val="center"/>
            </w:pPr>
            <w:r>
              <w:rPr>
                <w:sz w:val="16"/>
                <w:szCs w:val="16"/>
              </w:rPr>
              <w:t>Full</w:t>
            </w:r>
          </w:p>
        </w:tc>
        <w:tc>
          <w:tcPr>
            <w:tcW w:w="850" w:type="dxa"/>
          </w:tcPr>
          <w:p w14:paraId="73D5DA8C">
            <w:pPr>
              <w:spacing w:after="0" w:line="240" w:lineRule="auto"/>
              <w:jc w:val="center"/>
            </w:pPr>
            <w:r>
              <w:rPr>
                <w:sz w:val="16"/>
                <w:szCs w:val="16"/>
              </w:rPr>
              <w:t>No</w:t>
            </w:r>
          </w:p>
        </w:tc>
        <w:tc>
          <w:tcPr>
            <w:tcW w:w="850" w:type="dxa"/>
          </w:tcPr>
          <w:p w14:paraId="236B6F8C">
            <w:pPr>
              <w:spacing w:after="0" w:line="240" w:lineRule="auto"/>
              <w:jc w:val="center"/>
            </w:pPr>
            <w:r>
              <w:rPr>
                <w:sz w:val="16"/>
                <w:szCs w:val="16"/>
              </w:rPr>
              <w:t>Full*</w:t>
            </w:r>
          </w:p>
        </w:tc>
        <w:tc>
          <w:tcPr>
            <w:tcW w:w="800" w:type="dxa"/>
          </w:tcPr>
          <w:p w14:paraId="1ED28A24">
            <w:pPr>
              <w:spacing w:after="0" w:line="240" w:lineRule="auto"/>
              <w:jc w:val="center"/>
            </w:pPr>
            <w:r>
              <w:rPr>
                <w:sz w:val="16"/>
                <w:szCs w:val="16"/>
              </w:rPr>
              <w:t>No</w:t>
            </w:r>
          </w:p>
        </w:tc>
        <w:tc>
          <w:tcPr>
            <w:tcW w:w="800" w:type="dxa"/>
          </w:tcPr>
          <w:p w14:paraId="6CA9BE05">
            <w:pPr>
              <w:spacing w:after="0" w:line="240" w:lineRule="auto"/>
              <w:jc w:val="center"/>
            </w:pPr>
            <w:r>
              <w:rPr>
                <w:sz w:val="16"/>
                <w:szCs w:val="16"/>
              </w:rPr>
              <w:t>No</w:t>
            </w:r>
          </w:p>
        </w:tc>
        <w:tc>
          <w:tcPr>
            <w:tcW w:w="800" w:type="dxa"/>
          </w:tcPr>
          <w:p w14:paraId="6673D18C">
            <w:pPr>
              <w:spacing w:after="0" w:line="240" w:lineRule="auto"/>
              <w:jc w:val="center"/>
            </w:pPr>
            <w:r>
              <w:rPr>
                <w:sz w:val="16"/>
                <w:szCs w:val="16"/>
              </w:rPr>
              <w:t>No</w:t>
            </w:r>
          </w:p>
        </w:tc>
      </w:tr>
      <w:tr w14:paraId="6C50A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7B1A83DD">
            <w:pPr>
              <w:spacing w:after="0" w:line="240" w:lineRule="auto"/>
            </w:pPr>
            <w:r>
              <w:rPr>
                <w:sz w:val="16"/>
                <w:szCs w:val="16"/>
              </w:rPr>
              <w:t>UC53</w:t>
            </w:r>
          </w:p>
        </w:tc>
        <w:tc>
          <w:tcPr>
            <w:tcW w:w="2150" w:type="dxa"/>
          </w:tcPr>
          <w:p w14:paraId="21D1A697">
            <w:pPr>
              <w:spacing w:after="0" w:line="240" w:lineRule="auto"/>
            </w:pPr>
            <w:r>
              <w:rPr>
                <w:sz w:val="16"/>
                <w:szCs w:val="16"/>
              </w:rPr>
              <w:t>Áp dụng giảm giá sau bán</w:t>
            </w:r>
          </w:p>
        </w:tc>
        <w:tc>
          <w:tcPr>
            <w:tcW w:w="900" w:type="dxa"/>
          </w:tcPr>
          <w:p w14:paraId="65D1FA99">
            <w:pPr>
              <w:spacing w:after="0" w:line="240" w:lineRule="auto"/>
              <w:jc w:val="center"/>
            </w:pPr>
            <w:r>
              <w:rPr>
                <w:sz w:val="16"/>
                <w:szCs w:val="16"/>
              </w:rPr>
              <w:t>No</w:t>
            </w:r>
          </w:p>
        </w:tc>
        <w:tc>
          <w:tcPr>
            <w:tcW w:w="800" w:type="dxa"/>
          </w:tcPr>
          <w:p w14:paraId="3A8D157A">
            <w:pPr>
              <w:spacing w:after="0" w:line="240" w:lineRule="auto"/>
              <w:jc w:val="center"/>
            </w:pPr>
            <w:r>
              <w:rPr>
                <w:sz w:val="16"/>
                <w:szCs w:val="16"/>
              </w:rPr>
              <w:t>Full</w:t>
            </w:r>
          </w:p>
        </w:tc>
        <w:tc>
          <w:tcPr>
            <w:tcW w:w="850" w:type="dxa"/>
          </w:tcPr>
          <w:p w14:paraId="25FF6934">
            <w:pPr>
              <w:spacing w:after="0" w:line="240" w:lineRule="auto"/>
              <w:jc w:val="center"/>
            </w:pPr>
            <w:r>
              <w:rPr>
                <w:sz w:val="16"/>
                <w:szCs w:val="16"/>
              </w:rPr>
              <w:t>No</w:t>
            </w:r>
          </w:p>
        </w:tc>
        <w:tc>
          <w:tcPr>
            <w:tcW w:w="850" w:type="dxa"/>
          </w:tcPr>
          <w:p w14:paraId="0961DA63">
            <w:pPr>
              <w:spacing w:after="0" w:line="240" w:lineRule="auto"/>
              <w:jc w:val="center"/>
            </w:pPr>
            <w:r>
              <w:rPr>
                <w:sz w:val="16"/>
                <w:szCs w:val="16"/>
              </w:rPr>
              <w:t>No</w:t>
            </w:r>
          </w:p>
        </w:tc>
        <w:tc>
          <w:tcPr>
            <w:tcW w:w="800" w:type="dxa"/>
          </w:tcPr>
          <w:p w14:paraId="5552625E">
            <w:pPr>
              <w:spacing w:after="0" w:line="240" w:lineRule="auto"/>
              <w:jc w:val="center"/>
            </w:pPr>
            <w:r>
              <w:rPr>
                <w:sz w:val="16"/>
                <w:szCs w:val="16"/>
              </w:rPr>
              <w:t>Full*</w:t>
            </w:r>
          </w:p>
        </w:tc>
        <w:tc>
          <w:tcPr>
            <w:tcW w:w="800" w:type="dxa"/>
          </w:tcPr>
          <w:p w14:paraId="7CF2BF4E">
            <w:pPr>
              <w:spacing w:after="0" w:line="240" w:lineRule="auto"/>
              <w:jc w:val="center"/>
            </w:pPr>
            <w:r>
              <w:rPr>
                <w:sz w:val="16"/>
                <w:szCs w:val="16"/>
              </w:rPr>
              <w:t>No</w:t>
            </w:r>
          </w:p>
        </w:tc>
        <w:tc>
          <w:tcPr>
            <w:tcW w:w="800" w:type="dxa"/>
          </w:tcPr>
          <w:p w14:paraId="709182FF">
            <w:pPr>
              <w:spacing w:after="0" w:line="240" w:lineRule="auto"/>
              <w:jc w:val="center"/>
            </w:pPr>
            <w:r>
              <w:rPr>
                <w:sz w:val="16"/>
                <w:szCs w:val="16"/>
              </w:rPr>
              <w:t>No</w:t>
            </w:r>
          </w:p>
        </w:tc>
      </w:tr>
      <w:tr w14:paraId="23A76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BA58EF0">
            <w:pPr>
              <w:spacing w:after="0" w:line="240" w:lineRule="auto"/>
            </w:pPr>
            <w:r>
              <w:rPr>
                <w:sz w:val="16"/>
                <w:szCs w:val="16"/>
              </w:rPr>
              <w:t>UC54</w:t>
            </w:r>
          </w:p>
        </w:tc>
        <w:tc>
          <w:tcPr>
            <w:tcW w:w="2150" w:type="dxa"/>
          </w:tcPr>
          <w:p w14:paraId="114A1424">
            <w:pPr>
              <w:spacing w:after="0" w:line="240" w:lineRule="auto"/>
            </w:pPr>
            <w:r>
              <w:rPr>
                <w:sz w:val="16"/>
                <w:szCs w:val="16"/>
              </w:rPr>
              <w:t>Ghi nhận hoàn tiền khách hàng</w:t>
            </w:r>
          </w:p>
        </w:tc>
        <w:tc>
          <w:tcPr>
            <w:tcW w:w="900" w:type="dxa"/>
          </w:tcPr>
          <w:p w14:paraId="0B553F8E">
            <w:pPr>
              <w:spacing w:after="0" w:line="240" w:lineRule="auto"/>
              <w:jc w:val="center"/>
            </w:pPr>
            <w:r>
              <w:rPr>
                <w:sz w:val="16"/>
                <w:szCs w:val="16"/>
              </w:rPr>
              <w:t>No</w:t>
            </w:r>
          </w:p>
        </w:tc>
        <w:tc>
          <w:tcPr>
            <w:tcW w:w="800" w:type="dxa"/>
          </w:tcPr>
          <w:p w14:paraId="7E7700A2">
            <w:pPr>
              <w:spacing w:after="0" w:line="240" w:lineRule="auto"/>
              <w:jc w:val="center"/>
            </w:pPr>
            <w:r>
              <w:rPr>
                <w:sz w:val="16"/>
                <w:szCs w:val="16"/>
              </w:rPr>
              <w:t>Full</w:t>
            </w:r>
          </w:p>
        </w:tc>
        <w:tc>
          <w:tcPr>
            <w:tcW w:w="850" w:type="dxa"/>
          </w:tcPr>
          <w:p w14:paraId="123ECB65">
            <w:pPr>
              <w:spacing w:after="0" w:line="240" w:lineRule="auto"/>
              <w:jc w:val="center"/>
            </w:pPr>
            <w:r>
              <w:rPr>
                <w:sz w:val="16"/>
                <w:szCs w:val="16"/>
              </w:rPr>
              <w:t>No</w:t>
            </w:r>
          </w:p>
        </w:tc>
        <w:tc>
          <w:tcPr>
            <w:tcW w:w="850" w:type="dxa"/>
          </w:tcPr>
          <w:p w14:paraId="215CCE25">
            <w:pPr>
              <w:spacing w:after="0" w:line="240" w:lineRule="auto"/>
              <w:jc w:val="center"/>
            </w:pPr>
            <w:r>
              <w:rPr>
                <w:sz w:val="16"/>
                <w:szCs w:val="16"/>
              </w:rPr>
              <w:t>No</w:t>
            </w:r>
          </w:p>
        </w:tc>
        <w:tc>
          <w:tcPr>
            <w:tcW w:w="800" w:type="dxa"/>
          </w:tcPr>
          <w:p w14:paraId="18BC1F70">
            <w:pPr>
              <w:spacing w:after="0" w:line="240" w:lineRule="auto"/>
              <w:jc w:val="center"/>
            </w:pPr>
            <w:r>
              <w:rPr>
                <w:sz w:val="16"/>
                <w:szCs w:val="16"/>
              </w:rPr>
              <w:t>Full*</w:t>
            </w:r>
          </w:p>
        </w:tc>
        <w:tc>
          <w:tcPr>
            <w:tcW w:w="800" w:type="dxa"/>
          </w:tcPr>
          <w:p w14:paraId="3C725B48">
            <w:pPr>
              <w:spacing w:after="0" w:line="240" w:lineRule="auto"/>
              <w:jc w:val="center"/>
            </w:pPr>
            <w:r>
              <w:rPr>
                <w:sz w:val="16"/>
                <w:szCs w:val="16"/>
              </w:rPr>
              <w:t>No</w:t>
            </w:r>
          </w:p>
        </w:tc>
        <w:tc>
          <w:tcPr>
            <w:tcW w:w="800" w:type="dxa"/>
          </w:tcPr>
          <w:p w14:paraId="5D3A3828">
            <w:pPr>
              <w:spacing w:after="0" w:line="240" w:lineRule="auto"/>
              <w:jc w:val="center"/>
            </w:pPr>
            <w:r>
              <w:rPr>
                <w:sz w:val="16"/>
                <w:szCs w:val="16"/>
              </w:rPr>
              <w:t>No</w:t>
            </w:r>
          </w:p>
        </w:tc>
      </w:tr>
      <w:tr w14:paraId="61F1F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00" w:type="dxa"/>
            <w:gridSpan w:val="9"/>
            <w:shd w:val="clear" w:color="auto" w:fill="F2F2F2"/>
          </w:tcPr>
          <w:p w14:paraId="1EBF85AF">
            <w:pPr>
              <w:spacing w:after="0" w:line="240" w:lineRule="auto"/>
            </w:pPr>
            <w:r>
              <w:rPr>
                <w:b/>
                <w:sz w:val="16"/>
                <w:szCs w:val="16"/>
              </w:rPr>
              <w:t>9. Nhân sự và chi phí lao động</w:t>
            </w:r>
          </w:p>
        </w:tc>
      </w:tr>
      <w:tr w14:paraId="24262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360FA8F0">
            <w:pPr>
              <w:spacing w:after="0" w:line="240" w:lineRule="auto"/>
            </w:pPr>
            <w:r>
              <w:rPr>
                <w:sz w:val="16"/>
                <w:szCs w:val="16"/>
              </w:rPr>
              <w:t>UC55</w:t>
            </w:r>
          </w:p>
        </w:tc>
        <w:tc>
          <w:tcPr>
            <w:tcW w:w="2150" w:type="dxa"/>
          </w:tcPr>
          <w:p w14:paraId="562CB47E">
            <w:pPr>
              <w:spacing w:after="0" w:line="240" w:lineRule="auto"/>
            </w:pPr>
            <w:r>
              <w:rPr>
                <w:sz w:val="16"/>
                <w:szCs w:val="16"/>
              </w:rPr>
              <w:t>Quản lý lao động thời vụ và người nhận khoán</w:t>
            </w:r>
          </w:p>
        </w:tc>
        <w:tc>
          <w:tcPr>
            <w:tcW w:w="900" w:type="dxa"/>
          </w:tcPr>
          <w:p w14:paraId="5381340D">
            <w:pPr>
              <w:spacing w:after="0" w:line="240" w:lineRule="auto"/>
              <w:jc w:val="center"/>
            </w:pPr>
            <w:r>
              <w:rPr>
                <w:sz w:val="16"/>
                <w:szCs w:val="16"/>
              </w:rPr>
              <w:t>No</w:t>
            </w:r>
          </w:p>
        </w:tc>
        <w:tc>
          <w:tcPr>
            <w:tcW w:w="800" w:type="dxa"/>
          </w:tcPr>
          <w:p w14:paraId="34B590D2">
            <w:pPr>
              <w:spacing w:after="0" w:line="240" w:lineRule="auto"/>
              <w:jc w:val="center"/>
            </w:pPr>
            <w:r>
              <w:rPr>
                <w:sz w:val="16"/>
                <w:szCs w:val="16"/>
              </w:rPr>
              <w:t>Full</w:t>
            </w:r>
          </w:p>
        </w:tc>
        <w:tc>
          <w:tcPr>
            <w:tcW w:w="850" w:type="dxa"/>
          </w:tcPr>
          <w:p w14:paraId="17EC41DA">
            <w:pPr>
              <w:spacing w:after="0" w:line="240" w:lineRule="auto"/>
              <w:jc w:val="center"/>
            </w:pPr>
            <w:r>
              <w:rPr>
                <w:sz w:val="16"/>
                <w:szCs w:val="16"/>
              </w:rPr>
              <w:t>No</w:t>
            </w:r>
          </w:p>
        </w:tc>
        <w:tc>
          <w:tcPr>
            <w:tcW w:w="850" w:type="dxa"/>
          </w:tcPr>
          <w:p w14:paraId="48DB9517">
            <w:pPr>
              <w:spacing w:after="0" w:line="240" w:lineRule="auto"/>
              <w:jc w:val="center"/>
            </w:pPr>
            <w:r>
              <w:rPr>
                <w:sz w:val="16"/>
                <w:szCs w:val="16"/>
              </w:rPr>
              <w:t>Full*</w:t>
            </w:r>
          </w:p>
        </w:tc>
        <w:tc>
          <w:tcPr>
            <w:tcW w:w="800" w:type="dxa"/>
          </w:tcPr>
          <w:p w14:paraId="4989D13E">
            <w:pPr>
              <w:spacing w:after="0" w:line="240" w:lineRule="auto"/>
              <w:jc w:val="center"/>
            </w:pPr>
            <w:r>
              <w:rPr>
                <w:sz w:val="16"/>
                <w:szCs w:val="16"/>
              </w:rPr>
              <w:t>No</w:t>
            </w:r>
          </w:p>
        </w:tc>
        <w:tc>
          <w:tcPr>
            <w:tcW w:w="800" w:type="dxa"/>
          </w:tcPr>
          <w:p w14:paraId="6849D3EF">
            <w:pPr>
              <w:spacing w:after="0" w:line="240" w:lineRule="auto"/>
              <w:jc w:val="center"/>
            </w:pPr>
            <w:r>
              <w:rPr>
                <w:sz w:val="16"/>
                <w:szCs w:val="16"/>
              </w:rPr>
              <w:t>No</w:t>
            </w:r>
          </w:p>
        </w:tc>
        <w:tc>
          <w:tcPr>
            <w:tcW w:w="800" w:type="dxa"/>
          </w:tcPr>
          <w:p w14:paraId="07B46725">
            <w:pPr>
              <w:spacing w:after="0" w:line="240" w:lineRule="auto"/>
              <w:jc w:val="center"/>
            </w:pPr>
            <w:r>
              <w:rPr>
                <w:sz w:val="16"/>
                <w:szCs w:val="16"/>
              </w:rPr>
              <w:t>No</w:t>
            </w:r>
          </w:p>
        </w:tc>
      </w:tr>
      <w:tr w14:paraId="5AB98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1925FEED">
            <w:pPr>
              <w:spacing w:after="0" w:line="240" w:lineRule="auto"/>
            </w:pPr>
            <w:r>
              <w:rPr>
                <w:sz w:val="16"/>
                <w:szCs w:val="16"/>
              </w:rPr>
              <w:t>UC56</w:t>
            </w:r>
          </w:p>
        </w:tc>
        <w:tc>
          <w:tcPr>
            <w:tcW w:w="2150" w:type="dxa"/>
          </w:tcPr>
          <w:p w14:paraId="2DBDE9F7">
            <w:pPr>
              <w:spacing w:after="0" w:line="240" w:lineRule="auto"/>
            </w:pPr>
            <w:r>
              <w:rPr>
                <w:sz w:val="16"/>
                <w:szCs w:val="16"/>
              </w:rPr>
              <w:t>Phân công việc lao động</w:t>
            </w:r>
          </w:p>
        </w:tc>
        <w:tc>
          <w:tcPr>
            <w:tcW w:w="900" w:type="dxa"/>
          </w:tcPr>
          <w:p w14:paraId="2DAA3716">
            <w:pPr>
              <w:spacing w:after="0" w:line="240" w:lineRule="auto"/>
              <w:jc w:val="center"/>
            </w:pPr>
            <w:r>
              <w:rPr>
                <w:sz w:val="16"/>
                <w:szCs w:val="16"/>
              </w:rPr>
              <w:t>No</w:t>
            </w:r>
          </w:p>
        </w:tc>
        <w:tc>
          <w:tcPr>
            <w:tcW w:w="800" w:type="dxa"/>
          </w:tcPr>
          <w:p w14:paraId="4CE1AAF0">
            <w:pPr>
              <w:spacing w:after="0" w:line="240" w:lineRule="auto"/>
              <w:jc w:val="center"/>
            </w:pPr>
            <w:r>
              <w:rPr>
                <w:sz w:val="16"/>
                <w:szCs w:val="16"/>
              </w:rPr>
              <w:t>Full</w:t>
            </w:r>
          </w:p>
        </w:tc>
        <w:tc>
          <w:tcPr>
            <w:tcW w:w="850" w:type="dxa"/>
          </w:tcPr>
          <w:p w14:paraId="649F0876">
            <w:pPr>
              <w:spacing w:after="0" w:line="240" w:lineRule="auto"/>
              <w:jc w:val="center"/>
            </w:pPr>
            <w:r>
              <w:rPr>
                <w:sz w:val="16"/>
                <w:szCs w:val="16"/>
              </w:rPr>
              <w:t>No</w:t>
            </w:r>
          </w:p>
        </w:tc>
        <w:tc>
          <w:tcPr>
            <w:tcW w:w="850" w:type="dxa"/>
          </w:tcPr>
          <w:p w14:paraId="3EB66C5C">
            <w:pPr>
              <w:spacing w:after="0" w:line="240" w:lineRule="auto"/>
              <w:jc w:val="center"/>
            </w:pPr>
            <w:r>
              <w:rPr>
                <w:sz w:val="16"/>
                <w:szCs w:val="16"/>
              </w:rPr>
              <w:t>Full*</w:t>
            </w:r>
          </w:p>
        </w:tc>
        <w:tc>
          <w:tcPr>
            <w:tcW w:w="800" w:type="dxa"/>
          </w:tcPr>
          <w:p w14:paraId="61B51B12">
            <w:pPr>
              <w:spacing w:after="0" w:line="240" w:lineRule="auto"/>
              <w:jc w:val="center"/>
            </w:pPr>
            <w:r>
              <w:rPr>
                <w:sz w:val="16"/>
                <w:szCs w:val="16"/>
              </w:rPr>
              <w:t>No</w:t>
            </w:r>
          </w:p>
        </w:tc>
        <w:tc>
          <w:tcPr>
            <w:tcW w:w="800" w:type="dxa"/>
          </w:tcPr>
          <w:p w14:paraId="71EFF82C">
            <w:pPr>
              <w:spacing w:after="0" w:line="240" w:lineRule="auto"/>
              <w:jc w:val="center"/>
            </w:pPr>
            <w:r>
              <w:rPr>
                <w:sz w:val="16"/>
                <w:szCs w:val="16"/>
              </w:rPr>
              <w:t>No</w:t>
            </w:r>
          </w:p>
        </w:tc>
        <w:tc>
          <w:tcPr>
            <w:tcW w:w="800" w:type="dxa"/>
          </w:tcPr>
          <w:p w14:paraId="2262A7D3">
            <w:pPr>
              <w:spacing w:after="0" w:line="240" w:lineRule="auto"/>
              <w:jc w:val="center"/>
            </w:pPr>
            <w:r>
              <w:rPr>
                <w:sz w:val="16"/>
                <w:szCs w:val="16"/>
              </w:rPr>
              <w:t>No</w:t>
            </w:r>
          </w:p>
        </w:tc>
      </w:tr>
      <w:tr w14:paraId="7229F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278C23D2">
            <w:pPr>
              <w:spacing w:after="0" w:line="240" w:lineRule="auto"/>
            </w:pPr>
            <w:r>
              <w:rPr>
                <w:sz w:val="16"/>
                <w:szCs w:val="16"/>
              </w:rPr>
              <w:t>UC57</w:t>
            </w:r>
          </w:p>
        </w:tc>
        <w:tc>
          <w:tcPr>
            <w:tcW w:w="2150" w:type="dxa"/>
          </w:tcPr>
          <w:p w14:paraId="77C4DF13">
            <w:pPr>
              <w:spacing w:after="0" w:line="240" w:lineRule="auto"/>
            </w:pPr>
            <w:r>
              <w:rPr>
                <w:sz w:val="16"/>
                <w:szCs w:val="16"/>
              </w:rPr>
              <w:t>Ghi nhận chấm công</w:t>
            </w:r>
          </w:p>
        </w:tc>
        <w:tc>
          <w:tcPr>
            <w:tcW w:w="900" w:type="dxa"/>
          </w:tcPr>
          <w:p w14:paraId="3CF0FFC6">
            <w:pPr>
              <w:spacing w:after="0" w:line="240" w:lineRule="auto"/>
              <w:jc w:val="center"/>
            </w:pPr>
            <w:r>
              <w:rPr>
                <w:sz w:val="16"/>
                <w:szCs w:val="16"/>
              </w:rPr>
              <w:t>No</w:t>
            </w:r>
          </w:p>
        </w:tc>
        <w:tc>
          <w:tcPr>
            <w:tcW w:w="800" w:type="dxa"/>
          </w:tcPr>
          <w:p w14:paraId="1274ECD1">
            <w:pPr>
              <w:spacing w:after="0" w:line="240" w:lineRule="auto"/>
              <w:jc w:val="center"/>
            </w:pPr>
            <w:r>
              <w:rPr>
                <w:sz w:val="16"/>
                <w:szCs w:val="16"/>
              </w:rPr>
              <w:t>Full</w:t>
            </w:r>
          </w:p>
        </w:tc>
        <w:tc>
          <w:tcPr>
            <w:tcW w:w="850" w:type="dxa"/>
          </w:tcPr>
          <w:p w14:paraId="4B0E0174">
            <w:pPr>
              <w:spacing w:after="0" w:line="240" w:lineRule="auto"/>
              <w:jc w:val="center"/>
            </w:pPr>
            <w:r>
              <w:rPr>
                <w:sz w:val="16"/>
                <w:szCs w:val="16"/>
              </w:rPr>
              <w:t>No</w:t>
            </w:r>
          </w:p>
        </w:tc>
        <w:tc>
          <w:tcPr>
            <w:tcW w:w="850" w:type="dxa"/>
          </w:tcPr>
          <w:p w14:paraId="3BC17177">
            <w:pPr>
              <w:spacing w:after="0" w:line="240" w:lineRule="auto"/>
              <w:jc w:val="center"/>
            </w:pPr>
            <w:r>
              <w:rPr>
                <w:sz w:val="16"/>
                <w:szCs w:val="16"/>
              </w:rPr>
              <w:t>Full*</w:t>
            </w:r>
          </w:p>
        </w:tc>
        <w:tc>
          <w:tcPr>
            <w:tcW w:w="800" w:type="dxa"/>
          </w:tcPr>
          <w:p w14:paraId="41312CE4">
            <w:pPr>
              <w:spacing w:after="0" w:line="240" w:lineRule="auto"/>
              <w:jc w:val="center"/>
            </w:pPr>
            <w:r>
              <w:rPr>
                <w:sz w:val="16"/>
                <w:szCs w:val="16"/>
              </w:rPr>
              <w:t>No</w:t>
            </w:r>
          </w:p>
        </w:tc>
        <w:tc>
          <w:tcPr>
            <w:tcW w:w="800" w:type="dxa"/>
          </w:tcPr>
          <w:p w14:paraId="43D59F07">
            <w:pPr>
              <w:spacing w:after="0" w:line="240" w:lineRule="auto"/>
              <w:jc w:val="center"/>
            </w:pPr>
            <w:r>
              <w:rPr>
                <w:sz w:val="16"/>
                <w:szCs w:val="16"/>
              </w:rPr>
              <w:t>No</w:t>
            </w:r>
          </w:p>
        </w:tc>
        <w:tc>
          <w:tcPr>
            <w:tcW w:w="800" w:type="dxa"/>
          </w:tcPr>
          <w:p w14:paraId="743CAF1A">
            <w:pPr>
              <w:spacing w:after="0" w:line="240" w:lineRule="auto"/>
              <w:jc w:val="center"/>
            </w:pPr>
            <w:r>
              <w:rPr>
                <w:sz w:val="16"/>
                <w:szCs w:val="16"/>
              </w:rPr>
              <w:t>No</w:t>
            </w:r>
          </w:p>
        </w:tc>
      </w:tr>
      <w:tr w14:paraId="2E50D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44CC6463">
            <w:pPr>
              <w:spacing w:after="0" w:line="240" w:lineRule="auto"/>
            </w:pPr>
            <w:r>
              <w:rPr>
                <w:sz w:val="16"/>
                <w:szCs w:val="16"/>
              </w:rPr>
              <w:t>UC58</w:t>
            </w:r>
          </w:p>
        </w:tc>
        <w:tc>
          <w:tcPr>
            <w:tcW w:w="2150" w:type="dxa"/>
          </w:tcPr>
          <w:p w14:paraId="62479F79">
            <w:pPr>
              <w:spacing w:after="0" w:line="240" w:lineRule="auto"/>
            </w:pPr>
            <w:r>
              <w:rPr>
                <w:sz w:val="16"/>
                <w:szCs w:val="16"/>
              </w:rPr>
              <w:t>Cấu hình lương tháng và đơn giá công nhật</w:t>
            </w:r>
          </w:p>
        </w:tc>
        <w:tc>
          <w:tcPr>
            <w:tcW w:w="900" w:type="dxa"/>
          </w:tcPr>
          <w:p w14:paraId="5355C2F6">
            <w:pPr>
              <w:spacing w:after="0" w:line="240" w:lineRule="auto"/>
              <w:jc w:val="center"/>
            </w:pPr>
            <w:r>
              <w:rPr>
                <w:sz w:val="16"/>
                <w:szCs w:val="16"/>
              </w:rPr>
              <w:t>No</w:t>
            </w:r>
          </w:p>
        </w:tc>
        <w:tc>
          <w:tcPr>
            <w:tcW w:w="800" w:type="dxa"/>
          </w:tcPr>
          <w:p w14:paraId="199BC407">
            <w:pPr>
              <w:spacing w:after="0" w:line="240" w:lineRule="auto"/>
              <w:jc w:val="center"/>
            </w:pPr>
            <w:r>
              <w:rPr>
                <w:sz w:val="16"/>
                <w:szCs w:val="16"/>
              </w:rPr>
              <w:t>Full</w:t>
            </w:r>
          </w:p>
        </w:tc>
        <w:tc>
          <w:tcPr>
            <w:tcW w:w="850" w:type="dxa"/>
          </w:tcPr>
          <w:p w14:paraId="44C6F5D5">
            <w:pPr>
              <w:spacing w:after="0" w:line="240" w:lineRule="auto"/>
              <w:jc w:val="center"/>
            </w:pPr>
            <w:r>
              <w:rPr>
                <w:sz w:val="16"/>
                <w:szCs w:val="16"/>
              </w:rPr>
              <w:t>No</w:t>
            </w:r>
          </w:p>
        </w:tc>
        <w:tc>
          <w:tcPr>
            <w:tcW w:w="850" w:type="dxa"/>
          </w:tcPr>
          <w:p w14:paraId="0E3E8901">
            <w:pPr>
              <w:spacing w:after="0" w:line="240" w:lineRule="auto"/>
              <w:jc w:val="center"/>
            </w:pPr>
            <w:r>
              <w:rPr>
                <w:sz w:val="16"/>
                <w:szCs w:val="16"/>
              </w:rPr>
              <w:t>No</w:t>
            </w:r>
          </w:p>
        </w:tc>
        <w:tc>
          <w:tcPr>
            <w:tcW w:w="800" w:type="dxa"/>
          </w:tcPr>
          <w:p w14:paraId="012FF616">
            <w:pPr>
              <w:spacing w:after="0" w:line="240" w:lineRule="auto"/>
              <w:jc w:val="center"/>
            </w:pPr>
            <w:r>
              <w:rPr>
                <w:sz w:val="16"/>
                <w:szCs w:val="16"/>
              </w:rPr>
              <w:t>Full*</w:t>
            </w:r>
          </w:p>
        </w:tc>
        <w:tc>
          <w:tcPr>
            <w:tcW w:w="800" w:type="dxa"/>
          </w:tcPr>
          <w:p w14:paraId="19D26FF0">
            <w:pPr>
              <w:spacing w:after="0" w:line="240" w:lineRule="auto"/>
              <w:jc w:val="center"/>
            </w:pPr>
            <w:r>
              <w:rPr>
                <w:sz w:val="16"/>
                <w:szCs w:val="16"/>
              </w:rPr>
              <w:t>No</w:t>
            </w:r>
          </w:p>
        </w:tc>
        <w:tc>
          <w:tcPr>
            <w:tcW w:w="800" w:type="dxa"/>
          </w:tcPr>
          <w:p w14:paraId="5DAB47C1">
            <w:pPr>
              <w:spacing w:after="0" w:line="240" w:lineRule="auto"/>
              <w:jc w:val="center"/>
            </w:pPr>
            <w:r>
              <w:rPr>
                <w:sz w:val="16"/>
                <w:szCs w:val="16"/>
              </w:rPr>
              <w:t>No</w:t>
            </w:r>
          </w:p>
        </w:tc>
      </w:tr>
      <w:tr w14:paraId="489D0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61C5BED8">
            <w:pPr>
              <w:spacing w:after="0" w:line="240" w:lineRule="auto"/>
            </w:pPr>
            <w:r>
              <w:rPr>
                <w:sz w:val="16"/>
                <w:szCs w:val="16"/>
              </w:rPr>
              <w:t>UC59</w:t>
            </w:r>
          </w:p>
        </w:tc>
        <w:tc>
          <w:tcPr>
            <w:tcW w:w="2150" w:type="dxa"/>
          </w:tcPr>
          <w:p w14:paraId="770EABEC">
            <w:pPr>
              <w:spacing w:after="0" w:line="240" w:lineRule="auto"/>
            </w:pPr>
            <w:r>
              <w:rPr>
                <w:sz w:val="16"/>
                <w:szCs w:val="16"/>
              </w:rPr>
              <w:t>Chuẩn bị thanh toán lao động</w:t>
            </w:r>
          </w:p>
        </w:tc>
        <w:tc>
          <w:tcPr>
            <w:tcW w:w="900" w:type="dxa"/>
          </w:tcPr>
          <w:p w14:paraId="396AE0DD">
            <w:pPr>
              <w:spacing w:after="0" w:line="240" w:lineRule="auto"/>
              <w:jc w:val="center"/>
            </w:pPr>
            <w:r>
              <w:rPr>
                <w:sz w:val="16"/>
                <w:szCs w:val="16"/>
              </w:rPr>
              <w:t>No</w:t>
            </w:r>
          </w:p>
        </w:tc>
        <w:tc>
          <w:tcPr>
            <w:tcW w:w="800" w:type="dxa"/>
          </w:tcPr>
          <w:p w14:paraId="67D2AC11">
            <w:pPr>
              <w:spacing w:after="0" w:line="240" w:lineRule="auto"/>
              <w:jc w:val="center"/>
            </w:pPr>
            <w:r>
              <w:rPr>
                <w:sz w:val="16"/>
                <w:szCs w:val="16"/>
              </w:rPr>
              <w:t>Full</w:t>
            </w:r>
          </w:p>
        </w:tc>
        <w:tc>
          <w:tcPr>
            <w:tcW w:w="850" w:type="dxa"/>
          </w:tcPr>
          <w:p w14:paraId="01D71369">
            <w:pPr>
              <w:spacing w:after="0" w:line="240" w:lineRule="auto"/>
              <w:jc w:val="center"/>
            </w:pPr>
            <w:r>
              <w:rPr>
                <w:sz w:val="16"/>
                <w:szCs w:val="16"/>
              </w:rPr>
              <w:t>No</w:t>
            </w:r>
          </w:p>
        </w:tc>
        <w:tc>
          <w:tcPr>
            <w:tcW w:w="850" w:type="dxa"/>
          </w:tcPr>
          <w:p w14:paraId="1F147185">
            <w:pPr>
              <w:spacing w:after="0" w:line="240" w:lineRule="auto"/>
              <w:jc w:val="center"/>
            </w:pPr>
            <w:r>
              <w:rPr>
                <w:sz w:val="16"/>
                <w:szCs w:val="16"/>
              </w:rPr>
              <w:t>No</w:t>
            </w:r>
          </w:p>
        </w:tc>
        <w:tc>
          <w:tcPr>
            <w:tcW w:w="800" w:type="dxa"/>
          </w:tcPr>
          <w:p w14:paraId="7EF57E51">
            <w:pPr>
              <w:spacing w:after="0" w:line="240" w:lineRule="auto"/>
              <w:jc w:val="center"/>
            </w:pPr>
            <w:r>
              <w:rPr>
                <w:sz w:val="16"/>
                <w:szCs w:val="16"/>
              </w:rPr>
              <w:t>Full*</w:t>
            </w:r>
          </w:p>
        </w:tc>
        <w:tc>
          <w:tcPr>
            <w:tcW w:w="800" w:type="dxa"/>
          </w:tcPr>
          <w:p w14:paraId="4E8CAD7D">
            <w:pPr>
              <w:spacing w:after="0" w:line="240" w:lineRule="auto"/>
              <w:jc w:val="center"/>
            </w:pPr>
            <w:r>
              <w:rPr>
                <w:sz w:val="16"/>
                <w:szCs w:val="16"/>
              </w:rPr>
              <w:t>No</w:t>
            </w:r>
          </w:p>
        </w:tc>
        <w:tc>
          <w:tcPr>
            <w:tcW w:w="800" w:type="dxa"/>
          </w:tcPr>
          <w:p w14:paraId="3404F46A">
            <w:pPr>
              <w:spacing w:after="0" w:line="240" w:lineRule="auto"/>
              <w:jc w:val="center"/>
            </w:pPr>
            <w:r>
              <w:rPr>
                <w:sz w:val="16"/>
                <w:szCs w:val="16"/>
              </w:rPr>
              <w:t>No</w:t>
            </w:r>
          </w:p>
        </w:tc>
      </w:tr>
      <w:tr w14:paraId="18E63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1B4F143C">
            <w:pPr>
              <w:spacing w:after="0" w:line="240" w:lineRule="auto"/>
            </w:pPr>
            <w:r>
              <w:rPr>
                <w:sz w:val="16"/>
                <w:szCs w:val="16"/>
              </w:rPr>
              <w:t>UC60</w:t>
            </w:r>
          </w:p>
        </w:tc>
        <w:tc>
          <w:tcPr>
            <w:tcW w:w="2150" w:type="dxa"/>
          </w:tcPr>
          <w:p w14:paraId="7DDEDA95">
            <w:pPr>
              <w:spacing w:after="0" w:line="240" w:lineRule="auto"/>
            </w:pPr>
            <w:r>
              <w:rPr>
                <w:sz w:val="16"/>
                <w:szCs w:val="16"/>
              </w:rPr>
              <w:t>Chốt quyết toán lao động</w:t>
            </w:r>
          </w:p>
        </w:tc>
        <w:tc>
          <w:tcPr>
            <w:tcW w:w="900" w:type="dxa"/>
          </w:tcPr>
          <w:p w14:paraId="5B51AF54">
            <w:pPr>
              <w:spacing w:after="0" w:line="240" w:lineRule="auto"/>
              <w:jc w:val="center"/>
            </w:pPr>
            <w:r>
              <w:rPr>
                <w:sz w:val="16"/>
                <w:szCs w:val="16"/>
              </w:rPr>
              <w:t>No</w:t>
            </w:r>
          </w:p>
        </w:tc>
        <w:tc>
          <w:tcPr>
            <w:tcW w:w="800" w:type="dxa"/>
          </w:tcPr>
          <w:p w14:paraId="2A6F08E2">
            <w:pPr>
              <w:spacing w:after="0" w:line="240" w:lineRule="auto"/>
              <w:jc w:val="center"/>
            </w:pPr>
            <w:r>
              <w:rPr>
                <w:sz w:val="16"/>
                <w:szCs w:val="16"/>
              </w:rPr>
              <w:t>Full</w:t>
            </w:r>
          </w:p>
        </w:tc>
        <w:tc>
          <w:tcPr>
            <w:tcW w:w="850" w:type="dxa"/>
          </w:tcPr>
          <w:p w14:paraId="700436C5">
            <w:pPr>
              <w:spacing w:after="0" w:line="240" w:lineRule="auto"/>
              <w:jc w:val="center"/>
            </w:pPr>
            <w:r>
              <w:rPr>
                <w:sz w:val="16"/>
                <w:szCs w:val="16"/>
              </w:rPr>
              <w:t>No</w:t>
            </w:r>
          </w:p>
        </w:tc>
        <w:tc>
          <w:tcPr>
            <w:tcW w:w="850" w:type="dxa"/>
          </w:tcPr>
          <w:p w14:paraId="4DF6049E">
            <w:pPr>
              <w:spacing w:after="0" w:line="240" w:lineRule="auto"/>
              <w:jc w:val="center"/>
            </w:pPr>
            <w:r>
              <w:rPr>
                <w:sz w:val="16"/>
                <w:szCs w:val="16"/>
              </w:rPr>
              <w:t>No</w:t>
            </w:r>
          </w:p>
        </w:tc>
        <w:tc>
          <w:tcPr>
            <w:tcW w:w="800" w:type="dxa"/>
          </w:tcPr>
          <w:p w14:paraId="1606ED87">
            <w:pPr>
              <w:spacing w:after="0" w:line="240" w:lineRule="auto"/>
              <w:jc w:val="center"/>
            </w:pPr>
            <w:r>
              <w:rPr>
                <w:sz w:val="16"/>
                <w:szCs w:val="16"/>
              </w:rPr>
              <w:t>No</w:t>
            </w:r>
          </w:p>
        </w:tc>
        <w:tc>
          <w:tcPr>
            <w:tcW w:w="800" w:type="dxa"/>
          </w:tcPr>
          <w:p w14:paraId="028F27C0">
            <w:pPr>
              <w:spacing w:after="0" w:line="240" w:lineRule="auto"/>
              <w:jc w:val="center"/>
            </w:pPr>
            <w:r>
              <w:rPr>
                <w:sz w:val="16"/>
                <w:szCs w:val="16"/>
              </w:rPr>
              <w:t>No</w:t>
            </w:r>
          </w:p>
        </w:tc>
        <w:tc>
          <w:tcPr>
            <w:tcW w:w="800" w:type="dxa"/>
          </w:tcPr>
          <w:p w14:paraId="2713BD0C">
            <w:pPr>
              <w:spacing w:after="0" w:line="240" w:lineRule="auto"/>
              <w:jc w:val="center"/>
            </w:pPr>
            <w:r>
              <w:rPr>
                <w:sz w:val="16"/>
                <w:szCs w:val="16"/>
              </w:rPr>
              <w:t>No</w:t>
            </w:r>
          </w:p>
        </w:tc>
      </w:tr>
      <w:tr w14:paraId="3B369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56B3D8F7">
            <w:pPr>
              <w:spacing w:after="0" w:line="240" w:lineRule="auto"/>
            </w:pPr>
            <w:r>
              <w:rPr>
                <w:sz w:val="16"/>
                <w:szCs w:val="16"/>
              </w:rPr>
              <w:t>UC61</w:t>
            </w:r>
          </w:p>
        </w:tc>
        <w:tc>
          <w:tcPr>
            <w:tcW w:w="2150" w:type="dxa"/>
          </w:tcPr>
          <w:p w14:paraId="1B1F4186">
            <w:pPr>
              <w:spacing w:after="0" w:line="240" w:lineRule="auto"/>
            </w:pPr>
            <w:r>
              <w:rPr>
                <w:sz w:val="16"/>
                <w:szCs w:val="16"/>
              </w:rPr>
              <w:t>Ghi nhận chi trả lao động</w:t>
            </w:r>
          </w:p>
        </w:tc>
        <w:tc>
          <w:tcPr>
            <w:tcW w:w="900" w:type="dxa"/>
          </w:tcPr>
          <w:p w14:paraId="4107F8FA">
            <w:pPr>
              <w:spacing w:after="0" w:line="240" w:lineRule="auto"/>
              <w:jc w:val="center"/>
            </w:pPr>
            <w:r>
              <w:rPr>
                <w:sz w:val="16"/>
                <w:szCs w:val="16"/>
              </w:rPr>
              <w:t>No</w:t>
            </w:r>
          </w:p>
        </w:tc>
        <w:tc>
          <w:tcPr>
            <w:tcW w:w="800" w:type="dxa"/>
          </w:tcPr>
          <w:p w14:paraId="0C0BD5B4">
            <w:pPr>
              <w:spacing w:after="0" w:line="240" w:lineRule="auto"/>
              <w:jc w:val="center"/>
            </w:pPr>
            <w:r>
              <w:rPr>
                <w:sz w:val="16"/>
                <w:szCs w:val="16"/>
              </w:rPr>
              <w:t>Full</w:t>
            </w:r>
          </w:p>
        </w:tc>
        <w:tc>
          <w:tcPr>
            <w:tcW w:w="850" w:type="dxa"/>
          </w:tcPr>
          <w:p w14:paraId="23B56FF6">
            <w:pPr>
              <w:spacing w:after="0" w:line="240" w:lineRule="auto"/>
              <w:jc w:val="center"/>
            </w:pPr>
            <w:r>
              <w:rPr>
                <w:sz w:val="16"/>
                <w:szCs w:val="16"/>
              </w:rPr>
              <w:t>No</w:t>
            </w:r>
          </w:p>
        </w:tc>
        <w:tc>
          <w:tcPr>
            <w:tcW w:w="850" w:type="dxa"/>
          </w:tcPr>
          <w:p w14:paraId="33F9F334">
            <w:pPr>
              <w:spacing w:after="0" w:line="240" w:lineRule="auto"/>
              <w:jc w:val="center"/>
            </w:pPr>
            <w:r>
              <w:rPr>
                <w:sz w:val="16"/>
                <w:szCs w:val="16"/>
              </w:rPr>
              <w:t>No</w:t>
            </w:r>
          </w:p>
        </w:tc>
        <w:tc>
          <w:tcPr>
            <w:tcW w:w="800" w:type="dxa"/>
          </w:tcPr>
          <w:p w14:paraId="33D6F092">
            <w:pPr>
              <w:spacing w:after="0" w:line="240" w:lineRule="auto"/>
              <w:jc w:val="center"/>
            </w:pPr>
            <w:r>
              <w:rPr>
                <w:sz w:val="16"/>
                <w:szCs w:val="16"/>
              </w:rPr>
              <w:t>Full*</w:t>
            </w:r>
          </w:p>
        </w:tc>
        <w:tc>
          <w:tcPr>
            <w:tcW w:w="800" w:type="dxa"/>
          </w:tcPr>
          <w:p w14:paraId="36EF0D03">
            <w:pPr>
              <w:spacing w:after="0" w:line="240" w:lineRule="auto"/>
              <w:jc w:val="center"/>
            </w:pPr>
            <w:r>
              <w:rPr>
                <w:sz w:val="16"/>
                <w:szCs w:val="16"/>
              </w:rPr>
              <w:t>No</w:t>
            </w:r>
          </w:p>
        </w:tc>
        <w:tc>
          <w:tcPr>
            <w:tcW w:w="800" w:type="dxa"/>
          </w:tcPr>
          <w:p w14:paraId="5176E733">
            <w:pPr>
              <w:spacing w:after="0" w:line="240" w:lineRule="auto"/>
              <w:jc w:val="center"/>
            </w:pPr>
            <w:r>
              <w:rPr>
                <w:sz w:val="16"/>
                <w:szCs w:val="16"/>
              </w:rPr>
              <w:t>No</w:t>
            </w:r>
          </w:p>
        </w:tc>
      </w:tr>
      <w:tr w14:paraId="0B186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5812A406">
            <w:pPr>
              <w:spacing w:after="0" w:line="240" w:lineRule="auto"/>
            </w:pPr>
            <w:r>
              <w:rPr>
                <w:sz w:val="16"/>
                <w:szCs w:val="16"/>
              </w:rPr>
              <w:t>UC62</w:t>
            </w:r>
          </w:p>
        </w:tc>
        <w:tc>
          <w:tcPr>
            <w:tcW w:w="2150" w:type="dxa"/>
          </w:tcPr>
          <w:p w14:paraId="68F3DE50">
            <w:pPr>
              <w:spacing w:after="0" w:line="240" w:lineRule="auto"/>
            </w:pPr>
            <w:r>
              <w:rPr>
                <w:sz w:val="16"/>
                <w:szCs w:val="16"/>
              </w:rPr>
              <w:t>Xem công việc và lương cá nhân</w:t>
            </w:r>
          </w:p>
        </w:tc>
        <w:tc>
          <w:tcPr>
            <w:tcW w:w="900" w:type="dxa"/>
          </w:tcPr>
          <w:p w14:paraId="5438343B">
            <w:pPr>
              <w:spacing w:after="0" w:line="240" w:lineRule="auto"/>
              <w:jc w:val="center"/>
            </w:pPr>
            <w:r>
              <w:rPr>
                <w:sz w:val="16"/>
                <w:szCs w:val="16"/>
              </w:rPr>
              <w:t>No</w:t>
            </w:r>
          </w:p>
        </w:tc>
        <w:tc>
          <w:tcPr>
            <w:tcW w:w="800" w:type="dxa"/>
          </w:tcPr>
          <w:p w14:paraId="52FABD68">
            <w:pPr>
              <w:spacing w:after="0" w:line="240" w:lineRule="auto"/>
              <w:jc w:val="center"/>
            </w:pPr>
            <w:r>
              <w:rPr>
                <w:sz w:val="16"/>
                <w:szCs w:val="16"/>
              </w:rPr>
              <w:t>No</w:t>
            </w:r>
          </w:p>
        </w:tc>
        <w:tc>
          <w:tcPr>
            <w:tcW w:w="850" w:type="dxa"/>
          </w:tcPr>
          <w:p w14:paraId="28487F3D">
            <w:pPr>
              <w:spacing w:after="0" w:line="240" w:lineRule="auto"/>
              <w:jc w:val="center"/>
            </w:pPr>
            <w:r>
              <w:rPr>
                <w:sz w:val="16"/>
                <w:szCs w:val="16"/>
              </w:rPr>
              <w:t>R†</w:t>
            </w:r>
          </w:p>
        </w:tc>
        <w:tc>
          <w:tcPr>
            <w:tcW w:w="850" w:type="dxa"/>
          </w:tcPr>
          <w:p w14:paraId="3BDAF7CF">
            <w:pPr>
              <w:spacing w:after="0" w:line="240" w:lineRule="auto"/>
              <w:jc w:val="center"/>
            </w:pPr>
            <w:r>
              <w:rPr>
                <w:sz w:val="16"/>
                <w:szCs w:val="16"/>
              </w:rPr>
              <w:t>R†</w:t>
            </w:r>
          </w:p>
        </w:tc>
        <w:tc>
          <w:tcPr>
            <w:tcW w:w="800" w:type="dxa"/>
          </w:tcPr>
          <w:p w14:paraId="7431F216">
            <w:pPr>
              <w:spacing w:after="0" w:line="240" w:lineRule="auto"/>
              <w:jc w:val="center"/>
            </w:pPr>
            <w:r>
              <w:rPr>
                <w:sz w:val="16"/>
                <w:szCs w:val="16"/>
              </w:rPr>
              <w:t>R†</w:t>
            </w:r>
          </w:p>
        </w:tc>
        <w:tc>
          <w:tcPr>
            <w:tcW w:w="800" w:type="dxa"/>
          </w:tcPr>
          <w:p w14:paraId="60D8D992">
            <w:pPr>
              <w:spacing w:after="0" w:line="240" w:lineRule="auto"/>
              <w:jc w:val="center"/>
            </w:pPr>
            <w:r>
              <w:rPr>
                <w:sz w:val="16"/>
                <w:szCs w:val="16"/>
              </w:rPr>
              <w:t>No</w:t>
            </w:r>
          </w:p>
        </w:tc>
        <w:tc>
          <w:tcPr>
            <w:tcW w:w="800" w:type="dxa"/>
          </w:tcPr>
          <w:p w14:paraId="48710E96">
            <w:pPr>
              <w:spacing w:after="0" w:line="240" w:lineRule="auto"/>
              <w:jc w:val="center"/>
            </w:pPr>
            <w:r>
              <w:rPr>
                <w:sz w:val="16"/>
                <w:szCs w:val="16"/>
              </w:rPr>
              <w:t>No</w:t>
            </w:r>
          </w:p>
        </w:tc>
      </w:tr>
      <w:tr w14:paraId="47AE8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00" w:type="dxa"/>
            <w:gridSpan w:val="9"/>
            <w:shd w:val="clear" w:color="auto" w:fill="F2F2F2"/>
          </w:tcPr>
          <w:p w14:paraId="70D233FD">
            <w:pPr>
              <w:spacing w:after="0" w:line="240" w:lineRule="auto"/>
            </w:pPr>
            <w:r>
              <w:rPr>
                <w:b/>
                <w:sz w:val="16"/>
                <w:szCs w:val="16"/>
              </w:rPr>
              <w:t>10. Báo cáo</w:t>
            </w:r>
          </w:p>
        </w:tc>
      </w:tr>
      <w:tr w14:paraId="2A111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2B420D30">
            <w:pPr>
              <w:spacing w:after="0" w:line="240" w:lineRule="auto"/>
            </w:pPr>
            <w:r>
              <w:rPr>
                <w:sz w:val="16"/>
                <w:szCs w:val="16"/>
              </w:rPr>
              <w:t>UC63</w:t>
            </w:r>
          </w:p>
        </w:tc>
        <w:tc>
          <w:tcPr>
            <w:tcW w:w="2150" w:type="dxa"/>
          </w:tcPr>
          <w:p w14:paraId="3FDE0EBE">
            <w:pPr>
              <w:spacing w:after="0" w:line="240" w:lineRule="auto"/>
            </w:pPr>
            <w:r>
              <w:rPr>
                <w:sz w:val="16"/>
                <w:szCs w:val="16"/>
              </w:rPr>
              <w:t>Xem bảng điều hành vận hành</w:t>
            </w:r>
          </w:p>
        </w:tc>
        <w:tc>
          <w:tcPr>
            <w:tcW w:w="900" w:type="dxa"/>
          </w:tcPr>
          <w:p w14:paraId="5748B249">
            <w:pPr>
              <w:spacing w:after="0" w:line="240" w:lineRule="auto"/>
              <w:jc w:val="center"/>
            </w:pPr>
            <w:r>
              <w:rPr>
                <w:sz w:val="16"/>
                <w:szCs w:val="16"/>
              </w:rPr>
              <w:t>No</w:t>
            </w:r>
          </w:p>
        </w:tc>
        <w:tc>
          <w:tcPr>
            <w:tcW w:w="800" w:type="dxa"/>
          </w:tcPr>
          <w:p w14:paraId="6E75E344">
            <w:pPr>
              <w:spacing w:after="0" w:line="240" w:lineRule="auto"/>
              <w:jc w:val="center"/>
            </w:pPr>
            <w:r>
              <w:rPr>
                <w:sz w:val="16"/>
                <w:szCs w:val="16"/>
              </w:rPr>
              <w:t>R</w:t>
            </w:r>
          </w:p>
        </w:tc>
        <w:tc>
          <w:tcPr>
            <w:tcW w:w="850" w:type="dxa"/>
          </w:tcPr>
          <w:p w14:paraId="00FA9882">
            <w:pPr>
              <w:spacing w:after="0" w:line="240" w:lineRule="auto"/>
              <w:jc w:val="center"/>
            </w:pPr>
            <w:r>
              <w:rPr>
                <w:sz w:val="16"/>
                <w:szCs w:val="16"/>
              </w:rPr>
              <w:t>No</w:t>
            </w:r>
          </w:p>
        </w:tc>
        <w:tc>
          <w:tcPr>
            <w:tcW w:w="850" w:type="dxa"/>
          </w:tcPr>
          <w:p w14:paraId="422B8A69">
            <w:pPr>
              <w:spacing w:after="0" w:line="240" w:lineRule="auto"/>
              <w:jc w:val="center"/>
            </w:pPr>
            <w:r>
              <w:rPr>
                <w:sz w:val="16"/>
                <w:szCs w:val="16"/>
              </w:rPr>
              <w:t>R*</w:t>
            </w:r>
          </w:p>
        </w:tc>
        <w:tc>
          <w:tcPr>
            <w:tcW w:w="800" w:type="dxa"/>
          </w:tcPr>
          <w:p w14:paraId="006F2C45">
            <w:pPr>
              <w:spacing w:after="0" w:line="240" w:lineRule="auto"/>
              <w:jc w:val="center"/>
            </w:pPr>
            <w:r>
              <w:rPr>
                <w:sz w:val="16"/>
                <w:szCs w:val="16"/>
              </w:rPr>
              <w:t>R*</w:t>
            </w:r>
          </w:p>
        </w:tc>
        <w:tc>
          <w:tcPr>
            <w:tcW w:w="800" w:type="dxa"/>
          </w:tcPr>
          <w:p w14:paraId="56FE1A3A">
            <w:pPr>
              <w:spacing w:after="0" w:line="240" w:lineRule="auto"/>
              <w:jc w:val="center"/>
            </w:pPr>
            <w:r>
              <w:rPr>
                <w:sz w:val="16"/>
                <w:szCs w:val="16"/>
              </w:rPr>
              <w:t>No</w:t>
            </w:r>
          </w:p>
        </w:tc>
        <w:tc>
          <w:tcPr>
            <w:tcW w:w="800" w:type="dxa"/>
          </w:tcPr>
          <w:p w14:paraId="51BC45A9">
            <w:pPr>
              <w:spacing w:after="0" w:line="240" w:lineRule="auto"/>
              <w:jc w:val="center"/>
            </w:pPr>
            <w:r>
              <w:rPr>
                <w:sz w:val="16"/>
                <w:szCs w:val="16"/>
              </w:rPr>
              <w:t>No</w:t>
            </w:r>
          </w:p>
        </w:tc>
      </w:tr>
      <w:tr w14:paraId="2022A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38D1488C">
            <w:pPr>
              <w:spacing w:after="0" w:line="240" w:lineRule="auto"/>
            </w:pPr>
            <w:r>
              <w:rPr>
                <w:sz w:val="16"/>
                <w:szCs w:val="16"/>
              </w:rPr>
              <w:t>UC64</w:t>
            </w:r>
          </w:p>
        </w:tc>
        <w:tc>
          <w:tcPr>
            <w:tcW w:w="2150" w:type="dxa"/>
          </w:tcPr>
          <w:p w14:paraId="6597396A">
            <w:pPr>
              <w:spacing w:after="0" w:line="240" w:lineRule="auto"/>
            </w:pPr>
            <w:r>
              <w:rPr>
                <w:sz w:val="16"/>
                <w:szCs w:val="16"/>
              </w:rPr>
              <w:t>Phân tích bán hàng và khách hàng</w:t>
            </w:r>
          </w:p>
        </w:tc>
        <w:tc>
          <w:tcPr>
            <w:tcW w:w="900" w:type="dxa"/>
          </w:tcPr>
          <w:p w14:paraId="55097990">
            <w:pPr>
              <w:spacing w:after="0" w:line="240" w:lineRule="auto"/>
              <w:jc w:val="center"/>
            </w:pPr>
            <w:r>
              <w:rPr>
                <w:sz w:val="16"/>
                <w:szCs w:val="16"/>
              </w:rPr>
              <w:t>No</w:t>
            </w:r>
          </w:p>
        </w:tc>
        <w:tc>
          <w:tcPr>
            <w:tcW w:w="800" w:type="dxa"/>
          </w:tcPr>
          <w:p w14:paraId="3FDEC07B">
            <w:pPr>
              <w:spacing w:after="0" w:line="240" w:lineRule="auto"/>
              <w:jc w:val="center"/>
            </w:pPr>
            <w:r>
              <w:rPr>
                <w:sz w:val="16"/>
                <w:szCs w:val="16"/>
              </w:rPr>
              <w:t>R</w:t>
            </w:r>
          </w:p>
        </w:tc>
        <w:tc>
          <w:tcPr>
            <w:tcW w:w="850" w:type="dxa"/>
          </w:tcPr>
          <w:p w14:paraId="692906EF">
            <w:pPr>
              <w:spacing w:after="0" w:line="240" w:lineRule="auto"/>
              <w:jc w:val="center"/>
            </w:pPr>
            <w:r>
              <w:rPr>
                <w:sz w:val="16"/>
                <w:szCs w:val="16"/>
              </w:rPr>
              <w:t>No</w:t>
            </w:r>
          </w:p>
        </w:tc>
        <w:tc>
          <w:tcPr>
            <w:tcW w:w="850" w:type="dxa"/>
          </w:tcPr>
          <w:p w14:paraId="77A97F7F">
            <w:pPr>
              <w:spacing w:after="0" w:line="240" w:lineRule="auto"/>
              <w:jc w:val="center"/>
            </w:pPr>
            <w:r>
              <w:rPr>
                <w:sz w:val="16"/>
                <w:szCs w:val="16"/>
              </w:rPr>
              <w:t>No</w:t>
            </w:r>
          </w:p>
        </w:tc>
        <w:tc>
          <w:tcPr>
            <w:tcW w:w="800" w:type="dxa"/>
          </w:tcPr>
          <w:p w14:paraId="6903C2D0">
            <w:pPr>
              <w:spacing w:after="0" w:line="240" w:lineRule="auto"/>
              <w:jc w:val="center"/>
            </w:pPr>
            <w:r>
              <w:rPr>
                <w:sz w:val="16"/>
                <w:szCs w:val="16"/>
              </w:rPr>
              <w:t>R*</w:t>
            </w:r>
          </w:p>
        </w:tc>
        <w:tc>
          <w:tcPr>
            <w:tcW w:w="800" w:type="dxa"/>
          </w:tcPr>
          <w:p w14:paraId="12AC9ED9">
            <w:pPr>
              <w:spacing w:after="0" w:line="240" w:lineRule="auto"/>
              <w:jc w:val="center"/>
            </w:pPr>
            <w:r>
              <w:rPr>
                <w:sz w:val="16"/>
                <w:szCs w:val="16"/>
              </w:rPr>
              <w:t>No</w:t>
            </w:r>
          </w:p>
        </w:tc>
        <w:tc>
          <w:tcPr>
            <w:tcW w:w="800" w:type="dxa"/>
          </w:tcPr>
          <w:p w14:paraId="02CD653E">
            <w:pPr>
              <w:spacing w:after="0" w:line="240" w:lineRule="auto"/>
              <w:jc w:val="center"/>
            </w:pPr>
            <w:r>
              <w:rPr>
                <w:sz w:val="16"/>
                <w:szCs w:val="16"/>
              </w:rPr>
              <w:t>No</w:t>
            </w:r>
          </w:p>
        </w:tc>
      </w:tr>
      <w:tr w14:paraId="227EC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29627167">
            <w:pPr>
              <w:spacing w:after="0" w:line="240" w:lineRule="auto"/>
            </w:pPr>
            <w:r>
              <w:rPr>
                <w:sz w:val="16"/>
                <w:szCs w:val="16"/>
              </w:rPr>
              <w:t>UC65</w:t>
            </w:r>
          </w:p>
        </w:tc>
        <w:tc>
          <w:tcPr>
            <w:tcW w:w="2150" w:type="dxa"/>
          </w:tcPr>
          <w:p w14:paraId="435ED066">
            <w:pPr>
              <w:spacing w:after="0" w:line="240" w:lineRule="auto"/>
            </w:pPr>
            <w:r>
              <w:rPr>
                <w:sz w:val="16"/>
                <w:szCs w:val="16"/>
              </w:rPr>
              <w:t>Phân tích sản lượng và hiệu quả vùng nuôi</w:t>
            </w:r>
          </w:p>
        </w:tc>
        <w:tc>
          <w:tcPr>
            <w:tcW w:w="900" w:type="dxa"/>
          </w:tcPr>
          <w:p w14:paraId="6EDD01C4">
            <w:pPr>
              <w:spacing w:after="0" w:line="240" w:lineRule="auto"/>
              <w:jc w:val="center"/>
            </w:pPr>
            <w:r>
              <w:rPr>
                <w:sz w:val="16"/>
                <w:szCs w:val="16"/>
              </w:rPr>
              <w:t>No</w:t>
            </w:r>
          </w:p>
        </w:tc>
        <w:tc>
          <w:tcPr>
            <w:tcW w:w="800" w:type="dxa"/>
          </w:tcPr>
          <w:p w14:paraId="40A845F2">
            <w:pPr>
              <w:spacing w:after="0" w:line="240" w:lineRule="auto"/>
              <w:jc w:val="center"/>
            </w:pPr>
            <w:r>
              <w:rPr>
                <w:sz w:val="16"/>
                <w:szCs w:val="16"/>
              </w:rPr>
              <w:t>R</w:t>
            </w:r>
          </w:p>
        </w:tc>
        <w:tc>
          <w:tcPr>
            <w:tcW w:w="850" w:type="dxa"/>
          </w:tcPr>
          <w:p w14:paraId="6F68998B">
            <w:pPr>
              <w:spacing w:after="0" w:line="240" w:lineRule="auto"/>
              <w:jc w:val="center"/>
            </w:pPr>
            <w:r>
              <w:rPr>
                <w:sz w:val="16"/>
                <w:szCs w:val="16"/>
              </w:rPr>
              <w:t>No</w:t>
            </w:r>
          </w:p>
        </w:tc>
        <w:tc>
          <w:tcPr>
            <w:tcW w:w="850" w:type="dxa"/>
          </w:tcPr>
          <w:p w14:paraId="1A698710">
            <w:pPr>
              <w:spacing w:after="0" w:line="240" w:lineRule="auto"/>
              <w:jc w:val="center"/>
            </w:pPr>
            <w:r>
              <w:rPr>
                <w:sz w:val="16"/>
                <w:szCs w:val="16"/>
              </w:rPr>
              <w:t>R*</w:t>
            </w:r>
          </w:p>
        </w:tc>
        <w:tc>
          <w:tcPr>
            <w:tcW w:w="800" w:type="dxa"/>
          </w:tcPr>
          <w:p w14:paraId="3AF02942">
            <w:pPr>
              <w:spacing w:after="0" w:line="240" w:lineRule="auto"/>
              <w:jc w:val="center"/>
            </w:pPr>
            <w:r>
              <w:rPr>
                <w:sz w:val="16"/>
                <w:szCs w:val="16"/>
              </w:rPr>
              <w:t>No</w:t>
            </w:r>
          </w:p>
        </w:tc>
        <w:tc>
          <w:tcPr>
            <w:tcW w:w="800" w:type="dxa"/>
          </w:tcPr>
          <w:p w14:paraId="600059C6">
            <w:pPr>
              <w:spacing w:after="0" w:line="240" w:lineRule="auto"/>
              <w:jc w:val="center"/>
            </w:pPr>
            <w:r>
              <w:rPr>
                <w:sz w:val="16"/>
                <w:szCs w:val="16"/>
              </w:rPr>
              <w:t>No</w:t>
            </w:r>
          </w:p>
        </w:tc>
        <w:tc>
          <w:tcPr>
            <w:tcW w:w="800" w:type="dxa"/>
          </w:tcPr>
          <w:p w14:paraId="5FB68D63">
            <w:pPr>
              <w:spacing w:after="0" w:line="240" w:lineRule="auto"/>
              <w:jc w:val="center"/>
            </w:pPr>
            <w:r>
              <w:rPr>
                <w:sz w:val="16"/>
                <w:szCs w:val="16"/>
              </w:rPr>
              <w:t>No</w:t>
            </w:r>
          </w:p>
        </w:tc>
      </w:tr>
      <w:tr w14:paraId="72AE4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18DEC460">
            <w:pPr>
              <w:spacing w:after="0" w:line="240" w:lineRule="auto"/>
            </w:pPr>
            <w:r>
              <w:rPr>
                <w:sz w:val="16"/>
                <w:szCs w:val="16"/>
              </w:rPr>
              <w:t>UC66</w:t>
            </w:r>
          </w:p>
        </w:tc>
        <w:tc>
          <w:tcPr>
            <w:tcW w:w="2150" w:type="dxa"/>
          </w:tcPr>
          <w:p w14:paraId="5E00A50C">
            <w:pPr>
              <w:spacing w:after="0" w:line="240" w:lineRule="auto"/>
            </w:pPr>
            <w:r>
              <w:rPr>
                <w:sz w:val="16"/>
                <w:szCs w:val="16"/>
              </w:rPr>
              <w:t>Phân tích xu hướng giá bán</w:t>
            </w:r>
          </w:p>
        </w:tc>
        <w:tc>
          <w:tcPr>
            <w:tcW w:w="900" w:type="dxa"/>
          </w:tcPr>
          <w:p w14:paraId="45FF2F08">
            <w:pPr>
              <w:spacing w:after="0" w:line="240" w:lineRule="auto"/>
              <w:jc w:val="center"/>
            </w:pPr>
            <w:r>
              <w:rPr>
                <w:sz w:val="16"/>
                <w:szCs w:val="16"/>
              </w:rPr>
              <w:t>No</w:t>
            </w:r>
          </w:p>
        </w:tc>
        <w:tc>
          <w:tcPr>
            <w:tcW w:w="800" w:type="dxa"/>
          </w:tcPr>
          <w:p w14:paraId="6AB9DDE0">
            <w:pPr>
              <w:spacing w:after="0" w:line="240" w:lineRule="auto"/>
              <w:jc w:val="center"/>
            </w:pPr>
            <w:r>
              <w:rPr>
                <w:sz w:val="16"/>
                <w:szCs w:val="16"/>
              </w:rPr>
              <w:t>R</w:t>
            </w:r>
          </w:p>
        </w:tc>
        <w:tc>
          <w:tcPr>
            <w:tcW w:w="850" w:type="dxa"/>
          </w:tcPr>
          <w:p w14:paraId="08EA02CB">
            <w:pPr>
              <w:spacing w:after="0" w:line="240" w:lineRule="auto"/>
              <w:jc w:val="center"/>
            </w:pPr>
            <w:r>
              <w:rPr>
                <w:sz w:val="16"/>
                <w:szCs w:val="16"/>
              </w:rPr>
              <w:t>No</w:t>
            </w:r>
          </w:p>
        </w:tc>
        <w:tc>
          <w:tcPr>
            <w:tcW w:w="850" w:type="dxa"/>
          </w:tcPr>
          <w:p w14:paraId="1BFC5B91">
            <w:pPr>
              <w:spacing w:after="0" w:line="240" w:lineRule="auto"/>
              <w:jc w:val="center"/>
            </w:pPr>
            <w:r>
              <w:rPr>
                <w:sz w:val="16"/>
                <w:szCs w:val="16"/>
              </w:rPr>
              <w:t>No</w:t>
            </w:r>
          </w:p>
        </w:tc>
        <w:tc>
          <w:tcPr>
            <w:tcW w:w="800" w:type="dxa"/>
          </w:tcPr>
          <w:p w14:paraId="45691123">
            <w:pPr>
              <w:spacing w:after="0" w:line="240" w:lineRule="auto"/>
              <w:jc w:val="center"/>
            </w:pPr>
            <w:r>
              <w:rPr>
                <w:sz w:val="16"/>
                <w:szCs w:val="16"/>
              </w:rPr>
              <w:t>R*</w:t>
            </w:r>
          </w:p>
        </w:tc>
        <w:tc>
          <w:tcPr>
            <w:tcW w:w="800" w:type="dxa"/>
          </w:tcPr>
          <w:p w14:paraId="1E33CA19">
            <w:pPr>
              <w:spacing w:after="0" w:line="240" w:lineRule="auto"/>
              <w:jc w:val="center"/>
            </w:pPr>
            <w:r>
              <w:rPr>
                <w:sz w:val="16"/>
                <w:szCs w:val="16"/>
              </w:rPr>
              <w:t>No</w:t>
            </w:r>
          </w:p>
        </w:tc>
        <w:tc>
          <w:tcPr>
            <w:tcW w:w="800" w:type="dxa"/>
          </w:tcPr>
          <w:p w14:paraId="50B610DD">
            <w:pPr>
              <w:spacing w:after="0" w:line="240" w:lineRule="auto"/>
              <w:jc w:val="center"/>
            </w:pPr>
            <w:r>
              <w:rPr>
                <w:sz w:val="16"/>
                <w:szCs w:val="16"/>
              </w:rPr>
              <w:t>No</w:t>
            </w:r>
          </w:p>
        </w:tc>
      </w:tr>
      <w:tr w14:paraId="6B72E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4942A66B">
            <w:pPr>
              <w:spacing w:after="0" w:line="240" w:lineRule="auto"/>
            </w:pPr>
            <w:r>
              <w:rPr>
                <w:sz w:val="16"/>
                <w:szCs w:val="16"/>
              </w:rPr>
              <w:t>UC67</w:t>
            </w:r>
          </w:p>
        </w:tc>
        <w:tc>
          <w:tcPr>
            <w:tcW w:w="2150" w:type="dxa"/>
          </w:tcPr>
          <w:p w14:paraId="75021BC6">
            <w:pPr>
              <w:spacing w:after="0" w:line="240" w:lineRule="auto"/>
            </w:pPr>
            <w:r>
              <w:rPr>
                <w:sz w:val="16"/>
                <w:szCs w:val="16"/>
              </w:rPr>
              <w:t>Phân tích hàng trả và giảm giá</w:t>
            </w:r>
          </w:p>
        </w:tc>
        <w:tc>
          <w:tcPr>
            <w:tcW w:w="900" w:type="dxa"/>
          </w:tcPr>
          <w:p w14:paraId="64322E6F">
            <w:pPr>
              <w:spacing w:after="0" w:line="240" w:lineRule="auto"/>
              <w:jc w:val="center"/>
            </w:pPr>
            <w:r>
              <w:rPr>
                <w:sz w:val="16"/>
                <w:szCs w:val="16"/>
              </w:rPr>
              <w:t>No</w:t>
            </w:r>
          </w:p>
        </w:tc>
        <w:tc>
          <w:tcPr>
            <w:tcW w:w="800" w:type="dxa"/>
          </w:tcPr>
          <w:p w14:paraId="73863C7E">
            <w:pPr>
              <w:spacing w:after="0" w:line="240" w:lineRule="auto"/>
              <w:jc w:val="center"/>
            </w:pPr>
            <w:r>
              <w:rPr>
                <w:sz w:val="16"/>
                <w:szCs w:val="16"/>
              </w:rPr>
              <w:t>R</w:t>
            </w:r>
          </w:p>
        </w:tc>
        <w:tc>
          <w:tcPr>
            <w:tcW w:w="850" w:type="dxa"/>
          </w:tcPr>
          <w:p w14:paraId="7C3D5339">
            <w:pPr>
              <w:spacing w:after="0" w:line="240" w:lineRule="auto"/>
              <w:jc w:val="center"/>
            </w:pPr>
            <w:r>
              <w:rPr>
                <w:sz w:val="16"/>
                <w:szCs w:val="16"/>
              </w:rPr>
              <w:t>No</w:t>
            </w:r>
          </w:p>
        </w:tc>
        <w:tc>
          <w:tcPr>
            <w:tcW w:w="850" w:type="dxa"/>
          </w:tcPr>
          <w:p w14:paraId="543893C1">
            <w:pPr>
              <w:spacing w:after="0" w:line="240" w:lineRule="auto"/>
              <w:jc w:val="center"/>
            </w:pPr>
            <w:r>
              <w:rPr>
                <w:sz w:val="16"/>
                <w:szCs w:val="16"/>
              </w:rPr>
              <w:t>No</w:t>
            </w:r>
          </w:p>
        </w:tc>
        <w:tc>
          <w:tcPr>
            <w:tcW w:w="800" w:type="dxa"/>
          </w:tcPr>
          <w:p w14:paraId="1587A5BD">
            <w:pPr>
              <w:spacing w:after="0" w:line="240" w:lineRule="auto"/>
              <w:jc w:val="center"/>
            </w:pPr>
            <w:r>
              <w:rPr>
                <w:sz w:val="16"/>
                <w:szCs w:val="16"/>
              </w:rPr>
              <w:t>R*</w:t>
            </w:r>
          </w:p>
        </w:tc>
        <w:tc>
          <w:tcPr>
            <w:tcW w:w="800" w:type="dxa"/>
          </w:tcPr>
          <w:p w14:paraId="01FA2FE7">
            <w:pPr>
              <w:spacing w:after="0" w:line="240" w:lineRule="auto"/>
              <w:jc w:val="center"/>
            </w:pPr>
            <w:r>
              <w:rPr>
                <w:sz w:val="16"/>
                <w:szCs w:val="16"/>
              </w:rPr>
              <w:t>No</w:t>
            </w:r>
          </w:p>
        </w:tc>
        <w:tc>
          <w:tcPr>
            <w:tcW w:w="800" w:type="dxa"/>
          </w:tcPr>
          <w:p w14:paraId="144AE95D">
            <w:pPr>
              <w:spacing w:after="0" w:line="240" w:lineRule="auto"/>
              <w:jc w:val="center"/>
            </w:pPr>
            <w:r>
              <w:rPr>
                <w:sz w:val="16"/>
                <w:szCs w:val="16"/>
              </w:rPr>
              <w:t>No</w:t>
            </w:r>
          </w:p>
        </w:tc>
      </w:tr>
      <w:tr w14:paraId="48AB6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42ED6A7B">
            <w:pPr>
              <w:spacing w:after="0" w:line="240" w:lineRule="auto"/>
            </w:pPr>
            <w:r>
              <w:rPr>
                <w:sz w:val="16"/>
                <w:szCs w:val="16"/>
              </w:rPr>
              <w:t>UC68</w:t>
            </w:r>
          </w:p>
        </w:tc>
        <w:tc>
          <w:tcPr>
            <w:tcW w:w="2150" w:type="dxa"/>
          </w:tcPr>
          <w:p w14:paraId="5C84CC90">
            <w:pPr>
              <w:spacing w:after="0" w:line="240" w:lineRule="auto"/>
            </w:pPr>
            <w:r>
              <w:rPr>
                <w:sz w:val="16"/>
                <w:szCs w:val="16"/>
              </w:rPr>
              <w:t>Xuất báo cáo</w:t>
            </w:r>
          </w:p>
        </w:tc>
        <w:tc>
          <w:tcPr>
            <w:tcW w:w="900" w:type="dxa"/>
          </w:tcPr>
          <w:p w14:paraId="411942C5">
            <w:pPr>
              <w:spacing w:after="0" w:line="240" w:lineRule="auto"/>
              <w:jc w:val="center"/>
            </w:pPr>
            <w:r>
              <w:rPr>
                <w:sz w:val="16"/>
                <w:szCs w:val="16"/>
              </w:rPr>
              <w:t>No</w:t>
            </w:r>
          </w:p>
        </w:tc>
        <w:tc>
          <w:tcPr>
            <w:tcW w:w="800" w:type="dxa"/>
          </w:tcPr>
          <w:p w14:paraId="6EA30020">
            <w:pPr>
              <w:spacing w:after="0" w:line="240" w:lineRule="auto"/>
              <w:jc w:val="center"/>
            </w:pPr>
            <w:r>
              <w:rPr>
                <w:sz w:val="16"/>
                <w:szCs w:val="16"/>
              </w:rPr>
              <w:t>Full</w:t>
            </w:r>
          </w:p>
        </w:tc>
        <w:tc>
          <w:tcPr>
            <w:tcW w:w="850" w:type="dxa"/>
          </w:tcPr>
          <w:p w14:paraId="78F27B7A">
            <w:pPr>
              <w:spacing w:after="0" w:line="240" w:lineRule="auto"/>
              <w:jc w:val="center"/>
            </w:pPr>
            <w:r>
              <w:rPr>
                <w:sz w:val="16"/>
                <w:szCs w:val="16"/>
              </w:rPr>
              <w:t>No</w:t>
            </w:r>
          </w:p>
        </w:tc>
        <w:tc>
          <w:tcPr>
            <w:tcW w:w="850" w:type="dxa"/>
          </w:tcPr>
          <w:p w14:paraId="529862E0">
            <w:pPr>
              <w:spacing w:after="0" w:line="240" w:lineRule="auto"/>
              <w:jc w:val="center"/>
            </w:pPr>
            <w:r>
              <w:rPr>
                <w:sz w:val="16"/>
                <w:szCs w:val="16"/>
              </w:rPr>
              <w:t>Full*</w:t>
            </w:r>
          </w:p>
        </w:tc>
        <w:tc>
          <w:tcPr>
            <w:tcW w:w="800" w:type="dxa"/>
          </w:tcPr>
          <w:p w14:paraId="642AF0CB">
            <w:pPr>
              <w:spacing w:after="0" w:line="240" w:lineRule="auto"/>
              <w:jc w:val="center"/>
            </w:pPr>
            <w:r>
              <w:rPr>
                <w:sz w:val="16"/>
                <w:szCs w:val="16"/>
              </w:rPr>
              <w:t>Full*</w:t>
            </w:r>
          </w:p>
        </w:tc>
        <w:tc>
          <w:tcPr>
            <w:tcW w:w="800" w:type="dxa"/>
          </w:tcPr>
          <w:p w14:paraId="15A1B8C8">
            <w:pPr>
              <w:spacing w:after="0" w:line="240" w:lineRule="auto"/>
              <w:jc w:val="center"/>
            </w:pPr>
            <w:r>
              <w:rPr>
                <w:sz w:val="16"/>
                <w:szCs w:val="16"/>
              </w:rPr>
              <w:t>No</w:t>
            </w:r>
          </w:p>
        </w:tc>
        <w:tc>
          <w:tcPr>
            <w:tcW w:w="800" w:type="dxa"/>
          </w:tcPr>
          <w:p w14:paraId="643F6E30">
            <w:pPr>
              <w:spacing w:after="0" w:line="240" w:lineRule="auto"/>
              <w:jc w:val="center"/>
            </w:pPr>
            <w:r>
              <w:rPr>
                <w:sz w:val="16"/>
                <w:szCs w:val="16"/>
              </w:rPr>
              <w:t>No</w:t>
            </w:r>
          </w:p>
        </w:tc>
      </w:tr>
      <w:tr w14:paraId="48B66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00" w:type="dxa"/>
            <w:gridSpan w:val="9"/>
            <w:shd w:val="clear" w:color="auto" w:fill="F2F2F2"/>
          </w:tcPr>
          <w:p w14:paraId="0414A5B4">
            <w:pPr>
              <w:spacing w:after="0" w:line="240" w:lineRule="auto"/>
            </w:pPr>
            <w:r>
              <w:rPr>
                <w:b/>
                <w:sz w:val="16"/>
                <w:szCs w:val="16"/>
              </w:rPr>
              <w:t>11. Thông báo và liên lạc</w:t>
            </w:r>
          </w:p>
        </w:tc>
      </w:tr>
      <w:tr w14:paraId="285B2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485CA79">
            <w:pPr>
              <w:spacing w:after="0" w:line="240" w:lineRule="auto"/>
            </w:pPr>
            <w:r>
              <w:rPr>
                <w:sz w:val="16"/>
                <w:szCs w:val="16"/>
              </w:rPr>
              <w:t>UC69</w:t>
            </w:r>
          </w:p>
        </w:tc>
        <w:tc>
          <w:tcPr>
            <w:tcW w:w="2150" w:type="dxa"/>
          </w:tcPr>
          <w:p w14:paraId="4D18B335">
            <w:pPr>
              <w:spacing w:after="0" w:line="240" w:lineRule="auto"/>
            </w:pPr>
            <w:r>
              <w:rPr>
                <w:sz w:val="16"/>
                <w:szCs w:val="16"/>
              </w:rPr>
              <w:t>Xem thông báo</w:t>
            </w:r>
          </w:p>
        </w:tc>
        <w:tc>
          <w:tcPr>
            <w:tcW w:w="900" w:type="dxa"/>
          </w:tcPr>
          <w:p w14:paraId="56C1742E">
            <w:pPr>
              <w:spacing w:after="0" w:line="240" w:lineRule="auto"/>
              <w:jc w:val="center"/>
            </w:pPr>
            <w:r>
              <w:rPr>
                <w:sz w:val="16"/>
                <w:szCs w:val="16"/>
              </w:rPr>
              <w:t>R‡</w:t>
            </w:r>
          </w:p>
        </w:tc>
        <w:tc>
          <w:tcPr>
            <w:tcW w:w="800" w:type="dxa"/>
          </w:tcPr>
          <w:p w14:paraId="74AA9662">
            <w:pPr>
              <w:spacing w:after="0" w:line="240" w:lineRule="auto"/>
              <w:jc w:val="center"/>
            </w:pPr>
            <w:r>
              <w:rPr>
                <w:sz w:val="16"/>
                <w:szCs w:val="16"/>
              </w:rPr>
              <w:t>Full</w:t>
            </w:r>
          </w:p>
        </w:tc>
        <w:tc>
          <w:tcPr>
            <w:tcW w:w="850" w:type="dxa"/>
          </w:tcPr>
          <w:p w14:paraId="69051571">
            <w:pPr>
              <w:spacing w:after="0" w:line="240" w:lineRule="auto"/>
              <w:jc w:val="center"/>
            </w:pPr>
            <w:r>
              <w:rPr>
                <w:sz w:val="16"/>
                <w:szCs w:val="16"/>
              </w:rPr>
              <w:t>Full*</w:t>
            </w:r>
          </w:p>
        </w:tc>
        <w:tc>
          <w:tcPr>
            <w:tcW w:w="850" w:type="dxa"/>
          </w:tcPr>
          <w:p w14:paraId="433E7B0F">
            <w:pPr>
              <w:spacing w:after="0" w:line="240" w:lineRule="auto"/>
              <w:jc w:val="center"/>
            </w:pPr>
            <w:r>
              <w:rPr>
                <w:sz w:val="16"/>
                <w:szCs w:val="16"/>
              </w:rPr>
              <w:t>Full*</w:t>
            </w:r>
          </w:p>
        </w:tc>
        <w:tc>
          <w:tcPr>
            <w:tcW w:w="800" w:type="dxa"/>
          </w:tcPr>
          <w:p w14:paraId="2759B9AF">
            <w:pPr>
              <w:spacing w:after="0" w:line="240" w:lineRule="auto"/>
              <w:jc w:val="center"/>
            </w:pPr>
            <w:r>
              <w:rPr>
                <w:sz w:val="16"/>
                <w:szCs w:val="16"/>
              </w:rPr>
              <w:t>Full*</w:t>
            </w:r>
          </w:p>
        </w:tc>
        <w:tc>
          <w:tcPr>
            <w:tcW w:w="800" w:type="dxa"/>
          </w:tcPr>
          <w:p w14:paraId="0B99B0A6">
            <w:pPr>
              <w:spacing w:after="0" w:line="240" w:lineRule="auto"/>
              <w:jc w:val="center"/>
            </w:pPr>
            <w:r>
              <w:rPr>
                <w:sz w:val="16"/>
                <w:szCs w:val="16"/>
              </w:rPr>
              <w:t>Full†</w:t>
            </w:r>
          </w:p>
        </w:tc>
        <w:tc>
          <w:tcPr>
            <w:tcW w:w="800" w:type="dxa"/>
          </w:tcPr>
          <w:p w14:paraId="67FC0F84">
            <w:pPr>
              <w:spacing w:after="0" w:line="240" w:lineRule="auto"/>
              <w:jc w:val="center"/>
            </w:pPr>
            <w:r>
              <w:rPr>
                <w:sz w:val="16"/>
                <w:szCs w:val="16"/>
              </w:rPr>
              <w:t>No</w:t>
            </w:r>
          </w:p>
        </w:tc>
      </w:tr>
      <w:tr w14:paraId="472AE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520220C8">
            <w:pPr>
              <w:spacing w:after="0" w:line="240" w:lineRule="auto"/>
            </w:pPr>
            <w:r>
              <w:rPr>
                <w:sz w:val="16"/>
                <w:szCs w:val="16"/>
              </w:rPr>
              <w:t>UC70</w:t>
            </w:r>
          </w:p>
        </w:tc>
        <w:tc>
          <w:tcPr>
            <w:tcW w:w="2150" w:type="dxa"/>
          </w:tcPr>
          <w:p w14:paraId="0693CA08">
            <w:pPr>
              <w:spacing w:after="0" w:line="240" w:lineRule="auto"/>
            </w:pPr>
            <w:r>
              <w:rPr>
                <w:sz w:val="16"/>
                <w:szCs w:val="16"/>
              </w:rPr>
              <w:t>Gửi chứng từ giao dịch cho khách hàng</w:t>
            </w:r>
          </w:p>
        </w:tc>
        <w:tc>
          <w:tcPr>
            <w:tcW w:w="900" w:type="dxa"/>
          </w:tcPr>
          <w:p w14:paraId="1AFC0CE1">
            <w:pPr>
              <w:spacing w:after="0" w:line="240" w:lineRule="auto"/>
              <w:jc w:val="center"/>
            </w:pPr>
            <w:r>
              <w:rPr>
                <w:sz w:val="16"/>
                <w:szCs w:val="16"/>
              </w:rPr>
              <w:t>No</w:t>
            </w:r>
          </w:p>
        </w:tc>
        <w:tc>
          <w:tcPr>
            <w:tcW w:w="800" w:type="dxa"/>
          </w:tcPr>
          <w:p w14:paraId="3A00F9E5">
            <w:pPr>
              <w:spacing w:after="0" w:line="240" w:lineRule="auto"/>
              <w:jc w:val="center"/>
            </w:pPr>
            <w:r>
              <w:rPr>
                <w:sz w:val="16"/>
                <w:szCs w:val="16"/>
              </w:rPr>
              <w:t>Full</w:t>
            </w:r>
          </w:p>
        </w:tc>
        <w:tc>
          <w:tcPr>
            <w:tcW w:w="850" w:type="dxa"/>
          </w:tcPr>
          <w:p w14:paraId="0E4CDBD8">
            <w:pPr>
              <w:spacing w:after="0" w:line="240" w:lineRule="auto"/>
              <w:jc w:val="center"/>
            </w:pPr>
            <w:r>
              <w:rPr>
                <w:sz w:val="16"/>
                <w:szCs w:val="16"/>
              </w:rPr>
              <w:t>No</w:t>
            </w:r>
          </w:p>
        </w:tc>
        <w:tc>
          <w:tcPr>
            <w:tcW w:w="850" w:type="dxa"/>
          </w:tcPr>
          <w:p w14:paraId="535DDEB0">
            <w:pPr>
              <w:spacing w:after="0" w:line="240" w:lineRule="auto"/>
              <w:jc w:val="center"/>
            </w:pPr>
            <w:r>
              <w:rPr>
                <w:sz w:val="16"/>
                <w:szCs w:val="16"/>
              </w:rPr>
              <w:t>Full*</w:t>
            </w:r>
          </w:p>
        </w:tc>
        <w:tc>
          <w:tcPr>
            <w:tcW w:w="800" w:type="dxa"/>
          </w:tcPr>
          <w:p w14:paraId="1B588492">
            <w:pPr>
              <w:spacing w:after="0" w:line="240" w:lineRule="auto"/>
              <w:jc w:val="center"/>
            </w:pPr>
            <w:r>
              <w:rPr>
                <w:sz w:val="16"/>
                <w:szCs w:val="16"/>
              </w:rPr>
              <w:t>Full*</w:t>
            </w:r>
          </w:p>
        </w:tc>
        <w:tc>
          <w:tcPr>
            <w:tcW w:w="800" w:type="dxa"/>
          </w:tcPr>
          <w:p w14:paraId="2BE6FA8B">
            <w:pPr>
              <w:spacing w:after="0" w:line="240" w:lineRule="auto"/>
              <w:jc w:val="center"/>
            </w:pPr>
            <w:r>
              <w:rPr>
                <w:sz w:val="16"/>
                <w:szCs w:val="16"/>
              </w:rPr>
              <w:t>No</w:t>
            </w:r>
          </w:p>
        </w:tc>
        <w:tc>
          <w:tcPr>
            <w:tcW w:w="800" w:type="dxa"/>
          </w:tcPr>
          <w:p w14:paraId="18103635">
            <w:pPr>
              <w:spacing w:after="0" w:line="240" w:lineRule="auto"/>
              <w:jc w:val="center"/>
            </w:pPr>
            <w:r>
              <w:rPr>
                <w:sz w:val="16"/>
                <w:szCs w:val="16"/>
              </w:rPr>
              <w:t>No</w:t>
            </w:r>
          </w:p>
        </w:tc>
      </w:tr>
      <w:tr w14:paraId="15FEF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FF7CAD3">
            <w:pPr>
              <w:spacing w:after="0" w:line="240" w:lineRule="auto"/>
            </w:pPr>
            <w:r>
              <w:rPr>
                <w:sz w:val="16"/>
                <w:szCs w:val="16"/>
              </w:rPr>
              <w:t>UC71</w:t>
            </w:r>
          </w:p>
        </w:tc>
        <w:tc>
          <w:tcPr>
            <w:tcW w:w="2150" w:type="dxa"/>
          </w:tcPr>
          <w:p w14:paraId="510DE53D">
            <w:pPr>
              <w:spacing w:after="0" w:line="240" w:lineRule="auto"/>
            </w:pPr>
            <w:r>
              <w:rPr>
                <w:sz w:val="16"/>
                <w:szCs w:val="16"/>
              </w:rPr>
              <w:t>Kiểm tra trạng thái gửi thông điệp</w:t>
            </w:r>
          </w:p>
        </w:tc>
        <w:tc>
          <w:tcPr>
            <w:tcW w:w="900" w:type="dxa"/>
          </w:tcPr>
          <w:p w14:paraId="5DE07EC4">
            <w:pPr>
              <w:spacing w:after="0" w:line="240" w:lineRule="auto"/>
              <w:jc w:val="center"/>
            </w:pPr>
            <w:r>
              <w:rPr>
                <w:sz w:val="16"/>
                <w:szCs w:val="16"/>
              </w:rPr>
              <w:t>No</w:t>
            </w:r>
          </w:p>
        </w:tc>
        <w:tc>
          <w:tcPr>
            <w:tcW w:w="800" w:type="dxa"/>
          </w:tcPr>
          <w:p w14:paraId="00C293F7">
            <w:pPr>
              <w:spacing w:after="0" w:line="240" w:lineRule="auto"/>
              <w:jc w:val="center"/>
            </w:pPr>
            <w:r>
              <w:rPr>
                <w:sz w:val="16"/>
                <w:szCs w:val="16"/>
              </w:rPr>
              <w:t>Full</w:t>
            </w:r>
          </w:p>
        </w:tc>
        <w:tc>
          <w:tcPr>
            <w:tcW w:w="850" w:type="dxa"/>
          </w:tcPr>
          <w:p w14:paraId="78317274">
            <w:pPr>
              <w:spacing w:after="0" w:line="240" w:lineRule="auto"/>
              <w:jc w:val="center"/>
            </w:pPr>
            <w:r>
              <w:rPr>
                <w:sz w:val="16"/>
                <w:szCs w:val="16"/>
              </w:rPr>
              <w:t>No</w:t>
            </w:r>
          </w:p>
        </w:tc>
        <w:tc>
          <w:tcPr>
            <w:tcW w:w="850" w:type="dxa"/>
          </w:tcPr>
          <w:p w14:paraId="101DB548">
            <w:pPr>
              <w:spacing w:after="0" w:line="240" w:lineRule="auto"/>
              <w:jc w:val="center"/>
            </w:pPr>
            <w:r>
              <w:rPr>
                <w:sz w:val="16"/>
                <w:szCs w:val="16"/>
              </w:rPr>
              <w:t>Full*</w:t>
            </w:r>
          </w:p>
        </w:tc>
        <w:tc>
          <w:tcPr>
            <w:tcW w:w="800" w:type="dxa"/>
          </w:tcPr>
          <w:p w14:paraId="63C1ABA2">
            <w:pPr>
              <w:spacing w:after="0" w:line="240" w:lineRule="auto"/>
              <w:jc w:val="center"/>
            </w:pPr>
            <w:r>
              <w:rPr>
                <w:sz w:val="16"/>
                <w:szCs w:val="16"/>
              </w:rPr>
              <w:t>Full*</w:t>
            </w:r>
          </w:p>
        </w:tc>
        <w:tc>
          <w:tcPr>
            <w:tcW w:w="800" w:type="dxa"/>
          </w:tcPr>
          <w:p w14:paraId="61DAECB2">
            <w:pPr>
              <w:spacing w:after="0" w:line="240" w:lineRule="auto"/>
              <w:jc w:val="center"/>
            </w:pPr>
            <w:r>
              <w:rPr>
                <w:sz w:val="16"/>
                <w:szCs w:val="16"/>
              </w:rPr>
              <w:t>No</w:t>
            </w:r>
          </w:p>
        </w:tc>
        <w:tc>
          <w:tcPr>
            <w:tcW w:w="800" w:type="dxa"/>
          </w:tcPr>
          <w:p w14:paraId="680EAC1C">
            <w:pPr>
              <w:spacing w:after="0" w:line="240" w:lineRule="auto"/>
              <w:jc w:val="center"/>
            </w:pPr>
            <w:r>
              <w:rPr>
                <w:sz w:val="16"/>
                <w:szCs w:val="16"/>
              </w:rPr>
              <w:t>No</w:t>
            </w:r>
          </w:p>
        </w:tc>
      </w:tr>
      <w:tr w14:paraId="5D3EB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00" w:type="dxa"/>
            <w:gridSpan w:val="9"/>
            <w:shd w:val="clear" w:color="auto" w:fill="F2F2F2"/>
          </w:tcPr>
          <w:p w14:paraId="19B956B7">
            <w:pPr>
              <w:spacing w:after="0" w:line="240" w:lineRule="auto"/>
            </w:pPr>
            <w:r>
              <w:rPr>
                <w:b/>
                <w:sz w:val="16"/>
                <w:szCs w:val="16"/>
              </w:rPr>
              <w:t>12. Quản trị nền tảng</w:t>
            </w:r>
          </w:p>
        </w:tc>
      </w:tr>
      <w:tr w14:paraId="684D7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72EC9A41">
            <w:pPr>
              <w:spacing w:after="0" w:line="240" w:lineRule="auto"/>
            </w:pPr>
            <w:r>
              <w:rPr>
                <w:sz w:val="16"/>
                <w:szCs w:val="16"/>
              </w:rPr>
              <w:t>UC72</w:t>
            </w:r>
          </w:p>
        </w:tc>
        <w:tc>
          <w:tcPr>
            <w:tcW w:w="2150" w:type="dxa"/>
          </w:tcPr>
          <w:p w14:paraId="61DD77B1">
            <w:pPr>
              <w:spacing w:after="0" w:line="240" w:lineRule="auto"/>
            </w:pPr>
            <w:r>
              <w:rPr>
                <w:sz w:val="16"/>
                <w:szCs w:val="16"/>
              </w:rPr>
              <w:t>Cấp quyền truy cập Chủ HTX ban đầu</w:t>
            </w:r>
          </w:p>
        </w:tc>
        <w:tc>
          <w:tcPr>
            <w:tcW w:w="900" w:type="dxa"/>
          </w:tcPr>
          <w:p w14:paraId="6A8DCEBB">
            <w:pPr>
              <w:spacing w:after="0" w:line="240" w:lineRule="auto"/>
              <w:jc w:val="center"/>
            </w:pPr>
            <w:r>
              <w:rPr>
                <w:sz w:val="16"/>
                <w:szCs w:val="16"/>
              </w:rPr>
              <w:t>Full</w:t>
            </w:r>
          </w:p>
        </w:tc>
        <w:tc>
          <w:tcPr>
            <w:tcW w:w="800" w:type="dxa"/>
          </w:tcPr>
          <w:p w14:paraId="3F251252">
            <w:pPr>
              <w:spacing w:after="0" w:line="240" w:lineRule="auto"/>
              <w:jc w:val="center"/>
            </w:pPr>
            <w:r>
              <w:rPr>
                <w:sz w:val="16"/>
                <w:szCs w:val="16"/>
              </w:rPr>
              <w:t>No</w:t>
            </w:r>
          </w:p>
        </w:tc>
        <w:tc>
          <w:tcPr>
            <w:tcW w:w="850" w:type="dxa"/>
          </w:tcPr>
          <w:p w14:paraId="3A9169E1">
            <w:pPr>
              <w:spacing w:after="0" w:line="240" w:lineRule="auto"/>
              <w:jc w:val="center"/>
            </w:pPr>
            <w:r>
              <w:rPr>
                <w:sz w:val="16"/>
                <w:szCs w:val="16"/>
              </w:rPr>
              <w:t>No</w:t>
            </w:r>
          </w:p>
        </w:tc>
        <w:tc>
          <w:tcPr>
            <w:tcW w:w="850" w:type="dxa"/>
          </w:tcPr>
          <w:p w14:paraId="17C143DC">
            <w:pPr>
              <w:spacing w:after="0" w:line="240" w:lineRule="auto"/>
              <w:jc w:val="center"/>
            </w:pPr>
            <w:r>
              <w:rPr>
                <w:sz w:val="16"/>
                <w:szCs w:val="16"/>
              </w:rPr>
              <w:t>No</w:t>
            </w:r>
          </w:p>
        </w:tc>
        <w:tc>
          <w:tcPr>
            <w:tcW w:w="800" w:type="dxa"/>
          </w:tcPr>
          <w:p w14:paraId="5CDD4AA4">
            <w:pPr>
              <w:spacing w:after="0" w:line="240" w:lineRule="auto"/>
              <w:jc w:val="center"/>
            </w:pPr>
            <w:r>
              <w:rPr>
                <w:sz w:val="16"/>
                <w:szCs w:val="16"/>
              </w:rPr>
              <w:t>No</w:t>
            </w:r>
          </w:p>
        </w:tc>
        <w:tc>
          <w:tcPr>
            <w:tcW w:w="800" w:type="dxa"/>
          </w:tcPr>
          <w:p w14:paraId="0AEF7282">
            <w:pPr>
              <w:spacing w:after="0" w:line="240" w:lineRule="auto"/>
              <w:jc w:val="center"/>
            </w:pPr>
            <w:r>
              <w:rPr>
                <w:sz w:val="16"/>
                <w:szCs w:val="16"/>
              </w:rPr>
              <w:t>No</w:t>
            </w:r>
          </w:p>
        </w:tc>
        <w:tc>
          <w:tcPr>
            <w:tcW w:w="800" w:type="dxa"/>
          </w:tcPr>
          <w:p w14:paraId="542B0F05">
            <w:pPr>
              <w:spacing w:after="0" w:line="240" w:lineRule="auto"/>
              <w:jc w:val="center"/>
            </w:pPr>
            <w:r>
              <w:rPr>
                <w:sz w:val="16"/>
                <w:szCs w:val="16"/>
              </w:rPr>
              <w:t>No</w:t>
            </w:r>
          </w:p>
        </w:tc>
      </w:tr>
      <w:tr w14:paraId="119E3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DC65D8A">
            <w:pPr>
              <w:spacing w:after="0" w:line="240" w:lineRule="auto"/>
            </w:pPr>
            <w:r>
              <w:rPr>
                <w:sz w:val="16"/>
                <w:szCs w:val="16"/>
              </w:rPr>
              <w:t>UC73</w:t>
            </w:r>
          </w:p>
        </w:tc>
        <w:tc>
          <w:tcPr>
            <w:tcW w:w="2150" w:type="dxa"/>
          </w:tcPr>
          <w:p w14:paraId="4CF5DADA">
            <w:pPr>
              <w:spacing w:after="0" w:line="240" w:lineRule="auto"/>
            </w:pPr>
            <w:r>
              <w:rPr>
                <w:sz w:val="16"/>
                <w:szCs w:val="16"/>
              </w:rPr>
              <w:t>Quản lý cấu hình nền tảng</w:t>
            </w:r>
          </w:p>
        </w:tc>
        <w:tc>
          <w:tcPr>
            <w:tcW w:w="900" w:type="dxa"/>
          </w:tcPr>
          <w:p w14:paraId="5F07FE83">
            <w:pPr>
              <w:spacing w:after="0" w:line="240" w:lineRule="auto"/>
              <w:jc w:val="center"/>
            </w:pPr>
            <w:r>
              <w:rPr>
                <w:sz w:val="16"/>
                <w:szCs w:val="16"/>
              </w:rPr>
              <w:t>Full</w:t>
            </w:r>
          </w:p>
        </w:tc>
        <w:tc>
          <w:tcPr>
            <w:tcW w:w="800" w:type="dxa"/>
          </w:tcPr>
          <w:p w14:paraId="172BAC7B">
            <w:pPr>
              <w:spacing w:after="0" w:line="240" w:lineRule="auto"/>
              <w:jc w:val="center"/>
            </w:pPr>
            <w:r>
              <w:rPr>
                <w:sz w:val="16"/>
                <w:szCs w:val="16"/>
              </w:rPr>
              <w:t>No</w:t>
            </w:r>
          </w:p>
        </w:tc>
        <w:tc>
          <w:tcPr>
            <w:tcW w:w="850" w:type="dxa"/>
          </w:tcPr>
          <w:p w14:paraId="5CC327CA">
            <w:pPr>
              <w:spacing w:after="0" w:line="240" w:lineRule="auto"/>
              <w:jc w:val="center"/>
            </w:pPr>
            <w:r>
              <w:rPr>
                <w:sz w:val="16"/>
                <w:szCs w:val="16"/>
              </w:rPr>
              <w:t>No</w:t>
            </w:r>
          </w:p>
        </w:tc>
        <w:tc>
          <w:tcPr>
            <w:tcW w:w="850" w:type="dxa"/>
          </w:tcPr>
          <w:p w14:paraId="2B50A40F">
            <w:pPr>
              <w:spacing w:after="0" w:line="240" w:lineRule="auto"/>
              <w:jc w:val="center"/>
            </w:pPr>
            <w:r>
              <w:rPr>
                <w:sz w:val="16"/>
                <w:szCs w:val="16"/>
              </w:rPr>
              <w:t>No</w:t>
            </w:r>
          </w:p>
        </w:tc>
        <w:tc>
          <w:tcPr>
            <w:tcW w:w="800" w:type="dxa"/>
          </w:tcPr>
          <w:p w14:paraId="06314A49">
            <w:pPr>
              <w:spacing w:after="0" w:line="240" w:lineRule="auto"/>
              <w:jc w:val="center"/>
            </w:pPr>
            <w:r>
              <w:rPr>
                <w:sz w:val="16"/>
                <w:szCs w:val="16"/>
              </w:rPr>
              <w:t>No</w:t>
            </w:r>
          </w:p>
        </w:tc>
        <w:tc>
          <w:tcPr>
            <w:tcW w:w="800" w:type="dxa"/>
          </w:tcPr>
          <w:p w14:paraId="5C1C33C1">
            <w:pPr>
              <w:spacing w:after="0" w:line="240" w:lineRule="auto"/>
              <w:jc w:val="center"/>
            </w:pPr>
            <w:r>
              <w:rPr>
                <w:sz w:val="16"/>
                <w:szCs w:val="16"/>
              </w:rPr>
              <w:t>No</w:t>
            </w:r>
          </w:p>
        </w:tc>
        <w:tc>
          <w:tcPr>
            <w:tcW w:w="800" w:type="dxa"/>
          </w:tcPr>
          <w:p w14:paraId="6C341432">
            <w:pPr>
              <w:spacing w:after="0" w:line="240" w:lineRule="auto"/>
              <w:jc w:val="center"/>
            </w:pPr>
            <w:r>
              <w:rPr>
                <w:sz w:val="16"/>
                <w:szCs w:val="16"/>
              </w:rPr>
              <w:t>No</w:t>
            </w:r>
          </w:p>
        </w:tc>
      </w:tr>
      <w:tr w14:paraId="224DA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70CB0C08">
            <w:pPr>
              <w:spacing w:after="0" w:line="240" w:lineRule="auto"/>
            </w:pPr>
            <w:r>
              <w:rPr>
                <w:sz w:val="16"/>
                <w:szCs w:val="16"/>
              </w:rPr>
              <w:t>UC74</w:t>
            </w:r>
          </w:p>
        </w:tc>
        <w:tc>
          <w:tcPr>
            <w:tcW w:w="2150" w:type="dxa"/>
          </w:tcPr>
          <w:p w14:paraId="64C20F69">
            <w:pPr>
              <w:spacing w:after="0" w:line="240" w:lineRule="auto"/>
            </w:pPr>
            <w:r>
              <w:rPr>
                <w:sz w:val="16"/>
                <w:szCs w:val="16"/>
              </w:rPr>
              <w:t>Hỗ trợ truy cập tài khoản</w:t>
            </w:r>
          </w:p>
        </w:tc>
        <w:tc>
          <w:tcPr>
            <w:tcW w:w="900" w:type="dxa"/>
          </w:tcPr>
          <w:p w14:paraId="30966401">
            <w:pPr>
              <w:spacing w:after="0" w:line="240" w:lineRule="auto"/>
              <w:jc w:val="center"/>
            </w:pPr>
            <w:r>
              <w:rPr>
                <w:sz w:val="16"/>
                <w:szCs w:val="16"/>
              </w:rPr>
              <w:t>Full</w:t>
            </w:r>
          </w:p>
        </w:tc>
        <w:tc>
          <w:tcPr>
            <w:tcW w:w="800" w:type="dxa"/>
          </w:tcPr>
          <w:p w14:paraId="595F5975">
            <w:pPr>
              <w:spacing w:after="0" w:line="240" w:lineRule="auto"/>
              <w:jc w:val="center"/>
            </w:pPr>
            <w:r>
              <w:rPr>
                <w:sz w:val="16"/>
                <w:szCs w:val="16"/>
              </w:rPr>
              <w:t>No</w:t>
            </w:r>
          </w:p>
        </w:tc>
        <w:tc>
          <w:tcPr>
            <w:tcW w:w="850" w:type="dxa"/>
          </w:tcPr>
          <w:p w14:paraId="5342885F">
            <w:pPr>
              <w:spacing w:after="0" w:line="240" w:lineRule="auto"/>
              <w:jc w:val="center"/>
            </w:pPr>
            <w:r>
              <w:rPr>
                <w:sz w:val="16"/>
                <w:szCs w:val="16"/>
              </w:rPr>
              <w:t>No</w:t>
            </w:r>
          </w:p>
        </w:tc>
        <w:tc>
          <w:tcPr>
            <w:tcW w:w="850" w:type="dxa"/>
          </w:tcPr>
          <w:p w14:paraId="4A9854F4">
            <w:pPr>
              <w:spacing w:after="0" w:line="240" w:lineRule="auto"/>
              <w:jc w:val="center"/>
            </w:pPr>
            <w:r>
              <w:rPr>
                <w:sz w:val="16"/>
                <w:szCs w:val="16"/>
              </w:rPr>
              <w:t>No</w:t>
            </w:r>
          </w:p>
        </w:tc>
        <w:tc>
          <w:tcPr>
            <w:tcW w:w="800" w:type="dxa"/>
          </w:tcPr>
          <w:p w14:paraId="244650A3">
            <w:pPr>
              <w:spacing w:after="0" w:line="240" w:lineRule="auto"/>
              <w:jc w:val="center"/>
            </w:pPr>
            <w:r>
              <w:rPr>
                <w:sz w:val="16"/>
                <w:szCs w:val="16"/>
              </w:rPr>
              <w:t>No</w:t>
            </w:r>
          </w:p>
        </w:tc>
        <w:tc>
          <w:tcPr>
            <w:tcW w:w="800" w:type="dxa"/>
          </w:tcPr>
          <w:p w14:paraId="48E88987">
            <w:pPr>
              <w:spacing w:after="0" w:line="240" w:lineRule="auto"/>
              <w:jc w:val="center"/>
            </w:pPr>
            <w:r>
              <w:rPr>
                <w:sz w:val="16"/>
                <w:szCs w:val="16"/>
              </w:rPr>
              <w:t>No</w:t>
            </w:r>
          </w:p>
        </w:tc>
        <w:tc>
          <w:tcPr>
            <w:tcW w:w="800" w:type="dxa"/>
          </w:tcPr>
          <w:p w14:paraId="57A0BCA7">
            <w:pPr>
              <w:spacing w:after="0" w:line="240" w:lineRule="auto"/>
              <w:jc w:val="center"/>
            </w:pPr>
            <w:r>
              <w:rPr>
                <w:sz w:val="16"/>
                <w:szCs w:val="16"/>
              </w:rPr>
              <w:t>No</w:t>
            </w:r>
          </w:p>
        </w:tc>
      </w:tr>
      <w:tr w14:paraId="2E4D1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7939B0A3">
            <w:pPr>
              <w:spacing w:after="0" w:line="240" w:lineRule="auto"/>
            </w:pPr>
            <w:r>
              <w:rPr>
                <w:sz w:val="16"/>
                <w:szCs w:val="16"/>
              </w:rPr>
              <w:t>UC75</w:t>
            </w:r>
          </w:p>
        </w:tc>
        <w:tc>
          <w:tcPr>
            <w:tcW w:w="2150" w:type="dxa"/>
          </w:tcPr>
          <w:p w14:paraId="19AF58F4">
            <w:pPr>
              <w:spacing w:after="0" w:line="240" w:lineRule="auto"/>
            </w:pPr>
            <w:r>
              <w:rPr>
                <w:sz w:val="16"/>
                <w:szCs w:val="16"/>
              </w:rPr>
              <w:t>Tra cứu nhật ký kiểm toán</w:t>
            </w:r>
          </w:p>
        </w:tc>
        <w:tc>
          <w:tcPr>
            <w:tcW w:w="900" w:type="dxa"/>
          </w:tcPr>
          <w:p w14:paraId="3C13E36E">
            <w:pPr>
              <w:spacing w:after="0" w:line="240" w:lineRule="auto"/>
              <w:jc w:val="center"/>
            </w:pPr>
            <w:r>
              <w:rPr>
                <w:sz w:val="16"/>
                <w:szCs w:val="16"/>
              </w:rPr>
              <w:t>R‡</w:t>
            </w:r>
          </w:p>
        </w:tc>
        <w:tc>
          <w:tcPr>
            <w:tcW w:w="800" w:type="dxa"/>
          </w:tcPr>
          <w:p w14:paraId="36988456">
            <w:pPr>
              <w:spacing w:after="0" w:line="240" w:lineRule="auto"/>
              <w:jc w:val="center"/>
            </w:pPr>
            <w:r>
              <w:rPr>
                <w:sz w:val="16"/>
                <w:szCs w:val="16"/>
              </w:rPr>
              <w:t>R</w:t>
            </w:r>
          </w:p>
        </w:tc>
        <w:tc>
          <w:tcPr>
            <w:tcW w:w="850" w:type="dxa"/>
          </w:tcPr>
          <w:p w14:paraId="497EF98C">
            <w:pPr>
              <w:spacing w:after="0" w:line="240" w:lineRule="auto"/>
              <w:jc w:val="center"/>
            </w:pPr>
            <w:r>
              <w:rPr>
                <w:sz w:val="16"/>
                <w:szCs w:val="16"/>
              </w:rPr>
              <w:t>No</w:t>
            </w:r>
          </w:p>
        </w:tc>
        <w:tc>
          <w:tcPr>
            <w:tcW w:w="850" w:type="dxa"/>
          </w:tcPr>
          <w:p w14:paraId="4694CC61">
            <w:pPr>
              <w:spacing w:after="0" w:line="240" w:lineRule="auto"/>
              <w:jc w:val="center"/>
            </w:pPr>
            <w:r>
              <w:rPr>
                <w:sz w:val="16"/>
                <w:szCs w:val="16"/>
              </w:rPr>
              <w:t>No</w:t>
            </w:r>
          </w:p>
        </w:tc>
        <w:tc>
          <w:tcPr>
            <w:tcW w:w="800" w:type="dxa"/>
          </w:tcPr>
          <w:p w14:paraId="09A974AB">
            <w:pPr>
              <w:spacing w:after="0" w:line="240" w:lineRule="auto"/>
              <w:jc w:val="center"/>
            </w:pPr>
            <w:r>
              <w:rPr>
                <w:sz w:val="16"/>
                <w:szCs w:val="16"/>
              </w:rPr>
              <w:t>No</w:t>
            </w:r>
          </w:p>
        </w:tc>
        <w:tc>
          <w:tcPr>
            <w:tcW w:w="800" w:type="dxa"/>
          </w:tcPr>
          <w:p w14:paraId="1ED8677B">
            <w:pPr>
              <w:spacing w:after="0" w:line="240" w:lineRule="auto"/>
              <w:jc w:val="center"/>
            </w:pPr>
            <w:r>
              <w:rPr>
                <w:sz w:val="16"/>
                <w:szCs w:val="16"/>
              </w:rPr>
              <w:t>No</w:t>
            </w:r>
          </w:p>
        </w:tc>
        <w:tc>
          <w:tcPr>
            <w:tcW w:w="800" w:type="dxa"/>
          </w:tcPr>
          <w:p w14:paraId="1D0DD6A9">
            <w:pPr>
              <w:spacing w:after="0" w:line="240" w:lineRule="auto"/>
              <w:jc w:val="center"/>
            </w:pPr>
            <w:r>
              <w:rPr>
                <w:sz w:val="16"/>
                <w:szCs w:val="16"/>
              </w:rPr>
              <w:t>No</w:t>
            </w:r>
          </w:p>
        </w:tc>
      </w:tr>
    </w:tbl>
    <w:p w14:paraId="1F8B740F">
      <w:pPr>
        <w:pStyle w:val="3"/>
      </w:pPr>
      <w:bookmarkStart w:id="48" w:name="_Toc30066"/>
      <w:bookmarkStart w:id="49" w:name="_Toc6763"/>
      <w:r>
        <w:t>5. System Functionalities</w:t>
      </w:r>
      <w:bookmarkEnd w:id="48"/>
      <w:bookmarkEnd w:id="49"/>
    </w:p>
    <w:p w14:paraId="4B35FCAD">
      <w:pPr>
        <w:pStyle w:val="4"/>
      </w:pPr>
      <w:bookmarkStart w:id="50" w:name="_Toc15608"/>
      <w:bookmarkStart w:id="51" w:name="_Toc22336"/>
      <w:r>
        <w:t>5.1 Screen Inventory</w:t>
      </w:r>
      <w:bookmarkEnd w:id="50"/>
      <w:bookmarkEnd w:id="51"/>
    </w:p>
    <w:p w14:paraId="61AA47C1">
      <w:pPr>
        <w:pStyle w:val="5"/>
      </w:pPr>
      <w:r>
        <w:t>a. Screen Flow</w:t>
      </w:r>
    </w:p>
    <w:p w14:paraId="72D69BD1">
      <w:r>
        <w:t>Sơ đồ chuyển màn hình (Screen Flow) thể hiện 61 màn hình SCR-01…SCR-61 theo nhóm chức năng và các chuyển màn hình chính trong luồng chính của UC.</w:t>
      </w:r>
    </w:p>
    <w:p w14:paraId="780B82AE">
      <w:pPr>
        <w:sectPr>
          <w:footerReference r:id="rId19" w:type="default"/>
          <w:pgSz w:w="11906" w:h="16838"/>
          <w:pgMar w:top="1440" w:right="1416" w:bottom="1440" w:left="1440" w:header="708" w:footer="708" w:gutter="0"/>
          <w:cols w:space="720" w:num="1"/>
        </w:sectPr>
      </w:pPr>
    </w:p>
    <w:p w14:paraId="5F5456FA">
      <w:pPr>
        <w:keepNext/>
        <w:spacing w:after="40"/>
        <w:jc w:val="center"/>
      </w:pPr>
      <w:r>
        <w:drawing>
          <wp:inline distT="0" distB="0" distL="114300" distR="114300">
            <wp:extent cx="8878570" cy="3891280"/>
            <wp:effectExtent l="0" t="0" r="1143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62"/>
                    <a:stretch>
                      <a:fillRect/>
                    </a:stretch>
                  </pic:blipFill>
                  <pic:spPr>
                    <a:xfrm>
                      <a:off x="0" y="0"/>
                      <a:ext cx="8878570" cy="3891519"/>
                    </a:xfrm>
                    <a:prstGeom prst="rect">
                      <a:avLst/>
                    </a:prstGeom>
                  </pic:spPr>
                </pic:pic>
              </a:graphicData>
            </a:graphic>
          </wp:inline>
        </w:drawing>
      </w:r>
    </w:p>
    <w:p w14:paraId="2B664664">
      <w:pPr>
        <w:pStyle w:val="12"/>
        <w:jc w:val="center"/>
      </w:pPr>
      <w:r>
        <w:rPr>
          <w:i w:val="0"/>
        </w:rPr>
        <w:t>Hình 5.1-1. SF-01 – Truy cập và tài khoản</w:t>
      </w:r>
      <w:r>
        <w:br w:type="page"/>
      </w:r>
    </w:p>
    <w:p w14:paraId="5CEF652B">
      <w:pPr>
        <w:keepNext/>
        <w:spacing w:after="40"/>
        <w:jc w:val="center"/>
      </w:pPr>
      <w:r>
        <w:drawing>
          <wp:inline distT="0" distB="0" distL="114300" distR="114300">
            <wp:extent cx="8878570" cy="3289300"/>
            <wp:effectExtent l="0" t="0" r="1143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63"/>
                    <a:stretch>
                      <a:fillRect/>
                    </a:stretch>
                  </pic:blipFill>
                  <pic:spPr>
                    <a:xfrm>
                      <a:off x="0" y="0"/>
                      <a:ext cx="8878570" cy="3289701"/>
                    </a:xfrm>
                    <a:prstGeom prst="rect">
                      <a:avLst/>
                    </a:prstGeom>
                  </pic:spPr>
                </pic:pic>
              </a:graphicData>
            </a:graphic>
          </wp:inline>
        </w:drawing>
      </w:r>
    </w:p>
    <w:p w14:paraId="2F52613E">
      <w:pPr>
        <w:pStyle w:val="12"/>
        <w:jc w:val="center"/>
      </w:pPr>
      <w:r>
        <w:rPr>
          <w:i w:val="0"/>
        </w:rPr>
        <w:t>Hình 5.1-2. SF-02 – Khởi tạo HTX, quyền, bè và vật tư bè (BF-01)</w:t>
      </w:r>
      <w:r>
        <w:br w:type="page"/>
      </w:r>
    </w:p>
    <w:p w14:paraId="4CC26D7B">
      <w:pPr>
        <w:keepNext/>
        <w:spacing w:after="40"/>
        <w:jc w:val="center"/>
      </w:pPr>
      <w:r>
        <w:drawing>
          <wp:inline distT="0" distB="0" distL="114300" distR="114300">
            <wp:extent cx="8878570" cy="2604135"/>
            <wp:effectExtent l="0" t="0" r="11430" b="1206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64"/>
                    <a:stretch>
                      <a:fillRect/>
                    </a:stretch>
                  </pic:blipFill>
                  <pic:spPr>
                    <a:xfrm>
                      <a:off x="0" y="0"/>
                      <a:ext cx="8878570" cy="2604593"/>
                    </a:xfrm>
                    <a:prstGeom prst="rect">
                      <a:avLst/>
                    </a:prstGeom>
                  </pic:spPr>
                </pic:pic>
              </a:graphicData>
            </a:graphic>
          </wp:inline>
        </w:drawing>
      </w:r>
    </w:p>
    <w:p w14:paraId="4B7A2A76">
      <w:pPr>
        <w:pStyle w:val="12"/>
        <w:jc w:val="center"/>
      </w:pPr>
      <w:r>
        <w:rPr>
          <w:i w:val="0"/>
        </w:rPr>
        <w:t>Hình 5.1-3. SF-03 – Giống, chu kỳ nuôi và kế hoạch thu (BF-02)</w:t>
      </w:r>
      <w:r>
        <w:br w:type="page"/>
      </w:r>
    </w:p>
    <w:p w14:paraId="449E1B2E">
      <w:pPr>
        <w:keepNext/>
        <w:spacing w:after="40"/>
        <w:jc w:val="center"/>
      </w:pPr>
      <w:r>
        <w:drawing>
          <wp:inline distT="0" distB="0" distL="114300" distR="114300">
            <wp:extent cx="8878570" cy="5090795"/>
            <wp:effectExtent l="0" t="0" r="1143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65"/>
                    <a:stretch>
                      <a:fillRect/>
                    </a:stretch>
                  </pic:blipFill>
                  <pic:spPr>
                    <a:xfrm>
                      <a:off x="0" y="0"/>
                      <a:ext cx="8878570" cy="5091230"/>
                    </a:xfrm>
                    <a:prstGeom prst="rect">
                      <a:avLst/>
                    </a:prstGeom>
                  </pic:spPr>
                </pic:pic>
              </a:graphicData>
            </a:graphic>
          </wp:inline>
        </w:drawing>
      </w:r>
    </w:p>
    <w:p w14:paraId="7B8A7CA4">
      <w:pPr>
        <w:pStyle w:val="12"/>
        <w:jc w:val="center"/>
      </w:pPr>
      <w:r>
        <w:rPr>
          <w:i w:val="0"/>
        </w:rPr>
        <w:t>Hình 5.1-4. SF-04 – Đơn, cân, bàn giao, thanh toán và sau bán (BF-03/04/05)</w:t>
      </w:r>
      <w:r>
        <w:br w:type="page"/>
      </w:r>
    </w:p>
    <w:p w14:paraId="3A7443B9">
      <w:pPr>
        <w:keepNext/>
        <w:spacing w:after="40"/>
        <w:jc w:val="center"/>
      </w:pPr>
      <w:r>
        <w:drawing>
          <wp:inline distT="0" distB="0" distL="114300" distR="114300">
            <wp:extent cx="8878570" cy="3289300"/>
            <wp:effectExtent l="0" t="0" r="1143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66"/>
                    <a:stretch>
                      <a:fillRect/>
                    </a:stretch>
                  </pic:blipFill>
                  <pic:spPr>
                    <a:xfrm>
                      <a:off x="0" y="0"/>
                      <a:ext cx="8878570" cy="3289701"/>
                    </a:xfrm>
                    <a:prstGeom prst="rect">
                      <a:avLst/>
                    </a:prstGeom>
                  </pic:spPr>
                </pic:pic>
              </a:graphicData>
            </a:graphic>
          </wp:inline>
        </w:drawing>
      </w:r>
    </w:p>
    <w:p w14:paraId="65C5EB86">
      <w:pPr>
        <w:pStyle w:val="12"/>
        <w:jc w:val="center"/>
      </w:pPr>
      <w:r>
        <w:rPr>
          <w:i w:val="0"/>
        </w:rPr>
        <w:t>Hình 5.1-5. SF-05 – Truy xuất và sửa nguồn (BF-08)</w:t>
      </w:r>
      <w:r>
        <w:br w:type="page"/>
      </w:r>
    </w:p>
    <w:p w14:paraId="0A5F3666">
      <w:pPr>
        <w:keepNext/>
        <w:spacing w:after="40"/>
        <w:jc w:val="center"/>
      </w:pPr>
      <w:r>
        <w:drawing>
          <wp:inline distT="0" distB="0" distL="114300" distR="114300">
            <wp:extent cx="8878570" cy="2242185"/>
            <wp:effectExtent l="0" t="0" r="11430" b="571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67"/>
                    <a:stretch>
                      <a:fillRect/>
                    </a:stretch>
                  </pic:blipFill>
                  <pic:spPr>
                    <a:xfrm>
                      <a:off x="0" y="0"/>
                      <a:ext cx="8878570" cy="2242795"/>
                    </a:xfrm>
                    <a:prstGeom prst="rect">
                      <a:avLst/>
                    </a:prstGeom>
                  </pic:spPr>
                </pic:pic>
              </a:graphicData>
            </a:graphic>
          </wp:inline>
        </w:drawing>
      </w:r>
    </w:p>
    <w:p w14:paraId="376EFD17">
      <w:pPr>
        <w:pStyle w:val="12"/>
        <w:jc w:val="center"/>
      </w:pPr>
      <w:r>
        <w:rPr>
          <w:i w:val="0"/>
        </w:rPr>
        <w:t>Hình 5.1-6. SF-06 – Lao động và tiền công (BF-06)</w:t>
      </w:r>
      <w:r>
        <w:br w:type="page"/>
      </w:r>
    </w:p>
    <w:p w14:paraId="6992AEEB">
      <w:pPr>
        <w:keepNext/>
        <w:spacing w:after="40"/>
        <w:jc w:val="center"/>
      </w:pPr>
      <w:r>
        <w:drawing>
          <wp:inline distT="0" distB="0" distL="114300" distR="114300">
            <wp:extent cx="8878570" cy="3433445"/>
            <wp:effectExtent l="0" t="0" r="11430" b="82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68"/>
                    <a:stretch>
                      <a:fillRect/>
                    </a:stretch>
                  </pic:blipFill>
                  <pic:spPr>
                    <a:xfrm>
                      <a:off x="0" y="0"/>
                      <a:ext cx="8878570" cy="3433472"/>
                    </a:xfrm>
                    <a:prstGeom prst="rect">
                      <a:avLst/>
                    </a:prstGeom>
                  </pic:spPr>
                </pic:pic>
              </a:graphicData>
            </a:graphic>
          </wp:inline>
        </w:drawing>
      </w:r>
    </w:p>
    <w:p w14:paraId="3E8779AF">
      <w:pPr>
        <w:pStyle w:val="12"/>
        <w:jc w:val="center"/>
        <w:sectPr>
          <w:footerReference r:id="rId20" w:type="default"/>
          <w:pgSz w:w="16838" w:h="11906" w:orient="landscape"/>
          <w:pgMar w:top="1440" w:right="1416" w:bottom="1440" w:left="1440" w:header="708" w:footer="708" w:gutter="0"/>
          <w:cols w:space="720" w:num="1"/>
        </w:sectPr>
      </w:pPr>
      <w:r>
        <w:rPr>
          <w:i w:val="0"/>
        </w:rPr>
        <w:t>Hình 5.1-7. SF-07 – Báo cáo, thông báo, gửi chứng từ và quản trị (BF-07/09)</w:t>
      </w:r>
    </w:p>
    <w:p w14:paraId="6D7A95AB">
      <w:pPr>
        <w:pStyle w:val="5"/>
      </w:pPr>
      <w:r>
        <w:t>b. Screen List</w:t>
      </w:r>
    </w:p>
    <w:p w14:paraId="43568518">
      <w:pPr>
        <w:spacing w:after="60"/>
      </w:pPr>
      <w:r>
        <w:t>Mỗi màn hình có đặc tả riêng ở mục III (phác thảo, hành động cho phép, bảng trường).</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
        <w:gridCol w:w="2300"/>
        <w:gridCol w:w="1900"/>
        <w:gridCol w:w="3900"/>
      </w:tblGrid>
      <w:tr w14:paraId="41AF2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900" w:type="dxa"/>
            <w:shd w:val="clear" w:color="auto" w:fill="DCE6F1"/>
          </w:tcPr>
          <w:p w14:paraId="0FD4F028">
            <w:pPr>
              <w:spacing w:after="0" w:line="240" w:lineRule="auto"/>
            </w:pPr>
            <w:r>
              <w:rPr>
                <w:b/>
                <w:sz w:val="17"/>
                <w:szCs w:val="17"/>
              </w:rPr>
              <w:t>Screen ID</w:t>
            </w:r>
          </w:p>
        </w:tc>
        <w:tc>
          <w:tcPr>
            <w:tcW w:w="2300" w:type="dxa"/>
            <w:shd w:val="clear" w:color="auto" w:fill="DCE6F1"/>
          </w:tcPr>
          <w:p w14:paraId="16BD7ED0">
            <w:pPr>
              <w:spacing w:after="0" w:line="240" w:lineRule="auto"/>
            </w:pPr>
            <w:r>
              <w:rPr>
                <w:b/>
                <w:sz w:val="17"/>
                <w:szCs w:val="17"/>
              </w:rPr>
              <w:t>Screen Name</w:t>
            </w:r>
          </w:p>
        </w:tc>
        <w:tc>
          <w:tcPr>
            <w:tcW w:w="1900" w:type="dxa"/>
            <w:shd w:val="clear" w:color="auto" w:fill="DCE6F1"/>
          </w:tcPr>
          <w:p w14:paraId="25EE2DBC">
            <w:pPr>
              <w:spacing w:after="0" w:line="240" w:lineRule="auto"/>
            </w:pPr>
            <w:r>
              <w:rPr>
                <w:b/>
                <w:sz w:val="17"/>
                <w:szCs w:val="17"/>
              </w:rPr>
              <w:t>Feature</w:t>
            </w:r>
          </w:p>
        </w:tc>
        <w:tc>
          <w:tcPr>
            <w:tcW w:w="3900" w:type="dxa"/>
            <w:shd w:val="clear" w:color="auto" w:fill="DCE6F1"/>
          </w:tcPr>
          <w:p w14:paraId="1CD0F18C">
            <w:pPr>
              <w:spacing w:after="0" w:line="240" w:lineRule="auto"/>
            </w:pPr>
            <w:r>
              <w:rPr>
                <w:b/>
                <w:sz w:val="17"/>
                <w:szCs w:val="17"/>
              </w:rPr>
              <w:t>Description</w:t>
            </w:r>
          </w:p>
        </w:tc>
      </w:tr>
      <w:tr w14:paraId="5721D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1C86EBF0">
            <w:pPr>
              <w:spacing w:after="0" w:line="240" w:lineRule="auto"/>
            </w:pPr>
            <w:r>
              <w:rPr>
                <w:sz w:val="17"/>
                <w:szCs w:val="17"/>
              </w:rPr>
              <w:t>SCR-01</w:t>
            </w:r>
          </w:p>
        </w:tc>
        <w:tc>
          <w:tcPr>
            <w:tcW w:w="2300" w:type="dxa"/>
          </w:tcPr>
          <w:p w14:paraId="23D730B9">
            <w:pPr>
              <w:spacing w:after="0" w:line="240" w:lineRule="auto"/>
            </w:pPr>
            <w:r>
              <w:rPr>
                <w:sz w:val="17"/>
                <w:szCs w:val="17"/>
              </w:rPr>
              <w:t>Đăng ký tài khoản khách hàng</w:t>
            </w:r>
          </w:p>
        </w:tc>
        <w:tc>
          <w:tcPr>
            <w:tcW w:w="1900" w:type="dxa"/>
          </w:tcPr>
          <w:p w14:paraId="4EF83D76">
            <w:pPr>
              <w:spacing w:after="0" w:line="240" w:lineRule="auto"/>
            </w:pPr>
            <w:r>
              <w:rPr>
                <w:sz w:val="17"/>
                <w:szCs w:val="17"/>
              </w:rPr>
              <w:t>Xác thực và tài khoản cá nhân</w:t>
            </w:r>
          </w:p>
        </w:tc>
        <w:tc>
          <w:tcPr>
            <w:tcW w:w="3900" w:type="dxa"/>
          </w:tcPr>
          <w:p w14:paraId="5E281048">
            <w:pPr>
              <w:spacing w:after="0" w:line="240" w:lineRule="auto"/>
            </w:pPr>
            <w:r>
              <w:rPr>
                <w:sz w:val="17"/>
                <w:szCs w:val="17"/>
              </w:rPr>
              <w:t>Tự đăng ký tài khoản bằng email hoặc số điện thoại đã xác minh (UC01)</w:t>
            </w:r>
          </w:p>
        </w:tc>
      </w:tr>
      <w:tr w14:paraId="47212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729804ED">
            <w:pPr>
              <w:spacing w:after="0" w:line="240" w:lineRule="auto"/>
            </w:pPr>
            <w:r>
              <w:rPr>
                <w:sz w:val="17"/>
                <w:szCs w:val="17"/>
              </w:rPr>
              <w:t>SCR-02</w:t>
            </w:r>
          </w:p>
        </w:tc>
        <w:tc>
          <w:tcPr>
            <w:tcW w:w="2300" w:type="dxa"/>
          </w:tcPr>
          <w:p w14:paraId="3D5DBB0B">
            <w:pPr>
              <w:spacing w:after="0" w:line="240" w:lineRule="auto"/>
            </w:pPr>
            <w:r>
              <w:rPr>
                <w:sz w:val="17"/>
                <w:szCs w:val="17"/>
              </w:rPr>
              <w:t>Xác minh email hoặc số điện thoại</w:t>
            </w:r>
          </w:p>
        </w:tc>
        <w:tc>
          <w:tcPr>
            <w:tcW w:w="1900" w:type="dxa"/>
          </w:tcPr>
          <w:p w14:paraId="0184D729">
            <w:pPr>
              <w:spacing w:after="0" w:line="240" w:lineRule="auto"/>
            </w:pPr>
            <w:r>
              <w:rPr>
                <w:sz w:val="17"/>
                <w:szCs w:val="17"/>
              </w:rPr>
              <w:t>Xác thực và tài khoản cá nhân</w:t>
            </w:r>
          </w:p>
        </w:tc>
        <w:tc>
          <w:tcPr>
            <w:tcW w:w="3900" w:type="dxa"/>
          </w:tcPr>
          <w:p w14:paraId="5E01D2EC">
            <w:pPr>
              <w:spacing w:after="0" w:line="240" w:lineRule="auto"/>
            </w:pPr>
            <w:r>
              <w:rPr>
                <w:sz w:val="17"/>
                <w:szCs w:val="17"/>
              </w:rPr>
              <w:t>Chứng minh mình đang giữ email hoặc số điện thoại bằng mã xác minh; dùng chung cho đăng ký, khôi phục tài khoản, xác minh email và xác minh số điện thoại sau đăng nhập (UC01, UC02, UC03, UC05, UC08)</w:t>
            </w:r>
          </w:p>
        </w:tc>
      </w:tr>
      <w:tr w14:paraId="3C503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323D6B34">
            <w:pPr>
              <w:spacing w:after="0" w:line="240" w:lineRule="auto"/>
            </w:pPr>
            <w:r>
              <w:rPr>
                <w:sz w:val="17"/>
                <w:szCs w:val="17"/>
              </w:rPr>
              <w:t>SCR-03</w:t>
            </w:r>
          </w:p>
        </w:tc>
        <w:tc>
          <w:tcPr>
            <w:tcW w:w="2300" w:type="dxa"/>
          </w:tcPr>
          <w:p w14:paraId="4ECF4AFC">
            <w:pPr>
              <w:spacing w:after="0" w:line="240" w:lineRule="auto"/>
            </w:pPr>
            <w:r>
              <w:rPr>
                <w:sz w:val="17"/>
                <w:szCs w:val="17"/>
              </w:rPr>
              <w:t>Đăng nhập</w:t>
            </w:r>
          </w:p>
        </w:tc>
        <w:tc>
          <w:tcPr>
            <w:tcW w:w="1900" w:type="dxa"/>
          </w:tcPr>
          <w:p w14:paraId="286BB179">
            <w:pPr>
              <w:spacing w:after="0" w:line="240" w:lineRule="auto"/>
            </w:pPr>
            <w:r>
              <w:rPr>
                <w:sz w:val="17"/>
                <w:szCs w:val="17"/>
              </w:rPr>
              <w:t>Xác thực và tài khoản cá nhân</w:t>
            </w:r>
          </w:p>
        </w:tc>
        <w:tc>
          <w:tcPr>
            <w:tcW w:w="3900" w:type="dxa"/>
          </w:tcPr>
          <w:p w14:paraId="37779569">
            <w:pPr>
              <w:spacing w:after="0" w:line="240" w:lineRule="auto"/>
            </w:pPr>
            <w:r>
              <w:rPr>
                <w:sz w:val="17"/>
                <w:szCs w:val="17"/>
              </w:rPr>
              <w:t>Đăng nhập bằng định danh và mật khẩu (UC02)</w:t>
            </w:r>
          </w:p>
        </w:tc>
      </w:tr>
      <w:tr w14:paraId="45341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2DA3A797">
            <w:pPr>
              <w:spacing w:after="0" w:line="240" w:lineRule="auto"/>
            </w:pPr>
            <w:r>
              <w:rPr>
                <w:sz w:val="17"/>
                <w:szCs w:val="17"/>
              </w:rPr>
              <w:t>SCR-04</w:t>
            </w:r>
          </w:p>
        </w:tc>
        <w:tc>
          <w:tcPr>
            <w:tcW w:w="2300" w:type="dxa"/>
          </w:tcPr>
          <w:p w14:paraId="205404CB">
            <w:pPr>
              <w:spacing w:after="0" w:line="240" w:lineRule="auto"/>
            </w:pPr>
            <w:r>
              <w:rPr>
                <w:sz w:val="17"/>
                <w:szCs w:val="17"/>
              </w:rPr>
              <w:t>Khôi phục tài khoản</w:t>
            </w:r>
          </w:p>
        </w:tc>
        <w:tc>
          <w:tcPr>
            <w:tcW w:w="1900" w:type="dxa"/>
          </w:tcPr>
          <w:p w14:paraId="4D40D1E7">
            <w:pPr>
              <w:spacing w:after="0" w:line="240" w:lineRule="auto"/>
            </w:pPr>
            <w:r>
              <w:rPr>
                <w:sz w:val="17"/>
                <w:szCs w:val="17"/>
              </w:rPr>
              <w:t>Xác thực và tài khoản cá nhân</w:t>
            </w:r>
          </w:p>
        </w:tc>
        <w:tc>
          <w:tcPr>
            <w:tcW w:w="3900" w:type="dxa"/>
          </w:tcPr>
          <w:p w14:paraId="16EE82F8">
            <w:pPr>
              <w:spacing w:after="0" w:line="240" w:lineRule="auto"/>
            </w:pPr>
            <w:r>
              <w:rPr>
                <w:sz w:val="17"/>
                <w:szCs w:val="17"/>
              </w:rPr>
              <w:t>Tự đặt lại mật khẩu bằng mã xác minh gửi tới email hoặc số điện thoại đã xác minh mà người dùng nhập (UC03)</w:t>
            </w:r>
          </w:p>
        </w:tc>
      </w:tr>
      <w:tr w14:paraId="05E49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506D6099">
            <w:pPr>
              <w:spacing w:after="0" w:line="240" w:lineRule="auto"/>
            </w:pPr>
            <w:r>
              <w:rPr>
                <w:sz w:val="17"/>
                <w:szCs w:val="17"/>
              </w:rPr>
              <w:t>SCR-05</w:t>
            </w:r>
          </w:p>
        </w:tc>
        <w:tc>
          <w:tcPr>
            <w:tcW w:w="2300" w:type="dxa"/>
          </w:tcPr>
          <w:p w14:paraId="0362DB2B">
            <w:pPr>
              <w:spacing w:after="0" w:line="240" w:lineRule="auto"/>
            </w:pPr>
            <w:r>
              <w:rPr>
                <w:sz w:val="17"/>
                <w:szCs w:val="17"/>
              </w:rPr>
              <w:t>Tài khoản của tôi</w:t>
            </w:r>
          </w:p>
        </w:tc>
        <w:tc>
          <w:tcPr>
            <w:tcW w:w="1900" w:type="dxa"/>
          </w:tcPr>
          <w:p w14:paraId="518F85E4">
            <w:pPr>
              <w:spacing w:after="0" w:line="240" w:lineRule="auto"/>
            </w:pPr>
            <w:r>
              <w:rPr>
                <w:sz w:val="17"/>
                <w:szCs w:val="17"/>
              </w:rPr>
              <w:t>Xác thực và tài khoản cá nhân</w:t>
            </w:r>
          </w:p>
        </w:tc>
        <w:tc>
          <w:tcPr>
            <w:tcW w:w="3900" w:type="dxa"/>
          </w:tcPr>
          <w:p w14:paraId="0A789A7F">
            <w:pPr>
              <w:spacing w:after="0" w:line="240" w:lineRule="auto"/>
            </w:pPr>
            <w:r>
              <w:rPr>
                <w:sz w:val="17"/>
                <w:szCs w:val="17"/>
              </w:rPr>
              <w:t>Xem và sửa thông tin cá nhân được phép; đổi mật khẩu sau khi xác thực lại; đăng xuất khỏi phiên hiện tại (UC04–05, UC07)</w:t>
            </w:r>
          </w:p>
        </w:tc>
      </w:tr>
      <w:tr w14:paraId="1EE10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3113B445">
            <w:pPr>
              <w:spacing w:after="0" w:line="240" w:lineRule="auto"/>
            </w:pPr>
            <w:r>
              <w:rPr>
                <w:sz w:val="17"/>
                <w:szCs w:val="17"/>
              </w:rPr>
              <w:t>SCR-06</w:t>
            </w:r>
          </w:p>
        </w:tc>
        <w:tc>
          <w:tcPr>
            <w:tcW w:w="2300" w:type="dxa"/>
          </w:tcPr>
          <w:p w14:paraId="6AA72687">
            <w:pPr>
              <w:spacing w:after="0" w:line="240" w:lineRule="auto"/>
            </w:pPr>
            <w:r>
              <w:rPr>
                <w:sz w:val="17"/>
                <w:szCs w:val="17"/>
              </w:rPr>
              <w:t>Tùy chọn thông báo</w:t>
            </w:r>
          </w:p>
        </w:tc>
        <w:tc>
          <w:tcPr>
            <w:tcW w:w="1900" w:type="dxa"/>
          </w:tcPr>
          <w:p w14:paraId="786E4BC2">
            <w:pPr>
              <w:spacing w:after="0" w:line="240" w:lineRule="auto"/>
            </w:pPr>
            <w:r>
              <w:rPr>
                <w:sz w:val="17"/>
                <w:szCs w:val="17"/>
              </w:rPr>
              <w:t>Xác thực và tài khoản cá nhân</w:t>
            </w:r>
          </w:p>
        </w:tc>
        <w:tc>
          <w:tcPr>
            <w:tcW w:w="3900" w:type="dxa"/>
          </w:tcPr>
          <w:p w14:paraId="2E7CA890">
            <w:pPr>
              <w:spacing w:after="0" w:line="240" w:lineRule="auto"/>
            </w:pPr>
            <w:r>
              <w:rPr>
                <w:sz w:val="17"/>
                <w:szCs w:val="17"/>
              </w:rPr>
              <w:t>Chọn loại thông báo và kênh nhận (UC06)</w:t>
            </w:r>
          </w:p>
        </w:tc>
      </w:tr>
      <w:tr w14:paraId="104F9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69027110">
            <w:pPr>
              <w:spacing w:after="0" w:line="240" w:lineRule="auto"/>
            </w:pPr>
            <w:r>
              <w:rPr>
                <w:sz w:val="17"/>
                <w:szCs w:val="17"/>
              </w:rPr>
              <w:t>SCR-07</w:t>
            </w:r>
          </w:p>
        </w:tc>
        <w:tc>
          <w:tcPr>
            <w:tcW w:w="2300" w:type="dxa"/>
          </w:tcPr>
          <w:p w14:paraId="6C3AC654">
            <w:pPr>
              <w:spacing w:after="0" w:line="240" w:lineRule="auto"/>
            </w:pPr>
            <w:r>
              <w:rPr>
                <w:sz w:val="17"/>
                <w:szCs w:val="17"/>
              </w:rPr>
              <w:t>Hồ sơ hợp tác xã</w:t>
            </w:r>
          </w:p>
        </w:tc>
        <w:tc>
          <w:tcPr>
            <w:tcW w:w="1900" w:type="dxa"/>
          </w:tcPr>
          <w:p w14:paraId="290C4263">
            <w:pPr>
              <w:spacing w:after="0" w:line="240" w:lineRule="auto"/>
            </w:pPr>
            <w:r>
              <w:rPr>
                <w:sz w:val="17"/>
                <w:szCs w:val="17"/>
              </w:rPr>
              <w:t>Hợp tác xã và phân quyền</w:t>
            </w:r>
          </w:p>
        </w:tc>
        <w:tc>
          <w:tcPr>
            <w:tcW w:w="3900" w:type="dxa"/>
          </w:tcPr>
          <w:p w14:paraId="7A7CF911">
            <w:pPr>
              <w:spacing w:after="0" w:line="240" w:lineRule="auto"/>
            </w:pPr>
            <w:r>
              <w:rPr>
                <w:sz w:val="17"/>
                <w:szCs w:val="17"/>
              </w:rPr>
              <w:t>Cập nhật hồ sơ hợp tác xã (UC09)</w:t>
            </w:r>
          </w:p>
        </w:tc>
      </w:tr>
      <w:tr w14:paraId="78FBC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266779B9">
            <w:pPr>
              <w:spacing w:after="0" w:line="240" w:lineRule="auto"/>
            </w:pPr>
            <w:r>
              <w:rPr>
                <w:sz w:val="17"/>
                <w:szCs w:val="17"/>
              </w:rPr>
              <w:t>SCR-08</w:t>
            </w:r>
          </w:p>
        </w:tc>
        <w:tc>
          <w:tcPr>
            <w:tcW w:w="2300" w:type="dxa"/>
          </w:tcPr>
          <w:p w14:paraId="1B5CCFD5">
            <w:pPr>
              <w:spacing w:after="0" w:line="240" w:lineRule="auto"/>
            </w:pPr>
            <w:r>
              <w:rPr>
                <w:sz w:val="17"/>
                <w:szCs w:val="17"/>
              </w:rPr>
              <w:t>Hồ sơ nhân viên</w:t>
            </w:r>
          </w:p>
        </w:tc>
        <w:tc>
          <w:tcPr>
            <w:tcW w:w="1900" w:type="dxa"/>
          </w:tcPr>
          <w:p w14:paraId="46BB587F">
            <w:pPr>
              <w:spacing w:after="0" w:line="240" w:lineRule="auto"/>
            </w:pPr>
            <w:r>
              <w:rPr>
                <w:sz w:val="17"/>
                <w:szCs w:val="17"/>
              </w:rPr>
              <w:t>Hợp tác xã và phân quyền</w:t>
            </w:r>
          </w:p>
        </w:tc>
        <w:tc>
          <w:tcPr>
            <w:tcW w:w="3900" w:type="dxa"/>
          </w:tcPr>
          <w:p w14:paraId="1DD4BF08">
            <w:pPr>
              <w:spacing w:after="0" w:line="240" w:lineRule="auto"/>
            </w:pPr>
            <w:r>
              <w:rPr>
                <w:sz w:val="17"/>
                <w:szCs w:val="17"/>
              </w:rPr>
              <w:t>Quản lý hồ sơ nhân viên (UC10)</w:t>
            </w:r>
          </w:p>
        </w:tc>
      </w:tr>
      <w:tr w14:paraId="54511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6C2DF17E">
            <w:pPr>
              <w:spacing w:after="0" w:line="240" w:lineRule="auto"/>
            </w:pPr>
            <w:r>
              <w:rPr>
                <w:sz w:val="17"/>
                <w:szCs w:val="17"/>
              </w:rPr>
              <w:t>SCR-09</w:t>
            </w:r>
          </w:p>
        </w:tc>
        <w:tc>
          <w:tcPr>
            <w:tcW w:w="2300" w:type="dxa"/>
          </w:tcPr>
          <w:p w14:paraId="0983AE65">
            <w:pPr>
              <w:spacing w:after="0" w:line="240" w:lineRule="auto"/>
            </w:pPr>
            <w:r>
              <w:rPr>
                <w:sz w:val="17"/>
                <w:szCs w:val="17"/>
              </w:rPr>
              <w:t>Tài khoản người dùng và phân quyền theo khu</w:t>
            </w:r>
          </w:p>
        </w:tc>
        <w:tc>
          <w:tcPr>
            <w:tcW w:w="1900" w:type="dxa"/>
          </w:tcPr>
          <w:p w14:paraId="5E95CA9D">
            <w:pPr>
              <w:spacing w:after="0" w:line="240" w:lineRule="auto"/>
            </w:pPr>
            <w:r>
              <w:rPr>
                <w:sz w:val="17"/>
                <w:szCs w:val="17"/>
              </w:rPr>
              <w:t>Hợp tác xã và phân quyền</w:t>
            </w:r>
          </w:p>
        </w:tc>
        <w:tc>
          <w:tcPr>
            <w:tcW w:w="3900" w:type="dxa"/>
          </w:tcPr>
          <w:p w14:paraId="4B934BB2">
            <w:pPr>
              <w:spacing w:after="0" w:line="240" w:lineRule="auto"/>
            </w:pPr>
            <w:r>
              <w:rPr>
                <w:sz w:val="17"/>
                <w:szCs w:val="17"/>
              </w:rPr>
              <w:t>Tạo tài khoản nội bộ và gán cho mỗi tài khoản các cặp khu – vai trò (UC11)</w:t>
            </w:r>
          </w:p>
        </w:tc>
      </w:tr>
      <w:tr w14:paraId="05C08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22B4D69D">
            <w:pPr>
              <w:spacing w:after="0" w:line="240" w:lineRule="auto"/>
            </w:pPr>
            <w:r>
              <w:rPr>
                <w:sz w:val="17"/>
                <w:szCs w:val="17"/>
              </w:rPr>
              <w:t>SCR-10</w:t>
            </w:r>
          </w:p>
        </w:tc>
        <w:tc>
          <w:tcPr>
            <w:tcW w:w="2300" w:type="dxa"/>
          </w:tcPr>
          <w:p w14:paraId="01C076CD">
            <w:pPr>
              <w:spacing w:after="0" w:line="240" w:lineRule="auto"/>
            </w:pPr>
            <w:r>
              <w:rPr>
                <w:sz w:val="17"/>
                <w:szCs w:val="17"/>
              </w:rPr>
              <w:t>Vai trò và quyền hạn</w:t>
            </w:r>
          </w:p>
        </w:tc>
        <w:tc>
          <w:tcPr>
            <w:tcW w:w="1900" w:type="dxa"/>
          </w:tcPr>
          <w:p w14:paraId="673BC296">
            <w:pPr>
              <w:spacing w:after="0" w:line="240" w:lineRule="auto"/>
            </w:pPr>
            <w:r>
              <w:rPr>
                <w:sz w:val="17"/>
                <w:szCs w:val="17"/>
              </w:rPr>
              <w:t>Hợp tác xã và phân quyền</w:t>
            </w:r>
          </w:p>
        </w:tc>
        <w:tc>
          <w:tcPr>
            <w:tcW w:w="3900" w:type="dxa"/>
          </w:tcPr>
          <w:p w14:paraId="5AAF1E51">
            <w:pPr>
              <w:spacing w:after="0" w:line="240" w:lineRule="auto"/>
            </w:pPr>
            <w:r>
              <w:rPr>
                <w:sz w:val="17"/>
                <w:szCs w:val="17"/>
              </w:rPr>
              <w:t>Định nghĩa vai trò và quyền Tạo/Xem/Sửa/Xóa/khác trên từng chức năng (UC12)</w:t>
            </w:r>
          </w:p>
        </w:tc>
      </w:tr>
      <w:tr w14:paraId="0C383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099AACF5">
            <w:pPr>
              <w:spacing w:after="0" w:line="240" w:lineRule="auto"/>
            </w:pPr>
            <w:r>
              <w:rPr>
                <w:sz w:val="17"/>
                <w:szCs w:val="17"/>
              </w:rPr>
              <w:t>SCR-11</w:t>
            </w:r>
          </w:p>
        </w:tc>
        <w:tc>
          <w:tcPr>
            <w:tcW w:w="2300" w:type="dxa"/>
          </w:tcPr>
          <w:p w14:paraId="4E419B2A">
            <w:pPr>
              <w:spacing w:after="0" w:line="240" w:lineRule="auto"/>
            </w:pPr>
            <w:r>
              <w:rPr>
                <w:sz w:val="17"/>
                <w:szCs w:val="17"/>
              </w:rPr>
              <w:t>Vùng nuôi và giấy tờ vùng nuôi</w:t>
            </w:r>
          </w:p>
        </w:tc>
        <w:tc>
          <w:tcPr>
            <w:tcW w:w="1900" w:type="dxa"/>
          </w:tcPr>
          <w:p w14:paraId="733A11C5">
            <w:pPr>
              <w:spacing w:after="0" w:line="240" w:lineRule="auto"/>
            </w:pPr>
            <w:r>
              <w:rPr>
                <w:sz w:val="17"/>
                <w:szCs w:val="17"/>
              </w:rPr>
              <w:t>Vùng nuôi, bè và hồ sơ tuân thủ</w:t>
            </w:r>
          </w:p>
        </w:tc>
        <w:tc>
          <w:tcPr>
            <w:tcW w:w="3900" w:type="dxa"/>
          </w:tcPr>
          <w:p w14:paraId="08B15FF4">
            <w:pPr>
              <w:spacing w:after="0" w:line="240" w:lineRule="auto"/>
            </w:pPr>
            <w:r>
              <w:rPr>
                <w:sz w:val="17"/>
                <w:szCs w:val="17"/>
              </w:rPr>
              <w:t>Quản lý vùng nuôi cùng giấy tờ và hạn hiệu lực của vùng (UC15)</w:t>
            </w:r>
          </w:p>
        </w:tc>
      </w:tr>
      <w:tr w14:paraId="72B93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6744BCDD">
            <w:pPr>
              <w:spacing w:after="0" w:line="240" w:lineRule="auto"/>
            </w:pPr>
            <w:r>
              <w:rPr>
                <w:sz w:val="17"/>
                <w:szCs w:val="17"/>
              </w:rPr>
              <w:t>SCR-12</w:t>
            </w:r>
          </w:p>
        </w:tc>
        <w:tc>
          <w:tcPr>
            <w:tcW w:w="2300" w:type="dxa"/>
          </w:tcPr>
          <w:p w14:paraId="33251196">
            <w:pPr>
              <w:spacing w:after="0" w:line="240" w:lineRule="auto"/>
            </w:pPr>
            <w:r>
              <w:rPr>
                <w:sz w:val="17"/>
                <w:szCs w:val="17"/>
              </w:rPr>
              <w:t>Bè và sơ đồ lối</w:t>
            </w:r>
          </w:p>
        </w:tc>
        <w:tc>
          <w:tcPr>
            <w:tcW w:w="1900" w:type="dxa"/>
          </w:tcPr>
          <w:p w14:paraId="363BAC1B">
            <w:pPr>
              <w:spacing w:after="0" w:line="240" w:lineRule="auto"/>
            </w:pPr>
            <w:r>
              <w:rPr>
                <w:sz w:val="17"/>
                <w:szCs w:val="17"/>
              </w:rPr>
              <w:t>Vùng nuôi, bè và hồ sơ tuân thủ</w:t>
            </w:r>
          </w:p>
        </w:tc>
        <w:tc>
          <w:tcPr>
            <w:tcW w:w="3900" w:type="dxa"/>
          </w:tcPr>
          <w:p w14:paraId="16526AEA">
            <w:pPr>
              <w:spacing w:after="0" w:line="240" w:lineRule="auto"/>
            </w:pPr>
            <w:r>
              <w:rPr>
                <w:sz w:val="17"/>
                <w:szCs w:val="17"/>
              </w:rPr>
              <w:t>Khai báo bè với sơ đồ lối và xem tình trạng từng phần lối (UC18)</w:t>
            </w:r>
          </w:p>
        </w:tc>
      </w:tr>
      <w:tr w14:paraId="79E12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63D26979">
            <w:pPr>
              <w:spacing w:after="0" w:line="240" w:lineRule="auto"/>
            </w:pPr>
            <w:r>
              <w:rPr>
                <w:sz w:val="17"/>
                <w:szCs w:val="17"/>
              </w:rPr>
              <w:t>SCR-60</w:t>
            </w:r>
          </w:p>
        </w:tc>
        <w:tc>
          <w:tcPr>
            <w:tcW w:w="2300" w:type="dxa"/>
          </w:tcPr>
          <w:p w14:paraId="323301B2">
            <w:pPr>
              <w:spacing w:after="0" w:line="240" w:lineRule="auto"/>
            </w:pPr>
            <w:r>
              <w:rPr>
                <w:sz w:val="17"/>
                <w:szCs w:val="17"/>
              </w:rPr>
              <w:t>Vật tư bè</w:t>
            </w:r>
          </w:p>
        </w:tc>
        <w:tc>
          <w:tcPr>
            <w:tcW w:w="1900" w:type="dxa"/>
          </w:tcPr>
          <w:p w14:paraId="35DF45D7">
            <w:pPr>
              <w:spacing w:after="0" w:line="240" w:lineRule="auto"/>
            </w:pPr>
            <w:r>
              <w:rPr>
                <w:sz w:val="17"/>
                <w:szCs w:val="17"/>
              </w:rPr>
              <w:t>Vùng nuôi, bè và hồ sơ tuân thủ</w:t>
            </w:r>
          </w:p>
        </w:tc>
        <w:tc>
          <w:tcPr>
            <w:tcW w:w="3900" w:type="dxa"/>
          </w:tcPr>
          <w:p w14:paraId="1C06954C">
            <w:pPr>
              <w:spacing w:after="0" w:line="240" w:lineRule="auto"/>
            </w:pPr>
            <w:r>
              <w:rPr>
                <w:sz w:val="17"/>
                <w:szCs w:val="17"/>
              </w:rPr>
              <w:t>Ghi phiếu vật tư khi tạo bè và mỗi lần thay phao, dây hỏng (UC76)</w:t>
            </w:r>
          </w:p>
        </w:tc>
      </w:tr>
      <w:tr w14:paraId="1B3E3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4192F1E7">
            <w:pPr>
              <w:spacing w:after="0" w:line="240" w:lineRule="auto"/>
            </w:pPr>
            <w:r>
              <w:rPr>
                <w:sz w:val="17"/>
                <w:szCs w:val="17"/>
              </w:rPr>
              <w:t>SCR-61</w:t>
            </w:r>
          </w:p>
        </w:tc>
        <w:tc>
          <w:tcPr>
            <w:tcW w:w="2300" w:type="dxa"/>
          </w:tcPr>
          <w:p w14:paraId="4835E1DB">
            <w:pPr>
              <w:spacing w:after="0" w:line="240" w:lineRule="auto"/>
            </w:pPr>
            <w:r>
              <w:rPr>
                <w:sz w:val="17"/>
                <w:szCs w:val="17"/>
              </w:rPr>
              <w:t>Chi phí vật tư bè</w:t>
            </w:r>
          </w:p>
        </w:tc>
        <w:tc>
          <w:tcPr>
            <w:tcW w:w="1900" w:type="dxa"/>
          </w:tcPr>
          <w:p w14:paraId="1D238034">
            <w:pPr>
              <w:spacing w:after="0" w:line="240" w:lineRule="auto"/>
            </w:pPr>
            <w:r>
              <w:rPr>
                <w:sz w:val="17"/>
                <w:szCs w:val="17"/>
              </w:rPr>
              <w:t>Vùng nuôi, bè và hồ sơ tuân thủ</w:t>
            </w:r>
          </w:p>
        </w:tc>
        <w:tc>
          <w:tcPr>
            <w:tcW w:w="3900" w:type="dxa"/>
          </w:tcPr>
          <w:p w14:paraId="3374B8CE">
            <w:pPr>
              <w:spacing w:after="0" w:line="240" w:lineRule="auto"/>
            </w:pPr>
            <w:r>
              <w:rPr>
                <w:sz w:val="17"/>
                <w:szCs w:val="17"/>
              </w:rPr>
              <w:t>Xem số phao, dây của từng bè, lịch sử thay thế và tổng chi phí vật tư (UC77)</w:t>
            </w:r>
          </w:p>
        </w:tc>
      </w:tr>
      <w:tr w14:paraId="6A4CF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44C99279">
            <w:pPr>
              <w:spacing w:after="0" w:line="240" w:lineRule="auto"/>
            </w:pPr>
            <w:r>
              <w:rPr>
                <w:sz w:val="17"/>
                <w:szCs w:val="17"/>
              </w:rPr>
              <w:t>SCR-13</w:t>
            </w:r>
          </w:p>
        </w:tc>
        <w:tc>
          <w:tcPr>
            <w:tcW w:w="2300" w:type="dxa"/>
          </w:tcPr>
          <w:p w14:paraId="6A5DB7B4">
            <w:pPr>
              <w:spacing w:after="0" w:line="240" w:lineRule="auto"/>
            </w:pPr>
            <w:r>
              <w:rPr>
                <w:sz w:val="17"/>
                <w:szCs w:val="17"/>
              </w:rPr>
              <w:t>Danh mục giống hàu và sản phẩm</w:t>
            </w:r>
          </w:p>
        </w:tc>
        <w:tc>
          <w:tcPr>
            <w:tcW w:w="1900" w:type="dxa"/>
          </w:tcPr>
          <w:p w14:paraId="0D2C5CFF">
            <w:pPr>
              <w:spacing w:after="0" w:line="240" w:lineRule="auto"/>
            </w:pPr>
            <w:r>
              <w:rPr>
                <w:sz w:val="17"/>
                <w:szCs w:val="17"/>
              </w:rPr>
              <w:t>Sản phẩm và nguồn giống</w:t>
            </w:r>
          </w:p>
        </w:tc>
        <w:tc>
          <w:tcPr>
            <w:tcW w:w="3900" w:type="dxa"/>
          </w:tcPr>
          <w:p w14:paraId="33B772C4">
            <w:pPr>
              <w:spacing w:after="0" w:line="240" w:lineRule="auto"/>
            </w:pPr>
            <w:r>
              <w:rPr>
                <w:sz w:val="17"/>
                <w:szCs w:val="17"/>
              </w:rPr>
              <w:t>Quản lý danh mục giống hàu và sản phẩm bán ra (UC20)</w:t>
            </w:r>
          </w:p>
        </w:tc>
      </w:tr>
      <w:tr w14:paraId="6EF95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70061EE8">
            <w:pPr>
              <w:spacing w:after="0" w:line="240" w:lineRule="auto"/>
            </w:pPr>
            <w:r>
              <w:rPr>
                <w:sz w:val="17"/>
                <w:szCs w:val="17"/>
              </w:rPr>
              <w:t>SCR-14</w:t>
            </w:r>
          </w:p>
        </w:tc>
        <w:tc>
          <w:tcPr>
            <w:tcW w:w="2300" w:type="dxa"/>
          </w:tcPr>
          <w:p w14:paraId="635EEAF6">
            <w:pPr>
              <w:spacing w:after="0" w:line="240" w:lineRule="auto"/>
            </w:pPr>
            <w:r>
              <w:rPr>
                <w:sz w:val="17"/>
                <w:szCs w:val="17"/>
              </w:rPr>
              <w:t>Nhà cung cấp giống</w:t>
            </w:r>
          </w:p>
        </w:tc>
        <w:tc>
          <w:tcPr>
            <w:tcW w:w="1900" w:type="dxa"/>
          </w:tcPr>
          <w:p w14:paraId="39BEA982">
            <w:pPr>
              <w:spacing w:after="0" w:line="240" w:lineRule="auto"/>
            </w:pPr>
            <w:r>
              <w:rPr>
                <w:sz w:val="17"/>
                <w:szCs w:val="17"/>
              </w:rPr>
              <w:t>Sản phẩm và nguồn giống</w:t>
            </w:r>
          </w:p>
        </w:tc>
        <w:tc>
          <w:tcPr>
            <w:tcW w:w="3900" w:type="dxa"/>
          </w:tcPr>
          <w:p w14:paraId="5A5F98E6">
            <w:pPr>
              <w:spacing w:after="0" w:line="240" w:lineRule="auto"/>
            </w:pPr>
            <w:r>
              <w:rPr>
                <w:sz w:val="17"/>
                <w:szCs w:val="17"/>
              </w:rPr>
              <w:t>Lưu nhà cung cấp giống (UC22)</w:t>
            </w:r>
          </w:p>
        </w:tc>
      </w:tr>
      <w:tr w14:paraId="36A0C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70429C82">
            <w:pPr>
              <w:spacing w:after="0" w:line="240" w:lineRule="auto"/>
            </w:pPr>
            <w:r>
              <w:rPr>
                <w:sz w:val="17"/>
                <w:szCs w:val="17"/>
              </w:rPr>
              <w:t>SCR-15</w:t>
            </w:r>
          </w:p>
        </w:tc>
        <w:tc>
          <w:tcPr>
            <w:tcW w:w="2300" w:type="dxa"/>
          </w:tcPr>
          <w:p w14:paraId="0779865F">
            <w:pPr>
              <w:spacing w:after="0" w:line="240" w:lineRule="auto"/>
            </w:pPr>
            <w:r>
              <w:rPr>
                <w:sz w:val="17"/>
                <w:szCs w:val="17"/>
              </w:rPr>
              <w:t>Lô giống đã nhận</w:t>
            </w:r>
          </w:p>
        </w:tc>
        <w:tc>
          <w:tcPr>
            <w:tcW w:w="1900" w:type="dxa"/>
          </w:tcPr>
          <w:p w14:paraId="14419D71">
            <w:pPr>
              <w:spacing w:after="0" w:line="240" w:lineRule="auto"/>
            </w:pPr>
            <w:r>
              <w:rPr>
                <w:sz w:val="17"/>
                <w:szCs w:val="17"/>
              </w:rPr>
              <w:t>Sản phẩm và nguồn giống</w:t>
            </w:r>
          </w:p>
        </w:tc>
        <w:tc>
          <w:tcPr>
            <w:tcW w:w="3900" w:type="dxa"/>
          </w:tcPr>
          <w:p w14:paraId="2AF761E3">
            <w:pPr>
              <w:spacing w:after="0" w:line="240" w:lineRule="auto"/>
            </w:pPr>
            <w:r>
              <w:rPr>
                <w:sz w:val="17"/>
                <w:szCs w:val="17"/>
              </w:rPr>
              <w:t>Ghi mỗi lần nhận giống (UC23)</w:t>
            </w:r>
          </w:p>
        </w:tc>
      </w:tr>
      <w:tr w14:paraId="190BA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6647B86C">
            <w:pPr>
              <w:spacing w:after="0" w:line="240" w:lineRule="auto"/>
            </w:pPr>
            <w:r>
              <w:rPr>
                <w:sz w:val="17"/>
                <w:szCs w:val="17"/>
              </w:rPr>
              <w:t>SCR-16</w:t>
            </w:r>
          </w:p>
        </w:tc>
        <w:tc>
          <w:tcPr>
            <w:tcW w:w="2300" w:type="dxa"/>
          </w:tcPr>
          <w:p w14:paraId="2A00C34A">
            <w:pPr>
              <w:spacing w:after="0" w:line="240" w:lineRule="auto"/>
            </w:pPr>
            <w:r>
              <w:rPr>
                <w:sz w:val="17"/>
                <w:szCs w:val="17"/>
              </w:rPr>
              <w:t>Chu kỳ nuôi và tiến độ sơ đồ lối</w:t>
            </w:r>
          </w:p>
        </w:tc>
        <w:tc>
          <w:tcPr>
            <w:tcW w:w="1900" w:type="dxa"/>
          </w:tcPr>
          <w:p w14:paraId="2ABAEB5C">
            <w:pPr>
              <w:spacing w:after="0" w:line="240" w:lineRule="auto"/>
            </w:pPr>
            <w:r>
              <w:rPr>
                <w:sz w:val="17"/>
                <w:szCs w:val="17"/>
              </w:rPr>
              <w:t>Nuôi trồng và môi trường</w:t>
            </w:r>
          </w:p>
        </w:tc>
        <w:tc>
          <w:tcPr>
            <w:tcW w:w="3900" w:type="dxa"/>
          </w:tcPr>
          <w:p w14:paraId="38BB1C59">
            <w:pPr>
              <w:spacing w:after="0" w:line="240" w:lineRule="auto"/>
            </w:pPr>
            <w:r>
              <w:rPr>
                <w:sz w:val="17"/>
                <w:szCs w:val="17"/>
              </w:rPr>
              <w:t>Mở chu kỳ nuôi mới trên một bè; theo dõi tiến độ chu kỳ trên sơ đồ bè (UC24, UC27)</w:t>
            </w:r>
          </w:p>
        </w:tc>
      </w:tr>
      <w:tr w14:paraId="30EB1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1A4186A0">
            <w:pPr>
              <w:spacing w:after="0" w:line="240" w:lineRule="auto"/>
            </w:pPr>
            <w:r>
              <w:rPr>
                <w:sz w:val="17"/>
                <w:szCs w:val="17"/>
              </w:rPr>
              <w:t>SCR-17</w:t>
            </w:r>
          </w:p>
        </w:tc>
        <w:tc>
          <w:tcPr>
            <w:tcW w:w="2300" w:type="dxa"/>
          </w:tcPr>
          <w:p w14:paraId="3117208A">
            <w:pPr>
              <w:spacing w:after="0" w:line="240" w:lineRule="auto"/>
            </w:pPr>
            <w:r>
              <w:rPr>
                <w:sz w:val="17"/>
                <w:szCs w:val="17"/>
              </w:rPr>
              <w:t>Buổi thả giống</w:t>
            </w:r>
          </w:p>
        </w:tc>
        <w:tc>
          <w:tcPr>
            <w:tcW w:w="1900" w:type="dxa"/>
          </w:tcPr>
          <w:p w14:paraId="4CFF96BB">
            <w:pPr>
              <w:spacing w:after="0" w:line="240" w:lineRule="auto"/>
            </w:pPr>
            <w:r>
              <w:rPr>
                <w:sz w:val="17"/>
                <w:szCs w:val="17"/>
              </w:rPr>
              <w:t>Nuôi trồng và môi trường</w:t>
            </w:r>
          </w:p>
        </w:tc>
        <w:tc>
          <w:tcPr>
            <w:tcW w:w="3900" w:type="dxa"/>
          </w:tcPr>
          <w:p w14:paraId="59022FE1">
            <w:pPr>
              <w:spacing w:after="0" w:line="240" w:lineRule="auto"/>
            </w:pPr>
            <w:r>
              <w:rPr>
                <w:sz w:val="17"/>
                <w:szCs w:val="17"/>
              </w:rPr>
              <w:t>Ghi từng buổi thả với lô giống và đoạn lối đã thả (UC25)</w:t>
            </w:r>
          </w:p>
        </w:tc>
      </w:tr>
      <w:tr w14:paraId="5E66C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77713F99">
            <w:pPr>
              <w:spacing w:after="0" w:line="240" w:lineRule="auto"/>
            </w:pPr>
            <w:r>
              <w:rPr>
                <w:sz w:val="17"/>
                <w:szCs w:val="17"/>
              </w:rPr>
              <w:t>SCR-18</w:t>
            </w:r>
          </w:p>
        </w:tc>
        <w:tc>
          <w:tcPr>
            <w:tcW w:w="2300" w:type="dxa"/>
          </w:tcPr>
          <w:p w14:paraId="07DA8DA5">
            <w:pPr>
              <w:spacing w:after="0" w:line="240" w:lineRule="auto"/>
            </w:pPr>
            <w:r>
              <w:rPr>
                <w:sz w:val="17"/>
                <w:szCs w:val="17"/>
              </w:rPr>
              <w:t>Nhật ký nuôi trồng và chỉ số nước</w:t>
            </w:r>
          </w:p>
        </w:tc>
        <w:tc>
          <w:tcPr>
            <w:tcW w:w="1900" w:type="dxa"/>
          </w:tcPr>
          <w:p w14:paraId="01A36310">
            <w:pPr>
              <w:spacing w:after="0" w:line="240" w:lineRule="auto"/>
            </w:pPr>
            <w:r>
              <w:rPr>
                <w:sz w:val="17"/>
                <w:szCs w:val="17"/>
              </w:rPr>
              <w:t>Nuôi trồng và môi trường</w:t>
            </w:r>
          </w:p>
        </w:tc>
        <w:tc>
          <w:tcPr>
            <w:tcW w:w="3900" w:type="dxa"/>
          </w:tcPr>
          <w:p w14:paraId="65C7BBCF">
            <w:pPr>
              <w:spacing w:after="0" w:line="240" w:lineRule="auto"/>
            </w:pPr>
            <w:r>
              <w:rPr>
                <w:sz w:val="17"/>
                <w:szCs w:val="17"/>
              </w:rPr>
              <w:t>Ghi nhật ký nuôi và chỉ số pH, độ mặn ít nhất mỗi tháng (UC26)</w:t>
            </w:r>
          </w:p>
        </w:tc>
      </w:tr>
      <w:tr w14:paraId="6B124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0A249E41">
            <w:pPr>
              <w:spacing w:after="0" w:line="240" w:lineRule="auto"/>
            </w:pPr>
            <w:r>
              <w:rPr>
                <w:sz w:val="17"/>
                <w:szCs w:val="17"/>
              </w:rPr>
              <w:t>SCR-19</w:t>
            </w:r>
          </w:p>
        </w:tc>
        <w:tc>
          <w:tcPr>
            <w:tcW w:w="2300" w:type="dxa"/>
          </w:tcPr>
          <w:p w14:paraId="7C49C452">
            <w:pPr>
              <w:spacing w:after="0" w:line="240" w:lineRule="auto"/>
            </w:pPr>
            <w:r>
              <w:rPr>
                <w:sz w:val="17"/>
                <w:szCs w:val="17"/>
              </w:rPr>
              <w:t>Kế hoạch và ghi nhận thu hoạch của đơn</w:t>
            </w:r>
          </w:p>
        </w:tc>
        <w:tc>
          <w:tcPr>
            <w:tcW w:w="1900" w:type="dxa"/>
          </w:tcPr>
          <w:p w14:paraId="695020D5">
            <w:pPr>
              <w:spacing w:after="0" w:line="240" w:lineRule="auto"/>
            </w:pPr>
            <w:r>
              <w:rPr>
                <w:sz w:val="17"/>
                <w:szCs w:val="17"/>
              </w:rPr>
              <w:t>Thu hoạch và truy xuất</w:t>
            </w:r>
          </w:p>
        </w:tc>
        <w:tc>
          <w:tcPr>
            <w:tcW w:w="3900" w:type="dxa"/>
          </w:tcPr>
          <w:p w14:paraId="7E1DA8FD">
            <w:pPr>
              <w:spacing w:after="0" w:line="240" w:lineRule="auto"/>
            </w:pPr>
            <w:r>
              <w:rPr>
                <w:sz w:val="17"/>
                <w:szCs w:val="17"/>
              </w:rPr>
              <w:t>Lập kế hoạch thu trên các bè, lối và ngày dự kiến; ghi phần lối thực thu và gom các nguồn thành một lô có một QR (UC30–31)</w:t>
            </w:r>
          </w:p>
        </w:tc>
      </w:tr>
      <w:tr w14:paraId="4E629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0CE6CC30">
            <w:pPr>
              <w:spacing w:after="0" w:line="240" w:lineRule="auto"/>
            </w:pPr>
            <w:r>
              <w:rPr>
                <w:sz w:val="17"/>
                <w:szCs w:val="17"/>
              </w:rPr>
              <w:t>SCR-20</w:t>
            </w:r>
          </w:p>
        </w:tc>
        <w:tc>
          <w:tcPr>
            <w:tcW w:w="2300" w:type="dxa"/>
          </w:tcPr>
          <w:p w14:paraId="3D876D20">
            <w:pPr>
              <w:spacing w:after="0" w:line="240" w:lineRule="auto"/>
            </w:pPr>
            <w:r>
              <w:rPr>
                <w:sz w:val="17"/>
                <w:szCs w:val="17"/>
              </w:rPr>
              <w:t>Rà soát và công bố hồ sơ truy xuất</w:t>
            </w:r>
          </w:p>
        </w:tc>
        <w:tc>
          <w:tcPr>
            <w:tcW w:w="1900" w:type="dxa"/>
          </w:tcPr>
          <w:p w14:paraId="05E7FB3B">
            <w:pPr>
              <w:spacing w:after="0" w:line="240" w:lineRule="auto"/>
            </w:pPr>
            <w:r>
              <w:rPr>
                <w:sz w:val="17"/>
                <w:szCs w:val="17"/>
              </w:rPr>
              <w:t>Thu hoạch và truy xuất</w:t>
            </w:r>
          </w:p>
        </w:tc>
        <w:tc>
          <w:tcPr>
            <w:tcW w:w="3900" w:type="dxa"/>
          </w:tcPr>
          <w:p w14:paraId="1E8A6F8B">
            <w:pPr>
              <w:spacing w:after="0" w:line="240" w:lineRule="auto"/>
            </w:pPr>
            <w:r>
              <w:rPr>
                <w:sz w:val="17"/>
                <w:szCs w:val="17"/>
              </w:rPr>
              <w:t>Rà soát và công bố hồ sơ truy xuất của lô (UC32)</w:t>
            </w:r>
          </w:p>
        </w:tc>
      </w:tr>
      <w:tr w14:paraId="71149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5B98114A">
            <w:pPr>
              <w:spacing w:after="0" w:line="240" w:lineRule="auto"/>
            </w:pPr>
            <w:r>
              <w:rPr>
                <w:sz w:val="17"/>
                <w:szCs w:val="17"/>
              </w:rPr>
              <w:t>SCR-21</w:t>
            </w:r>
          </w:p>
        </w:tc>
        <w:tc>
          <w:tcPr>
            <w:tcW w:w="2300" w:type="dxa"/>
          </w:tcPr>
          <w:p w14:paraId="5BBD6B38">
            <w:pPr>
              <w:spacing w:after="0" w:line="240" w:lineRule="auto"/>
            </w:pPr>
            <w:r>
              <w:rPr>
                <w:sz w:val="17"/>
                <w:szCs w:val="17"/>
              </w:rPr>
              <w:t>Truy vết lô (truy ngược và truy xuôi)</w:t>
            </w:r>
          </w:p>
        </w:tc>
        <w:tc>
          <w:tcPr>
            <w:tcW w:w="1900" w:type="dxa"/>
          </w:tcPr>
          <w:p w14:paraId="4D3C12A4">
            <w:pPr>
              <w:spacing w:after="0" w:line="240" w:lineRule="auto"/>
            </w:pPr>
            <w:r>
              <w:rPr>
                <w:sz w:val="17"/>
                <w:szCs w:val="17"/>
              </w:rPr>
              <w:t>Thu hoạch và truy xuất</w:t>
            </w:r>
          </w:p>
        </w:tc>
        <w:tc>
          <w:tcPr>
            <w:tcW w:w="3900" w:type="dxa"/>
          </w:tcPr>
          <w:p w14:paraId="61D2A8F0">
            <w:pPr>
              <w:spacing w:after="0" w:line="240" w:lineRule="auto"/>
            </w:pPr>
            <w:r>
              <w:rPr>
                <w:sz w:val="17"/>
                <w:szCs w:val="17"/>
              </w:rPr>
              <w:t>Truy ngược một lô tới mọi bè, lối, buổi thả, lô giống và nhà cung cấp; truy xuôi một lô tới lần bán đầu, hàng trả và các lần bán lại (UC36–37)</w:t>
            </w:r>
          </w:p>
        </w:tc>
      </w:tr>
      <w:tr w14:paraId="1FD5D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5124E7FE">
            <w:pPr>
              <w:spacing w:after="0" w:line="240" w:lineRule="auto"/>
            </w:pPr>
            <w:r>
              <w:rPr>
                <w:sz w:val="17"/>
                <w:szCs w:val="17"/>
              </w:rPr>
              <w:t>SCR-22</w:t>
            </w:r>
          </w:p>
        </w:tc>
        <w:tc>
          <w:tcPr>
            <w:tcW w:w="2300" w:type="dxa"/>
          </w:tcPr>
          <w:p w14:paraId="1843999C">
            <w:pPr>
              <w:spacing w:after="0" w:line="240" w:lineRule="auto"/>
            </w:pPr>
            <w:r>
              <w:rPr>
                <w:sz w:val="17"/>
                <w:szCs w:val="17"/>
              </w:rPr>
              <w:t>Báo cáo truy xuất</w:t>
            </w:r>
          </w:p>
        </w:tc>
        <w:tc>
          <w:tcPr>
            <w:tcW w:w="1900" w:type="dxa"/>
          </w:tcPr>
          <w:p w14:paraId="5A2B0AF2">
            <w:pPr>
              <w:spacing w:after="0" w:line="240" w:lineRule="auto"/>
            </w:pPr>
            <w:r>
              <w:rPr>
                <w:sz w:val="17"/>
                <w:szCs w:val="17"/>
              </w:rPr>
              <w:t>Thu hoạch và truy xuất</w:t>
            </w:r>
          </w:p>
        </w:tc>
        <w:tc>
          <w:tcPr>
            <w:tcW w:w="3900" w:type="dxa"/>
          </w:tcPr>
          <w:p w14:paraId="4F75F497">
            <w:pPr>
              <w:spacing w:after="0" w:line="240" w:lineRule="auto"/>
            </w:pPr>
            <w:r>
              <w:rPr>
                <w:sz w:val="17"/>
                <w:szCs w:val="17"/>
              </w:rPr>
              <w:t>Tạo báo cáo truy xuất hai chiều của một lô (UC38)</w:t>
            </w:r>
          </w:p>
        </w:tc>
      </w:tr>
      <w:tr w14:paraId="433B8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219CBBA4">
            <w:pPr>
              <w:spacing w:after="0" w:line="240" w:lineRule="auto"/>
            </w:pPr>
            <w:r>
              <w:rPr>
                <w:sz w:val="17"/>
                <w:szCs w:val="17"/>
              </w:rPr>
              <w:t>SCR-23</w:t>
            </w:r>
          </w:p>
        </w:tc>
        <w:tc>
          <w:tcPr>
            <w:tcW w:w="2300" w:type="dxa"/>
          </w:tcPr>
          <w:p w14:paraId="2739CD2E">
            <w:pPr>
              <w:spacing w:after="0" w:line="240" w:lineRule="auto"/>
            </w:pPr>
            <w:r>
              <w:rPr>
                <w:sz w:val="17"/>
                <w:szCs w:val="17"/>
              </w:rPr>
              <w:t>Đính chính dữ liệu nguồn gốc</w:t>
            </w:r>
          </w:p>
        </w:tc>
        <w:tc>
          <w:tcPr>
            <w:tcW w:w="1900" w:type="dxa"/>
          </w:tcPr>
          <w:p w14:paraId="1781CDDF">
            <w:pPr>
              <w:spacing w:after="0" w:line="240" w:lineRule="auto"/>
            </w:pPr>
            <w:r>
              <w:rPr>
                <w:sz w:val="17"/>
                <w:szCs w:val="17"/>
              </w:rPr>
              <w:t>Thu hoạch và truy xuất</w:t>
            </w:r>
          </w:p>
        </w:tc>
        <w:tc>
          <w:tcPr>
            <w:tcW w:w="3900" w:type="dxa"/>
          </w:tcPr>
          <w:p w14:paraId="18972F9F">
            <w:pPr>
              <w:spacing w:after="0" w:line="240" w:lineRule="auto"/>
            </w:pPr>
            <w:r>
              <w:rPr>
                <w:sz w:val="17"/>
                <w:szCs w:val="17"/>
              </w:rPr>
              <w:t>Đính chính dữ liệu nguồn hoặc số cân có lý do và lịch sử (UC39)</w:t>
            </w:r>
          </w:p>
        </w:tc>
      </w:tr>
      <w:tr w14:paraId="15E43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0DAECA3C">
            <w:pPr>
              <w:spacing w:after="0" w:line="240" w:lineRule="auto"/>
            </w:pPr>
            <w:r>
              <w:rPr>
                <w:sz w:val="17"/>
                <w:szCs w:val="17"/>
              </w:rPr>
              <w:t>SCR-24</w:t>
            </w:r>
          </w:p>
        </w:tc>
        <w:tc>
          <w:tcPr>
            <w:tcW w:w="2300" w:type="dxa"/>
          </w:tcPr>
          <w:p w14:paraId="427B1533">
            <w:pPr>
              <w:spacing w:after="0" w:line="240" w:lineRule="auto"/>
            </w:pPr>
            <w:r>
              <w:rPr>
                <w:sz w:val="17"/>
                <w:szCs w:val="17"/>
              </w:rPr>
              <w:t>Trang truy xuất công khai</w:t>
            </w:r>
          </w:p>
        </w:tc>
        <w:tc>
          <w:tcPr>
            <w:tcW w:w="1900" w:type="dxa"/>
          </w:tcPr>
          <w:p w14:paraId="50881F78">
            <w:pPr>
              <w:spacing w:after="0" w:line="240" w:lineRule="auto"/>
            </w:pPr>
            <w:r>
              <w:rPr>
                <w:sz w:val="17"/>
                <w:szCs w:val="17"/>
              </w:rPr>
              <w:t>Thu hoạch và truy xuất</w:t>
            </w:r>
          </w:p>
        </w:tc>
        <w:tc>
          <w:tcPr>
            <w:tcW w:w="3900" w:type="dxa"/>
          </w:tcPr>
          <w:p w14:paraId="36B6765B">
            <w:pPr>
              <w:spacing w:after="0" w:line="240" w:lineRule="auto"/>
            </w:pPr>
            <w:r>
              <w:rPr>
                <w:sz w:val="17"/>
                <w:szCs w:val="17"/>
              </w:rPr>
              <w:t>Xem nguồn gốc lô hàu đã được công bố (UC40)</w:t>
            </w:r>
          </w:p>
        </w:tc>
      </w:tr>
      <w:tr w14:paraId="13F24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7717DD43">
            <w:pPr>
              <w:spacing w:after="0" w:line="240" w:lineRule="auto"/>
            </w:pPr>
            <w:r>
              <w:rPr>
                <w:sz w:val="17"/>
                <w:szCs w:val="17"/>
              </w:rPr>
              <w:t>SCR-25</w:t>
            </w:r>
          </w:p>
        </w:tc>
        <w:tc>
          <w:tcPr>
            <w:tcW w:w="2300" w:type="dxa"/>
          </w:tcPr>
          <w:p w14:paraId="361B1F03">
            <w:pPr>
              <w:spacing w:after="0" w:line="240" w:lineRule="auto"/>
            </w:pPr>
            <w:r>
              <w:rPr>
                <w:sz w:val="17"/>
                <w:szCs w:val="17"/>
              </w:rPr>
              <w:t>Hàng đợi đồng bộ cổng truy xuất</w:t>
            </w:r>
          </w:p>
        </w:tc>
        <w:tc>
          <w:tcPr>
            <w:tcW w:w="1900" w:type="dxa"/>
          </w:tcPr>
          <w:p w14:paraId="19DC74D1">
            <w:pPr>
              <w:spacing w:after="0" w:line="240" w:lineRule="auto"/>
            </w:pPr>
            <w:r>
              <w:rPr>
                <w:sz w:val="17"/>
                <w:szCs w:val="17"/>
              </w:rPr>
              <w:t>Thu hoạch và truy xuất</w:t>
            </w:r>
          </w:p>
        </w:tc>
        <w:tc>
          <w:tcPr>
            <w:tcW w:w="3900" w:type="dxa"/>
          </w:tcPr>
          <w:p w14:paraId="741CF23F">
            <w:pPr>
              <w:spacing w:after="0" w:line="240" w:lineRule="auto"/>
            </w:pPr>
            <w:r>
              <w:rPr>
                <w:sz w:val="17"/>
                <w:szCs w:val="17"/>
              </w:rPr>
              <w:t>Đồng bộ hồ sơ truy xuất của lô lên cổng truy xuất quốc gia (UC41)</w:t>
            </w:r>
          </w:p>
        </w:tc>
      </w:tr>
      <w:tr w14:paraId="2B024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0EFE6C22">
            <w:pPr>
              <w:spacing w:after="0" w:line="240" w:lineRule="auto"/>
            </w:pPr>
            <w:r>
              <w:rPr>
                <w:sz w:val="17"/>
                <w:szCs w:val="17"/>
              </w:rPr>
              <w:t>SCR-26</w:t>
            </w:r>
          </w:p>
        </w:tc>
        <w:tc>
          <w:tcPr>
            <w:tcW w:w="2300" w:type="dxa"/>
          </w:tcPr>
          <w:p w14:paraId="3CAE3892">
            <w:pPr>
              <w:spacing w:after="0" w:line="240" w:lineRule="auto"/>
            </w:pPr>
            <w:r>
              <w:rPr>
                <w:sz w:val="17"/>
                <w:szCs w:val="17"/>
              </w:rPr>
              <w:t>Hồ sơ khách hàng</w:t>
            </w:r>
          </w:p>
        </w:tc>
        <w:tc>
          <w:tcPr>
            <w:tcW w:w="1900" w:type="dxa"/>
          </w:tcPr>
          <w:p w14:paraId="7A52FCEE">
            <w:pPr>
              <w:spacing w:after="0" w:line="240" w:lineRule="auto"/>
            </w:pPr>
            <w:r>
              <w:rPr>
                <w:sz w:val="17"/>
                <w:szCs w:val="17"/>
              </w:rPr>
              <w:t>Khách hàng, đơn hàng và bán hàng</w:t>
            </w:r>
          </w:p>
        </w:tc>
        <w:tc>
          <w:tcPr>
            <w:tcW w:w="3900" w:type="dxa"/>
          </w:tcPr>
          <w:p w14:paraId="4B1A4400">
            <w:pPr>
              <w:spacing w:after="0" w:line="240" w:lineRule="auto"/>
            </w:pPr>
            <w:r>
              <w:rPr>
                <w:sz w:val="17"/>
                <w:szCs w:val="17"/>
              </w:rPr>
              <w:t>Lưu hồ sơ thương lái, kể cả người chưa có tài khoản (UC42)</w:t>
            </w:r>
          </w:p>
        </w:tc>
      </w:tr>
      <w:tr w14:paraId="1E9B0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5965936C">
            <w:pPr>
              <w:spacing w:after="0" w:line="240" w:lineRule="auto"/>
            </w:pPr>
            <w:r>
              <w:rPr>
                <w:sz w:val="17"/>
                <w:szCs w:val="17"/>
              </w:rPr>
              <w:t>SCR-27</w:t>
            </w:r>
          </w:p>
        </w:tc>
        <w:tc>
          <w:tcPr>
            <w:tcW w:w="2300" w:type="dxa"/>
          </w:tcPr>
          <w:p w14:paraId="14D28A3F">
            <w:pPr>
              <w:spacing w:after="0" w:line="240" w:lineRule="auto"/>
            </w:pPr>
            <w:r>
              <w:rPr>
                <w:sz w:val="17"/>
                <w:szCs w:val="17"/>
              </w:rPr>
              <w:t>Yêu cầu mua hàng</w:t>
            </w:r>
          </w:p>
        </w:tc>
        <w:tc>
          <w:tcPr>
            <w:tcW w:w="1900" w:type="dxa"/>
          </w:tcPr>
          <w:p w14:paraId="17BDEE60">
            <w:pPr>
              <w:spacing w:after="0" w:line="240" w:lineRule="auto"/>
            </w:pPr>
            <w:r>
              <w:rPr>
                <w:sz w:val="17"/>
                <w:szCs w:val="17"/>
              </w:rPr>
              <w:t>Khách hàng, đơn hàng và bán hàng</w:t>
            </w:r>
          </w:p>
        </w:tc>
        <w:tc>
          <w:tcPr>
            <w:tcW w:w="3900" w:type="dxa"/>
          </w:tcPr>
          <w:p w14:paraId="0254F0AE">
            <w:pPr>
              <w:spacing w:after="0" w:line="240" w:lineRule="auto"/>
            </w:pPr>
            <w:r>
              <w:rPr>
                <w:sz w:val="17"/>
                <w:szCs w:val="17"/>
              </w:rPr>
              <w:t>Gửi yêu cầu mua gồm sản phẩm, số kg và thời điểm mong muốn (UC43)</w:t>
            </w:r>
          </w:p>
        </w:tc>
      </w:tr>
      <w:tr w14:paraId="5FFA1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0ACD243E">
            <w:pPr>
              <w:spacing w:after="0" w:line="240" w:lineRule="auto"/>
            </w:pPr>
            <w:r>
              <w:rPr>
                <w:sz w:val="17"/>
                <w:szCs w:val="17"/>
              </w:rPr>
              <w:t>SCR-28</w:t>
            </w:r>
          </w:p>
        </w:tc>
        <w:tc>
          <w:tcPr>
            <w:tcW w:w="2300" w:type="dxa"/>
          </w:tcPr>
          <w:p w14:paraId="6A3FBE44">
            <w:pPr>
              <w:spacing w:after="0" w:line="240" w:lineRule="auto"/>
            </w:pPr>
            <w:r>
              <w:rPr>
                <w:sz w:val="17"/>
                <w:szCs w:val="17"/>
              </w:rPr>
              <w:t>Xét yêu cầu mua hàng</w:t>
            </w:r>
          </w:p>
        </w:tc>
        <w:tc>
          <w:tcPr>
            <w:tcW w:w="1900" w:type="dxa"/>
          </w:tcPr>
          <w:p w14:paraId="4E0D270F">
            <w:pPr>
              <w:spacing w:after="0" w:line="240" w:lineRule="auto"/>
            </w:pPr>
            <w:r>
              <w:rPr>
                <w:sz w:val="17"/>
                <w:szCs w:val="17"/>
              </w:rPr>
              <w:t>Khách hàng, đơn hàng và bán hàng</w:t>
            </w:r>
          </w:p>
        </w:tc>
        <w:tc>
          <w:tcPr>
            <w:tcW w:w="3900" w:type="dxa"/>
          </w:tcPr>
          <w:p w14:paraId="1611FDE0">
            <w:pPr>
              <w:spacing w:after="0" w:line="240" w:lineRule="auto"/>
            </w:pPr>
            <w:r>
              <w:rPr>
                <w:sz w:val="17"/>
                <w:szCs w:val="17"/>
              </w:rPr>
              <w:t xml:space="preserve">Xác nhận sản phẩm, lượng và khu phụ trách của yêu cầu mua rồi gửi thông tin </w:t>
            </w:r>
            <w:del w:id="1898" w:author="Claude" w:date="2026-10-08T00:00:00Z">
              <w:r>
                <w:rPr>
                  <w:sz w:val="17"/>
                  <w:szCs w:val="17"/>
                </w:rPr>
                <w:delText xml:space="preserve">lô</w:delText>
              </w:r>
            </w:del>
            <w:ins w:id="1899" w:author="Claude" w:date="2026-10-08T00:00:00Z">
              <w:r>
                <w:rPr>
                  <w:sz w:val="17"/>
                  <w:szCs w:val="17"/>
                </w:rPr>
                <w:t xml:space="preserve">đơn</w:t>
              </w:r>
            </w:ins>
            <w:r>
              <w:rPr>
                <w:sz w:val="17"/>
                <w:szCs w:val="17"/>
              </w:rPr>
              <w:t xml:space="preserve"> </w:t>
            </w:r>
            <w:del w:id="1896" w:author="Claude" w:date="2026-10-08T00:00:00Z">
              <w:r>
                <w:rPr>
                  <w:sz w:val="17"/>
                  <w:szCs w:val="17"/>
                </w:rPr>
                <w:delText xml:space="preserve">dự</w:delText>
              </w:r>
            </w:del>
            <w:ins w:id="1897" w:author="Claude" w:date="2026-10-08T00:00:00Z">
              <w:r>
                <w:rPr>
                  <w:sz w:val="17"/>
                  <w:szCs w:val="17"/>
                </w:rPr>
                <w:t xml:space="preserve">đã</w:t>
              </w:r>
            </w:ins>
            <w:r>
              <w:rPr>
                <w:sz w:val="17"/>
                <w:szCs w:val="17"/>
              </w:rPr>
              <w:t xml:space="preserve"> </w:t>
            </w:r>
            <w:del w:id="1894" w:author="Claude" w:date="2026-10-08T00:00:00Z">
              <w:r>
                <w:rPr>
                  <w:sz w:val="17"/>
                  <w:szCs w:val="17"/>
                </w:rPr>
                <w:delText xml:space="preserve">kiến</w:delText>
              </w:r>
            </w:del>
            <w:ins w:id="1895" w:author="Claude" w:date="2026-10-08T00:00:00Z">
              <w:r>
                <w:rPr>
                  <w:sz w:val="17"/>
                  <w:szCs w:val="17"/>
                </w:rPr>
                <w:t xml:space="preserve">xác nhận</w:t>
              </w:r>
            </w:ins>
            <w:r>
              <w:rPr>
                <w:sz w:val="17"/>
                <w:szCs w:val="17"/>
              </w:rPr>
              <w:t xml:space="preserve"> cho thương lái (UC44)</w:t>
            </w:r>
          </w:p>
        </w:tc>
      </w:tr>
      <w:tr w14:paraId="00C87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2EB1304A">
            <w:pPr>
              <w:spacing w:after="0" w:line="240" w:lineRule="auto"/>
            </w:pPr>
            <w:r>
              <w:rPr>
                <w:sz w:val="17"/>
                <w:szCs w:val="17"/>
              </w:rPr>
              <w:t>SCR-29</w:t>
            </w:r>
          </w:p>
        </w:tc>
        <w:tc>
          <w:tcPr>
            <w:tcW w:w="2300" w:type="dxa"/>
          </w:tcPr>
          <w:p w14:paraId="3CBB08C6">
            <w:pPr>
              <w:spacing w:after="0" w:line="240" w:lineRule="auto"/>
            </w:pPr>
            <w:r>
              <w:rPr>
                <w:sz w:val="17"/>
                <w:szCs w:val="17"/>
              </w:rPr>
              <w:t>Cân và bàn giao tại cảng</w:t>
            </w:r>
          </w:p>
        </w:tc>
        <w:tc>
          <w:tcPr>
            <w:tcW w:w="1900" w:type="dxa"/>
          </w:tcPr>
          <w:p w14:paraId="0D7C248A">
            <w:pPr>
              <w:spacing w:after="0" w:line="240" w:lineRule="auto"/>
            </w:pPr>
            <w:r>
              <w:rPr>
                <w:sz w:val="17"/>
                <w:szCs w:val="17"/>
              </w:rPr>
              <w:t>Khách hàng, đơn hàng và bán hàng</w:t>
            </w:r>
          </w:p>
        </w:tc>
        <w:tc>
          <w:tcPr>
            <w:tcW w:w="3900" w:type="dxa"/>
          </w:tcPr>
          <w:p w14:paraId="204758D2">
            <w:pPr>
              <w:spacing w:after="0" w:line="240" w:lineRule="auto"/>
            </w:pPr>
            <w:r>
              <w:rPr>
                <w:sz w:val="17"/>
                <w:szCs w:val="17"/>
              </w:rPr>
              <w:t>Cân hàng cùng thương lái, chốt giá và bàn giao tại cảng (UC45)</w:t>
            </w:r>
          </w:p>
        </w:tc>
      </w:tr>
      <w:tr w14:paraId="4DE10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4DBD4F9C">
            <w:pPr>
              <w:spacing w:after="0" w:line="240" w:lineRule="auto"/>
            </w:pPr>
            <w:r>
              <w:rPr>
                <w:sz w:val="17"/>
                <w:szCs w:val="17"/>
              </w:rPr>
              <w:t>SCR-30</w:t>
            </w:r>
          </w:p>
        </w:tc>
        <w:tc>
          <w:tcPr>
            <w:tcW w:w="2300" w:type="dxa"/>
          </w:tcPr>
          <w:p w14:paraId="5049B2D4">
            <w:pPr>
              <w:spacing w:after="0" w:line="240" w:lineRule="auto"/>
            </w:pPr>
            <w:r>
              <w:rPr>
                <w:sz w:val="17"/>
                <w:szCs w:val="17"/>
              </w:rPr>
              <w:t>Đơn và kết quả nhận tại cảng của tôi</w:t>
            </w:r>
          </w:p>
        </w:tc>
        <w:tc>
          <w:tcPr>
            <w:tcW w:w="1900" w:type="dxa"/>
          </w:tcPr>
          <w:p w14:paraId="6220D601">
            <w:pPr>
              <w:spacing w:after="0" w:line="240" w:lineRule="auto"/>
            </w:pPr>
            <w:r>
              <w:rPr>
                <w:sz w:val="17"/>
                <w:szCs w:val="17"/>
              </w:rPr>
              <w:t>Khách hàng, đơn hàng và bán hàng</w:t>
            </w:r>
          </w:p>
        </w:tc>
        <w:tc>
          <w:tcPr>
            <w:tcW w:w="3900" w:type="dxa"/>
          </w:tcPr>
          <w:p w14:paraId="7D5FEC5E">
            <w:pPr>
              <w:spacing w:after="0" w:line="240" w:lineRule="auto"/>
            </w:pPr>
            <w:r>
              <w:rPr>
                <w:sz w:val="17"/>
                <w:szCs w:val="17"/>
              </w:rPr>
              <w:t>Xem đơn, số cân, giá đã chốt và kết quả nhận hàng của mình (UC46)</w:t>
            </w:r>
          </w:p>
        </w:tc>
      </w:tr>
      <w:tr w14:paraId="74FAC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75924171">
            <w:pPr>
              <w:spacing w:after="0" w:line="240" w:lineRule="auto"/>
            </w:pPr>
            <w:r>
              <w:rPr>
                <w:sz w:val="17"/>
                <w:szCs w:val="17"/>
              </w:rPr>
              <w:t>SCR-31</w:t>
            </w:r>
          </w:p>
        </w:tc>
        <w:tc>
          <w:tcPr>
            <w:tcW w:w="2300" w:type="dxa"/>
          </w:tcPr>
          <w:p w14:paraId="2704DE1D">
            <w:pPr>
              <w:spacing w:after="0" w:line="240" w:lineRule="auto"/>
            </w:pPr>
            <w:r>
              <w:rPr>
                <w:sz w:val="17"/>
                <w:szCs w:val="17"/>
              </w:rPr>
              <w:t>Biên nhận và công nợ của tôi</w:t>
            </w:r>
          </w:p>
        </w:tc>
        <w:tc>
          <w:tcPr>
            <w:tcW w:w="1900" w:type="dxa"/>
          </w:tcPr>
          <w:p w14:paraId="7B34AE19">
            <w:pPr>
              <w:spacing w:after="0" w:line="240" w:lineRule="auto"/>
            </w:pPr>
            <w:r>
              <w:rPr>
                <w:sz w:val="17"/>
                <w:szCs w:val="17"/>
              </w:rPr>
              <w:t>Khách hàng, đơn hàng và bán hàng</w:t>
            </w:r>
          </w:p>
        </w:tc>
        <w:tc>
          <w:tcPr>
            <w:tcW w:w="3900" w:type="dxa"/>
          </w:tcPr>
          <w:p w14:paraId="43AE0DE9">
            <w:pPr>
              <w:spacing w:after="0" w:line="240" w:lineRule="auto"/>
            </w:pPr>
            <w:r>
              <w:rPr>
                <w:sz w:val="17"/>
                <w:szCs w:val="17"/>
              </w:rPr>
              <w:t>Xem biên nhận, khoản đã trả, giảm trừ, hoàn tiền và số còn nợ của mình (UC47)</w:t>
            </w:r>
          </w:p>
        </w:tc>
      </w:tr>
      <w:tr w14:paraId="5F6FE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3F24C1FB">
            <w:pPr>
              <w:spacing w:after="0" w:line="240" w:lineRule="auto"/>
            </w:pPr>
            <w:r>
              <w:rPr>
                <w:sz w:val="17"/>
                <w:szCs w:val="17"/>
              </w:rPr>
              <w:t>SCR-32</w:t>
            </w:r>
          </w:p>
        </w:tc>
        <w:tc>
          <w:tcPr>
            <w:tcW w:w="2300" w:type="dxa"/>
          </w:tcPr>
          <w:p w14:paraId="7BE78AA9">
            <w:pPr>
              <w:spacing w:after="0" w:line="240" w:lineRule="auto"/>
            </w:pPr>
            <w:r>
              <w:rPr>
                <w:sz w:val="17"/>
                <w:szCs w:val="17"/>
              </w:rPr>
              <w:t>Chốt giao dịch bán</w:t>
            </w:r>
          </w:p>
        </w:tc>
        <w:tc>
          <w:tcPr>
            <w:tcW w:w="1900" w:type="dxa"/>
          </w:tcPr>
          <w:p w14:paraId="00259BCA">
            <w:pPr>
              <w:spacing w:after="0" w:line="240" w:lineRule="auto"/>
            </w:pPr>
            <w:r>
              <w:rPr>
                <w:sz w:val="17"/>
                <w:szCs w:val="17"/>
              </w:rPr>
              <w:t>Khách hàng, đơn hàng và bán hàng</w:t>
            </w:r>
          </w:p>
        </w:tc>
        <w:tc>
          <w:tcPr>
            <w:tcW w:w="3900" w:type="dxa"/>
          </w:tcPr>
          <w:p w14:paraId="0FCE6CFE">
            <w:pPr>
              <w:spacing w:after="0" w:line="240" w:lineRule="auto"/>
            </w:pPr>
            <w:r>
              <w:rPr>
                <w:sz w:val="17"/>
                <w:szCs w:val="17"/>
              </w:rPr>
              <w:t>Chốt một giao dịch bán từ số cân và giá đã thống nhất (UC48)</w:t>
            </w:r>
          </w:p>
        </w:tc>
      </w:tr>
      <w:tr w14:paraId="14A3F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4ECD6FB8">
            <w:pPr>
              <w:spacing w:after="0" w:line="240" w:lineRule="auto"/>
            </w:pPr>
            <w:r>
              <w:rPr>
                <w:sz w:val="17"/>
                <w:szCs w:val="17"/>
              </w:rPr>
              <w:t>SCR-33</w:t>
            </w:r>
          </w:p>
        </w:tc>
        <w:tc>
          <w:tcPr>
            <w:tcW w:w="2300" w:type="dxa"/>
          </w:tcPr>
          <w:p w14:paraId="6EDB7920">
            <w:pPr>
              <w:spacing w:after="0" w:line="240" w:lineRule="auto"/>
            </w:pPr>
            <w:r>
              <w:rPr>
                <w:sz w:val="17"/>
                <w:szCs w:val="17"/>
              </w:rPr>
              <w:t>Ghi nhận tiền khách thanh toán</w:t>
            </w:r>
          </w:p>
        </w:tc>
        <w:tc>
          <w:tcPr>
            <w:tcW w:w="1900" w:type="dxa"/>
          </w:tcPr>
          <w:p w14:paraId="64625A5A">
            <w:pPr>
              <w:spacing w:after="0" w:line="240" w:lineRule="auto"/>
            </w:pPr>
            <w:r>
              <w:rPr>
                <w:sz w:val="17"/>
                <w:szCs w:val="17"/>
              </w:rPr>
              <w:t>Thanh toán và xử lý sau bán</w:t>
            </w:r>
          </w:p>
        </w:tc>
        <w:tc>
          <w:tcPr>
            <w:tcW w:w="3900" w:type="dxa"/>
          </w:tcPr>
          <w:p w14:paraId="0D254991">
            <w:pPr>
              <w:spacing w:after="0" w:line="240" w:lineRule="auto"/>
            </w:pPr>
            <w:r>
              <w:rPr>
                <w:sz w:val="17"/>
                <w:szCs w:val="17"/>
              </w:rPr>
              <w:t>Ghi tiền khách thực trả và phân bổ vào giao dịch (UC49)</w:t>
            </w:r>
          </w:p>
        </w:tc>
      </w:tr>
      <w:tr w14:paraId="7B93D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55B781F7">
            <w:pPr>
              <w:spacing w:after="0" w:line="240" w:lineRule="auto"/>
            </w:pPr>
            <w:r>
              <w:rPr>
                <w:sz w:val="17"/>
                <w:szCs w:val="17"/>
              </w:rPr>
              <w:t>SCR-34</w:t>
            </w:r>
          </w:p>
        </w:tc>
        <w:tc>
          <w:tcPr>
            <w:tcW w:w="2300" w:type="dxa"/>
          </w:tcPr>
          <w:p w14:paraId="30F9E732">
            <w:pPr>
              <w:spacing w:after="0" w:line="240" w:lineRule="auto"/>
            </w:pPr>
            <w:r>
              <w:rPr>
                <w:sz w:val="17"/>
                <w:szCs w:val="17"/>
              </w:rPr>
              <w:t>Đối soát công nợ khách hàng</w:t>
            </w:r>
          </w:p>
        </w:tc>
        <w:tc>
          <w:tcPr>
            <w:tcW w:w="1900" w:type="dxa"/>
          </w:tcPr>
          <w:p w14:paraId="712CB5D8">
            <w:pPr>
              <w:spacing w:after="0" w:line="240" w:lineRule="auto"/>
            </w:pPr>
            <w:r>
              <w:rPr>
                <w:sz w:val="17"/>
                <w:szCs w:val="17"/>
              </w:rPr>
              <w:t>Thanh toán và xử lý sau bán</w:t>
            </w:r>
          </w:p>
        </w:tc>
        <w:tc>
          <w:tcPr>
            <w:tcW w:w="3900" w:type="dxa"/>
          </w:tcPr>
          <w:p w14:paraId="6670A7A0">
            <w:pPr>
              <w:spacing w:after="0" w:line="240" w:lineRule="auto"/>
            </w:pPr>
            <w:r>
              <w:rPr>
                <w:sz w:val="17"/>
                <w:szCs w:val="17"/>
              </w:rPr>
              <w:t>Đối soát công nợ từng thương lái theo kỳ (UC50)</w:t>
            </w:r>
          </w:p>
        </w:tc>
      </w:tr>
      <w:tr w14:paraId="3C5D2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7839BF6F">
            <w:pPr>
              <w:spacing w:after="0" w:line="240" w:lineRule="auto"/>
            </w:pPr>
            <w:r>
              <w:rPr>
                <w:sz w:val="17"/>
                <w:szCs w:val="17"/>
              </w:rPr>
              <w:t>SCR-35</w:t>
            </w:r>
          </w:p>
        </w:tc>
        <w:tc>
          <w:tcPr>
            <w:tcW w:w="2300" w:type="dxa"/>
          </w:tcPr>
          <w:p w14:paraId="46C6A6BF">
            <w:pPr>
              <w:spacing w:after="0" w:line="240" w:lineRule="auto"/>
            </w:pPr>
            <w:r>
              <w:rPr>
                <w:sz w:val="17"/>
                <w:szCs w:val="17"/>
              </w:rPr>
              <w:t>Báo vấn đề chất lượng hoặc trả hàng</w:t>
            </w:r>
          </w:p>
        </w:tc>
        <w:tc>
          <w:tcPr>
            <w:tcW w:w="1900" w:type="dxa"/>
          </w:tcPr>
          <w:p w14:paraId="05B68AE3">
            <w:pPr>
              <w:spacing w:after="0" w:line="240" w:lineRule="auto"/>
            </w:pPr>
            <w:r>
              <w:rPr>
                <w:sz w:val="17"/>
                <w:szCs w:val="17"/>
              </w:rPr>
              <w:t>Thanh toán và xử lý sau bán</w:t>
            </w:r>
          </w:p>
        </w:tc>
        <w:tc>
          <w:tcPr>
            <w:tcW w:w="3900" w:type="dxa"/>
          </w:tcPr>
          <w:p w14:paraId="0F155BE8">
            <w:pPr>
              <w:spacing w:after="0" w:line="240" w:lineRule="auto"/>
            </w:pPr>
            <w:r>
              <w:rPr>
                <w:sz w:val="17"/>
                <w:szCs w:val="17"/>
              </w:rPr>
              <w:t>Gửi yêu cầu về chất lượng, giảm giá hoặc trả hàng kèm bằng chứng (UC51)</w:t>
            </w:r>
          </w:p>
        </w:tc>
      </w:tr>
      <w:tr w14:paraId="264D1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0237C7B4">
            <w:pPr>
              <w:spacing w:after="0" w:line="240" w:lineRule="auto"/>
            </w:pPr>
            <w:r>
              <w:rPr>
                <w:sz w:val="17"/>
                <w:szCs w:val="17"/>
              </w:rPr>
              <w:t>SCR-36</w:t>
            </w:r>
          </w:p>
        </w:tc>
        <w:tc>
          <w:tcPr>
            <w:tcW w:w="2300" w:type="dxa"/>
          </w:tcPr>
          <w:p w14:paraId="063EF434">
            <w:pPr>
              <w:spacing w:after="0" w:line="240" w:lineRule="auto"/>
            </w:pPr>
            <w:r>
              <w:rPr>
                <w:sz w:val="17"/>
                <w:szCs w:val="17"/>
              </w:rPr>
              <w:t>Xử lý yêu cầu chất lượng và hoàn hàng</w:t>
            </w:r>
          </w:p>
        </w:tc>
        <w:tc>
          <w:tcPr>
            <w:tcW w:w="1900" w:type="dxa"/>
          </w:tcPr>
          <w:p w14:paraId="261878A4">
            <w:pPr>
              <w:spacing w:after="0" w:line="240" w:lineRule="auto"/>
            </w:pPr>
            <w:r>
              <w:rPr>
                <w:sz w:val="17"/>
                <w:szCs w:val="17"/>
              </w:rPr>
              <w:t>Thanh toán và xử lý sau bán</w:t>
            </w:r>
          </w:p>
        </w:tc>
        <w:tc>
          <w:tcPr>
            <w:tcW w:w="3900" w:type="dxa"/>
          </w:tcPr>
          <w:p w14:paraId="3CA3224E">
            <w:pPr>
              <w:spacing w:after="0" w:line="240" w:lineRule="auto"/>
            </w:pPr>
            <w:r>
              <w:rPr>
                <w:sz w:val="17"/>
                <w:szCs w:val="17"/>
              </w:rPr>
              <w:t>Quyết định yêu cầu chất lượng, ghi hàng trả thực nhận và đánh giá phần bán lại được (UC52)</w:t>
            </w:r>
          </w:p>
        </w:tc>
      </w:tr>
      <w:tr w14:paraId="10B13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09BB9BDC">
            <w:pPr>
              <w:spacing w:after="0" w:line="240" w:lineRule="auto"/>
            </w:pPr>
            <w:r>
              <w:rPr>
                <w:sz w:val="17"/>
                <w:szCs w:val="17"/>
              </w:rPr>
              <w:t>SCR-37</w:t>
            </w:r>
          </w:p>
        </w:tc>
        <w:tc>
          <w:tcPr>
            <w:tcW w:w="2300" w:type="dxa"/>
          </w:tcPr>
          <w:p w14:paraId="15ECA583">
            <w:pPr>
              <w:spacing w:after="0" w:line="240" w:lineRule="auto"/>
            </w:pPr>
            <w:r>
              <w:rPr>
                <w:sz w:val="17"/>
                <w:szCs w:val="17"/>
              </w:rPr>
              <w:t>Giảm giá sau bán</w:t>
            </w:r>
          </w:p>
        </w:tc>
        <w:tc>
          <w:tcPr>
            <w:tcW w:w="1900" w:type="dxa"/>
          </w:tcPr>
          <w:p w14:paraId="363F32B7">
            <w:pPr>
              <w:spacing w:after="0" w:line="240" w:lineRule="auto"/>
            </w:pPr>
            <w:r>
              <w:rPr>
                <w:sz w:val="17"/>
                <w:szCs w:val="17"/>
              </w:rPr>
              <w:t>Thanh toán và xử lý sau bán</w:t>
            </w:r>
          </w:p>
        </w:tc>
        <w:tc>
          <w:tcPr>
            <w:tcW w:w="3900" w:type="dxa"/>
          </w:tcPr>
          <w:p w14:paraId="63A43E32">
            <w:pPr>
              <w:spacing w:after="0" w:line="240" w:lineRule="auto"/>
            </w:pPr>
            <w:r>
              <w:rPr>
                <w:sz w:val="17"/>
                <w:szCs w:val="17"/>
              </w:rPr>
              <w:t>Ghi khoản giảm giá theo số tiền hoặc % (UC53)</w:t>
            </w:r>
          </w:p>
        </w:tc>
      </w:tr>
      <w:tr w14:paraId="04C07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3A347275">
            <w:pPr>
              <w:spacing w:after="0" w:line="240" w:lineRule="auto"/>
            </w:pPr>
            <w:r>
              <w:rPr>
                <w:sz w:val="17"/>
                <w:szCs w:val="17"/>
              </w:rPr>
              <w:t>SCR-38</w:t>
            </w:r>
          </w:p>
        </w:tc>
        <w:tc>
          <w:tcPr>
            <w:tcW w:w="2300" w:type="dxa"/>
          </w:tcPr>
          <w:p w14:paraId="68AB903C">
            <w:pPr>
              <w:spacing w:after="0" w:line="240" w:lineRule="auto"/>
            </w:pPr>
            <w:r>
              <w:rPr>
                <w:sz w:val="17"/>
                <w:szCs w:val="17"/>
              </w:rPr>
              <w:t>Hoàn tiền khách hàng</w:t>
            </w:r>
          </w:p>
        </w:tc>
        <w:tc>
          <w:tcPr>
            <w:tcW w:w="1900" w:type="dxa"/>
          </w:tcPr>
          <w:p w14:paraId="4F8CEBC7">
            <w:pPr>
              <w:spacing w:after="0" w:line="240" w:lineRule="auto"/>
            </w:pPr>
            <w:r>
              <w:rPr>
                <w:sz w:val="17"/>
                <w:szCs w:val="17"/>
              </w:rPr>
              <w:t>Thanh toán và xử lý sau bán</w:t>
            </w:r>
          </w:p>
        </w:tc>
        <w:tc>
          <w:tcPr>
            <w:tcW w:w="3900" w:type="dxa"/>
          </w:tcPr>
          <w:p w14:paraId="5C248C68">
            <w:pPr>
              <w:spacing w:after="0" w:line="240" w:lineRule="auto"/>
            </w:pPr>
            <w:r>
              <w:rPr>
                <w:sz w:val="17"/>
                <w:szCs w:val="17"/>
              </w:rPr>
              <w:t>Ghi khoản tiền đã thực hoàn kèm chứng từ (UC54)</w:t>
            </w:r>
          </w:p>
        </w:tc>
      </w:tr>
      <w:tr w14:paraId="47369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3C7E50A3">
            <w:pPr>
              <w:spacing w:after="0" w:line="240" w:lineRule="auto"/>
            </w:pPr>
            <w:r>
              <w:rPr>
                <w:sz w:val="17"/>
                <w:szCs w:val="17"/>
              </w:rPr>
              <w:t>SCR-39</w:t>
            </w:r>
          </w:p>
        </w:tc>
        <w:tc>
          <w:tcPr>
            <w:tcW w:w="2300" w:type="dxa"/>
          </w:tcPr>
          <w:p w14:paraId="1876C09C">
            <w:pPr>
              <w:spacing w:after="0" w:line="240" w:lineRule="auto"/>
            </w:pPr>
            <w:r>
              <w:rPr>
                <w:sz w:val="17"/>
                <w:szCs w:val="17"/>
              </w:rPr>
              <w:t>Lao động thời vụ và người nhận khoán</w:t>
            </w:r>
          </w:p>
        </w:tc>
        <w:tc>
          <w:tcPr>
            <w:tcW w:w="1900" w:type="dxa"/>
          </w:tcPr>
          <w:p w14:paraId="2A73D700">
            <w:pPr>
              <w:spacing w:after="0" w:line="240" w:lineRule="auto"/>
            </w:pPr>
            <w:r>
              <w:rPr>
                <w:sz w:val="17"/>
                <w:szCs w:val="17"/>
              </w:rPr>
              <w:t>Nhân sự và chi phí lao động</w:t>
            </w:r>
          </w:p>
        </w:tc>
        <w:tc>
          <w:tcPr>
            <w:tcW w:w="3900" w:type="dxa"/>
          </w:tcPr>
          <w:p w14:paraId="33B3287D">
            <w:pPr>
              <w:spacing w:after="0" w:line="240" w:lineRule="auto"/>
            </w:pPr>
            <w:r>
              <w:rPr>
                <w:sz w:val="17"/>
                <w:szCs w:val="17"/>
              </w:rPr>
              <w:t>Lập danh sách lao động thời vụ và người nhận khoán (UC55)</w:t>
            </w:r>
          </w:p>
        </w:tc>
      </w:tr>
      <w:tr w14:paraId="36014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3656E76C">
            <w:pPr>
              <w:spacing w:after="0" w:line="240" w:lineRule="auto"/>
            </w:pPr>
            <w:r>
              <w:rPr>
                <w:sz w:val="17"/>
                <w:szCs w:val="17"/>
              </w:rPr>
              <w:t>SCR-40</w:t>
            </w:r>
          </w:p>
        </w:tc>
        <w:tc>
          <w:tcPr>
            <w:tcW w:w="2300" w:type="dxa"/>
          </w:tcPr>
          <w:p w14:paraId="3D9B4A2A">
            <w:pPr>
              <w:spacing w:after="0" w:line="240" w:lineRule="auto"/>
            </w:pPr>
            <w:r>
              <w:rPr>
                <w:sz w:val="17"/>
                <w:szCs w:val="17"/>
              </w:rPr>
              <w:t>Phân công việc lao động</w:t>
            </w:r>
          </w:p>
        </w:tc>
        <w:tc>
          <w:tcPr>
            <w:tcW w:w="1900" w:type="dxa"/>
          </w:tcPr>
          <w:p w14:paraId="79EDEC88">
            <w:pPr>
              <w:spacing w:after="0" w:line="240" w:lineRule="auto"/>
            </w:pPr>
            <w:r>
              <w:rPr>
                <w:sz w:val="17"/>
                <w:szCs w:val="17"/>
              </w:rPr>
              <w:t>Nhân sự và chi phí lao động</w:t>
            </w:r>
          </w:p>
        </w:tc>
        <w:tc>
          <w:tcPr>
            <w:tcW w:w="3900" w:type="dxa"/>
          </w:tcPr>
          <w:p w14:paraId="6BDA21A6">
            <w:pPr>
              <w:spacing w:after="0" w:line="240" w:lineRule="auto"/>
            </w:pPr>
            <w:r>
              <w:rPr>
                <w:sz w:val="17"/>
                <w:szCs w:val="17"/>
              </w:rPr>
              <w:t>Phân công việc trong ngày hoặc giao khoán việc (UC56)</w:t>
            </w:r>
          </w:p>
        </w:tc>
      </w:tr>
      <w:tr w14:paraId="3FBC2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7BC95227">
            <w:pPr>
              <w:spacing w:after="0" w:line="240" w:lineRule="auto"/>
            </w:pPr>
            <w:r>
              <w:rPr>
                <w:sz w:val="17"/>
                <w:szCs w:val="17"/>
              </w:rPr>
              <w:t>SCR-41</w:t>
            </w:r>
          </w:p>
        </w:tc>
        <w:tc>
          <w:tcPr>
            <w:tcW w:w="2300" w:type="dxa"/>
          </w:tcPr>
          <w:p w14:paraId="41C69667">
            <w:pPr>
              <w:spacing w:after="0" w:line="240" w:lineRule="auto"/>
            </w:pPr>
            <w:r>
              <w:rPr>
                <w:sz w:val="17"/>
                <w:szCs w:val="17"/>
              </w:rPr>
              <w:t>Chấm công</w:t>
            </w:r>
          </w:p>
        </w:tc>
        <w:tc>
          <w:tcPr>
            <w:tcW w:w="1900" w:type="dxa"/>
          </w:tcPr>
          <w:p w14:paraId="196A40EA">
            <w:pPr>
              <w:spacing w:after="0" w:line="240" w:lineRule="auto"/>
            </w:pPr>
            <w:r>
              <w:rPr>
                <w:sz w:val="17"/>
                <w:szCs w:val="17"/>
              </w:rPr>
              <w:t>Nhân sự và chi phí lao động</w:t>
            </w:r>
          </w:p>
        </w:tc>
        <w:tc>
          <w:tcPr>
            <w:tcW w:w="3900" w:type="dxa"/>
          </w:tcPr>
          <w:p w14:paraId="0AC31E3F">
            <w:pPr>
              <w:spacing w:after="0" w:line="240" w:lineRule="auto"/>
            </w:pPr>
            <w:r>
              <w:rPr>
                <w:sz w:val="17"/>
                <w:szCs w:val="17"/>
              </w:rPr>
              <w:t>Chấm công từng người theo ngày (cả ngày/nửa ngày) (UC57)</w:t>
            </w:r>
          </w:p>
        </w:tc>
      </w:tr>
      <w:tr w14:paraId="5D9B3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01D996E7">
            <w:pPr>
              <w:spacing w:after="0" w:line="240" w:lineRule="auto"/>
            </w:pPr>
            <w:r>
              <w:rPr>
                <w:sz w:val="17"/>
                <w:szCs w:val="17"/>
              </w:rPr>
              <w:t>SCR-42</w:t>
            </w:r>
          </w:p>
        </w:tc>
        <w:tc>
          <w:tcPr>
            <w:tcW w:w="2300" w:type="dxa"/>
          </w:tcPr>
          <w:p w14:paraId="169AA13B">
            <w:pPr>
              <w:spacing w:after="0" w:line="240" w:lineRule="auto"/>
            </w:pPr>
            <w:r>
              <w:rPr>
                <w:sz w:val="17"/>
                <w:szCs w:val="17"/>
              </w:rPr>
              <w:t>Quy tắc lương và đơn giá công nhật</w:t>
            </w:r>
          </w:p>
        </w:tc>
        <w:tc>
          <w:tcPr>
            <w:tcW w:w="1900" w:type="dxa"/>
          </w:tcPr>
          <w:p w14:paraId="6A737E14">
            <w:pPr>
              <w:spacing w:after="0" w:line="240" w:lineRule="auto"/>
            </w:pPr>
            <w:r>
              <w:rPr>
                <w:sz w:val="17"/>
                <w:szCs w:val="17"/>
              </w:rPr>
              <w:t>Nhân sự và chi phí lao động</w:t>
            </w:r>
          </w:p>
        </w:tc>
        <w:tc>
          <w:tcPr>
            <w:tcW w:w="3900" w:type="dxa"/>
          </w:tcPr>
          <w:p w14:paraId="7EB561F3">
            <w:pPr>
              <w:spacing w:after="0" w:line="240" w:lineRule="auto"/>
            </w:pPr>
            <w:r>
              <w:rPr>
                <w:sz w:val="17"/>
                <w:szCs w:val="17"/>
              </w:rPr>
              <w:t>Đặt lương tháng và đơn giá công nhật có ngày hiệu lực (UC58)</w:t>
            </w:r>
          </w:p>
        </w:tc>
      </w:tr>
      <w:tr w14:paraId="511F0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4E2280C6">
            <w:pPr>
              <w:spacing w:after="0" w:line="240" w:lineRule="auto"/>
            </w:pPr>
            <w:r>
              <w:rPr>
                <w:sz w:val="17"/>
                <w:szCs w:val="17"/>
              </w:rPr>
              <w:t>SCR-43</w:t>
            </w:r>
          </w:p>
        </w:tc>
        <w:tc>
          <w:tcPr>
            <w:tcW w:w="2300" w:type="dxa"/>
          </w:tcPr>
          <w:p w14:paraId="60219E6B">
            <w:pPr>
              <w:spacing w:after="0" w:line="240" w:lineRule="auto"/>
            </w:pPr>
            <w:r>
              <w:rPr>
                <w:sz w:val="17"/>
                <w:szCs w:val="17"/>
              </w:rPr>
              <w:t>Chuẩn bị thanh toán lao động</w:t>
            </w:r>
          </w:p>
        </w:tc>
        <w:tc>
          <w:tcPr>
            <w:tcW w:w="1900" w:type="dxa"/>
          </w:tcPr>
          <w:p w14:paraId="12C7505E">
            <w:pPr>
              <w:spacing w:after="0" w:line="240" w:lineRule="auto"/>
            </w:pPr>
            <w:r>
              <w:rPr>
                <w:sz w:val="17"/>
                <w:szCs w:val="17"/>
              </w:rPr>
              <w:t>Nhân sự và chi phí lao động</w:t>
            </w:r>
          </w:p>
        </w:tc>
        <w:tc>
          <w:tcPr>
            <w:tcW w:w="3900" w:type="dxa"/>
          </w:tcPr>
          <w:p w14:paraId="0FF871AE">
            <w:pPr>
              <w:spacing w:after="0" w:line="240" w:lineRule="auto"/>
            </w:pPr>
            <w:r>
              <w:rPr>
                <w:sz w:val="17"/>
                <w:szCs w:val="17"/>
              </w:rPr>
              <w:t>Lập bảng công thời vụ và bảng lương tháng từ chấm công và mức hiệu lực (UC59)</w:t>
            </w:r>
          </w:p>
        </w:tc>
      </w:tr>
      <w:tr w14:paraId="53EA1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26CBB6BE">
            <w:pPr>
              <w:spacing w:after="0" w:line="240" w:lineRule="auto"/>
            </w:pPr>
            <w:r>
              <w:rPr>
                <w:sz w:val="17"/>
                <w:szCs w:val="17"/>
              </w:rPr>
              <w:t>SCR-44</w:t>
            </w:r>
          </w:p>
        </w:tc>
        <w:tc>
          <w:tcPr>
            <w:tcW w:w="2300" w:type="dxa"/>
          </w:tcPr>
          <w:p w14:paraId="508895D1">
            <w:pPr>
              <w:spacing w:after="0" w:line="240" w:lineRule="auto"/>
            </w:pPr>
            <w:r>
              <w:rPr>
                <w:sz w:val="17"/>
                <w:szCs w:val="17"/>
              </w:rPr>
              <w:t>Chốt quyết toán lao động</w:t>
            </w:r>
          </w:p>
        </w:tc>
        <w:tc>
          <w:tcPr>
            <w:tcW w:w="1900" w:type="dxa"/>
          </w:tcPr>
          <w:p w14:paraId="6E45A065">
            <w:pPr>
              <w:spacing w:after="0" w:line="240" w:lineRule="auto"/>
            </w:pPr>
            <w:r>
              <w:rPr>
                <w:sz w:val="17"/>
                <w:szCs w:val="17"/>
              </w:rPr>
              <w:t>Nhân sự và chi phí lao động</w:t>
            </w:r>
          </w:p>
        </w:tc>
        <w:tc>
          <w:tcPr>
            <w:tcW w:w="3900" w:type="dxa"/>
          </w:tcPr>
          <w:p w14:paraId="02FFC188">
            <w:pPr>
              <w:spacing w:after="0" w:line="240" w:lineRule="auto"/>
            </w:pPr>
            <w:r>
              <w:rPr>
                <w:sz w:val="17"/>
                <w:szCs w:val="17"/>
              </w:rPr>
              <w:t>Rà, sửa và duyệt bảng công, bảng lương của kỳ (UC60)</w:t>
            </w:r>
          </w:p>
        </w:tc>
      </w:tr>
      <w:tr w14:paraId="056AF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364B694F">
            <w:pPr>
              <w:spacing w:after="0" w:line="240" w:lineRule="auto"/>
            </w:pPr>
            <w:r>
              <w:rPr>
                <w:sz w:val="17"/>
                <w:szCs w:val="17"/>
              </w:rPr>
              <w:t>SCR-45</w:t>
            </w:r>
          </w:p>
        </w:tc>
        <w:tc>
          <w:tcPr>
            <w:tcW w:w="2300" w:type="dxa"/>
          </w:tcPr>
          <w:p w14:paraId="79ECC18A">
            <w:pPr>
              <w:spacing w:after="0" w:line="240" w:lineRule="auto"/>
            </w:pPr>
            <w:r>
              <w:rPr>
                <w:sz w:val="17"/>
                <w:szCs w:val="17"/>
              </w:rPr>
              <w:t>Chi trả lao động</w:t>
            </w:r>
          </w:p>
        </w:tc>
        <w:tc>
          <w:tcPr>
            <w:tcW w:w="1900" w:type="dxa"/>
          </w:tcPr>
          <w:p w14:paraId="4DFD7E2E">
            <w:pPr>
              <w:spacing w:after="0" w:line="240" w:lineRule="auto"/>
            </w:pPr>
            <w:r>
              <w:rPr>
                <w:sz w:val="17"/>
                <w:szCs w:val="17"/>
              </w:rPr>
              <w:t>Nhân sự và chi phí lao động</w:t>
            </w:r>
          </w:p>
        </w:tc>
        <w:tc>
          <w:tcPr>
            <w:tcW w:w="3900" w:type="dxa"/>
          </w:tcPr>
          <w:p w14:paraId="1B59847C">
            <w:pPr>
              <w:spacing w:after="0" w:line="240" w:lineRule="auto"/>
            </w:pPr>
            <w:r>
              <w:rPr>
                <w:sz w:val="17"/>
                <w:szCs w:val="17"/>
              </w:rPr>
              <w:t>Ghi khoản đã thực chi cho nghĩa vụ đã chốt (UC61)</w:t>
            </w:r>
          </w:p>
        </w:tc>
      </w:tr>
      <w:tr w14:paraId="7690C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5C425E2D">
            <w:pPr>
              <w:spacing w:after="0" w:line="240" w:lineRule="auto"/>
            </w:pPr>
            <w:r>
              <w:rPr>
                <w:sz w:val="17"/>
                <w:szCs w:val="17"/>
              </w:rPr>
              <w:t>SCR-46</w:t>
            </w:r>
          </w:p>
        </w:tc>
        <w:tc>
          <w:tcPr>
            <w:tcW w:w="2300" w:type="dxa"/>
          </w:tcPr>
          <w:p w14:paraId="2235EE53">
            <w:pPr>
              <w:spacing w:after="0" w:line="240" w:lineRule="auto"/>
            </w:pPr>
            <w:r>
              <w:rPr>
                <w:sz w:val="17"/>
                <w:szCs w:val="17"/>
              </w:rPr>
              <w:t>Công việc và lương của tôi</w:t>
            </w:r>
          </w:p>
        </w:tc>
        <w:tc>
          <w:tcPr>
            <w:tcW w:w="1900" w:type="dxa"/>
          </w:tcPr>
          <w:p w14:paraId="717DFB8E">
            <w:pPr>
              <w:spacing w:after="0" w:line="240" w:lineRule="auto"/>
            </w:pPr>
            <w:r>
              <w:rPr>
                <w:sz w:val="17"/>
                <w:szCs w:val="17"/>
              </w:rPr>
              <w:t>Nhân sự và chi phí lao động</w:t>
            </w:r>
          </w:p>
        </w:tc>
        <w:tc>
          <w:tcPr>
            <w:tcW w:w="3900" w:type="dxa"/>
          </w:tcPr>
          <w:p w14:paraId="13395C0F">
            <w:pPr>
              <w:spacing w:after="0" w:line="240" w:lineRule="auto"/>
            </w:pPr>
            <w:r>
              <w:rPr>
                <w:sz w:val="17"/>
                <w:szCs w:val="17"/>
              </w:rPr>
              <w:t>Xem việc được giao, chấm công và lương của chính mình (UC62)</w:t>
            </w:r>
          </w:p>
        </w:tc>
      </w:tr>
      <w:tr w14:paraId="4B127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45955419">
            <w:pPr>
              <w:spacing w:after="0" w:line="240" w:lineRule="auto"/>
            </w:pPr>
            <w:r>
              <w:rPr>
                <w:sz w:val="17"/>
                <w:szCs w:val="17"/>
              </w:rPr>
              <w:t>SCR-47</w:t>
            </w:r>
          </w:p>
        </w:tc>
        <w:tc>
          <w:tcPr>
            <w:tcW w:w="2300" w:type="dxa"/>
          </w:tcPr>
          <w:p w14:paraId="0540CBA1">
            <w:pPr>
              <w:spacing w:after="0" w:line="240" w:lineRule="auto"/>
            </w:pPr>
            <w:r>
              <w:rPr>
                <w:sz w:val="17"/>
                <w:szCs w:val="17"/>
              </w:rPr>
              <w:t>Bảng điều hành vận hành</w:t>
            </w:r>
          </w:p>
        </w:tc>
        <w:tc>
          <w:tcPr>
            <w:tcW w:w="1900" w:type="dxa"/>
          </w:tcPr>
          <w:p w14:paraId="7BE06783">
            <w:pPr>
              <w:spacing w:after="0" w:line="240" w:lineRule="auto"/>
            </w:pPr>
            <w:r>
              <w:rPr>
                <w:sz w:val="17"/>
                <w:szCs w:val="17"/>
              </w:rPr>
              <w:t>Báo cáo</w:t>
            </w:r>
          </w:p>
        </w:tc>
        <w:tc>
          <w:tcPr>
            <w:tcW w:w="3900" w:type="dxa"/>
          </w:tcPr>
          <w:p w14:paraId="45AC91B9">
            <w:pPr>
              <w:spacing w:after="0" w:line="240" w:lineRule="auto"/>
            </w:pPr>
            <w:r>
              <w:rPr>
                <w:sz w:val="17"/>
                <w:szCs w:val="17"/>
              </w:rPr>
              <w:t>Xem đơn đang chờ, tiến độ thu, bè và việc cần xử lý (UC63)</w:t>
            </w:r>
          </w:p>
        </w:tc>
      </w:tr>
      <w:tr w14:paraId="72DAD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1F41E58E">
            <w:pPr>
              <w:spacing w:after="0" w:line="240" w:lineRule="auto"/>
            </w:pPr>
            <w:r>
              <w:rPr>
                <w:sz w:val="17"/>
                <w:szCs w:val="17"/>
              </w:rPr>
              <w:t>SCR-48</w:t>
            </w:r>
          </w:p>
        </w:tc>
        <w:tc>
          <w:tcPr>
            <w:tcW w:w="2300" w:type="dxa"/>
          </w:tcPr>
          <w:p w14:paraId="55DF61E2">
            <w:pPr>
              <w:spacing w:after="0" w:line="240" w:lineRule="auto"/>
            </w:pPr>
            <w:r>
              <w:rPr>
                <w:sz w:val="17"/>
                <w:szCs w:val="17"/>
              </w:rPr>
              <w:t>Phân tích bán hàng và khách hàng</w:t>
            </w:r>
          </w:p>
        </w:tc>
        <w:tc>
          <w:tcPr>
            <w:tcW w:w="1900" w:type="dxa"/>
          </w:tcPr>
          <w:p w14:paraId="37925902">
            <w:pPr>
              <w:spacing w:after="0" w:line="240" w:lineRule="auto"/>
            </w:pPr>
            <w:r>
              <w:rPr>
                <w:sz w:val="17"/>
                <w:szCs w:val="17"/>
              </w:rPr>
              <w:t>Báo cáo</w:t>
            </w:r>
          </w:p>
        </w:tc>
        <w:tc>
          <w:tcPr>
            <w:tcW w:w="3900" w:type="dxa"/>
          </w:tcPr>
          <w:p w14:paraId="62811CF2">
            <w:pPr>
              <w:spacing w:after="0" w:line="240" w:lineRule="auto"/>
            </w:pPr>
            <w:r>
              <w:rPr>
                <w:sz w:val="17"/>
                <w:szCs w:val="17"/>
              </w:rPr>
              <w:t>Phân tích doanh thu, tiền thu, công nợ và top 10 thương lái theo kỳ (UC64)</w:t>
            </w:r>
          </w:p>
        </w:tc>
      </w:tr>
      <w:tr w14:paraId="737E6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5CA17ECA">
            <w:pPr>
              <w:spacing w:after="0" w:line="240" w:lineRule="auto"/>
            </w:pPr>
            <w:r>
              <w:rPr>
                <w:sz w:val="17"/>
                <w:szCs w:val="17"/>
              </w:rPr>
              <w:t>SCR-49</w:t>
            </w:r>
          </w:p>
        </w:tc>
        <w:tc>
          <w:tcPr>
            <w:tcW w:w="2300" w:type="dxa"/>
          </w:tcPr>
          <w:p w14:paraId="3691A794">
            <w:pPr>
              <w:spacing w:after="0" w:line="240" w:lineRule="auto"/>
            </w:pPr>
            <w:r>
              <w:rPr>
                <w:sz w:val="17"/>
                <w:szCs w:val="17"/>
              </w:rPr>
              <w:t>Phân tích sản lượng và hiệu quả vùng nuôi</w:t>
            </w:r>
          </w:p>
        </w:tc>
        <w:tc>
          <w:tcPr>
            <w:tcW w:w="1900" w:type="dxa"/>
          </w:tcPr>
          <w:p w14:paraId="1C140721">
            <w:pPr>
              <w:spacing w:after="0" w:line="240" w:lineRule="auto"/>
            </w:pPr>
            <w:r>
              <w:rPr>
                <w:sz w:val="17"/>
                <w:szCs w:val="17"/>
              </w:rPr>
              <w:t>Báo cáo</w:t>
            </w:r>
          </w:p>
        </w:tc>
        <w:tc>
          <w:tcPr>
            <w:tcW w:w="3900" w:type="dxa"/>
          </w:tcPr>
          <w:p w14:paraId="07975954">
            <w:pPr>
              <w:spacing w:after="0" w:line="240" w:lineRule="auto"/>
            </w:pPr>
            <w:r>
              <w:rPr>
                <w:sz w:val="17"/>
                <w:szCs w:val="17"/>
              </w:rPr>
              <w:t>Phân tích sản lượng và số cân theo vùng, bè, chu kỳ (UC65)</w:t>
            </w:r>
          </w:p>
        </w:tc>
      </w:tr>
      <w:tr w14:paraId="46E38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429FA428">
            <w:pPr>
              <w:spacing w:after="0" w:line="240" w:lineRule="auto"/>
            </w:pPr>
            <w:r>
              <w:rPr>
                <w:sz w:val="17"/>
                <w:szCs w:val="17"/>
              </w:rPr>
              <w:t>SCR-50</w:t>
            </w:r>
          </w:p>
        </w:tc>
        <w:tc>
          <w:tcPr>
            <w:tcW w:w="2300" w:type="dxa"/>
          </w:tcPr>
          <w:p w14:paraId="223AA750">
            <w:pPr>
              <w:spacing w:after="0" w:line="240" w:lineRule="auto"/>
            </w:pPr>
            <w:r>
              <w:rPr>
                <w:sz w:val="17"/>
                <w:szCs w:val="17"/>
              </w:rPr>
              <w:t>Phân tích xu hướng giá bán</w:t>
            </w:r>
          </w:p>
        </w:tc>
        <w:tc>
          <w:tcPr>
            <w:tcW w:w="1900" w:type="dxa"/>
          </w:tcPr>
          <w:p w14:paraId="512DB363">
            <w:pPr>
              <w:spacing w:after="0" w:line="240" w:lineRule="auto"/>
            </w:pPr>
            <w:r>
              <w:rPr>
                <w:sz w:val="17"/>
                <w:szCs w:val="17"/>
              </w:rPr>
              <w:t>Báo cáo</w:t>
            </w:r>
          </w:p>
        </w:tc>
        <w:tc>
          <w:tcPr>
            <w:tcW w:w="3900" w:type="dxa"/>
          </w:tcPr>
          <w:p w14:paraId="181A0ADB">
            <w:pPr>
              <w:spacing w:after="0" w:line="240" w:lineRule="auto"/>
            </w:pPr>
            <w:r>
              <w:rPr>
                <w:sz w:val="17"/>
                <w:szCs w:val="17"/>
              </w:rPr>
              <w:t>Xem xu hướng giá đã chốt và giá hiệu lực sau điều chỉnh (UC66)</w:t>
            </w:r>
          </w:p>
        </w:tc>
      </w:tr>
      <w:tr w14:paraId="3229B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01779145">
            <w:pPr>
              <w:spacing w:after="0" w:line="240" w:lineRule="auto"/>
            </w:pPr>
            <w:r>
              <w:rPr>
                <w:sz w:val="17"/>
                <w:szCs w:val="17"/>
              </w:rPr>
              <w:t>SCR-51</w:t>
            </w:r>
          </w:p>
        </w:tc>
        <w:tc>
          <w:tcPr>
            <w:tcW w:w="2300" w:type="dxa"/>
          </w:tcPr>
          <w:p w14:paraId="25348152">
            <w:pPr>
              <w:spacing w:after="0" w:line="240" w:lineRule="auto"/>
            </w:pPr>
            <w:r>
              <w:rPr>
                <w:sz w:val="17"/>
                <w:szCs w:val="17"/>
              </w:rPr>
              <w:t>Phân tích hàng trả và giảm giá</w:t>
            </w:r>
          </w:p>
        </w:tc>
        <w:tc>
          <w:tcPr>
            <w:tcW w:w="1900" w:type="dxa"/>
          </w:tcPr>
          <w:p w14:paraId="1C127AC3">
            <w:pPr>
              <w:spacing w:after="0" w:line="240" w:lineRule="auto"/>
            </w:pPr>
            <w:r>
              <w:rPr>
                <w:sz w:val="17"/>
                <w:szCs w:val="17"/>
              </w:rPr>
              <w:t>Báo cáo</w:t>
            </w:r>
          </w:p>
        </w:tc>
        <w:tc>
          <w:tcPr>
            <w:tcW w:w="3900" w:type="dxa"/>
          </w:tcPr>
          <w:p w14:paraId="09B66B31">
            <w:pPr>
              <w:spacing w:after="0" w:line="240" w:lineRule="auto"/>
            </w:pPr>
            <w:r>
              <w:rPr>
                <w:sz w:val="17"/>
                <w:szCs w:val="17"/>
              </w:rPr>
              <w:t>Phân tích yêu cầu chất lượng, giảm giá, hàng trả và tiền hoàn (UC67)</w:t>
            </w:r>
          </w:p>
        </w:tc>
      </w:tr>
      <w:tr w14:paraId="5F070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631624B8">
            <w:pPr>
              <w:spacing w:after="0" w:line="240" w:lineRule="auto"/>
            </w:pPr>
            <w:r>
              <w:rPr>
                <w:sz w:val="17"/>
                <w:szCs w:val="17"/>
              </w:rPr>
              <w:t>SCR-52</w:t>
            </w:r>
          </w:p>
        </w:tc>
        <w:tc>
          <w:tcPr>
            <w:tcW w:w="2300" w:type="dxa"/>
          </w:tcPr>
          <w:p w14:paraId="044E3BE4">
            <w:pPr>
              <w:spacing w:after="0" w:line="240" w:lineRule="auto"/>
            </w:pPr>
            <w:r>
              <w:rPr>
                <w:sz w:val="17"/>
                <w:szCs w:val="17"/>
              </w:rPr>
              <w:t>Hộp thoại xuất báo cáo</w:t>
            </w:r>
          </w:p>
        </w:tc>
        <w:tc>
          <w:tcPr>
            <w:tcW w:w="1900" w:type="dxa"/>
          </w:tcPr>
          <w:p w14:paraId="58A3DB3A">
            <w:pPr>
              <w:spacing w:after="0" w:line="240" w:lineRule="auto"/>
            </w:pPr>
            <w:r>
              <w:rPr>
                <w:sz w:val="17"/>
                <w:szCs w:val="17"/>
              </w:rPr>
              <w:t>Báo cáo</w:t>
            </w:r>
          </w:p>
        </w:tc>
        <w:tc>
          <w:tcPr>
            <w:tcW w:w="3900" w:type="dxa"/>
          </w:tcPr>
          <w:p w14:paraId="71978D39">
            <w:pPr>
              <w:spacing w:after="0" w:line="240" w:lineRule="auto"/>
            </w:pPr>
            <w:r>
              <w:rPr>
                <w:sz w:val="17"/>
                <w:szCs w:val="17"/>
              </w:rPr>
              <w:t>Xuất báo cáo đang xem ra Excel hoặc PDF (UC68)</w:t>
            </w:r>
          </w:p>
        </w:tc>
      </w:tr>
      <w:tr w14:paraId="5D0E7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0B7727D2">
            <w:pPr>
              <w:spacing w:after="0" w:line="240" w:lineRule="auto"/>
            </w:pPr>
            <w:r>
              <w:rPr>
                <w:sz w:val="17"/>
                <w:szCs w:val="17"/>
              </w:rPr>
              <w:t>SCR-53</w:t>
            </w:r>
          </w:p>
        </w:tc>
        <w:tc>
          <w:tcPr>
            <w:tcW w:w="2300" w:type="dxa"/>
          </w:tcPr>
          <w:p w14:paraId="3EA124C1">
            <w:pPr>
              <w:spacing w:after="0" w:line="240" w:lineRule="auto"/>
            </w:pPr>
            <w:r>
              <w:rPr>
                <w:sz w:val="17"/>
                <w:szCs w:val="17"/>
              </w:rPr>
              <w:t>Thông báo</w:t>
            </w:r>
          </w:p>
        </w:tc>
        <w:tc>
          <w:tcPr>
            <w:tcW w:w="1900" w:type="dxa"/>
          </w:tcPr>
          <w:p w14:paraId="7E3181B5">
            <w:pPr>
              <w:spacing w:after="0" w:line="240" w:lineRule="auto"/>
            </w:pPr>
            <w:r>
              <w:rPr>
                <w:sz w:val="17"/>
                <w:szCs w:val="17"/>
              </w:rPr>
              <w:t>Thông báo và liên lạc</w:t>
            </w:r>
          </w:p>
        </w:tc>
        <w:tc>
          <w:tcPr>
            <w:tcW w:w="3900" w:type="dxa"/>
          </w:tcPr>
          <w:p w14:paraId="3845953B">
            <w:pPr>
              <w:spacing w:after="0" w:line="240" w:lineRule="auto"/>
            </w:pPr>
            <w:r>
              <w:rPr>
                <w:sz w:val="17"/>
                <w:szCs w:val="17"/>
              </w:rPr>
              <w:t>Xem thông báo trong ứng dụng và nhận thông báo đẩy (UC69)</w:t>
            </w:r>
          </w:p>
        </w:tc>
      </w:tr>
      <w:tr w14:paraId="12C15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182A97D2">
            <w:pPr>
              <w:spacing w:after="0" w:line="240" w:lineRule="auto"/>
            </w:pPr>
            <w:r>
              <w:rPr>
                <w:sz w:val="17"/>
                <w:szCs w:val="17"/>
              </w:rPr>
              <w:t>SCR-54</w:t>
            </w:r>
          </w:p>
        </w:tc>
        <w:tc>
          <w:tcPr>
            <w:tcW w:w="2300" w:type="dxa"/>
          </w:tcPr>
          <w:p w14:paraId="1C820889">
            <w:pPr>
              <w:spacing w:after="0" w:line="240" w:lineRule="auto"/>
            </w:pPr>
            <w:r>
              <w:rPr>
                <w:sz w:val="17"/>
                <w:szCs w:val="17"/>
              </w:rPr>
              <w:t>Gửi chứng từ cho thương lái</w:t>
            </w:r>
          </w:p>
        </w:tc>
        <w:tc>
          <w:tcPr>
            <w:tcW w:w="1900" w:type="dxa"/>
          </w:tcPr>
          <w:p w14:paraId="24408CE5">
            <w:pPr>
              <w:spacing w:after="0" w:line="240" w:lineRule="auto"/>
            </w:pPr>
            <w:r>
              <w:rPr>
                <w:sz w:val="17"/>
                <w:szCs w:val="17"/>
              </w:rPr>
              <w:t>Thông báo và liên lạc</w:t>
            </w:r>
          </w:p>
        </w:tc>
        <w:tc>
          <w:tcPr>
            <w:tcW w:w="3900" w:type="dxa"/>
          </w:tcPr>
          <w:p w14:paraId="47E0C465">
            <w:pPr>
              <w:spacing w:after="0" w:line="240" w:lineRule="auto"/>
            </w:pPr>
            <w:r>
              <w:rPr>
                <w:sz w:val="17"/>
                <w:szCs w:val="17"/>
              </w:rPr>
              <w:t>Gửi xác nhận đơn, QR thanh toán, biên nhận, chứng từ điều chỉnh hoặc QR truy xuất cho thương lái qua email, Zalo OA hoặc SMS (UC70)</w:t>
            </w:r>
          </w:p>
        </w:tc>
      </w:tr>
      <w:tr w14:paraId="309FE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6B813304">
            <w:pPr>
              <w:spacing w:after="0" w:line="240" w:lineRule="auto"/>
            </w:pPr>
            <w:r>
              <w:rPr>
                <w:sz w:val="17"/>
                <w:szCs w:val="17"/>
              </w:rPr>
              <w:t>SCR-55</w:t>
            </w:r>
          </w:p>
        </w:tc>
        <w:tc>
          <w:tcPr>
            <w:tcW w:w="2300" w:type="dxa"/>
          </w:tcPr>
          <w:p w14:paraId="3C069D1B">
            <w:pPr>
              <w:spacing w:after="0" w:line="240" w:lineRule="auto"/>
            </w:pPr>
            <w:r>
              <w:rPr>
                <w:sz w:val="17"/>
                <w:szCs w:val="17"/>
              </w:rPr>
              <w:t>Nhật ký gửi thông điệp</w:t>
            </w:r>
          </w:p>
        </w:tc>
        <w:tc>
          <w:tcPr>
            <w:tcW w:w="1900" w:type="dxa"/>
          </w:tcPr>
          <w:p w14:paraId="62F30893">
            <w:pPr>
              <w:spacing w:after="0" w:line="240" w:lineRule="auto"/>
            </w:pPr>
            <w:r>
              <w:rPr>
                <w:sz w:val="17"/>
                <w:szCs w:val="17"/>
              </w:rPr>
              <w:t>Thông báo và liên lạc</w:t>
            </w:r>
          </w:p>
        </w:tc>
        <w:tc>
          <w:tcPr>
            <w:tcW w:w="3900" w:type="dxa"/>
          </w:tcPr>
          <w:p w14:paraId="2BCAA7EF">
            <w:pPr>
              <w:spacing w:after="0" w:line="240" w:lineRule="auto"/>
            </w:pPr>
            <w:r>
              <w:rPr>
                <w:sz w:val="17"/>
                <w:szCs w:val="17"/>
              </w:rPr>
              <w:t>Xem trạng thái từng lần gửi và gửi lại khi lỗi (UC71)</w:t>
            </w:r>
          </w:p>
        </w:tc>
      </w:tr>
      <w:tr w14:paraId="033AF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399CCC60">
            <w:pPr>
              <w:spacing w:after="0" w:line="240" w:lineRule="auto"/>
            </w:pPr>
            <w:r>
              <w:rPr>
                <w:sz w:val="17"/>
                <w:szCs w:val="17"/>
              </w:rPr>
              <w:t>SCR-56</w:t>
            </w:r>
          </w:p>
        </w:tc>
        <w:tc>
          <w:tcPr>
            <w:tcW w:w="2300" w:type="dxa"/>
          </w:tcPr>
          <w:p w14:paraId="1420F62C">
            <w:pPr>
              <w:spacing w:after="0" w:line="240" w:lineRule="auto"/>
            </w:pPr>
            <w:r>
              <w:rPr>
                <w:sz w:val="17"/>
                <w:szCs w:val="17"/>
              </w:rPr>
              <w:t>Khởi tạo hợp tác xã</w:t>
            </w:r>
          </w:p>
        </w:tc>
        <w:tc>
          <w:tcPr>
            <w:tcW w:w="1900" w:type="dxa"/>
          </w:tcPr>
          <w:p w14:paraId="25AC4EE4">
            <w:pPr>
              <w:spacing w:after="0" w:line="240" w:lineRule="auto"/>
            </w:pPr>
            <w:r>
              <w:rPr>
                <w:sz w:val="17"/>
                <w:szCs w:val="17"/>
              </w:rPr>
              <w:t>Quản trị nền tảng</w:t>
            </w:r>
          </w:p>
        </w:tc>
        <w:tc>
          <w:tcPr>
            <w:tcW w:w="3900" w:type="dxa"/>
          </w:tcPr>
          <w:p w14:paraId="2248CA65">
            <w:pPr>
              <w:spacing w:after="0" w:line="240" w:lineRule="auto"/>
            </w:pPr>
            <w:r>
              <w:rPr>
                <w:sz w:val="17"/>
                <w:szCs w:val="17"/>
              </w:rPr>
              <w:t>Tạo hồ sơ HTX sơ bộ và tài khoản Chủ HTX đầu tiên (UC72)</w:t>
            </w:r>
          </w:p>
        </w:tc>
      </w:tr>
      <w:tr w14:paraId="6F0C8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6DFDB0D5">
            <w:pPr>
              <w:spacing w:after="0" w:line="240" w:lineRule="auto"/>
            </w:pPr>
            <w:r>
              <w:rPr>
                <w:sz w:val="17"/>
                <w:szCs w:val="17"/>
              </w:rPr>
              <w:t>SCR-57</w:t>
            </w:r>
          </w:p>
        </w:tc>
        <w:tc>
          <w:tcPr>
            <w:tcW w:w="2300" w:type="dxa"/>
          </w:tcPr>
          <w:p w14:paraId="12A01A25">
            <w:pPr>
              <w:spacing w:after="0" w:line="240" w:lineRule="auto"/>
            </w:pPr>
            <w:r>
              <w:rPr>
                <w:sz w:val="17"/>
                <w:szCs w:val="17"/>
              </w:rPr>
              <w:t>Cấu hình nền tảng</w:t>
            </w:r>
          </w:p>
        </w:tc>
        <w:tc>
          <w:tcPr>
            <w:tcW w:w="1900" w:type="dxa"/>
          </w:tcPr>
          <w:p w14:paraId="4E6020B1">
            <w:pPr>
              <w:spacing w:after="0" w:line="240" w:lineRule="auto"/>
            </w:pPr>
            <w:r>
              <w:rPr>
                <w:sz w:val="17"/>
                <w:szCs w:val="17"/>
              </w:rPr>
              <w:t>Quản trị nền tảng</w:t>
            </w:r>
          </w:p>
        </w:tc>
        <w:tc>
          <w:tcPr>
            <w:tcW w:w="3900" w:type="dxa"/>
          </w:tcPr>
          <w:p w14:paraId="0383790A">
            <w:pPr>
              <w:spacing w:after="0" w:line="240" w:lineRule="auto"/>
            </w:pPr>
            <w:r>
              <w:rPr>
                <w:sz w:val="17"/>
                <w:szCs w:val="17"/>
              </w:rPr>
              <w:t>Cấu hình kết nối các dịch vụ ngoài và nhãn hiển thị của danh mục trạng thái có lịch sử thay đổi (UC73)</w:t>
            </w:r>
          </w:p>
        </w:tc>
      </w:tr>
      <w:tr w14:paraId="46536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6540DC9E">
            <w:pPr>
              <w:spacing w:after="0" w:line="240" w:lineRule="auto"/>
            </w:pPr>
            <w:r>
              <w:rPr>
                <w:sz w:val="17"/>
                <w:szCs w:val="17"/>
              </w:rPr>
              <w:t>SCR-58</w:t>
            </w:r>
          </w:p>
        </w:tc>
        <w:tc>
          <w:tcPr>
            <w:tcW w:w="2300" w:type="dxa"/>
          </w:tcPr>
          <w:p w14:paraId="0DCC5391">
            <w:pPr>
              <w:spacing w:after="0" w:line="240" w:lineRule="auto"/>
            </w:pPr>
            <w:r>
              <w:rPr>
                <w:sz w:val="17"/>
                <w:szCs w:val="17"/>
              </w:rPr>
              <w:t>Hỗ trợ truy cập tài khoản</w:t>
            </w:r>
          </w:p>
        </w:tc>
        <w:tc>
          <w:tcPr>
            <w:tcW w:w="1900" w:type="dxa"/>
          </w:tcPr>
          <w:p w14:paraId="5D7D0883">
            <w:pPr>
              <w:spacing w:after="0" w:line="240" w:lineRule="auto"/>
            </w:pPr>
            <w:r>
              <w:rPr>
                <w:sz w:val="17"/>
                <w:szCs w:val="17"/>
              </w:rPr>
              <w:t>Quản trị nền tảng</w:t>
            </w:r>
          </w:p>
        </w:tc>
        <w:tc>
          <w:tcPr>
            <w:tcW w:w="3900" w:type="dxa"/>
          </w:tcPr>
          <w:p w14:paraId="35A6E3C2">
            <w:pPr>
              <w:spacing w:after="0" w:line="240" w:lineRule="auto"/>
            </w:pPr>
            <w:r>
              <w:rPr>
                <w:sz w:val="17"/>
                <w:szCs w:val="17"/>
              </w:rPr>
              <w:t>Hỗ trợ người dùng gặp sự cố đăng nhập bằng thao tác có lưu vết (UC74)</w:t>
            </w:r>
          </w:p>
        </w:tc>
      </w:tr>
      <w:tr w14:paraId="77557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27EAC8D9">
            <w:pPr>
              <w:spacing w:after="0" w:line="240" w:lineRule="auto"/>
            </w:pPr>
            <w:r>
              <w:rPr>
                <w:sz w:val="17"/>
                <w:szCs w:val="17"/>
              </w:rPr>
              <w:t>SCR-59</w:t>
            </w:r>
          </w:p>
        </w:tc>
        <w:tc>
          <w:tcPr>
            <w:tcW w:w="2300" w:type="dxa"/>
          </w:tcPr>
          <w:p w14:paraId="5A59A0F7">
            <w:pPr>
              <w:spacing w:after="0" w:line="240" w:lineRule="auto"/>
            </w:pPr>
            <w:r>
              <w:rPr>
                <w:sz w:val="17"/>
                <w:szCs w:val="17"/>
              </w:rPr>
              <w:t>Nhật ký kiểm toán</w:t>
            </w:r>
          </w:p>
        </w:tc>
        <w:tc>
          <w:tcPr>
            <w:tcW w:w="1900" w:type="dxa"/>
          </w:tcPr>
          <w:p w14:paraId="0A3CEBCD">
            <w:pPr>
              <w:spacing w:after="0" w:line="240" w:lineRule="auto"/>
            </w:pPr>
            <w:r>
              <w:rPr>
                <w:sz w:val="17"/>
                <w:szCs w:val="17"/>
              </w:rPr>
              <w:t>Quản trị nền tảng</w:t>
            </w:r>
          </w:p>
        </w:tc>
        <w:tc>
          <w:tcPr>
            <w:tcW w:w="3900" w:type="dxa"/>
          </w:tcPr>
          <w:p w14:paraId="035C5FF5">
            <w:pPr>
              <w:spacing w:after="0" w:line="240" w:lineRule="auto"/>
            </w:pPr>
            <w:r>
              <w:rPr>
                <w:sz w:val="17"/>
                <w:szCs w:val="17"/>
              </w:rPr>
              <w:t>Tra cứu ai đã làm gì, khi nào, vì sao trong phạm vi của mình (UC75)</w:t>
            </w:r>
          </w:p>
        </w:tc>
      </w:tr>
    </w:tbl>
    <w:p w14:paraId="00B8DAED">
      <w:pPr>
        <w:pStyle w:val="4"/>
      </w:pPr>
      <w:bookmarkStart w:id="52" w:name="_Toc8344"/>
      <w:bookmarkStart w:id="53" w:name="_Toc215"/>
      <w:r>
        <w:t>5.2 External API Inventory</w:t>
      </w:r>
      <w:bookmarkEnd w:id="52"/>
      <w:bookmarkEnd w:id="53"/>
    </w:p>
    <w:p w14:paraId="5FB32EC3">
      <w:pPr>
        <w:spacing w:after="60"/>
      </w:pPr>
      <w:r>
        <w:t>Danh sách giao tiếp với hệ thống ngoài ở mức hợp đồng; địa chỉ, tham số và bảo mật chi tiết chờ SDS. Đặc tả từng API ở III.14.</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0"/>
        <w:gridCol w:w="2700"/>
        <w:gridCol w:w="1200"/>
        <w:gridCol w:w="2400"/>
        <w:gridCol w:w="2000"/>
      </w:tblGrid>
      <w:tr w14:paraId="2617C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700" w:type="dxa"/>
            <w:shd w:val="clear" w:color="auto" w:fill="DCE6F1"/>
          </w:tcPr>
          <w:p w14:paraId="153417C9">
            <w:pPr>
              <w:spacing w:after="0" w:line="240" w:lineRule="auto"/>
            </w:pPr>
            <w:r>
              <w:rPr>
                <w:b/>
                <w:sz w:val="17"/>
                <w:szCs w:val="17"/>
              </w:rPr>
              <w:t>ID</w:t>
            </w:r>
          </w:p>
        </w:tc>
        <w:tc>
          <w:tcPr>
            <w:tcW w:w="2700" w:type="dxa"/>
            <w:shd w:val="clear" w:color="auto" w:fill="DCE6F1"/>
          </w:tcPr>
          <w:p w14:paraId="7C37E182">
            <w:pPr>
              <w:spacing w:after="0" w:line="240" w:lineRule="auto"/>
            </w:pPr>
            <w:r>
              <w:rPr>
                <w:b/>
                <w:sz w:val="17"/>
                <w:szCs w:val="17"/>
              </w:rPr>
              <w:t>API</w:t>
            </w:r>
          </w:p>
        </w:tc>
        <w:tc>
          <w:tcPr>
            <w:tcW w:w="1200" w:type="dxa"/>
            <w:shd w:val="clear" w:color="auto" w:fill="DCE6F1"/>
          </w:tcPr>
          <w:p w14:paraId="5A30EC92">
            <w:pPr>
              <w:spacing w:after="0" w:line="240" w:lineRule="auto"/>
            </w:pPr>
            <w:r>
              <w:rPr>
                <w:b/>
                <w:sz w:val="17"/>
                <w:szCs w:val="17"/>
              </w:rPr>
              <w:t>Hướng</w:t>
            </w:r>
          </w:p>
        </w:tc>
        <w:tc>
          <w:tcPr>
            <w:tcW w:w="2400" w:type="dxa"/>
            <w:shd w:val="clear" w:color="auto" w:fill="DCE6F1"/>
          </w:tcPr>
          <w:p w14:paraId="7CA9BC77">
            <w:pPr>
              <w:spacing w:after="0" w:line="240" w:lineRule="auto"/>
            </w:pPr>
            <w:r>
              <w:rPr>
                <w:b/>
                <w:sz w:val="17"/>
                <w:szCs w:val="17"/>
              </w:rPr>
              <w:t>Hệ thống ngoài</w:t>
            </w:r>
          </w:p>
        </w:tc>
        <w:tc>
          <w:tcPr>
            <w:tcW w:w="2000" w:type="dxa"/>
            <w:shd w:val="clear" w:color="auto" w:fill="DCE6F1"/>
          </w:tcPr>
          <w:p w14:paraId="2458D885">
            <w:pPr>
              <w:spacing w:after="0" w:line="240" w:lineRule="auto"/>
            </w:pPr>
            <w:r>
              <w:rPr>
                <w:b/>
                <w:sz w:val="17"/>
                <w:szCs w:val="17"/>
              </w:rPr>
              <w:t>UC liên quan</w:t>
            </w:r>
          </w:p>
        </w:tc>
      </w:tr>
      <w:tr w14:paraId="389A5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600DE994">
            <w:pPr>
              <w:spacing w:after="0" w:line="240" w:lineRule="auto"/>
            </w:pPr>
            <w:r>
              <w:rPr>
                <w:sz w:val="17"/>
                <w:szCs w:val="17"/>
              </w:rPr>
              <w:t>API-01</w:t>
            </w:r>
          </w:p>
        </w:tc>
        <w:tc>
          <w:tcPr>
            <w:tcW w:w="2700" w:type="dxa"/>
          </w:tcPr>
          <w:p w14:paraId="4EC8F851">
            <w:pPr>
              <w:spacing w:after="0" w:line="240" w:lineRule="auto"/>
            </w:pPr>
            <w:r>
              <w:rPr>
                <w:sz w:val="17"/>
                <w:szCs w:val="17"/>
              </w:rPr>
              <w:t>Gửi SMS (mã xác minh, tin báo thương lái)</w:t>
            </w:r>
          </w:p>
        </w:tc>
        <w:tc>
          <w:tcPr>
            <w:tcW w:w="1200" w:type="dxa"/>
          </w:tcPr>
          <w:p w14:paraId="399EF23B">
            <w:pPr>
              <w:spacing w:after="0" w:line="240" w:lineRule="auto"/>
            </w:pPr>
            <w:r>
              <w:rPr>
                <w:sz w:val="17"/>
                <w:szCs w:val="17"/>
              </w:rPr>
              <w:t>OMTS gọi ra</w:t>
            </w:r>
          </w:p>
        </w:tc>
        <w:tc>
          <w:tcPr>
            <w:tcW w:w="2400" w:type="dxa"/>
          </w:tcPr>
          <w:p w14:paraId="2990ED43">
            <w:pPr>
              <w:spacing w:after="0" w:line="240" w:lineRule="auto"/>
            </w:pPr>
            <w:r>
              <w:rPr>
                <w:sz w:val="17"/>
                <w:szCs w:val="17"/>
              </w:rPr>
              <w:t>Dịch vụ SMS</w:t>
            </w:r>
          </w:p>
        </w:tc>
        <w:tc>
          <w:tcPr>
            <w:tcW w:w="2000" w:type="dxa"/>
          </w:tcPr>
          <w:p w14:paraId="617D898C">
            <w:pPr>
              <w:spacing w:after="0" w:line="240" w:lineRule="auto"/>
            </w:pPr>
            <w:r>
              <w:rPr>
                <w:sz w:val="17"/>
                <w:szCs w:val="17"/>
              </w:rPr>
              <w:t xml:space="preserve">UC01–UC03, UC05, UC08,</w:t>
            </w:r>
            <w:ins w:id="1901" w:author="Claude" w:date="2026-10-08T00:00:00Z">
              <w:r>
                <w:rPr>
                  <w:sz w:val="17"/>
                  <w:szCs w:val="17"/>
                </w:rPr>
                <w:t xml:space="preserve"> UC44, UC45,</w:t>
              </w:r>
            </w:ins>
            <w:r>
              <w:rPr>
                <w:sz w:val="17"/>
                <w:szCs w:val="17"/>
              </w:rPr>
              <w:t xml:space="preserve"> UC48, UC52, UC70, </w:t>
            </w:r>
            <w:ins w:id="1900" w:author="Claude" w:date="2026-10-08T00:00:00Z">
              <w:r>
                <w:rPr>
                  <w:sz w:val="17"/>
                  <w:szCs w:val="17"/>
                </w:rPr>
                <w:t xml:space="preserve">UC71, </w:t>
              </w:r>
            </w:ins>
            <w:r>
              <w:rPr>
                <w:sz w:val="17"/>
                <w:szCs w:val="17"/>
              </w:rPr>
              <w:t xml:space="preserve">UC73</w:t>
            </w:r>
          </w:p>
        </w:tc>
      </w:tr>
      <w:tr w14:paraId="2B15A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209717B4">
            <w:pPr>
              <w:spacing w:after="0" w:line="240" w:lineRule="auto"/>
            </w:pPr>
            <w:r>
              <w:rPr>
                <w:sz w:val="17"/>
                <w:szCs w:val="17"/>
              </w:rPr>
              <w:t>API-02</w:t>
            </w:r>
          </w:p>
        </w:tc>
        <w:tc>
          <w:tcPr>
            <w:tcW w:w="2700" w:type="dxa"/>
          </w:tcPr>
          <w:p w14:paraId="002C9C83">
            <w:pPr>
              <w:spacing w:after="0" w:line="240" w:lineRule="auto"/>
            </w:pPr>
            <w:r>
              <w:rPr>
                <w:sz w:val="17"/>
                <w:szCs w:val="17"/>
              </w:rPr>
              <w:t>Gửi thông báo đẩy</w:t>
            </w:r>
          </w:p>
        </w:tc>
        <w:tc>
          <w:tcPr>
            <w:tcW w:w="1200" w:type="dxa"/>
          </w:tcPr>
          <w:p w14:paraId="3692CB98">
            <w:pPr>
              <w:spacing w:after="0" w:line="240" w:lineRule="auto"/>
            </w:pPr>
            <w:r>
              <w:rPr>
                <w:sz w:val="17"/>
                <w:szCs w:val="17"/>
              </w:rPr>
              <w:t>OMTS gọi ra</w:t>
            </w:r>
          </w:p>
        </w:tc>
        <w:tc>
          <w:tcPr>
            <w:tcW w:w="2400" w:type="dxa"/>
          </w:tcPr>
          <w:p w14:paraId="3F0FFBBC">
            <w:pPr>
              <w:spacing w:after="0" w:line="240" w:lineRule="auto"/>
            </w:pPr>
            <w:r>
              <w:rPr>
                <w:sz w:val="17"/>
                <w:szCs w:val="17"/>
              </w:rPr>
              <w:t>Dịch vụ thông báo đẩy</w:t>
            </w:r>
          </w:p>
        </w:tc>
        <w:tc>
          <w:tcPr>
            <w:tcW w:w="2000" w:type="dxa"/>
          </w:tcPr>
          <w:p w14:paraId="10CABECA">
            <w:pPr>
              <w:spacing w:after="0" w:line="240" w:lineRule="auto"/>
            </w:pPr>
            <w:r>
              <w:rPr>
                <w:sz w:val="17"/>
                <w:szCs w:val="17"/>
              </w:rPr>
              <w:t>UC06, UC15, UC26, UC43–44, UC56, UC69, UC73</w:t>
            </w:r>
          </w:p>
        </w:tc>
      </w:tr>
      <w:tr w14:paraId="29B1E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5A7BBEB1">
            <w:pPr>
              <w:spacing w:after="0" w:line="240" w:lineRule="auto"/>
            </w:pPr>
            <w:r>
              <w:rPr>
                <w:sz w:val="17"/>
                <w:szCs w:val="17"/>
              </w:rPr>
              <w:t>API-03</w:t>
            </w:r>
          </w:p>
        </w:tc>
        <w:tc>
          <w:tcPr>
            <w:tcW w:w="2700" w:type="dxa"/>
          </w:tcPr>
          <w:p w14:paraId="5621579D">
            <w:pPr>
              <w:spacing w:after="0" w:line="240" w:lineRule="auto"/>
            </w:pPr>
            <w:r>
              <w:rPr>
                <w:sz w:val="17"/>
                <w:szCs w:val="17"/>
              </w:rPr>
              <w:t>Gửi email</w:t>
            </w:r>
          </w:p>
        </w:tc>
        <w:tc>
          <w:tcPr>
            <w:tcW w:w="1200" w:type="dxa"/>
          </w:tcPr>
          <w:p w14:paraId="43C48FE7">
            <w:pPr>
              <w:spacing w:after="0" w:line="240" w:lineRule="auto"/>
            </w:pPr>
            <w:r>
              <w:rPr>
                <w:sz w:val="17"/>
                <w:szCs w:val="17"/>
              </w:rPr>
              <w:t>OMTS gọi ra</w:t>
            </w:r>
          </w:p>
        </w:tc>
        <w:tc>
          <w:tcPr>
            <w:tcW w:w="2400" w:type="dxa"/>
          </w:tcPr>
          <w:p w14:paraId="6DDD0A24">
            <w:pPr>
              <w:spacing w:after="0" w:line="240" w:lineRule="auto"/>
            </w:pPr>
            <w:r>
              <w:rPr>
                <w:sz w:val="17"/>
                <w:szCs w:val="17"/>
              </w:rPr>
              <w:t>Dịch vụ email</w:t>
            </w:r>
          </w:p>
        </w:tc>
        <w:tc>
          <w:tcPr>
            <w:tcW w:w="2000" w:type="dxa"/>
          </w:tcPr>
          <w:p w14:paraId="01869FAB">
            <w:pPr>
              <w:spacing w:after="0" w:line="240" w:lineRule="auto"/>
            </w:pPr>
            <w:r>
              <w:rPr>
                <w:sz w:val="17"/>
                <w:szCs w:val="17"/>
              </w:rPr>
              <w:t>UC01, UC03–06, UC08, UC32, UC48, UC52, UC70–71, UC73</w:t>
            </w:r>
          </w:p>
        </w:tc>
      </w:tr>
      <w:tr w14:paraId="7CECD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4F21686F">
            <w:pPr>
              <w:spacing w:after="0" w:line="240" w:lineRule="auto"/>
            </w:pPr>
            <w:r>
              <w:rPr>
                <w:sz w:val="17"/>
                <w:szCs w:val="17"/>
              </w:rPr>
              <w:t>API-04</w:t>
            </w:r>
          </w:p>
        </w:tc>
        <w:tc>
          <w:tcPr>
            <w:tcW w:w="2700" w:type="dxa"/>
          </w:tcPr>
          <w:p w14:paraId="3664938E">
            <w:pPr>
              <w:spacing w:after="0" w:line="240" w:lineRule="auto"/>
            </w:pPr>
            <w:r>
              <w:rPr>
                <w:sz w:val="17"/>
                <w:szCs w:val="17"/>
              </w:rPr>
              <w:t>Gửi tin qua Zalo OA</w:t>
            </w:r>
          </w:p>
        </w:tc>
        <w:tc>
          <w:tcPr>
            <w:tcW w:w="1200" w:type="dxa"/>
          </w:tcPr>
          <w:p w14:paraId="50EBF396">
            <w:pPr>
              <w:spacing w:after="0" w:line="240" w:lineRule="auto"/>
            </w:pPr>
            <w:r>
              <w:rPr>
                <w:sz w:val="17"/>
                <w:szCs w:val="17"/>
              </w:rPr>
              <w:t>OMTS gọi ra</w:t>
            </w:r>
          </w:p>
        </w:tc>
        <w:tc>
          <w:tcPr>
            <w:tcW w:w="2400" w:type="dxa"/>
          </w:tcPr>
          <w:p w14:paraId="466485FB">
            <w:pPr>
              <w:spacing w:after="0" w:line="240" w:lineRule="auto"/>
            </w:pPr>
            <w:r>
              <w:rPr>
                <w:sz w:val="17"/>
                <w:szCs w:val="17"/>
              </w:rPr>
              <w:t>Zalo OA</w:t>
            </w:r>
          </w:p>
        </w:tc>
        <w:tc>
          <w:tcPr>
            <w:tcW w:w="2000" w:type="dxa"/>
          </w:tcPr>
          <w:p w14:paraId="5716C18C">
            <w:pPr>
              <w:spacing w:after="0" w:line="240" w:lineRule="auto"/>
            </w:pPr>
            <w:r>
              <w:rPr>
                <w:sz w:val="17"/>
                <w:szCs w:val="17"/>
              </w:rPr>
              <w:t>UC06, UC32, UC43–45, UC48–49, UC52, UC70–71, UC73</w:t>
            </w:r>
          </w:p>
        </w:tc>
      </w:tr>
      <w:tr w14:paraId="0C06E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7721F10">
            <w:pPr>
              <w:spacing w:after="0" w:line="240" w:lineRule="auto"/>
            </w:pPr>
            <w:r>
              <w:rPr>
                <w:sz w:val="17"/>
                <w:szCs w:val="17"/>
              </w:rPr>
              <w:t>API-05</w:t>
            </w:r>
          </w:p>
        </w:tc>
        <w:tc>
          <w:tcPr>
            <w:tcW w:w="2700" w:type="dxa"/>
          </w:tcPr>
          <w:p w14:paraId="13638A76">
            <w:pPr>
              <w:spacing w:after="0" w:line="240" w:lineRule="auto"/>
            </w:pPr>
            <w:r>
              <w:rPr>
                <w:sz w:val="17"/>
                <w:szCs w:val="17"/>
              </w:rPr>
              <w:t>Hiển thị bản đồ và lấy vị trí</w:t>
            </w:r>
          </w:p>
        </w:tc>
        <w:tc>
          <w:tcPr>
            <w:tcW w:w="1200" w:type="dxa"/>
          </w:tcPr>
          <w:p w14:paraId="65737F40">
            <w:pPr>
              <w:spacing w:after="0" w:line="240" w:lineRule="auto"/>
            </w:pPr>
            <w:r>
              <w:rPr>
                <w:sz w:val="17"/>
                <w:szCs w:val="17"/>
              </w:rPr>
              <w:t>OMTS gọi ra</w:t>
            </w:r>
          </w:p>
        </w:tc>
        <w:tc>
          <w:tcPr>
            <w:tcW w:w="2400" w:type="dxa"/>
          </w:tcPr>
          <w:p w14:paraId="3B74E297">
            <w:pPr>
              <w:spacing w:after="0" w:line="240" w:lineRule="auto"/>
            </w:pPr>
            <w:r>
              <w:rPr>
                <w:sz w:val="17"/>
                <w:szCs w:val="17"/>
              </w:rPr>
              <w:t>Google Maps</w:t>
            </w:r>
          </w:p>
        </w:tc>
        <w:tc>
          <w:tcPr>
            <w:tcW w:w="2000" w:type="dxa"/>
          </w:tcPr>
          <w:p w14:paraId="65E160BA">
            <w:pPr>
              <w:spacing w:after="0" w:line="240" w:lineRule="auto"/>
            </w:pPr>
            <w:r>
              <w:rPr>
                <w:sz w:val="17"/>
                <w:szCs w:val="17"/>
              </w:rPr>
              <w:t>UC15, UC18, UC40, UC73</w:t>
            </w:r>
          </w:p>
        </w:tc>
      </w:tr>
      <w:tr w14:paraId="38BAA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5F18B4CB">
            <w:pPr>
              <w:spacing w:after="0" w:line="240" w:lineRule="auto"/>
            </w:pPr>
            <w:r>
              <w:rPr>
                <w:sz w:val="17"/>
                <w:szCs w:val="17"/>
              </w:rPr>
              <w:t>API-06</w:t>
            </w:r>
          </w:p>
        </w:tc>
        <w:tc>
          <w:tcPr>
            <w:tcW w:w="2700" w:type="dxa"/>
          </w:tcPr>
          <w:p w14:paraId="16177784">
            <w:pPr>
              <w:spacing w:after="0" w:line="240" w:lineRule="auto"/>
            </w:pPr>
            <w:r>
              <w:rPr>
                <w:sz w:val="17"/>
                <w:szCs w:val="17"/>
              </w:rPr>
              <w:t>Lưu và đọc tệp</w:t>
            </w:r>
          </w:p>
        </w:tc>
        <w:tc>
          <w:tcPr>
            <w:tcW w:w="1200" w:type="dxa"/>
          </w:tcPr>
          <w:p w14:paraId="4243393F">
            <w:pPr>
              <w:spacing w:after="0" w:line="240" w:lineRule="auto"/>
            </w:pPr>
            <w:r>
              <w:rPr>
                <w:sz w:val="17"/>
                <w:szCs w:val="17"/>
              </w:rPr>
              <w:t>OMTS gọi ra</w:t>
            </w:r>
          </w:p>
        </w:tc>
        <w:tc>
          <w:tcPr>
            <w:tcW w:w="2400" w:type="dxa"/>
          </w:tcPr>
          <w:p w14:paraId="20B271DF">
            <w:pPr>
              <w:spacing w:after="0" w:line="240" w:lineRule="auto"/>
            </w:pPr>
            <w:r>
              <w:rPr>
                <w:sz w:val="17"/>
                <w:szCs w:val="17"/>
              </w:rPr>
              <w:t>Dịch vụ lưu trữ đám mây</w:t>
            </w:r>
          </w:p>
        </w:tc>
        <w:tc>
          <w:tcPr>
            <w:tcW w:w="2000" w:type="dxa"/>
          </w:tcPr>
          <w:p w14:paraId="7D51791A">
            <w:pPr>
              <w:spacing w:after="0" w:line="240" w:lineRule="auto"/>
            </w:pPr>
            <w:r>
              <w:rPr>
                <w:sz w:val="17"/>
                <w:szCs w:val="17"/>
              </w:rPr>
              <w:t xml:space="preserve">UC15, UC18,</w:t>
            </w:r>
            <w:ins w:id="1905" w:author="Claude" w:date="2026-10-08T00:00:00Z">
              <w:r>
                <w:rPr>
                  <w:sz w:val="17"/>
                  <w:szCs w:val="17"/>
                </w:rPr>
                <w:t xml:space="preserve"> UC23,</w:t>
              </w:r>
            </w:ins>
            <w:r>
              <w:rPr>
                <w:sz w:val="17"/>
                <w:szCs w:val="17"/>
              </w:rPr>
              <w:t xml:space="preserve"> UC26, UC31–32, UC40, UC48, </w:t>
            </w:r>
            <w:ins w:id="1904" w:author="Claude" w:date="2026-10-08T00:00:00Z">
              <w:r>
                <w:rPr>
                  <w:sz w:val="17"/>
                  <w:szCs w:val="17"/>
                </w:rPr>
                <w:t xml:space="preserve">UC51, </w:t>
              </w:r>
            </w:ins>
            <w:r>
              <w:rPr>
                <w:sz w:val="17"/>
                <w:szCs w:val="17"/>
              </w:rPr>
              <w:t xml:space="preserve">UC52, </w:t>
            </w:r>
            <w:del w:id="1902" w:author="Claude" w:date="2026-10-08T00:00:00Z">
              <w:r>
                <w:rPr>
                  <w:sz w:val="17"/>
                  <w:szCs w:val="17"/>
                </w:rPr>
                <w:delText xml:space="preserve">UC73</w:delText>
              </w:r>
            </w:del>
            <w:ins w:id="1903" w:author="Claude" w:date="2026-10-08T00:00:00Z">
              <w:r>
                <w:rPr>
                  <w:sz w:val="17"/>
                  <w:szCs w:val="17"/>
                </w:rPr>
                <w:t xml:space="preserve">UC73, UC76</w:t>
              </w:r>
            </w:ins>
          </w:p>
        </w:tc>
      </w:tr>
      <w:tr w14:paraId="3E019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303BEF5C">
            <w:pPr>
              <w:spacing w:after="0" w:line="240" w:lineRule="auto"/>
            </w:pPr>
            <w:r>
              <w:rPr>
                <w:sz w:val="17"/>
                <w:szCs w:val="17"/>
              </w:rPr>
              <w:t>API-07</w:t>
            </w:r>
          </w:p>
        </w:tc>
        <w:tc>
          <w:tcPr>
            <w:tcW w:w="2700" w:type="dxa"/>
          </w:tcPr>
          <w:p w14:paraId="0B422377">
            <w:pPr>
              <w:spacing w:after="0" w:line="240" w:lineRule="auto"/>
            </w:pPr>
            <w:r>
              <w:rPr>
                <w:sz w:val="17"/>
                <w:szCs w:val="17"/>
              </w:rPr>
              <w:t>Đồng bộ hồ sơ truy xuất</w:t>
            </w:r>
          </w:p>
        </w:tc>
        <w:tc>
          <w:tcPr>
            <w:tcW w:w="1200" w:type="dxa"/>
          </w:tcPr>
          <w:p w14:paraId="13C1418C">
            <w:pPr>
              <w:spacing w:after="0" w:line="240" w:lineRule="auto"/>
            </w:pPr>
            <w:r>
              <w:rPr>
                <w:sz w:val="17"/>
                <w:szCs w:val="17"/>
              </w:rPr>
              <w:t>OMTS gọi ra</w:t>
            </w:r>
          </w:p>
        </w:tc>
        <w:tc>
          <w:tcPr>
            <w:tcW w:w="2400" w:type="dxa"/>
          </w:tcPr>
          <w:p w14:paraId="604BDE3C">
            <w:pPr>
              <w:spacing w:after="0" w:line="240" w:lineRule="auto"/>
            </w:pPr>
            <w:r>
              <w:rPr>
                <w:sz w:val="17"/>
                <w:szCs w:val="17"/>
              </w:rPr>
              <w:t>Cổng truy xuất quốc gia</w:t>
            </w:r>
          </w:p>
        </w:tc>
        <w:tc>
          <w:tcPr>
            <w:tcW w:w="2000" w:type="dxa"/>
          </w:tcPr>
          <w:p w14:paraId="5FBF5B10">
            <w:pPr>
              <w:spacing w:after="0" w:line="240" w:lineRule="auto"/>
            </w:pPr>
            <w:r>
              <w:rPr>
                <w:sz w:val="17"/>
                <w:szCs w:val="17"/>
              </w:rPr>
              <w:t>UC41, UC73</w:t>
            </w:r>
          </w:p>
        </w:tc>
      </w:tr>
      <w:tr w14:paraId="761C1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68FDAFE4">
            <w:pPr>
              <w:spacing w:after="0" w:line="240" w:lineRule="auto"/>
            </w:pPr>
            <w:r>
              <w:rPr>
                <w:sz w:val="17"/>
                <w:szCs w:val="17"/>
              </w:rPr>
              <w:t>API-08</w:t>
            </w:r>
          </w:p>
        </w:tc>
        <w:tc>
          <w:tcPr>
            <w:tcW w:w="2700" w:type="dxa"/>
          </w:tcPr>
          <w:p w14:paraId="49944DE7">
            <w:pPr>
              <w:spacing w:after="0" w:line="240" w:lineRule="auto"/>
            </w:pPr>
            <w:r>
              <w:rPr>
                <w:sz w:val="17"/>
                <w:szCs w:val="17"/>
              </w:rPr>
              <w:t>Nhận trạng thái gửi từ nhà cung cấp</w:t>
            </w:r>
          </w:p>
        </w:tc>
        <w:tc>
          <w:tcPr>
            <w:tcW w:w="1200" w:type="dxa"/>
          </w:tcPr>
          <w:p w14:paraId="1F9532B6">
            <w:pPr>
              <w:spacing w:after="0" w:line="240" w:lineRule="auto"/>
            </w:pPr>
            <w:r>
              <w:rPr>
                <w:sz w:val="17"/>
                <w:szCs w:val="17"/>
              </w:rPr>
              <w:t>Gọi vào OMTS</w:t>
            </w:r>
          </w:p>
        </w:tc>
        <w:tc>
          <w:tcPr>
            <w:tcW w:w="2400" w:type="dxa"/>
          </w:tcPr>
          <w:p w14:paraId="43454DDF">
            <w:pPr>
              <w:spacing w:after="0" w:line="240" w:lineRule="auto"/>
            </w:pPr>
            <w:r>
              <w:rPr>
                <w:sz w:val="17"/>
                <w:szCs w:val="17"/>
              </w:rPr>
              <w:t>Dịch vụ email, Zalo OA, Dịch vụ SMS, thông báo đẩy</w:t>
            </w:r>
          </w:p>
        </w:tc>
        <w:tc>
          <w:tcPr>
            <w:tcW w:w="2000" w:type="dxa"/>
          </w:tcPr>
          <w:p w14:paraId="1B5ED755">
            <w:pPr>
              <w:spacing w:after="0" w:line="240" w:lineRule="auto"/>
            </w:pPr>
            <w:r>
              <w:rPr>
                <w:sz w:val="17"/>
                <w:szCs w:val="17"/>
              </w:rPr>
              <w:t>UC70–71</w:t>
            </w:r>
          </w:p>
        </w:tc>
      </w:tr>
      <w:tr w14:paraId="2796F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263F5AE1">
            <w:pPr>
              <w:spacing w:after="0" w:line="240" w:lineRule="auto"/>
            </w:pPr>
            <w:r>
              <w:rPr>
                <w:sz w:val="17"/>
                <w:szCs w:val="17"/>
              </w:rPr>
              <w:t>API-09</w:t>
            </w:r>
          </w:p>
        </w:tc>
        <w:tc>
          <w:tcPr>
            <w:tcW w:w="2700" w:type="dxa"/>
          </w:tcPr>
          <w:p w14:paraId="293F4713">
            <w:pPr>
              <w:spacing w:after="0" w:line="240" w:lineRule="auto"/>
            </w:pPr>
            <w:r>
              <w:rPr>
                <w:sz w:val="17"/>
                <w:szCs w:val="17"/>
              </w:rPr>
              <w:t>Nhận tin yêu cầu mua từ Zalo OA</w:t>
            </w:r>
          </w:p>
        </w:tc>
        <w:tc>
          <w:tcPr>
            <w:tcW w:w="1200" w:type="dxa"/>
          </w:tcPr>
          <w:p w14:paraId="427241AB">
            <w:pPr>
              <w:spacing w:after="0" w:line="240" w:lineRule="auto"/>
            </w:pPr>
            <w:r>
              <w:rPr>
                <w:sz w:val="17"/>
                <w:szCs w:val="17"/>
              </w:rPr>
              <w:t>Gọi vào OMTS</w:t>
            </w:r>
          </w:p>
        </w:tc>
        <w:tc>
          <w:tcPr>
            <w:tcW w:w="2400" w:type="dxa"/>
          </w:tcPr>
          <w:p w14:paraId="7804B0C2">
            <w:pPr>
              <w:spacing w:after="0" w:line="240" w:lineRule="auto"/>
            </w:pPr>
            <w:r>
              <w:rPr>
                <w:sz w:val="17"/>
                <w:szCs w:val="17"/>
              </w:rPr>
              <w:t>Zalo OA</w:t>
            </w:r>
          </w:p>
        </w:tc>
        <w:tc>
          <w:tcPr>
            <w:tcW w:w="2000" w:type="dxa"/>
          </w:tcPr>
          <w:p w14:paraId="046A02FE">
            <w:pPr>
              <w:spacing w:after="0" w:line="240" w:lineRule="auto"/>
            </w:pPr>
            <w:r>
              <w:rPr>
                <w:sz w:val="17"/>
                <w:szCs w:val="17"/>
              </w:rPr>
              <w:t>UC43–44</w:t>
            </w:r>
          </w:p>
        </w:tc>
      </w:tr>
      <w:tr w14:paraId="580D3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0146DF0E">
            <w:pPr>
              <w:spacing w:after="0" w:line="240" w:lineRule="auto"/>
            </w:pPr>
            <w:r>
              <w:rPr>
                <w:sz w:val="17"/>
                <w:szCs w:val="17"/>
              </w:rPr>
              <w:t>API-10</w:t>
            </w:r>
          </w:p>
        </w:tc>
        <w:tc>
          <w:tcPr>
            <w:tcW w:w="2700" w:type="dxa"/>
          </w:tcPr>
          <w:p w14:paraId="5E8FF1CC">
            <w:pPr>
              <w:spacing w:after="0" w:line="240" w:lineRule="auto"/>
            </w:pPr>
            <w:r>
              <w:rPr>
                <w:sz w:val="17"/>
                <w:szCs w:val="17"/>
              </w:rPr>
              <w:t>Nhận kết quả đồng bộ từ cổng truy xuất</w:t>
            </w:r>
          </w:p>
        </w:tc>
        <w:tc>
          <w:tcPr>
            <w:tcW w:w="1200" w:type="dxa"/>
          </w:tcPr>
          <w:p w14:paraId="216EDDF8">
            <w:pPr>
              <w:spacing w:after="0" w:line="240" w:lineRule="auto"/>
            </w:pPr>
            <w:r>
              <w:rPr>
                <w:sz w:val="17"/>
                <w:szCs w:val="17"/>
              </w:rPr>
              <w:t>Gọi vào OMTS</w:t>
            </w:r>
          </w:p>
        </w:tc>
        <w:tc>
          <w:tcPr>
            <w:tcW w:w="2400" w:type="dxa"/>
          </w:tcPr>
          <w:p w14:paraId="379BD123">
            <w:pPr>
              <w:spacing w:after="0" w:line="240" w:lineRule="auto"/>
            </w:pPr>
            <w:r>
              <w:rPr>
                <w:sz w:val="17"/>
                <w:szCs w:val="17"/>
              </w:rPr>
              <w:t>Cổng truy xuất quốc gia</w:t>
            </w:r>
          </w:p>
        </w:tc>
        <w:tc>
          <w:tcPr>
            <w:tcW w:w="2000" w:type="dxa"/>
          </w:tcPr>
          <w:p w14:paraId="3F88B4C7">
            <w:pPr>
              <w:spacing w:after="0" w:line="240" w:lineRule="auto"/>
            </w:pPr>
            <w:r>
              <w:rPr>
                <w:sz w:val="17"/>
                <w:szCs w:val="17"/>
              </w:rPr>
              <w:t>UC41</w:t>
            </w:r>
          </w:p>
        </w:tc>
      </w:tr>
      <w:tr w14:paraId="19B80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43505F70">
            <w:pPr>
              <w:spacing w:after="0" w:line="240" w:lineRule="auto"/>
            </w:pPr>
            <w:r>
              <w:rPr>
                <w:sz w:val="17"/>
                <w:szCs w:val="17"/>
              </w:rPr>
              <w:t>API-11</w:t>
            </w:r>
          </w:p>
        </w:tc>
        <w:tc>
          <w:tcPr>
            <w:tcW w:w="2700" w:type="dxa"/>
          </w:tcPr>
          <w:p w14:paraId="5FDA76A8">
            <w:pPr>
              <w:spacing w:after="0" w:line="240" w:lineRule="auto"/>
            </w:pPr>
            <w:r>
              <w:rPr>
                <w:sz w:val="17"/>
                <w:szCs w:val="17"/>
              </w:rPr>
              <w:t>Nhận dạng chỉ số nước từ ảnh</w:t>
            </w:r>
          </w:p>
        </w:tc>
        <w:tc>
          <w:tcPr>
            <w:tcW w:w="1200" w:type="dxa"/>
          </w:tcPr>
          <w:p w14:paraId="1AB99CFA">
            <w:pPr>
              <w:spacing w:after="0" w:line="240" w:lineRule="auto"/>
            </w:pPr>
            <w:r>
              <w:rPr>
                <w:sz w:val="17"/>
                <w:szCs w:val="17"/>
              </w:rPr>
              <w:t>OMTS gọi ra</w:t>
            </w:r>
          </w:p>
        </w:tc>
        <w:tc>
          <w:tcPr>
            <w:tcW w:w="2400" w:type="dxa"/>
          </w:tcPr>
          <w:p w14:paraId="0BC201C0">
            <w:pPr>
              <w:spacing w:after="0" w:line="240" w:lineRule="auto"/>
            </w:pPr>
            <w:r>
              <w:rPr>
                <w:sz w:val="17"/>
                <w:szCs w:val="17"/>
              </w:rPr>
              <w:t>Dịch vụ OCR</w:t>
            </w:r>
          </w:p>
        </w:tc>
        <w:tc>
          <w:tcPr>
            <w:tcW w:w="2000" w:type="dxa"/>
          </w:tcPr>
          <w:p w14:paraId="6BF4AEAF">
            <w:pPr>
              <w:spacing w:after="0" w:line="240" w:lineRule="auto"/>
            </w:pPr>
            <w:r>
              <w:rPr>
                <w:sz w:val="17"/>
                <w:szCs w:val="17"/>
              </w:rPr>
              <w:t>UC26, UC73</w:t>
            </w:r>
          </w:p>
        </w:tc>
      </w:tr>
    </w:tbl>
    <w:p w14:paraId="2D60A397">
      <w:pPr>
        <w:pStyle w:val="4"/>
      </w:pPr>
      <w:bookmarkStart w:id="54" w:name="_Toc28625"/>
      <w:bookmarkStart w:id="55" w:name="_Toc8638"/>
      <w:r>
        <w:t>5.3 Background Job Inventory</w:t>
      </w:r>
      <w:bookmarkEnd w:id="54"/>
      <w:bookmarkEnd w:id="55"/>
    </w:p>
    <w:p w14:paraId="3E3B0435">
      <w:pPr>
        <w:spacing w:after="60"/>
      </w:pPr>
      <w:r>
        <w:t>Các tác vụ nền suy ra từ hành vi đã có trong UC; lịch chạy và tham số cụ thể chờ xác nhận ở SDS (V.3.2). Đặc tả từng job ở III.13.</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0"/>
        <w:gridCol w:w="3300"/>
        <w:gridCol w:w="3600"/>
        <w:gridCol w:w="1400"/>
      </w:tblGrid>
      <w:tr w14:paraId="15B66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700" w:type="dxa"/>
            <w:shd w:val="clear" w:color="auto" w:fill="DCE6F1"/>
          </w:tcPr>
          <w:p w14:paraId="2EBE7BAB">
            <w:pPr>
              <w:spacing w:after="0" w:line="240" w:lineRule="auto"/>
            </w:pPr>
            <w:r>
              <w:rPr>
                <w:b/>
                <w:sz w:val="17"/>
                <w:szCs w:val="17"/>
              </w:rPr>
              <w:t>ID</w:t>
            </w:r>
          </w:p>
        </w:tc>
        <w:tc>
          <w:tcPr>
            <w:tcW w:w="3300" w:type="dxa"/>
            <w:shd w:val="clear" w:color="auto" w:fill="DCE6F1"/>
          </w:tcPr>
          <w:p w14:paraId="43573B2D">
            <w:pPr>
              <w:spacing w:after="0" w:line="240" w:lineRule="auto"/>
            </w:pPr>
            <w:r>
              <w:rPr>
                <w:b/>
                <w:sz w:val="17"/>
                <w:szCs w:val="17"/>
              </w:rPr>
              <w:t>Background Job</w:t>
            </w:r>
          </w:p>
        </w:tc>
        <w:tc>
          <w:tcPr>
            <w:tcW w:w="3600" w:type="dxa"/>
            <w:shd w:val="clear" w:color="auto" w:fill="DCE6F1"/>
          </w:tcPr>
          <w:p w14:paraId="7C0927D7">
            <w:pPr>
              <w:spacing w:after="0" w:line="240" w:lineRule="auto"/>
            </w:pPr>
            <w:r>
              <w:rPr>
                <w:b/>
                <w:sz w:val="17"/>
                <w:szCs w:val="17"/>
              </w:rPr>
              <w:t>Kích hoạt</w:t>
            </w:r>
          </w:p>
        </w:tc>
        <w:tc>
          <w:tcPr>
            <w:tcW w:w="1400" w:type="dxa"/>
            <w:shd w:val="clear" w:color="auto" w:fill="DCE6F1"/>
          </w:tcPr>
          <w:p w14:paraId="0DA672D4">
            <w:pPr>
              <w:spacing w:after="0" w:line="240" w:lineRule="auto"/>
            </w:pPr>
            <w:r>
              <w:rPr>
                <w:b/>
                <w:sz w:val="17"/>
                <w:szCs w:val="17"/>
              </w:rPr>
              <w:t>UC nguồn</w:t>
            </w:r>
          </w:p>
        </w:tc>
      </w:tr>
      <w:tr w14:paraId="3F8A9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111566E4">
            <w:pPr>
              <w:spacing w:after="0" w:line="240" w:lineRule="auto"/>
            </w:pPr>
            <w:r>
              <w:rPr>
                <w:sz w:val="17"/>
                <w:szCs w:val="17"/>
              </w:rPr>
              <w:t>JOB-01</w:t>
            </w:r>
          </w:p>
        </w:tc>
        <w:tc>
          <w:tcPr>
            <w:tcW w:w="3300" w:type="dxa"/>
          </w:tcPr>
          <w:p w14:paraId="79653B7C">
            <w:pPr>
              <w:spacing w:after="0" w:line="240" w:lineRule="auto"/>
            </w:pPr>
            <w:r>
              <w:rPr>
                <w:sz w:val="17"/>
                <w:szCs w:val="17"/>
              </w:rPr>
              <w:t>Hết hạn mã xác minh và khóa tạm theo giới hạn thử</w:t>
            </w:r>
          </w:p>
        </w:tc>
        <w:tc>
          <w:tcPr>
            <w:tcW w:w="3600" w:type="dxa"/>
          </w:tcPr>
          <w:p w14:paraId="0490DFD7">
            <w:pPr>
              <w:spacing w:after="0" w:line="240" w:lineRule="auto"/>
            </w:pPr>
            <w:r>
              <w:rPr>
                <w:sz w:val="17"/>
                <w:szCs w:val="17"/>
              </w:rPr>
              <w:t>Theo thời điểm mã OTP được tạo hoặc khi số lần thử vượt giới hạn</w:t>
            </w:r>
          </w:p>
        </w:tc>
        <w:tc>
          <w:tcPr>
            <w:tcW w:w="1400" w:type="dxa"/>
          </w:tcPr>
          <w:p w14:paraId="22D2A6AB">
            <w:pPr>
              <w:spacing w:after="0" w:line="240" w:lineRule="auto"/>
            </w:pPr>
            <w:r>
              <w:rPr>
                <w:sz w:val="17"/>
                <w:szCs w:val="17"/>
              </w:rPr>
              <w:t>UC01, UC03, UC08</w:t>
            </w:r>
          </w:p>
        </w:tc>
      </w:tr>
      <w:tr w14:paraId="109D7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1EF15FF5">
            <w:pPr>
              <w:spacing w:after="0" w:line="240" w:lineRule="auto"/>
            </w:pPr>
            <w:r>
              <w:rPr>
                <w:sz w:val="17"/>
                <w:szCs w:val="17"/>
              </w:rPr>
              <w:t>JOB-02</w:t>
            </w:r>
          </w:p>
        </w:tc>
        <w:tc>
          <w:tcPr>
            <w:tcW w:w="3300" w:type="dxa"/>
          </w:tcPr>
          <w:p w14:paraId="614D37DE">
            <w:pPr>
              <w:spacing w:after="0" w:line="240" w:lineRule="auto"/>
            </w:pPr>
            <w:r>
              <w:rPr>
                <w:sz w:val="17"/>
                <w:szCs w:val="17"/>
              </w:rPr>
              <w:t>Gửi và gửi lại chứng từ, thông điệp</w:t>
            </w:r>
          </w:p>
        </w:tc>
        <w:tc>
          <w:tcPr>
            <w:tcW w:w="3600" w:type="dxa"/>
          </w:tcPr>
          <w:p w14:paraId="64184141">
            <w:pPr>
              <w:spacing w:after="0" w:line="240" w:lineRule="auto"/>
            </w:pPr>
            <w:r>
              <w:rPr>
                <w:sz w:val="17"/>
                <w:szCs w:val="17"/>
              </w:rPr>
              <w:t>Khi người dùng gửi chứng từ (UC70) hoặc chọn gửi lại (UC71)</w:t>
            </w:r>
          </w:p>
        </w:tc>
        <w:tc>
          <w:tcPr>
            <w:tcW w:w="1400" w:type="dxa"/>
          </w:tcPr>
          <w:p w14:paraId="022BA745">
            <w:pPr>
              <w:spacing w:after="0" w:line="240" w:lineRule="auto"/>
            </w:pPr>
            <w:r>
              <w:rPr>
                <w:sz w:val="17"/>
                <w:szCs w:val="17"/>
              </w:rPr>
              <w:t>UC70–71</w:t>
            </w:r>
          </w:p>
        </w:tc>
      </w:tr>
      <w:tr w14:paraId="532E2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6B28CF56">
            <w:pPr>
              <w:spacing w:after="0" w:line="240" w:lineRule="auto"/>
            </w:pPr>
            <w:r>
              <w:rPr>
                <w:sz w:val="17"/>
                <w:szCs w:val="17"/>
              </w:rPr>
              <w:t>JOB-03</w:t>
            </w:r>
          </w:p>
        </w:tc>
        <w:tc>
          <w:tcPr>
            <w:tcW w:w="3300" w:type="dxa"/>
          </w:tcPr>
          <w:p w14:paraId="7F63F4ED">
            <w:pPr>
              <w:spacing w:after="0" w:line="240" w:lineRule="auto"/>
            </w:pPr>
            <w:r>
              <w:rPr>
                <w:sz w:val="17"/>
                <w:szCs w:val="17"/>
              </w:rPr>
              <w:t>Tự gửi QR sau khi công bố hồ sơ của lô bàn giao ngoại tuyến</w:t>
            </w:r>
          </w:p>
        </w:tc>
        <w:tc>
          <w:tcPr>
            <w:tcW w:w="3600" w:type="dxa"/>
          </w:tcPr>
          <w:p w14:paraId="35B6334D">
            <w:pPr>
              <w:spacing w:after="0" w:line="240" w:lineRule="auto"/>
            </w:pPr>
            <w:r>
              <w:rPr>
                <w:sz w:val="17"/>
                <w:szCs w:val="17"/>
              </w:rPr>
              <w:t>Khi UC32 công bố bản truy xuất của lô đã bàn giao ngoại tuyến (sau đồng bộ và rà đạt)</w:t>
            </w:r>
          </w:p>
        </w:tc>
        <w:tc>
          <w:tcPr>
            <w:tcW w:w="1400" w:type="dxa"/>
          </w:tcPr>
          <w:p w14:paraId="6B0C785D">
            <w:pPr>
              <w:spacing w:after="0" w:line="240" w:lineRule="auto"/>
            </w:pPr>
            <w:r>
              <w:rPr>
                <w:sz w:val="17"/>
                <w:szCs w:val="17"/>
              </w:rPr>
              <w:t>UC32, UC70</w:t>
            </w:r>
          </w:p>
        </w:tc>
      </w:tr>
      <w:tr w14:paraId="405B8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20A14980">
            <w:pPr>
              <w:spacing w:after="0" w:line="240" w:lineRule="auto"/>
            </w:pPr>
            <w:r>
              <w:rPr>
                <w:sz w:val="17"/>
                <w:szCs w:val="17"/>
              </w:rPr>
              <w:t>JOB-04</w:t>
            </w:r>
          </w:p>
        </w:tc>
        <w:tc>
          <w:tcPr>
            <w:tcW w:w="3300" w:type="dxa"/>
          </w:tcPr>
          <w:p w14:paraId="18854ACF">
            <w:pPr>
              <w:spacing w:after="0" w:line="240" w:lineRule="auto"/>
            </w:pPr>
            <w:r>
              <w:rPr>
                <w:sz w:val="17"/>
                <w:szCs w:val="17"/>
              </w:rPr>
              <w:t>Đồng bộ hồ sơ truy xuất lên cổng truy xuất quốc gia</w:t>
            </w:r>
          </w:p>
        </w:tc>
        <w:tc>
          <w:tcPr>
            <w:tcW w:w="3600" w:type="dxa"/>
          </w:tcPr>
          <w:p w14:paraId="6E288BD9">
            <w:pPr>
              <w:spacing w:after="0" w:line="240" w:lineRule="auto"/>
            </w:pPr>
            <w:r>
              <w:rPr>
                <w:sz w:val="17"/>
                <w:szCs w:val="17"/>
              </w:rPr>
              <w:t>Khi có kết nối chính thức và hồ sơ đủ điều kiện</w:t>
            </w:r>
          </w:p>
        </w:tc>
        <w:tc>
          <w:tcPr>
            <w:tcW w:w="1400" w:type="dxa"/>
          </w:tcPr>
          <w:p w14:paraId="29B07059">
            <w:pPr>
              <w:spacing w:after="0" w:line="240" w:lineRule="auto"/>
            </w:pPr>
            <w:r>
              <w:rPr>
                <w:sz w:val="17"/>
                <w:szCs w:val="17"/>
              </w:rPr>
              <w:t>UC41</w:t>
            </w:r>
          </w:p>
        </w:tc>
      </w:tr>
      <w:tr w14:paraId="21836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0954073">
            <w:pPr>
              <w:spacing w:after="0" w:line="240" w:lineRule="auto"/>
            </w:pPr>
            <w:r>
              <w:rPr>
                <w:sz w:val="17"/>
                <w:szCs w:val="17"/>
              </w:rPr>
              <w:t>JOB-05</w:t>
            </w:r>
          </w:p>
        </w:tc>
        <w:tc>
          <w:tcPr>
            <w:tcW w:w="3300" w:type="dxa"/>
          </w:tcPr>
          <w:p w14:paraId="05E85966">
            <w:pPr>
              <w:spacing w:after="0" w:line="240" w:lineRule="auto"/>
            </w:pPr>
            <w:r>
              <w:rPr>
                <w:sz w:val="17"/>
                <w:szCs w:val="17"/>
              </w:rPr>
              <w:t>Nhắc đo chỉ số nước quá hạn</w:t>
            </w:r>
          </w:p>
        </w:tc>
        <w:tc>
          <w:tcPr>
            <w:tcW w:w="3600" w:type="dxa"/>
          </w:tcPr>
          <w:p w14:paraId="6A66E32A">
            <w:pPr>
              <w:spacing w:after="0" w:line="240" w:lineRule="auto"/>
            </w:pPr>
            <w:r>
              <w:rPr>
                <w:sz w:val="17"/>
                <w:szCs w:val="17"/>
              </w:rPr>
              <w:t>Định kỳ kiểm tra từng vùng</w:t>
            </w:r>
          </w:p>
        </w:tc>
        <w:tc>
          <w:tcPr>
            <w:tcW w:w="1400" w:type="dxa"/>
          </w:tcPr>
          <w:p w14:paraId="26A39E6C">
            <w:pPr>
              <w:spacing w:after="0" w:line="240" w:lineRule="auto"/>
            </w:pPr>
            <w:r>
              <w:rPr>
                <w:sz w:val="17"/>
                <w:szCs w:val="17"/>
              </w:rPr>
              <w:t>UC26, UC69</w:t>
            </w:r>
          </w:p>
        </w:tc>
      </w:tr>
      <w:tr w14:paraId="43312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2C42EA80">
            <w:pPr>
              <w:spacing w:after="0" w:line="240" w:lineRule="auto"/>
            </w:pPr>
            <w:r>
              <w:rPr>
                <w:sz w:val="17"/>
                <w:szCs w:val="17"/>
              </w:rPr>
              <w:t>JOB-06</w:t>
            </w:r>
          </w:p>
        </w:tc>
        <w:tc>
          <w:tcPr>
            <w:tcW w:w="3300" w:type="dxa"/>
          </w:tcPr>
          <w:p w14:paraId="2220052D">
            <w:pPr>
              <w:spacing w:after="0" w:line="240" w:lineRule="auto"/>
            </w:pPr>
            <w:r>
              <w:rPr>
                <w:sz w:val="17"/>
                <w:szCs w:val="17"/>
              </w:rPr>
              <w:t>Nhắc giấy tờ vùng nuôi sắp hết hạn</w:t>
            </w:r>
          </w:p>
        </w:tc>
        <w:tc>
          <w:tcPr>
            <w:tcW w:w="3600" w:type="dxa"/>
          </w:tcPr>
          <w:p w14:paraId="46718BFF">
            <w:pPr>
              <w:spacing w:after="0" w:line="240" w:lineRule="auto"/>
            </w:pPr>
            <w:r>
              <w:rPr>
                <w:sz w:val="17"/>
                <w:szCs w:val="17"/>
              </w:rPr>
              <w:t>Định kỳ kiểm tra giấy tờ</w:t>
            </w:r>
          </w:p>
        </w:tc>
        <w:tc>
          <w:tcPr>
            <w:tcW w:w="1400" w:type="dxa"/>
          </w:tcPr>
          <w:p w14:paraId="4121516A">
            <w:pPr>
              <w:spacing w:after="0" w:line="240" w:lineRule="auto"/>
            </w:pPr>
            <w:r>
              <w:rPr>
                <w:sz w:val="17"/>
                <w:szCs w:val="17"/>
              </w:rPr>
              <w:t>UC15, UC69</w:t>
            </w:r>
          </w:p>
        </w:tc>
      </w:tr>
      <w:tr w14:paraId="4EA63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1D7CFF62">
            <w:pPr>
              <w:spacing w:after="0" w:line="240" w:lineRule="auto"/>
            </w:pPr>
            <w:r>
              <w:rPr>
                <w:sz w:val="17"/>
                <w:szCs w:val="17"/>
              </w:rPr>
              <w:t>JOB-07</w:t>
            </w:r>
          </w:p>
        </w:tc>
        <w:tc>
          <w:tcPr>
            <w:tcW w:w="3300" w:type="dxa"/>
          </w:tcPr>
          <w:p w14:paraId="40F40539">
            <w:pPr>
              <w:spacing w:after="0" w:line="240" w:lineRule="auto"/>
            </w:pPr>
            <w:r>
              <w:rPr>
                <w:sz w:val="17"/>
                <w:szCs w:val="17"/>
              </w:rPr>
              <w:t>Nhắc hàng trả giữ tạm quá 3 ngày</w:t>
            </w:r>
          </w:p>
        </w:tc>
        <w:tc>
          <w:tcPr>
            <w:tcW w:w="3600" w:type="dxa"/>
          </w:tcPr>
          <w:p w14:paraId="16AE00DC">
            <w:pPr>
              <w:spacing w:after="0" w:line="240" w:lineRule="auto"/>
            </w:pPr>
            <w:r>
              <w:rPr>
                <w:sz w:val="17"/>
                <w:szCs w:val="17"/>
              </w:rPr>
              <w:t>Định kỳ kiểm tra hàng trả chưa bán lại</w:t>
            </w:r>
          </w:p>
        </w:tc>
        <w:tc>
          <w:tcPr>
            <w:tcW w:w="1400" w:type="dxa"/>
          </w:tcPr>
          <w:p w14:paraId="207D72AD">
            <w:pPr>
              <w:spacing w:after="0" w:line="240" w:lineRule="auto"/>
            </w:pPr>
            <w:r>
              <w:rPr>
                <w:sz w:val="17"/>
                <w:szCs w:val="17"/>
              </w:rPr>
              <w:t>UC52, UC69</w:t>
            </w:r>
          </w:p>
        </w:tc>
      </w:tr>
    </w:tbl>
    <w:p w14:paraId="0F675A70">
      <w:pPr>
        <w:pStyle w:val="2"/>
      </w:pPr>
      <w:bookmarkStart w:id="56" w:name="_Toc22987"/>
      <w:bookmarkStart w:id="57" w:name="_Toc27702"/>
      <w:r>
        <w:t>II. Use Case Specifications</w:t>
      </w:r>
      <w:bookmarkEnd w:id="56"/>
      <w:bookmarkEnd w:id="57"/>
    </w:p>
    <w:p w14:paraId="7BFC2C38">
      <w:pPr>
        <w:pStyle w:val="3"/>
      </w:pPr>
      <w:bookmarkStart w:id="58" w:name="_Toc795"/>
      <w:bookmarkStart w:id="59" w:name="_Toc12983"/>
      <w:r>
        <w:t>1. Xác thực và tài khoản cá nhân</w:t>
      </w:r>
      <w:bookmarkEnd w:id="58"/>
      <w:bookmarkEnd w:id="59"/>
    </w:p>
    <w:p w14:paraId="4E6AA13A">
      <w:pPr>
        <w:pStyle w:val="4"/>
      </w:pPr>
      <w:bookmarkStart w:id="60" w:name="_Toc18143"/>
      <w:bookmarkStart w:id="61" w:name="_Toc9509"/>
      <w:r>
        <w:t>1.1 UC01 - Đăng ký tài khoản khách hàng</w:t>
      </w:r>
      <w:bookmarkEnd w:id="60"/>
      <w:bookmarkEnd w:id="61"/>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0B8F3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514C07D">
            <w:pPr>
              <w:spacing w:after="0" w:line="240" w:lineRule="auto"/>
              <w:jc w:val="right"/>
            </w:pPr>
            <w:r>
              <w:t>Primary Actors</w:t>
            </w:r>
          </w:p>
        </w:tc>
        <w:tc>
          <w:tcPr>
            <w:tcW w:w="2685" w:type="dxa"/>
          </w:tcPr>
          <w:p w14:paraId="676CE0EA">
            <w:pPr>
              <w:spacing w:after="0" w:line="240" w:lineRule="auto"/>
            </w:pPr>
            <w:r>
              <w:t>Thương lái.</w:t>
            </w:r>
          </w:p>
        </w:tc>
        <w:tc>
          <w:tcPr>
            <w:tcW w:w="1890" w:type="dxa"/>
          </w:tcPr>
          <w:p w14:paraId="1E35F45D">
            <w:pPr>
              <w:spacing w:after="0" w:line="240" w:lineRule="auto"/>
              <w:jc w:val="right"/>
            </w:pPr>
            <w:r>
              <w:t>Secondary Actors</w:t>
            </w:r>
          </w:p>
        </w:tc>
        <w:tc>
          <w:tcPr>
            <w:tcW w:w="2933" w:type="dxa"/>
          </w:tcPr>
          <w:p w14:paraId="247A61C1">
            <w:pPr>
              <w:spacing w:after="0" w:line="240" w:lineRule="auto"/>
            </w:pPr>
            <w:r>
              <w:t>Dịch vụ email; Dịch vụ SMS.</w:t>
            </w:r>
          </w:p>
        </w:tc>
      </w:tr>
      <w:tr w14:paraId="6191D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F94123F">
            <w:pPr>
              <w:spacing w:after="0" w:line="240" w:lineRule="auto"/>
              <w:jc w:val="right"/>
            </w:pPr>
            <w:r>
              <w:t>Description</w:t>
            </w:r>
          </w:p>
        </w:tc>
        <w:tc>
          <w:tcPr>
            <w:tcW w:w="7508" w:type="dxa"/>
            <w:gridSpan w:val="3"/>
          </w:tcPr>
          <w:p w14:paraId="0B37ABD3">
            <w:pPr>
              <w:spacing w:after="0" w:line="240" w:lineRule="auto"/>
            </w:pPr>
            <w:r>
              <w:t>Tôi với vai trò là thương lái, tôi muốn tự đăng ký tài khoản bằng email hoặc số điện thoại đã xác minh, để xem đơn, biên nhận và công nợ của chính mình.</w:t>
            </w:r>
          </w:p>
        </w:tc>
      </w:tr>
      <w:tr w14:paraId="143BD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1D49571">
            <w:pPr>
              <w:spacing w:after="0" w:line="240" w:lineRule="auto"/>
              <w:jc w:val="right"/>
            </w:pPr>
            <w:r>
              <w:t>Trigger</w:t>
            </w:r>
          </w:p>
        </w:tc>
        <w:tc>
          <w:tcPr>
            <w:tcW w:w="7508" w:type="dxa"/>
            <w:gridSpan w:val="3"/>
          </w:tcPr>
          <w:p w14:paraId="2A654EE9">
            <w:pPr>
              <w:spacing w:after="0" w:line="240" w:lineRule="auto"/>
            </w:pPr>
            <w:r>
              <w:t>Thương lái chọn Đăng ký trên ứng dụng.</w:t>
            </w:r>
          </w:p>
        </w:tc>
      </w:tr>
      <w:tr w14:paraId="303DE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CFB8E13">
            <w:pPr>
              <w:spacing w:after="0" w:line="240" w:lineRule="auto"/>
              <w:jc w:val="right"/>
            </w:pPr>
            <w:r>
              <w:t>Priority</w:t>
            </w:r>
          </w:p>
        </w:tc>
        <w:tc>
          <w:tcPr>
            <w:tcW w:w="7508" w:type="dxa"/>
            <w:gridSpan w:val="3"/>
          </w:tcPr>
          <w:p w14:paraId="05424ECF">
            <w:pPr>
              <w:spacing w:after="0" w:line="240" w:lineRule="auto"/>
            </w:pPr>
            <w:r>
              <w:t>Must have (đề xuất)</w:t>
            </w:r>
          </w:p>
        </w:tc>
      </w:tr>
      <w:tr w14:paraId="1CA4D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1E98770">
            <w:pPr>
              <w:spacing w:after="0" w:line="240" w:lineRule="auto"/>
              <w:jc w:val="right"/>
            </w:pPr>
            <w:r>
              <w:t>Preconditions</w:t>
            </w:r>
          </w:p>
        </w:tc>
        <w:tc>
          <w:tcPr>
            <w:tcW w:w="7508" w:type="dxa"/>
            <w:gridSpan w:val="3"/>
          </w:tcPr>
          <w:p w14:paraId="791974CE">
            <w:pPr>
              <w:spacing w:after="0" w:line="240" w:lineRule="auto"/>
            </w:pPr>
            <w:r>
              <w:t>• Người dùng chưa đăng nhập.</w:t>
            </w:r>
          </w:p>
          <w:p w14:paraId="74F6923E">
            <w:pPr>
              <w:spacing w:after="0" w:line="240" w:lineRule="auto"/>
            </w:pPr>
            <w:r>
              <w:t>• Người dùng có email hoặc số điện thoại nhận được mã xác minh.</w:t>
            </w:r>
          </w:p>
        </w:tc>
      </w:tr>
      <w:tr w14:paraId="6ADE5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40F9A30">
            <w:pPr>
              <w:spacing w:after="0" w:line="240" w:lineRule="auto"/>
              <w:jc w:val="right"/>
            </w:pPr>
            <w:r>
              <w:t>Normal Flow</w:t>
            </w:r>
          </w:p>
        </w:tc>
        <w:tc>
          <w:tcPr>
            <w:tcW w:w="7508" w:type="dxa"/>
            <w:gridSpan w:val="3"/>
          </w:tcPr>
          <w:p w14:paraId="7DB23251">
            <w:pPr>
              <w:spacing w:after="0" w:line="240" w:lineRule="auto"/>
            </w:pPr>
            <w:r>
              <w:t>1. Thương lái mở Đăng ký, chọn đăng ký bằng email hoặc số điện thoại, nhập email hoặc số điện thoại, mật khẩu và nhập lại mật khẩu. (SCR-01, SCR-02)</w:t>
            </w:r>
          </w:p>
          <w:p w14:paraId="3D9620D8">
            <w:pPr>
              <w:spacing w:after="0" w:line="240" w:lineRule="auto"/>
            </w:pPr>
            <w:r>
              <w:t>2. Hệ thống kiểm tra định dạng và email hoặc số điện thoại chưa có tài khoản; đăng ký bằng số điện thoại thì tìm thêm hồ sơ khách offline cùng số.</w:t>
            </w:r>
          </w:p>
          <w:p w14:paraId="41E001E4">
            <w:pPr>
              <w:spacing w:after="0" w:line="240" w:lineRule="auto"/>
            </w:pPr>
            <w:r>
              <w:t>3. Hệ thống thực hiện UC08 để xác minh email hoặc số điện thoại cho lần đăng ký này.</w:t>
            </w:r>
          </w:p>
          <w:p w14:paraId="047B47DE">
            <w:pPr>
              <w:spacing w:after="0" w:line="240" w:lineRule="auto"/>
            </w:pPr>
            <w:r>
              <w:t>4. Thương lái xác nhận tạo tài khoản; hệ thống lưu tài khoản khách, không cấp quyền nội bộ.</w:t>
            </w:r>
          </w:p>
          <w:p w14:paraId="0E73DBA3">
            <w:pPr>
              <w:spacing w:after="0" w:line="240" w:lineRule="auto"/>
            </w:pPr>
            <w:r>
              <w:t>5. Hệ thống liên kết tài khoản với hồ sơ khách offline khớp duy nhất cùng số điện thoại.</w:t>
            </w:r>
          </w:p>
          <w:p w14:paraId="6BC188A1">
            <w:pPr>
              <w:spacing w:after="0" w:line="240" w:lineRule="auto"/>
            </w:pPr>
            <w:r>
              <w:t>6. Hệ thống báo thành công và mở màn hình đăng nhập UC02.</w:t>
            </w:r>
          </w:p>
        </w:tc>
      </w:tr>
      <w:tr w14:paraId="27EE1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B71108D">
            <w:pPr>
              <w:spacing w:after="0" w:line="240" w:lineRule="auto"/>
              <w:jc w:val="right"/>
            </w:pPr>
            <w:r>
              <w:t>Alternative Flows</w:t>
            </w:r>
          </w:p>
        </w:tc>
        <w:tc>
          <w:tcPr>
            <w:tcW w:w="7508" w:type="dxa"/>
            <w:gridSpan w:val="3"/>
          </w:tcPr>
          <w:p w14:paraId="37FDA9B0">
            <w:pPr>
              <w:spacing w:after="0" w:line="240" w:lineRule="auto"/>
            </w:pPr>
            <w:r>
              <w:t>5a. Đăng ký bằng email, hoặc không có hồ sơ khách offline nào cùng số điện thoại.</w:t>
            </w:r>
          </w:p>
          <w:p w14:paraId="3FDC563C">
            <w:pPr>
              <w:spacing w:after="0" w:line="240" w:lineRule="auto"/>
            </w:pPr>
            <w:r>
              <w:t>5a1. Hệ thống tạo hồ sơ khách mới gắn tài khoản; Chủ HTX ghép với hồ sơ offline (nếu có) ở UC42.</w:t>
            </w:r>
          </w:p>
          <w:p w14:paraId="392F2637">
            <w:pPr>
              <w:spacing w:after="0" w:line="240" w:lineRule="auto"/>
            </w:pPr>
            <w:r>
              <w:rPr>
                <w:i/>
              </w:rPr>
              <w:t>Use Case tiếp tục bước 6.</w:t>
            </w:r>
          </w:p>
          <w:p w14:paraId="2F393384">
            <w:pPr>
              <w:spacing w:after="0" w:line="240" w:lineRule="auto"/>
            </w:pPr>
            <w:r>
              <w:t>5b. Nhiều hồ sơ offline cùng số điện thoại hoặc dữ liệu trái nhau.</w:t>
            </w:r>
          </w:p>
          <w:p w14:paraId="3380DA3D">
            <w:pPr>
              <w:spacing w:after="0" w:line="240" w:lineRule="auto"/>
            </w:pPr>
            <w:r>
              <w:t>5b1. Hệ thống không tự ghép; tài khoản chưa xem được lịch sử cũ.</w:t>
            </w:r>
          </w:p>
          <w:p w14:paraId="059462E9">
            <w:pPr>
              <w:spacing w:after="0" w:line="240" w:lineRule="auto"/>
            </w:pPr>
            <w:r>
              <w:t>5b2. Chủ HTX ghép tay ở UC42. (</w:t>
              <w:fldChar w:fldCharType="begin"/>
              <w:instrText xml:space="preserve"> HYPERLINK \l "MSG57" \o "MSG57 (Thông tin): Chứng từ cũ tạm thời được ẩn cho tới khi xác minh xong danh tính." </w:instrText>
              <w:fldChar w:fldCharType="separate"/>
              <w:t>MSG57</w:t>
              <w:fldChar w:fldCharType="end"/>
              <w:t>)</w:t>
            </w:r>
          </w:p>
          <w:p w14:paraId="4EC837C6">
            <w:pPr>
              <w:spacing w:after="0" w:line="240" w:lineRule="auto"/>
            </w:pPr>
            <w:r>
              <w:rPr>
                <w:i/>
              </w:rPr>
              <w:t>Use Case tiếp tục bước 6.</w:t>
            </w:r>
          </w:p>
        </w:tc>
      </w:tr>
      <w:tr w14:paraId="3C8D3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206678D">
            <w:pPr>
              <w:spacing w:after="0" w:line="240" w:lineRule="auto"/>
              <w:jc w:val="right"/>
            </w:pPr>
            <w:r>
              <w:t>Exception Flows</w:t>
            </w:r>
          </w:p>
        </w:tc>
        <w:tc>
          <w:tcPr>
            <w:tcW w:w="7508" w:type="dxa"/>
            <w:gridSpan w:val="3"/>
          </w:tcPr>
          <w:p w14:paraId="7E77C371">
            <w:pPr>
              <w:spacing w:after="0" w:line="240" w:lineRule="auto"/>
            </w:pPr>
            <w:r>
              <w:t>2a. Email hoặc số điện thoại đã có tài khoản.</w:t>
            </w:r>
          </w:p>
          <w:p w14:paraId="696281E6">
            <w:pPr>
              <w:spacing w:after="0" w:line="240" w:lineRule="auto"/>
            </w:pPr>
            <w:r>
              <w:t>2a1. Hệ thống hiện thông báo bảo vệ thông tin, gợi ý UC02 hoặc UC03. (</w:t>
              <w:fldChar w:fldCharType="begin"/>
              <w:instrText xml:space="preserve"> HYPERLINK \l "MSG14" \o "MSG14 (Lỗi): Không thể đăng ký bằng email hoặc số điện thoại này. Vui lòng đăng nhập hoặc khôi phục tài khoản." </w:instrText>
              <w:fldChar w:fldCharType="separate"/>
              <w:t>MSG14</w:t>
              <w:fldChar w:fldCharType="end"/>
              <w:t>)</w:t>
            </w:r>
          </w:p>
          <w:p w14:paraId="602D65BE">
            <w:pPr>
              <w:spacing w:after="0" w:line="240" w:lineRule="auto"/>
            </w:pPr>
            <w:r>
              <w:rPr>
                <w:i/>
              </w:rPr>
              <w:t>Use Case dừng lại.</w:t>
            </w:r>
          </w:p>
          <w:p w14:paraId="3168476F">
            <w:pPr>
              <w:spacing w:after="0" w:line="240" w:lineRule="auto"/>
            </w:pPr>
            <w:r>
              <w:t>2b. Mật khẩu không hợp lệ hoặc nhập lại không khớp.</w:t>
            </w:r>
          </w:p>
          <w:p w14:paraId="6044B2F7">
            <w:pPr>
              <w:spacing w:after="0" w:line="240" w:lineRule="auto"/>
            </w:pPr>
            <w:r>
              <w:t>2b1. Hệ thống giữ màn hình và chỉ ra trường cần sửa. (</w:t>
              <w:fldChar w:fldCharType="begin"/>
              <w:instrText xml:space="preserve"> HYPERLINK \l "MSG01" \o "MSG01 (Lỗi): {field_name} chưa hợp lệ. Vui lòng kiểm tra và nhập lại." </w:instrText>
              <w:fldChar w:fldCharType="separate"/>
              <w:t>MSG01</w:t>
              <w:fldChar w:fldCharType="end"/>
              <w:t>)</w:t>
            </w:r>
          </w:p>
          <w:p w14:paraId="60830B4B">
            <w:pPr>
              <w:spacing w:after="0" w:line="240" w:lineRule="auto"/>
            </w:pPr>
            <w:r>
              <w:rPr>
                <w:i/>
              </w:rPr>
              <w:t>Use Case tiếp tục bước 1.</w:t>
            </w:r>
          </w:p>
          <w:p w14:paraId="7674F1AA">
            <w:pPr>
              <w:spacing w:after="0" w:line="240" w:lineRule="auto"/>
            </w:pPr>
            <w:r>
              <w:t xml:space="preserve">3a. UC08 thất bại </w:t>
            </w:r>
            <w:del w:id="1909" w:author="Claude" w:date="2026-10-08T00:00:00Z">
              <w:r>
                <w:delText xml:space="preserve">hoặc</w:delText>
              </w:r>
            </w:del>
            <w:ins w:id="1910" w:author="Claude" w:date="2026-10-08T00:00:00Z">
              <w:r>
                <w:t xml:space="preserve">vì</w:t>
              </w:r>
            </w:ins>
            <w:r>
              <w:t xml:space="preserve"> mã </w:t>
            </w:r>
            <w:ins w:id="1908" w:author="Claude" w:date="2026-10-08T00:00:00Z">
              <w:r>
                <w:t xml:space="preserve">sai, </w:t>
              </w:r>
            </w:ins>
            <w:r>
              <w:t xml:space="preserve">hết </w:t>
            </w:r>
            <w:del w:id="1906" w:author="Claude" w:date="2026-10-08T00:00:00Z">
              <w:r>
                <w:delText xml:space="preserve">hạn.</w:delText>
              </w:r>
            </w:del>
            <w:ins w:id="1907" w:author="Claude" w:date="2026-10-08T00:00:00Z">
              <w:r>
                <w:t xml:space="preserve">hạn hoặc vượt giới hạn thử.</w:t>
              </w:r>
            </w:ins>
          </w:p>
          <w:p w14:paraId="5C1A8040">
            <w:pPr>
              <w:spacing w:after="0" w:line="240" w:lineRule="auto"/>
            </w:pPr>
            <w:r>
              <w:t>3a1. Hệ thống không kích hoạt tài khoản, cho thử lại trong giới hạn. (</w:t>
              <w:fldChar w:fldCharType="begin"/>
              <w:instrText xml:space="preserve"> HYPERLINK \l "MSG16" \o "MSG16 (Lỗi): Mã xác minh không đúng hoặc đã hết hạn. Bạn có thể nhập lại hoặc yêu cầu mã mới." </w:instrText>
              <w:fldChar w:fldCharType="separate"/>
              <w:t>MSG16</w:t>
              <w:fldChar w:fldCharType="end"/>
              <w:t>)</w:t>
            </w:r>
          </w:p>
          <w:p w14:paraId="31F01EAA">
            <w:pPr>
              <w:spacing w:after="0" w:line="240" w:lineRule="auto"/>
            </w:pPr>
            <w:r>
              <w:rPr>
                <w:i/>
              </w:rPr>
              <w:t>Use Case dừng lại.</w:t>
            </w:r>
          </w:p>
          <w:p>
            <w:pPr>
              <w:spacing w:after="0" w:line="240" w:lineRule="auto"/>
              <w:rPr>
                <w:ins w:id="1911" w:author="Claude" w:date="2026-10-08T00:00:00Z"/>
              </w:rPr>
            </w:pPr>
            <w:ins w:id="1912" w:author="Claude" w:date="2026-10-08T00:00:00Z">
              <w:r>
                <w:rPr>
                  <w:i/>
                </w:rPr>
                <w:t xml:space="preserve">3b. Dịch vụ gửi mã lỗi (UC08 nhánh 2a).</w:t>
              </w:r>
            </w:ins>
          </w:p>
          <w:p>
            <w:pPr>
              <w:spacing w:after="0" w:line="240" w:lineRule="auto"/>
              <w:rPr>
                <w:ins w:id="1913" w:author="Claude" w:date="2026-10-08T00:00:00Z"/>
              </w:rPr>
            </w:pPr>
            <w:ins w:id="1914" w:author="Claude" w:date="2026-10-08T00:00:00Z">
              <w:r>
                <w:rPr>
                  <w:i/>
                </w:rPr>
                <w:t xml:space="preserve">3b1. Hệ thống báo lỗi dịch vụ, chưa tạo tài khoản; người dùng thử lại sau. (MSG04)</w:t>
              </w:r>
            </w:ins>
          </w:p>
          <w:p>
            <w:pPr>
              <w:spacing w:after="0" w:line="240" w:lineRule="auto"/>
              <w:rPr>
                <w:ins w:id="1915" w:author="Claude" w:date="2026-10-08T00:00:00Z"/>
              </w:rPr>
            </w:pPr>
            <w:ins w:id="1916" w:author="Claude" w:date="2026-10-08T00:00:00Z">
              <w:r>
                <w:rPr>
                  <w:i/>
                </w:rPr>
                <w:t xml:space="preserve">Use Case dừng lại.</w:t>
              </w:r>
            </w:ins>
          </w:p>
        </w:tc>
      </w:tr>
      <w:tr w14:paraId="52F02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0160A6A">
            <w:pPr>
              <w:spacing w:after="0" w:line="240" w:lineRule="auto"/>
              <w:jc w:val="right"/>
            </w:pPr>
            <w:r>
              <w:t>Postconditions</w:t>
            </w:r>
          </w:p>
        </w:tc>
        <w:tc>
          <w:tcPr>
            <w:tcW w:w="7508" w:type="dxa"/>
            <w:gridSpan w:val="3"/>
          </w:tcPr>
          <w:p w14:paraId="69F457D3">
            <w:pPr>
              <w:spacing w:after="0" w:line="240" w:lineRule="auto"/>
            </w:pPr>
            <w:r>
              <w:t>• Có tài khoản khách hoạt động gắn email hoặc số điện thoại đã xác minh.</w:t>
            </w:r>
          </w:p>
          <w:p w14:paraId="2A303BFC">
            <w:pPr>
              <w:spacing w:after="0" w:line="240" w:lineRule="auto"/>
            </w:pPr>
            <w:r>
              <w:t>• Không phát sinh quyền xem hồ sơ khách khác hay quyền nội bộ.</w:t>
            </w:r>
          </w:p>
        </w:tc>
      </w:tr>
      <w:tr w14:paraId="711C7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4B988E0">
            <w:pPr>
              <w:spacing w:after="0" w:line="240" w:lineRule="auto"/>
              <w:jc w:val="right"/>
            </w:pPr>
            <w:r>
              <w:t>Include / Extend</w:t>
            </w:r>
          </w:p>
        </w:tc>
        <w:tc>
          <w:tcPr>
            <w:tcW w:w="7508" w:type="dxa"/>
            <w:gridSpan w:val="3"/>
          </w:tcPr>
          <w:p w14:paraId="19B58E20">
            <w:pPr>
              <w:spacing w:after="0" w:line="240" w:lineRule="auto"/>
            </w:pPr>
            <w:r>
              <w:t>Include: UC08.</w:t>
            </w:r>
          </w:p>
        </w:tc>
      </w:tr>
      <w:tr w14:paraId="11F38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7F63C9C">
            <w:pPr>
              <w:spacing w:after="0" w:line="240" w:lineRule="auto"/>
              <w:jc w:val="right"/>
            </w:pPr>
            <w:r>
              <w:t>Business Rules / NFR</w:t>
            </w:r>
          </w:p>
        </w:tc>
        <w:tc>
          <w:tcPr>
            <w:tcW w:w="7508" w:type="dxa"/>
            <w:gridSpan w:val="3"/>
          </w:tcPr>
          <w:p w14:paraId="213F1A37">
            <w:pPr>
              <w:spacing w:after="0" w:line="240" w:lineRule="auto"/>
            </w:pPr>
            <w:r>
              <w:t>Business Rules: BR-31, BR-32.</w:t>
            </w:r>
          </w:p>
          <w:p w14:paraId="0C85C282">
            <w:pPr>
              <w:spacing w:after="0" w:line="240" w:lineRule="auto"/>
            </w:pPr>
            <w:r>
              <w:t>NFR: NFR-01, NFR-08, NFR-11.</w:t>
            </w:r>
          </w:p>
        </w:tc>
      </w:tr>
    </w:tbl>
    <w:p w14:paraId="773DC1F2">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545FA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2141820F">
            <w:pPr>
              <w:spacing w:after="0" w:line="240" w:lineRule="auto"/>
            </w:pPr>
            <w:r>
              <w:rPr>
                <w:rFonts w:ascii="Consolas" w:hAnsi="Consolas"/>
                <w:sz w:val="17"/>
              </w:rPr>
              <w:t>[Đăng ký khách hàng]</w:t>
            </w:r>
          </w:p>
          <w:p w14:paraId="44A9FDB5">
            <w:pPr>
              <w:spacing w:after="0" w:line="240" w:lineRule="auto"/>
            </w:pPr>
            <w:r>
              <w:rPr>
                <w:rFonts w:ascii="Consolas" w:hAnsi="Consolas"/>
                <w:sz w:val="17"/>
              </w:rPr>
              <w:t>Đăng ký bằng: ( ) Email ( ) Số điện thoại   Email hoặc số điện thoại* [________]</w:t>
            </w:r>
          </w:p>
          <w:p w14:paraId="3DDC2539">
            <w:pPr>
              <w:spacing w:after="0" w:line="240" w:lineRule="auto"/>
            </w:pPr>
            <w:r>
              <w:rPr>
                <w:rFonts w:ascii="Consolas" w:hAnsi="Consolas"/>
                <w:sz w:val="17"/>
              </w:rPr>
              <w:t>Mật khẩu* [________]   Nhập lại mật khẩu* [________]</w:t>
            </w:r>
          </w:p>
          <w:p w14:paraId="23B4043A">
            <w:pPr>
              <w:spacing w:after="0" w:line="240" w:lineRule="auto"/>
            </w:pPr>
            <w:r>
              <w:rPr>
                <w:rFonts w:ascii="Consolas" w:hAnsi="Consolas"/>
                <w:sz w:val="17"/>
              </w:rPr>
              <w:t>[Tiếp tục xác minh]</w:t>
            </w:r>
          </w:p>
          <w:p w14:paraId="6D947D62">
            <w:pPr>
              <w:spacing w:after="0" w:line="240" w:lineRule="auto"/>
            </w:pPr>
            <w:r>
              <w:rPr>
                <w:rFonts w:ascii="Consolas" w:hAnsi="Consolas"/>
                <w:sz w:val="17"/>
              </w:rPr>
              <w:t>[Tạo tài khoản]  [Về đăng nhập]</w:t>
            </w:r>
          </w:p>
        </w:tc>
      </w:tr>
    </w:tbl>
    <w:p w14:paraId="0C515181">
      <w:pPr>
        <w:pStyle w:val="5"/>
      </w:pPr>
      <w:r>
        <w:t>Dữ liệu nhập / lựa chọn</w:t>
      </w:r>
    </w:p>
    <w:p w14:paraId="0049AB7A">
      <w:r>
        <w:t>• Email hoặc số điện thoại: bắt buộc một trong hai; là định danh đăng ký và nơi nhận mã xác minh (UC08).</w:t>
      </w:r>
    </w:p>
    <w:p w14:paraId="133D6521">
      <w:r>
        <w:t>• Mật khẩu và xác nhận: bắt buộc, tối thiểu 8 ký tự, có chữ và số.</w:t>
      </w:r>
    </w:p>
    <w:p w14:paraId="64DEDAD1">
      <w:r>
        <w:t>• Thông tin hồ sơ khách được phép tự khai: theo cấu hình; không dùng để tự nhận nợ/giao dịch cũ.</w:t>
      </w:r>
    </w:p>
    <w:p w14:paraId="3C85DE53">
      <w:pPr>
        <w:pStyle w:val="5"/>
      </w:pPr>
      <w:r>
        <w:t>UC liên kết và dữ liệu chuyển tiếp</w:t>
      </w:r>
    </w:p>
    <w:p w14:paraId="1201E3AB">
      <w:r>
        <w:t>• UC08 «include»: bắt buộc xác minh email hoặc số điện thoại trước khi kích hoạt.</w:t>
      </w:r>
    </w:p>
    <w:p w14:paraId="52BD7E4A">
      <w:r>
        <w:t>• UC02: đăng nhập sau đăng ký.</w:t>
      </w:r>
    </w:p>
    <w:p w14:paraId="5D7DDF32">
      <w:r>
        <w:t>• UC42: hồ sơ khách offline cần đối chiếu.</w:t>
      </w:r>
    </w:p>
    <w:p w14:paraId="1BAC52BD">
      <w:r>
        <w:t>• UC43: dùng tài khoản để gửi yêu cầu mua.</w:t>
      </w:r>
    </w:p>
    <w:p w14:paraId="4FDF9301">
      <w:r>
        <w:t>• UC46, UC47: sau khi đăng nhập, xem đơn, biên nhận và công nợ của hồ sơ khách đã ghép.</w:t>
      </w:r>
    </w:p>
    <w:p w14:paraId="7A98AF41">
      <w:pPr>
        <w:pStyle w:val="5"/>
      </w:pPr>
      <w:r>
        <w:t>Các process trong UC</w:t>
      </w:r>
    </w:p>
    <w:p w14:paraId="4330D3B9">
      <w:r>
        <w:t>1. Đăng ký tài khoản khách hàng — kiểm tra email hoặc số điện thoại và hồ sơ khách</w:t>
      </w:r>
    </w:p>
    <w:p w14:paraId="77ED9BC0">
      <w:r>
        <w:t>2. Đăng ký tài khoản khách hàng — xác minh email hoặc số điện thoại và tạo tài khoản</w:t>
      </w:r>
    </w:p>
    <w:p w14:paraId="272A8A79">
      <w:r>
        <w:t>Điểm cần xác nhận / lưu ý: Đã chốt: tự ghép khi số điện thoại đã xác minh trùng đúng một hồ sơ khách offline; các trường hợp khác Chủ HTX ghép tay. 07/10/2026: thương lái đăng ký được bằng email hoặc số điện thoại; đăng ký bằng email không tự ghép hồ sơ offline. Thương lái đăng ký bằng email phải thêm và xác minh số điện thoại ngay sau khi đăng nhập (UC02 nhánh 3a); khi số được xác minh (thêm ở UC02 hoặc đổi ở UC05), hồ sơ khách offline khớp duy nhất cùng số được tự ghép như bước 5. 07/10/2026: màn hình đăng ký không có nút kết nối hồ sơ giao dịch cũ; việc ghép do hệ thống (bước 5) hoặc Chủ HTX (UC42), thương lái xem lịch sử đã ghép ở UC46, UC47 sau khi đăng nhập.</w:t>
      </w:r>
    </w:p>
    <w:p w14:paraId="3C57D341">
      <w:pPr>
        <w:pStyle w:val="4"/>
      </w:pPr>
      <w:bookmarkStart w:id="62" w:name="_Toc7207"/>
      <w:bookmarkStart w:id="63" w:name="_Toc5369"/>
      <w:r>
        <w:t>1.2 UC02 - Đăng nhập</w:t>
      </w:r>
      <w:bookmarkEnd w:id="62"/>
      <w:bookmarkEnd w:id="63"/>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57795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0BF2E44">
            <w:pPr>
              <w:spacing w:after="0" w:line="240" w:lineRule="auto"/>
              <w:jc w:val="right"/>
            </w:pPr>
            <w:r>
              <w:t>Primary Actors</w:t>
            </w:r>
          </w:p>
        </w:tc>
        <w:tc>
          <w:tcPr>
            <w:tcW w:w="2685" w:type="dxa"/>
          </w:tcPr>
          <w:p w14:paraId="52CFCF8B">
            <w:pPr>
              <w:spacing w:after="0" w:line="240" w:lineRule="auto"/>
            </w:pPr>
            <w:r>
              <w:t>Quản trị hệ thống; Chủ HTX; Nhân viên; Thương lái.</w:t>
            </w:r>
          </w:p>
        </w:tc>
        <w:tc>
          <w:tcPr>
            <w:tcW w:w="1890" w:type="dxa"/>
          </w:tcPr>
          <w:p w14:paraId="38976DC0">
            <w:pPr>
              <w:spacing w:after="0" w:line="240" w:lineRule="auto"/>
              <w:jc w:val="right"/>
            </w:pPr>
            <w:r>
              <w:t>Secondary Actors</w:t>
            </w:r>
          </w:p>
        </w:tc>
        <w:tc>
          <w:tcPr>
            <w:tcW w:w="2933" w:type="dxa"/>
          </w:tcPr>
          <w:p w14:paraId="4BCF4600">
            <w:pPr>
              <w:spacing w:after="0" w:line="240" w:lineRule="auto"/>
            </w:pPr>
            <w:r>
              <w:t>Không có.</w:t>
            </w:r>
          </w:p>
        </w:tc>
      </w:tr>
      <w:tr w14:paraId="761FB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BC63F91">
            <w:pPr>
              <w:spacing w:after="0" w:line="240" w:lineRule="auto"/>
              <w:jc w:val="right"/>
            </w:pPr>
            <w:r>
              <w:t>Description</w:t>
            </w:r>
          </w:p>
        </w:tc>
        <w:tc>
          <w:tcPr>
            <w:tcW w:w="7508" w:type="dxa"/>
            <w:gridSpan w:val="3"/>
          </w:tcPr>
          <w:p w14:paraId="0082BF9E">
            <w:pPr>
              <w:spacing w:after="0" w:line="240" w:lineRule="auto"/>
            </w:pPr>
            <w:r>
              <w:t>Tôi với vai trò là quản trị hệ thống, Chủ HTX, nhân viên hoặc thương lái, tôi muốn đăng nhập bằng định danh và mật khẩu, để dùng đúng các chức năng và khu mà vai trò của tôi được cấp.</w:t>
            </w:r>
          </w:p>
        </w:tc>
      </w:tr>
      <w:tr w14:paraId="24575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7495A07">
            <w:pPr>
              <w:spacing w:after="0" w:line="240" w:lineRule="auto"/>
              <w:jc w:val="right"/>
            </w:pPr>
            <w:r>
              <w:t>Trigger</w:t>
            </w:r>
          </w:p>
        </w:tc>
        <w:tc>
          <w:tcPr>
            <w:tcW w:w="7508" w:type="dxa"/>
            <w:gridSpan w:val="3"/>
          </w:tcPr>
          <w:p w14:paraId="720D539F">
            <w:pPr>
              <w:spacing w:after="0" w:line="240" w:lineRule="auto"/>
            </w:pPr>
            <w:r>
              <w:t>Người dùng chọn Đăng nhập trên ứng dụng.</w:t>
            </w:r>
          </w:p>
        </w:tc>
      </w:tr>
      <w:tr w14:paraId="7A53B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3485C3D">
            <w:pPr>
              <w:spacing w:after="0" w:line="240" w:lineRule="auto"/>
              <w:jc w:val="right"/>
            </w:pPr>
            <w:r>
              <w:t>Priority</w:t>
            </w:r>
          </w:p>
        </w:tc>
        <w:tc>
          <w:tcPr>
            <w:tcW w:w="7508" w:type="dxa"/>
            <w:gridSpan w:val="3"/>
          </w:tcPr>
          <w:p w14:paraId="5C9CC26C">
            <w:pPr>
              <w:spacing w:after="0" w:line="240" w:lineRule="auto"/>
            </w:pPr>
            <w:r>
              <w:t>Must have (đề xuất)</w:t>
            </w:r>
          </w:p>
        </w:tc>
      </w:tr>
      <w:tr w14:paraId="71B98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1108E15">
            <w:pPr>
              <w:spacing w:after="0" w:line="240" w:lineRule="auto"/>
              <w:jc w:val="right"/>
            </w:pPr>
            <w:r>
              <w:t>Preconditions</w:t>
            </w:r>
          </w:p>
        </w:tc>
        <w:tc>
          <w:tcPr>
            <w:tcW w:w="7508" w:type="dxa"/>
            <w:gridSpan w:val="3"/>
          </w:tcPr>
          <w:p w14:paraId="2C3169D1">
            <w:pPr>
              <w:spacing w:after="0" w:line="240" w:lineRule="auto"/>
            </w:pPr>
            <w:r>
              <w:t>• Tài khoản đã có.</w:t>
            </w:r>
          </w:p>
        </w:tc>
      </w:tr>
      <w:tr w14:paraId="6B23A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C737B2F">
            <w:pPr>
              <w:spacing w:after="0" w:line="240" w:lineRule="auto"/>
              <w:jc w:val="right"/>
            </w:pPr>
            <w:r>
              <w:t>Normal Flow</w:t>
            </w:r>
          </w:p>
        </w:tc>
        <w:tc>
          <w:tcPr>
            <w:tcW w:w="7508" w:type="dxa"/>
            <w:gridSpan w:val="3"/>
          </w:tcPr>
          <w:p w14:paraId="2D385BBA">
            <w:pPr>
              <w:spacing w:after="0" w:line="240" w:lineRule="auto"/>
            </w:pPr>
            <w:r>
              <w:t>1. Người dùng nhập định danh (tên đăng nhập, số điện thoại hoặc email đã xác minh), mật khẩu và chọn Đăng nhập. (SCR-03)</w:t>
            </w:r>
          </w:p>
          <w:p w14:paraId="518B321C">
            <w:pPr>
              <w:spacing w:after="0" w:line="240" w:lineRule="auto"/>
            </w:pPr>
            <w:r>
              <w:t>2. Hệ thống kiểm tra thông tin xác thực, tình trạng tài khoản và giới hạn thử sai.</w:t>
            </w:r>
          </w:p>
          <w:p w14:paraId="349C93A9">
            <w:pPr>
              <w:spacing w:after="0" w:line="240" w:lineRule="auto"/>
            </w:pPr>
            <w:r>
              <w:t>3. Hệ thống nạp quyền theo các cặp khu – vai trò hiện hành (UC11, UC12).</w:t>
            </w:r>
          </w:p>
          <w:p w14:paraId="52947308">
            <w:pPr>
              <w:spacing w:after="0" w:line="240" w:lineRule="auto"/>
            </w:pPr>
            <w:r>
              <w:t>4. Hệ thống tạo phiên và mở trang chủ, chỉ hiện các chức năng được phép.</w:t>
            </w:r>
          </w:p>
        </w:tc>
      </w:tr>
      <w:tr w14:paraId="5C450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7DE11C1">
            <w:pPr>
              <w:spacing w:after="0" w:line="240" w:lineRule="auto"/>
              <w:jc w:val="right"/>
            </w:pPr>
            <w:r>
              <w:t>Alternative Flows</w:t>
            </w:r>
          </w:p>
        </w:tc>
        <w:tc>
          <w:tcPr>
            <w:tcW w:w="7508" w:type="dxa"/>
            <w:gridSpan w:val="3"/>
          </w:tcPr>
          <w:p w14:paraId="6DDE61CC">
            <w:pPr>
              <w:spacing w:after="0" w:line="240" w:lineRule="auto"/>
            </w:pPr>
            <w:r>
              <w:t>1a. Người dùng chọn Quên mật khẩu.</w:t>
            </w:r>
          </w:p>
          <w:p w14:paraId="5B445469">
            <w:pPr>
              <w:spacing w:after="0" w:line="240" w:lineRule="auto"/>
            </w:pPr>
            <w:r>
              <w:t>1a1. Hệ thống mở UC03; thương lái, Chủ HTX và nhân viên tự khôi phục bằng email hoặc số điện thoại đã xác minh.</w:t>
            </w:r>
          </w:p>
          <w:p w14:paraId="2F288936">
            <w:pPr>
              <w:spacing w:after="0" w:line="240" w:lineRule="auto"/>
            </w:pPr>
            <w:r>
              <w:rPr>
                <w:i/>
              </w:rPr>
              <w:t>Use Case tiếp tục UC03.</w:t>
            </w:r>
          </w:p>
          <w:p w14:paraId="4B2330FB">
            <w:pPr>
              <w:spacing w:after="0" w:line="240" w:lineRule="auto"/>
            </w:pPr>
            <w:r>
              <w:t>1b. Người xem chỉ cần tra cứu QR.</w:t>
            </w:r>
          </w:p>
          <w:p w14:paraId="2D76C4D4">
            <w:pPr>
              <w:spacing w:after="0" w:line="240" w:lineRule="auto"/>
            </w:pPr>
            <w:r>
              <w:t>1b1. Người xem dùng UC40, không cần đăng nhập.</w:t>
            </w:r>
          </w:p>
          <w:p w14:paraId="402E1FF6">
            <w:pPr>
              <w:spacing w:after="0" w:line="240" w:lineRule="auto"/>
            </w:pPr>
            <w:r>
              <w:rPr>
                <w:i/>
              </w:rPr>
              <w:t>Use Case dừng lại.</w:t>
            </w:r>
          </w:p>
          <w:p w14:paraId="39A9947C">
            <w:pPr>
              <w:spacing w:after="0" w:line="240" w:lineRule="auto"/>
            </w:pPr>
            <w:r>
              <w:t xml:space="preserve">2c. Đăng nhập bằng mật khẩu tạm còn hiệu lực </w:t>
            </w:r>
            <w:del w:id="1917" w:author="Claude" w:date="2026-10-08T00:00:00Z">
              <w:r>
                <w:delText xml:space="preserve">(UC11).</w:delText>
              </w:r>
            </w:del>
            <w:ins w:id="1918" w:author="Claude" w:date="2026-10-08T00:00:00Z">
              <w:r>
                <w:t xml:space="preserve">(UC11, UC72, UC74).</w:t>
              </w:r>
            </w:ins>
          </w:p>
          <w:p w14:paraId="5324022B">
            <w:pPr>
              <w:spacing w:after="0" w:line="240" w:lineRule="auto"/>
            </w:pPr>
            <w:r>
              <w:t>2c1. Hệ thống buộc đặt mật khẩu mới (UC04) trước khi mở chức năng khác.</w:t>
            </w:r>
          </w:p>
          <w:p w14:paraId="5717B744">
            <w:pPr>
              <w:spacing w:after="0" w:line="240" w:lineRule="auto"/>
            </w:pPr>
            <w:r>
              <w:rPr>
                <w:i/>
              </w:rPr>
              <w:t>Use Case tiếp tục bước 3.</w:t>
            </w:r>
          </w:p>
          <w:p w14:paraId="755072CB">
            <w:pPr>
              <w:spacing w:after="0" w:line="240" w:lineRule="auto"/>
            </w:pPr>
            <w:r>
              <w:t>3a. [Extension point: Xác minh số điện thoại] Tài khoản thương lái hoặc nhân viên chưa có số điện thoại đã xác minh (thương lái đăng ký bằng email; nhân viên đăng nhập lần đầu hoặc vừa được Chủ HTX đổi số ở UC11).</w:t>
            </w:r>
          </w:p>
          <w:p w14:paraId="072DCB4A">
            <w:pPr>
              <w:spacing w:after="0" w:line="240" w:lineRule="auto"/>
            </w:pPr>
            <w:r>
              <w:t>3a1. Hệ thống hiện thông báo bắt buộc thêm số điện thoại và chỉ mở bước Xác minh số điện thoại; chưa mở chức năng khác. (</w:t>
              <w:fldChar w:fldCharType="begin"/>
              <w:instrText xml:space="preserve"> HYPERLINK \l "MSG67" \o "MSG67 (Cảnh báo): Tài khoản của bạn cần số điện thoại đã xác minh để tiếp tục sử dụng OMTS. Vui lòng nhập hoặc xác nhận số điện thoại và nhập mã xác minh gửi qua SMS." </w:instrText>
              <w:fldChar w:fldCharType="separate"/>
              <w:t>MSG67</w:t>
              <w:fldChar w:fldCharType="end"/>
              <w:t>)</w:t>
            </w:r>
          </w:p>
          <w:p w14:paraId="2A8781D1">
            <w:pPr>
              <w:spacing w:after="0" w:line="240" w:lineRule="auto"/>
            </w:pPr>
            <w:r>
              <w:t>3a2. Thương lái nhập số điện thoại; nhân viên xác nhận số do Chủ HTX nhập ở UC11 (hiện ẩn một phần) hoặc nhập số khác nếu số đó sai hoặc không còn dùng.</w:t>
            </w:r>
          </w:p>
          <w:p w14:paraId="0225CF1E">
            <w:pPr>
              <w:spacing w:after="0" w:line="240" w:lineRule="auto"/>
            </w:pPr>
            <w:r>
              <w:t>3a3. Hệ thống kiểm tra số chưa thuộc tài khoản khác (BR-32) và thực hiện UC08 để gửi mã qua SMS tới số đó. (SCR-02)</w:t>
            </w:r>
          </w:p>
          <w:p w14:paraId="3027E421">
            <w:pPr>
              <w:spacing w:after="0" w:line="240" w:lineRule="auto"/>
            </w:pPr>
            <w:r>
              <w:t>3a4. Khi UC08 trả kết quả thành công, hệ thống lưu số điện thoại và đánh dấu đã xác minh; với thương lái, hệ thống tự ghép hồ sơ khách offline khớp duy nhất cùng số vào hồ sơ khách của tài khoản (như UC01 bước 5).</w:t>
            </w:r>
          </w:p>
          <w:p w14:paraId="0EBA8B14">
            <w:pPr>
              <w:spacing w:after="0" w:line="240" w:lineRule="auto"/>
            </w:pPr>
            <w:r>
              <w:rPr>
                <w:i/>
              </w:rPr>
              <w:t>Use Case tiếp tục bước 3.</w:t>
            </w:r>
          </w:p>
          <w:p w14:paraId="2B980CEA">
            <w:pPr>
              <w:spacing w:after="0" w:line="240" w:lineRule="auto"/>
            </w:pPr>
            <w:r>
              <w:t>3d. Thương lái: có nhiều hồ sơ khách offline cùng số hoặc dữ liệu trái nhau.</w:t>
            </w:r>
          </w:p>
          <w:p w14:paraId="40454E92">
            <w:pPr>
              <w:spacing w:after="0" w:line="240" w:lineRule="auto"/>
            </w:pPr>
            <w:r>
              <w:t>3d1. Hệ thống vẫn lưu số đã xác minh nhưng không tự ghép; Chủ HTX ghép tay ở UC42. (</w:t>
              <w:fldChar w:fldCharType="begin"/>
              <w:instrText xml:space="preserve"> HYPERLINK \l "MSG57" \o "MSG57 (Thông tin): Chứng từ cũ tạm thời được ẩn cho tới khi xác minh xong danh tính." </w:instrText>
              <w:fldChar w:fldCharType="separate"/>
              <w:t>MSG57</w:t>
              <w:fldChar w:fldCharType="end"/>
              <w:t>)</w:t>
            </w:r>
          </w:p>
          <w:p w14:paraId="27167915">
            <w:pPr>
              <w:spacing w:after="0" w:line="240" w:lineRule="auto"/>
            </w:pPr>
            <w:r>
              <w:rPr>
                <w:i/>
              </w:rPr>
              <w:t>Use Case tiếp tục bước 3.</w:t>
            </w:r>
          </w:p>
        </w:tc>
      </w:tr>
      <w:tr w14:paraId="72152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2004F2F">
            <w:pPr>
              <w:spacing w:after="0" w:line="240" w:lineRule="auto"/>
              <w:jc w:val="right"/>
            </w:pPr>
            <w:r>
              <w:t>Exception Flows</w:t>
            </w:r>
          </w:p>
        </w:tc>
        <w:tc>
          <w:tcPr>
            <w:tcW w:w="7508" w:type="dxa"/>
            <w:gridSpan w:val="3"/>
          </w:tcPr>
          <w:p w14:paraId="70F747C8">
            <w:pPr>
              <w:spacing w:after="0" w:line="240" w:lineRule="auto"/>
            </w:pPr>
            <w:r>
              <w:t>2a. Sai định danh hoặc mật khẩu.</w:t>
            </w:r>
          </w:p>
          <w:p w14:paraId="5D88C8B2">
            <w:pPr>
              <w:spacing w:after="0" w:line="240" w:lineRule="auto"/>
            </w:pPr>
            <w:r>
              <w:t>2a1. Hệ thống hiện thông báo chung, không nói sai trường nào.</w:t>
            </w:r>
          </w:p>
          <w:p w14:paraId="1241F66E">
            <w:pPr>
              <w:spacing w:after="0" w:line="240" w:lineRule="auto"/>
            </w:pPr>
            <w:r>
              <w:t>2a2. Hệ thống ghi nhận lần thử sai; tới lần thứ 5 thì tạm khóa theo nhánh 2e. (</w:t>
              <w:fldChar w:fldCharType="begin"/>
              <w:instrText xml:space="preserve"> HYPERLINK \l "MSG12" \o "MSG12 (Lỗi): Thông tin đăng nhập không đúng. Vui lòng kiểm tra và thử lại." </w:instrText>
              <w:fldChar w:fldCharType="separate"/>
              <w:t>MSG12</w:t>
              <w:fldChar w:fldCharType="end"/>
              <w:t>)</w:t>
            </w:r>
          </w:p>
          <w:p w14:paraId="29F324CB">
            <w:pPr>
              <w:spacing w:after="0" w:line="240" w:lineRule="auto"/>
            </w:pPr>
            <w:r>
              <w:rPr>
                <w:i/>
              </w:rPr>
              <w:t>Use Case tiếp tục bước 1.</w:t>
            </w:r>
          </w:p>
          <w:p w14:paraId="76F56CAE">
            <w:pPr>
              <w:spacing w:after="0" w:line="240" w:lineRule="auto"/>
            </w:pPr>
            <w:r>
              <w:t>2b. Tài khoản bị khóa, hoặc nhân viên không còn cặp khu – vai trò nào hiệu lực.</w:t>
            </w:r>
          </w:p>
          <w:p w14:paraId="052C7435">
            <w:pPr>
              <w:spacing w:after="0" w:line="240" w:lineRule="auto"/>
            </w:pPr>
            <w:r>
              <w:t>2b1. Hệ thống từ chối tạo phiên và hướng dẫn kênh hỗ trợ. (</w:t>
              <w:fldChar w:fldCharType="begin"/>
              <w:instrText xml:space="preserve"> HYPERLINK \l "MSG13" \o "MSG13 (Lỗi): Tài khoản hiện không thể sử dụng. Vui lòng liên hệ kênh hỗ trợ." </w:instrText>
              <w:fldChar w:fldCharType="separate"/>
              <w:t>MSG13</w:t>
              <w:fldChar w:fldCharType="end"/>
              <w:t>)</w:t>
            </w:r>
          </w:p>
          <w:p w14:paraId="5F9B5695">
            <w:pPr>
              <w:spacing w:after="0" w:line="240" w:lineRule="auto"/>
            </w:pPr>
            <w:r>
              <w:rPr>
                <w:i/>
              </w:rPr>
              <w:t>Use Case dừng lại.</w:t>
            </w:r>
          </w:p>
          <w:p w14:paraId="14144519">
            <w:pPr>
              <w:spacing w:after="0" w:line="240" w:lineRule="auto"/>
            </w:pPr>
            <w:r>
              <w:t>2d. Mật khẩu tạm đã quá 24 giờ.</w:t>
            </w:r>
          </w:p>
          <w:p w14:paraId="3F686434">
            <w:pPr>
              <w:spacing w:after="0" w:line="240" w:lineRule="auto"/>
            </w:pPr>
            <w:r>
              <w:t xml:space="preserve">2d1. Hệ thống từ chối và hướng dẫn</w:t>
            </w:r>
            <w:ins w:id="1922" w:author="Claude" w:date="2026-10-08T00:00:00Z">
              <w:r>
                <w:t xml:space="preserve"> nhờ đặt lại: nhân viên</w:t>
              </w:r>
            </w:ins>
            <w:r>
              <w:t xml:space="preserve"> nhờ Chủ HTX </w:t>
            </w:r>
            <w:del w:id="1921" w:author="Claude" w:date="2026-10-08T00:00:00Z">
              <w:r>
                <w:delText xml:space="preserve">đặt lại </w:delText>
              </w:r>
            </w:del>
            <w:r>
              <w:t xml:space="preserve">(UC11 nhánh </w:t>
            </w:r>
            <w:del w:id="1919" w:author="Claude" w:date="2026-10-08T00:00:00Z">
              <w:r>
                <w:delText xml:space="preserve">1d).</w:delText>
              </w:r>
            </w:del>
            <w:ins w:id="1920" w:author="Claude" w:date="2026-10-08T00:00:00Z">
              <w:r>
                <w:t xml:space="preserve">1d), Chủ HTX và thương lái nhờ Quản trị hệ thống (UC74).</w:t>
              </w:r>
            </w:ins>
            <w:r>
              <w:t xml:space="preserve"> (</w:t>
              <w:fldChar w:fldCharType="begin"/>
              <w:instrText xml:space="preserve"> HYPERLINK \l "MSG68" \o "MSG68 (Lỗi): Mật khẩu tạm đã hết hạn. Vui lòng liên hệ Chủ HTX để đặt lại." </w:instrText>
              <w:fldChar w:fldCharType="separate"/>
              <w:t>MSG68</w:t>
              <w:fldChar w:fldCharType="end"/>
              <w:t>)</w:t>
            </w:r>
          </w:p>
          <w:p w14:paraId="131A0C28">
            <w:pPr>
              <w:spacing w:after="0" w:line="240" w:lineRule="auto"/>
            </w:pPr>
            <w:r>
              <w:rPr>
                <w:i/>
              </w:rPr>
              <w:t>Use Case dừng lại.</w:t>
            </w:r>
          </w:p>
          <w:p w14:paraId="73E06782">
            <w:pPr>
              <w:spacing w:after="0" w:line="240" w:lineRule="auto"/>
            </w:pPr>
            <w:r>
              <w:t>2e. Đăng nhập sai lần thứ 5 hoặc đang trong 15 phút tạm khóa.</w:t>
            </w:r>
          </w:p>
          <w:p w14:paraId="7AE662BF">
            <w:pPr>
              <w:spacing w:after="0" w:line="240" w:lineRule="auto"/>
            </w:pPr>
            <w:r>
              <w:t>2e1. Hệ thống không tạo phiên; tài khoản vẫn Hoạt động. (</w:t>
              <w:fldChar w:fldCharType="begin"/>
              <w:instrText xml:space="preserve"> HYPERLINK \l "MSG69" \o "MSG69 (Lỗi): Bạn đã nhập sai quá số lần cho phép. Vui lòng thử lại sau 15 phút." </w:instrText>
              <w:fldChar w:fldCharType="separate"/>
              <w:t>MSG69</w:t>
              <w:fldChar w:fldCharType="end"/>
              <w:t>)</w:t>
            </w:r>
          </w:p>
          <w:p w14:paraId="11888B11">
            <w:pPr>
              <w:spacing w:after="0" w:line="240" w:lineRule="auto"/>
            </w:pPr>
            <w:r>
              <w:rPr>
                <w:i/>
              </w:rPr>
              <w:t>Use Case dừng lại.</w:t>
            </w:r>
          </w:p>
          <w:p w14:paraId="256CAA31">
            <w:pPr>
              <w:spacing w:after="0" w:line="240" w:lineRule="auto"/>
            </w:pPr>
            <w:r>
              <w:t>3b. Số điện thoại nhập sai định dạng hoặc đã thuộc tài khoản khác.</w:t>
            </w:r>
          </w:p>
          <w:p w14:paraId="08695A09">
            <w:pPr>
              <w:spacing w:after="0" w:line="240" w:lineRule="auto"/>
            </w:pPr>
            <w:r>
              <w:t>3b1. Hệ thống không gửi mã và yêu cầu nhập số khác. (</w:t>
              <w:fldChar w:fldCharType="begin"/>
              <w:instrText xml:space="preserve"> HYPERLINK \l "MSG01" \o "MSG01 (Lỗi): {field_name} chưa hợp lệ. Vui lòng kiểm tra và nhập lại." </w:instrText>
              <w:fldChar w:fldCharType="separate"/>
              <w:t>MSG01</w:t>
              <w:fldChar w:fldCharType="end"/>
              <w:t>)</w:t>
            </w:r>
          </w:p>
          <w:p w14:paraId="78DACA73">
            <w:pPr>
              <w:spacing w:after="0" w:line="240" w:lineRule="auto"/>
            </w:pPr>
            <w:r>
              <w:rPr>
                <w:i/>
              </w:rPr>
              <w:t>Use Case tiếp tục bước 3.</w:t>
            </w:r>
          </w:p>
          <w:p w14:paraId="313845D5">
            <w:pPr>
              <w:spacing w:after="0" w:line="240" w:lineRule="auto"/>
            </w:pPr>
            <w:r>
              <w:t xml:space="preserve">3c. UC08 trả kết quả thất bại (mã sai, hết </w:t>
            </w:r>
            <w:del w:id="1925" w:author="Claude" w:date="2026-10-08T00:00:00Z">
              <w:r>
                <w:delText xml:space="preserve">hạn,</w:delText>
              </w:r>
            </w:del>
            <w:ins w:id="1926" w:author="Claude" w:date="2026-10-08T00:00:00Z">
              <w:r>
                <w:t xml:space="preserve">hạn hoặc</w:t>
              </w:r>
            </w:ins>
            <w:r>
              <w:t xml:space="preserve"> vượt giới hạn </w:t>
            </w:r>
            <w:del w:id="1923" w:author="Claude" w:date="2026-10-08T00:00:00Z">
              <w:r>
                <w:delText xml:space="preserve">thử hoặc dịch vụ gửi mã lỗi)</w:delText>
              </w:r>
            </w:del>
            <w:ins w:id="1924" w:author="Claude" w:date="2026-10-08T00:00:00Z">
              <w:r>
                <w:t xml:space="preserve">thử)</w:t>
              </w:r>
            </w:ins>
            <w:r>
              <w:t xml:space="preserve">, hoặc người dùng bỏ qua bước xác minh.</w:t>
            </w:r>
          </w:p>
          <w:p w14:paraId="76AAF60F">
            <w:pPr>
              <w:spacing w:after="0" w:line="240" w:lineRule="auto"/>
            </w:pPr>
            <w:r>
              <w:t>3c1. Hệ thống không mở chức năng khác; người dùng gửi lại mã trong giới hạn, nhập số khác hoặc đăng xuất; lần đăng nhập sau vẫn phải xác minh. (</w:t>
              <w:fldChar w:fldCharType="begin"/>
              <w:instrText xml:space="preserve"> HYPERLINK \l "MSG16" \o "MSG16 (Lỗi): Mã xác minh không đúng hoặc đã hết hạn. Bạn có thể nhập lại hoặc yêu cầu mã mới." </w:instrText>
              <w:fldChar w:fldCharType="separate"/>
              <w:t>MSG16</w:t>
              <w:fldChar w:fldCharType="end"/>
              <w:t>)</w:t>
            </w:r>
          </w:p>
          <w:p w14:paraId="55D1177E">
            <w:pPr>
              <w:spacing w:after="0" w:line="240" w:lineRule="auto"/>
            </w:pPr>
            <w:r>
              <w:rPr>
                <w:i/>
              </w:rPr>
              <w:t>Use Case dừng lại.</w:t>
            </w:r>
          </w:p>
          <w:p>
            <w:pPr>
              <w:spacing w:after="0" w:line="240" w:lineRule="auto"/>
              <w:rPr>
                <w:ins w:id="1927" w:author="Claude" w:date="2026-10-08T00:00:00Z"/>
              </w:rPr>
            </w:pPr>
            <w:ins w:id="1928" w:author="Claude" w:date="2026-10-08T00:00:00Z">
              <w:r>
                <w:rPr>
                  <w:i/>
                </w:rPr>
                <w:t xml:space="preserve">3e. Dịch vụ gửi mã lỗi (UC08 nhánh 2a).</w:t>
              </w:r>
            </w:ins>
          </w:p>
          <w:p>
            <w:pPr>
              <w:spacing w:after="0" w:line="240" w:lineRule="auto"/>
              <w:rPr>
                <w:ins w:id="1929" w:author="Claude" w:date="2026-10-08T00:00:00Z"/>
              </w:rPr>
            </w:pPr>
            <w:ins w:id="1930" w:author="Claude" w:date="2026-10-08T00:00:00Z">
              <w:r>
                <w:rPr>
                  <w:i/>
                </w:rPr>
                <w:t xml:space="preserve">3e1. Hệ thống báo lỗi dịch vụ, chưa mở chức năng khác; người dùng gửi lại mã sau thời gian chờ. (MSG04)</w:t>
              </w:r>
            </w:ins>
          </w:p>
          <w:p>
            <w:pPr>
              <w:spacing w:after="0" w:line="240" w:lineRule="auto"/>
              <w:rPr>
                <w:ins w:id="1931" w:author="Claude" w:date="2026-10-08T00:00:00Z"/>
              </w:rPr>
            </w:pPr>
            <w:ins w:id="1932" w:author="Claude" w:date="2026-10-08T00:00:00Z">
              <w:r>
                <w:rPr>
                  <w:i/>
                </w:rPr>
                <w:t xml:space="preserve">Use Case dừng lại.</w:t>
              </w:r>
            </w:ins>
          </w:p>
        </w:tc>
      </w:tr>
      <w:tr w14:paraId="43236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86C0BAD">
            <w:pPr>
              <w:spacing w:after="0" w:line="240" w:lineRule="auto"/>
              <w:jc w:val="right"/>
            </w:pPr>
            <w:r>
              <w:t>Postconditions</w:t>
            </w:r>
          </w:p>
        </w:tc>
        <w:tc>
          <w:tcPr>
            <w:tcW w:w="7508" w:type="dxa"/>
            <w:gridSpan w:val="3"/>
          </w:tcPr>
          <w:p w14:paraId="3260E8EB">
            <w:pPr>
              <w:spacing w:after="0" w:line="240" w:lineRule="auto"/>
            </w:pPr>
            <w:r>
              <w:t>• Phiên hợp lệ gắn đúng tài khoản và phạm vi khu – vai trò.</w:t>
            </w:r>
          </w:p>
          <w:p w14:paraId="2DC745DB">
            <w:pPr>
              <w:spacing w:after="0" w:line="240" w:lineRule="auto"/>
            </w:pPr>
            <w:r>
              <w:t>• Mỗi chức năng bảo vệ vẫn kiểm lại phiên và quyền trên bản ghi.</w:t>
            </w:r>
          </w:p>
          <w:p w14:paraId="62342451">
            <w:pPr>
              <w:spacing w:after="0" w:line="240" w:lineRule="auto"/>
            </w:pPr>
            <w:r>
              <w:t>• Tài khoản thương lái và nhân viên chỉ dùng chức năng khác khi đã có số điện thoại đã xác minh (BR-34).</w:t>
            </w:r>
          </w:p>
        </w:tc>
      </w:tr>
      <w:tr w14:paraId="50B2E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AA28D34">
            <w:pPr>
              <w:spacing w:after="0" w:line="240" w:lineRule="auto"/>
              <w:jc w:val="right"/>
            </w:pPr>
            <w:r>
              <w:t>Include / Extend</w:t>
            </w:r>
          </w:p>
        </w:tc>
        <w:tc>
          <w:tcPr>
            <w:tcW w:w="7508" w:type="dxa"/>
            <w:gridSpan w:val="3"/>
          </w:tcPr>
          <w:p w14:paraId="4EA58C67">
            <w:pPr>
              <w:spacing w:after="0" w:line="240" w:lineRule="auto"/>
            </w:pPr>
            <w:r>
              <w:t>Extension points: Xác minh số điện thoại (nhánh 3a).</w:t>
            </w:r>
          </w:p>
        </w:tc>
      </w:tr>
      <w:tr w14:paraId="1E0D8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3E4D9F3">
            <w:pPr>
              <w:spacing w:after="0" w:line="240" w:lineRule="auto"/>
              <w:jc w:val="right"/>
            </w:pPr>
            <w:r>
              <w:t>Business Rules / NFR</w:t>
            </w:r>
          </w:p>
        </w:tc>
        <w:tc>
          <w:tcPr>
            <w:tcW w:w="7508" w:type="dxa"/>
            <w:gridSpan w:val="3"/>
          </w:tcPr>
          <w:p w14:paraId="1CD28542">
            <w:pPr>
              <w:spacing w:after="0" w:line="240" w:lineRule="auto"/>
            </w:pPr>
            <w:r>
              <w:t>Business Rules: BR-19, BR-32, BR-34.</w:t>
            </w:r>
          </w:p>
          <w:p w14:paraId="15E5D3D0">
            <w:pPr>
              <w:spacing w:after="0" w:line="240" w:lineRule="auto"/>
            </w:pPr>
            <w:r>
              <w:t>NFR: NFR-01.</w:t>
            </w:r>
          </w:p>
        </w:tc>
      </w:tr>
    </w:tbl>
    <w:p w14:paraId="228CB525">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3F49A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21733292">
            <w:pPr>
              <w:spacing w:after="0" w:line="240" w:lineRule="auto"/>
            </w:pPr>
            <w:r>
              <w:rPr>
                <w:rFonts w:ascii="Consolas" w:hAnsi="Consolas"/>
                <w:sz w:val="17"/>
              </w:rPr>
              <w:t>[Đăng nhập OMTS]</w:t>
            </w:r>
          </w:p>
          <w:p w14:paraId="596AD732">
            <w:pPr>
              <w:spacing w:after="0" w:line="240" w:lineRule="auto"/>
            </w:pPr>
            <w:r>
              <w:rPr>
                <w:rFonts w:ascii="Consolas" w:hAnsi="Consolas"/>
                <w:sz w:val="17"/>
              </w:rPr>
              <w:t>Tên đăng nhập, số điện thoại hoặc email* [________]</w:t>
            </w:r>
          </w:p>
          <w:p w14:paraId="107B627E">
            <w:pPr>
              <w:spacing w:after="0" w:line="240" w:lineRule="auto"/>
            </w:pPr>
            <w:r>
              <w:rPr>
                <w:rFonts w:ascii="Consolas" w:hAnsi="Consolas"/>
                <w:sz w:val="17"/>
              </w:rPr>
              <w:t>Mật khẩu* [________]</w:t>
            </w:r>
          </w:p>
          <w:p w14:paraId="2F0C335E">
            <w:pPr>
              <w:spacing w:after="0" w:line="240" w:lineRule="auto"/>
            </w:pPr>
            <w:r>
              <w:rPr>
                <w:rFonts w:ascii="Consolas" w:hAnsi="Consolas"/>
                <w:sz w:val="17"/>
              </w:rPr>
              <w:t>[Đăng nhập] [Quên mật khẩu]</w:t>
            </w:r>
          </w:p>
          <w:p w14:paraId="2A55059D">
            <w:pPr>
              <w:spacing w:after="0" w:line="240" w:lineRule="auto"/>
            </w:pPr>
            <w:r>
              <w:rPr>
                <w:rFonts w:ascii="Consolas" w:hAnsi="Consolas"/>
                <w:sz w:val="17"/>
              </w:rPr>
              <w:t>Truy xuất QR công khai → UC40 (không cần tài khoản)</w:t>
            </w:r>
          </w:p>
        </w:tc>
      </w:tr>
    </w:tbl>
    <w:p w14:paraId="746CE2AD">
      <w:pPr>
        <w:pStyle w:val="5"/>
      </w:pPr>
      <w:r>
        <w:t>Dữ liệu nhập / lựa chọn</w:t>
      </w:r>
    </w:p>
    <w:p w14:paraId="52179E25">
      <w:r>
        <w:t>• Định danh đăng nhập: bắt buộc; tên đăng nhập, số điện thoại hoặc email đã xác minh của tài khoản.</w:t>
      </w:r>
    </w:p>
    <w:p w14:paraId="06DE54FA">
      <w:r>
        <w:t>• Mật khẩu: bắt buộc, không hiển thị rõ mặc định.</w:t>
      </w:r>
    </w:p>
    <w:p w14:paraId="5E394C63">
      <w:pPr>
        <w:pStyle w:val="5"/>
      </w:pPr>
      <w:r>
        <w:t>UC liên kết và dữ liệu chuyển tiếp</w:t>
      </w:r>
    </w:p>
    <w:p w14:paraId="245C2D9D">
      <w:r>
        <w:t>• UC01: nguồn tài khoản khách mới.</w:t>
      </w:r>
    </w:p>
    <w:p w14:paraId="1AB47038">
      <w:r>
        <w:t>• UC03: tự khôi phục khi quên mật khẩu (thương lái, Chủ HTX, nhân viên).</w:t>
      </w:r>
    </w:p>
    <w:p w14:paraId="32647FA0">
      <w:r>
        <w:t>• UC08 «extend»: thêm hoặc xác minh số điện thoại khi tài khoản thương lái, nhân viên chưa có số đã xác minh (</w:t>
        <w:fldChar w:fldCharType="begin"/>
        <w:instrText xml:space="preserve"> HYPERLINK \l "MSG67" \o "MSG67 (Cảnh báo): Tài khoản của bạn cần số điện thoại đã xác minh để tiếp tục sử dụng OMTS. Vui lòng nhập hoặc xác nhận số điện thoại và nhập mã xác minh gửi qua SMS." </w:instrText>
        <w:fldChar w:fldCharType="separate"/>
        <w:t>MSG67</w:t>
        <w:fldChar w:fldCharType="end"/>
        <w:t>).</w:t>
      </w:r>
    </w:p>
    <w:p w14:paraId="5148792F">
      <w:r>
        <w:t>• UC07: kết thúc phiên.</w:t>
      </w:r>
    </w:p>
    <w:p w14:paraId="4B7F5606">
      <w:r>
        <w:t>• UC11: quyền được gán quyết định chức năng truy cập.</w:t>
      </w:r>
    </w:p>
    <w:p w14:paraId="401B9AEF">
      <w:r>
        <w:t>• UC74: hỗ trợ khi tài khoản bị khóa hoặc không có định danh đã xác minh.</w:t>
      </w:r>
    </w:p>
    <w:p w14:paraId="5B9AD910">
      <w:pPr>
        <w:pStyle w:val="5"/>
      </w:pPr>
      <w:r>
        <w:t>Các process trong UC</w:t>
      </w:r>
    </w:p>
    <w:p w14:paraId="734BC22A">
      <w:r>
        <w:t>1. Đăng nhập — xác thực định danh và mật khẩu</w:t>
      </w:r>
    </w:p>
    <w:p w14:paraId="7DA36F6C">
      <w:r>
        <w:t>2. Đăng nhập — nạp quyền hành động theo phạm vi</w:t>
      </w:r>
    </w:p>
    <w:p w14:paraId="5EB6192E">
      <w:r>
        <w:rPr>
          <w:b/>
        </w:rPr>
        <w:t>Điểm cần xác nhận / lưu ý:</w:t>
      </w:r>
      <w:r>
        <w:t xml:space="preserve"> Đã chốt 06/10/2026: tài khoản nội bộ đăng nhập bằng tên đăng nhập hoặc số điện thoại; thời hạn phiên và khóa tạm khi sai mật khẩu đã chốt, chi tiết ở SDS. 07/10/2026: thêm email đã xác minh làm định danh đăng nhập; nhân viên quên mật khẩu tự khôi phục ở UC03 như thương lái, Chủ HTX. 07/10/2026: tài khoản thương lái, nhân viên chưa có số điện thoại đã xác minh phải thêm hoặc xác minh số ngay sau khi đăng nhập (nhánh 3a, </w:t>
        <w:fldChar w:fldCharType="begin"/>
        <w:instrText xml:space="preserve"> HYPERLINK \l "MSG67" \o "MSG67 (Cảnh báo): Tài khoản của bạn cần số điện thoại đã xác minh để tiếp tục sử dụng OMTS. Vui lòng nhập hoặc xác nhận số điện thoại và nhập mã xác minh gửi qua SMS." </w:instrText>
        <w:fldChar w:fldCharType="separate"/>
        <w:t>MSG67</w:t>
        <w:fldChar w:fldCharType="end"/>
        <w:t>).</w:t>
      </w:r>
    </w:p>
    <w:p w14:paraId="61710F5B">
      <w:pPr>
        <w:pStyle w:val="4"/>
      </w:pPr>
      <w:bookmarkStart w:id="64" w:name="_Toc23428"/>
      <w:bookmarkStart w:id="65" w:name="_Toc25945"/>
      <w:r>
        <w:t>1.3 UC03 - Khôi phục tài khoản tự phục vụ</w:t>
      </w:r>
      <w:bookmarkEnd w:id="64"/>
      <w:bookmarkEnd w:id="65"/>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21765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7211C2C">
            <w:pPr>
              <w:spacing w:after="0" w:line="240" w:lineRule="auto"/>
              <w:jc w:val="right"/>
            </w:pPr>
            <w:r>
              <w:t>Primary Actors</w:t>
            </w:r>
          </w:p>
        </w:tc>
        <w:tc>
          <w:tcPr>
            <w:tcW w:w="2685" w:type="dxa"/>
          </w:tcPr>
          <w:p w14:paraId="33BC15F4">
            <w:pPr>
              <w:spacing w:after="0" w:line="240" w:lineRule="auto"/>
            </w:pPr>
            <w:r>
              <w:t>Thương lái; Chủ HTX; Nhân viên.</w:t>
            </w:r>
          </w:p>
        </w:tc>
        <w:tc>
          <w:tcPr>
            <w:tcW w:w="1890" w:type="dxa"/>
          </w:tcPr>
          <w:p w14:paraId="4EADA613">
            <w:pPr>
              <w:spacing w:after="0" w:line="240" w:lineRule="auto"/>
              <w:jc w:val="right"/>
            </w:pPr>
            <w:r>
              <w:t>Secondary Actors</w:t>
            </w:r>
          </w:p>
        </w:tc>
        <w:tc>
          <w:tcPr>
            <w:tcW w:w="2933" w:type="dxa"/>
          </w:tcPr>
          <w:p w14:paraId="524DB86C">
            <w:pPr>
              <w:spacing w:after="0" w:line="240" w:lineRule="auto"/>
            </w:pPr>
            <w:r>
              <w:t>Dịch vụ email; Dịch vụ SMS.</w:t>
            </w:r>
          </w:p>
        </w:tc>
      </w:tr>
      <w:tr w14:paraId="375DC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A9EC201">
            <w:pPr>
              <w:spacing w:after="0" w:line="240" w:lineRule="auto"/>
              <w:jc w:val="right"/>
            </w:pPr>
            <w:r>
              <w:t>Description</w:t>
            </w:r>
          </w:p>
        </w:tc>
        <w:tc>
          <w:tcPr>
            <w:tcW w:w="7508" w:type="dxa"/>
            <w:gridSpan w:val="3"/>
          </w:tcPr>
          <w:p w14:paraId="6DF24769">
            <w:pPr>
              <w:spacing w:after="0" w:line="240" w:lineRule="auto"/>
            </w:pPr>
            <w:r>
              <w:t>Tôi với vai trò là thương lái, Chủ HTX hoặc nhân viên, tôi muốn tự đặt lại mật khẩu bằng mã xác minh gửi tới email hoặc số điện thoại đã xác minh của tài khoản, để lấy lại quyền truy cập mà không cần quản trị viên.</w:t>
            </w:r>
          </w:p>
        </w:tc>
      </w:tr>
      <w:tr w14:paraId="0F183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F34A401">
            <w:pPr>
              <w:spacing w:after="0" w:line="240" w:lineRule="auto"/>
              <w:jc w:val="right"/>
            </w:pPr>
            <w:r>
              <w:t>Trigger</w:t>
            </w:r>
          </w:p>
        </w:tc>
        <w:tc>
          <w:tcPr>
            <w:tcW w:w="7508" w:type="dxa"/>
            <w:gridSpan w:val="3"/>
          </w:tcPr>
          <w:p w14:paraId="0A4E13D4">
            <w:pPr>
              <w:spacing w:after="0" w:line="240" w:lineRule="auto"/>
            </w:pPr>
            <w:r>
              <w:t>Người dùng chọn Quên mật khẩu ở màn hình đăng nhập.</w:t>
            </w:r>
          </w:p>
        </w:tc>
      </w:tr>
      <w:tr w14:paraId="2CE3F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A0BA532">
            <w:pPr>
              <w:spacing w:after="0" w:line="240" w:lineRule="auto"/>
              <w:jc w:val="right"/>
            </w:pPr>
            <w:r>
              <w:t>Priority</w:t>
            </w:r>
          </w:p>
        </w:tc>
        <w:tc>
          <w:tcPr>
            <w:tcW w:w="7508" w:type="dxa"/>
            <w:gridSpan w:val="3"/>
          </w:tcPr>
          <w:p w14:paraId="30E88B98">
            <w:pPr>
              <w:spacing w:after="0" w:line="240" w:lineRule="auto"/>
            </w:pPr>
            <w:r>
              <w:t>Must have (đề xuất)</w:t>
            </w:r>
          </w:p>
        </w:tc>
      </w:tr>
      <w:tr w14:paraId="34279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1E5E257">
            <w:pPr>
              <w:spacing w:after="0" w:line="240" w:lineRule="auto"/>
              <w:jc w:val="right"/>
            </w:pPr>
            <w:r>
              <w:t>Preconditions</w:t>
            </w:r>
          </w:p>
        </w:tc>
        <w:tc>
          <w:tcPr>
            <w:tcW w:w="7508" w:type="dxa"/>
            <w:gridSpan w:val="3"/>
          </w:tcPr>
          <w:p w14:paraId="2331F0C0">
            <w:pPr>
              <w:spacing w:after="0" w:line="240" w:lineRule="auto"/>
            </w:pPr>
            <w:r>
              <w:t>• Tài khoản có email hoặc số điện thoại đã xác minh.</w:t>
            </w:r>
          </w:p>
          <w:p w14:paraId="4EBFB64E">
            <w:pPr>
              <w:spacing w:after="0" w:line="240" w:lineRule="auto"/>
            </w:pPr>
            <w:r>
              <w:t>• Người dùng chưa đăng nhập.</w:t>
            </w:r>
          </w:p>
        </w:tc>
      </w:tr>
      <w:tr w14:paraId="0F70D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6D0D98E">
            <w:pPr>
              <w:spacing w:after="0" w:line="240" w:lineRule="auto"/>
              <w:jc w:val="right"/>
            </w:pPr>
            <w:r>
              <w:t>Normal Flow</w:t>
            </w:r>
          </w:p>
        </w:tc>
        <w:tc>
          <w:tcPr>
            <w:tcW w:w="7508" w:type="dxa"/>
            <w:gridSpan w:val="3"/>
          </w:tcPr>
          <w:p w14:paraId="1E1755B2">
            <w:pPr>
              <w:spacing w:after="0" w:line="240" w:lineRule="auto"/>
            </w:pPr>
            <w:r>
              <w:t>1. Người dùng chọn Quên mật khẩu và nhập email hoặc số điện thoại đã đăng ký. (SCR-04)</w:t>
            </w:r>
          </w:p>
          <w:p w14:paraId="2FD89F25">
            <w:pPr>
              <w:spacing w:after="0" w:line="240" w:lineRule="auto"/>
            </w:pPr>
            <w:r>
              <w:t>2. Hệ thống kiểm tra định danh thuộc một tài khoản được tự khôi phục và đã được xác minh; hệ thống luôn hiện cùng một phản hồi, không cho biết định danh có tài khoản hay không. (</w:t>
              <w:fldChar w:fldCharType="begin"/>
              <w:instrText xml:space="preserve"> HYPERLINK \l "MSG15" \o "MSG15 (Thông tin): Nếu thông tin hợp lệ, mã xác minh sẽ được gửi tới email hoặc số điện thoại bạn vừa nhập." </w:instrText>
              <w:fldChar w:fldCharType="separate"/>
              <w:t>MSG15</w:t>
              <w:fldChar w:fldCharType="end"/>
              <w:t>)</w:t>
            </w:r>
          </w:p>
          <w:p w14:paraId="28D2B944">
            <w:pPr>
              <w:spacing w:after="0" w:line="240" w:lineRule="auto"/>
            </w:pPr>
            <w:r>
              <w:t>3. Hệ thống thực hiện UC08 với mục đích khôi phục: gửi mã tới đúng email hoặc số điện thoại vừa nhập và kiểm tra mã. (SCR-02)</w:t>
            </w:r>
          </w:p>
          <w:p w14:paraId="5F321F71">
            <w:pPr>
              <w:spacing w:after="0" w:line="240" w:lineRule="auto"/>
            </w:pPr>
            <w:r>
              <w:t>4. Hệ thống mở bước Đặt mật khẩu mới khi UC08 trả kết quả thành công.</w:t>
            </w:r>
          </w:p>
          <w:p w14:paraId="013C4E15">
            <w:pPr>
              <w:spacing w:after="0" w:line="240" w:lineRule="auto"/>
            </w:pPr>
            <w:r>
              <w:t>5. Người dùng nhập mật khẩu mới và nhập lại; hệ thống kiểm tra quy tắc mật khẩu.</w:t>
            </w:r>
          </w:p>
          <w:p w14:paraId="67BA2006">
            <w:pPr>
              <w:spacing w:after="0" w:line="240" w:lineRule="auto"/>
            </w:pPr>
            <w:r>
              <w:t>6. Hệ thống thay mật khẩu, ghi vết khôi phục và thu hồi các phiên cũ.</w:t>
            </w:r>
          </w:p>
          <w:p w14:paraId="1FF891D4">
            <w:pPr>
              <w:spacing w:after="0" w:line="240" w:lineRule="auto"/>
            </w:pPr>
            <w:r>
              <w:t>7. Hệ thống báo thành công; người dùng đăng nhập lại ở UC02.</w:t>
            </w:r>
          </w:p>
        </w:tc>
      </w:tr>
      <w:tr w14:paraId="1B889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1D89FD4">
            <w:pPr>
              <w:spacing w:after="0" w:line="240" w:lineRule="auto"/>
              <w:jc w:val="right"/>
            </w:pPr>
            <w:r>
              <w:t>Alternative Flows</w:t>
            </w:r>
          </w:p>
        </w:tc>
        <w:tc>
          <w:tcPr>
            <w:tcW w:w="7508" w:type="dxa"/>
            <w:gridSpan w:val="3"/>
          </w:tcPr>
          <w:p w14:paraId="130C840B">
            <w:pPr>
              <w:spacing w:after="0" w:line="240" w:lineRule="auto"/>
            </w:pPr>
            <w:r>
              <w:t>3a. Người dùng không nhận được mã và muốn nhận qua định danh đã xác minh khác của tài khoản.</w:t>
            </w:r>
          </w:p>
          <w:p w14:paraId="736D3806">
            <w:pPr>
              <w:spacing w:after="0" w:line="240" w:lineRule="auto"/>
            </w:pPr>
            <w:r>
              <w:t>3a1. Người dùng chọn Đổi cách nhận mã và nhập email hoặc số điện thoại còn lại.</w:t>
            </w:r>
          </w:p>
          <w:p w14:paraId="02967D82">
            <w:pPr>
              <w:spacing w:after="0" w:line="240" w:lineRule="auto"/>
            </w:pPr>
            <w:r>
              <w:t>3a2. Hệ thống hủy mã chưa dùng của lần trước.</w:t>
            </w:r>
          </w:p>
          <w:p w14:paraId="4E373EDA">
            <w:pPr>
              <w:spacing w:after="0" w:line="240" w:lineRule="auto"/>
            </w:pPr>
            <w:r>
              <w:rPr>
                <w:i/>
              </w:rPr>
              <w:t>Use Case tiếp tục bước 2.</w:t>
            </w:r>
          </w:p>
        </w:tc>
      </w:tr>
      <w:tr w14:paraId="6D335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E536698">
            <w:pPr>
              <w:spacing w:after="0" w:line="240" w:lineRule="auto"/>
              <w:jc w:val="right"/>
            </w:pPr>
            <w:r>
              <w:t>Exception Flows</w:t>
            </w:r>
          </w:p>
        </w:tc>
        <w:tc>
          <w:tcPr>
            <w:tcW w:w="7508" w:type="dxa"/>
            <w:gridSpan w:val="3"/>
          </w:tcPr>
          <w:p w14:paraId="36026D43">
            <w:pPr>
              <w:spacing w:after="0" w:line="240" w:lineRule="auto"/>
            </w:pPr>
            <w:r>
              <w:t>2a. Định danh không thuộc tài khoản nào, chưa được xác minh, hoặc tài khoản không được tự khôi phục (đã khóa).</w:t>
            </w:r>
          </w:p>
          <w:p w14:paraId="0861CBAE">
            <w:pPr>
              <w:spacing w:after="0" w:line="240" w:lineRule="auto"/>
            </w:pPr>
            <w:r>
              <w:t>2a1. Hệ thống không gửi mã nhưng vẫn hiện phản hồi chung như bước 2. (</w:t>
              <w:fldChar w:fldCharType="begin"/>
              <w:instrText xml:space="preserve"> HYPERLINK \l "MSG15" \o "MSG15 (Thông tin): Nếu thông tin hợp lệ, mã xác minh sẽ được gửi tới email hoặc số điện thoại bạn vừa nhập." </w:instrText>
              <w:fldChar w:fldCharType="separate"/>
              <w:t>MSG15</w:t>
              <w:fldChar w:fldCharType="end"/>
              <w:t>)</w:t>
            </w:r>
          </w:p>
          <w:p w14:paraId="104B67A9">
            <w:pPr>
              <w:spacing w:after="0" w:line="240" w:lineRule="auto"/>
            </w:pPr>
            <w:r>
              <w:rPr>
                <w:i/>
              </w:rPr>
              <w:t>Use Case dừng lại.</w:t>
            </w:r>
          </w:p>
          <w:p w14:paraId="2298E51D">
            <w:pPr>
              <w:spacing w:after="0" w:line="240" w:lineRule="auto"/>
            </w:pPr>
            <w:r>
              <w:t>3b. Dịch vụ gửi mã lỗi (UC08 nhánh 2a).</w:t>
            </w:r>
          </w:p>
          <w:p w14:paraId="55482974">
            <w:pPr>
              <w:spacing w:after="0" w:line="240" w:lineRule="auto"/>
            </w:pPr>
            <w:r>
              <w:t>3b1. Hệ thống vẫn hiện phản hồi chung (</w:t>
              <w:fldChar w:fldCharType="begin"/>
              <w:instrText xml:space="preserve"> HYPERLINK \l "MSG15" \o "MSG15 (Thông tin): Nếu thông tin hợp lệ, mã xác minh sẽ được gửi tới email hoặc số điện thoại bạn vừa nhập." </w:instrText>
              <w:fldChar w:fldCharType="separate"/>
              <w:t>MSG15</w:t>
              <w:fldChar w:fldCharType="end"/>
              <w:t>), ghi lỗi gửi để theo dõi; người dùng yêu cầu gửi lại sau thời gian chờ; mật khẩu cũ giữ nguyên.</w:t>
            </w:r>
          </w:p>
          <w:p w14:paraId="02455F44">
            <w:pPr>
              <w:spacing w:after="0" w:line="240" w:lineRule="auto"/>
            </w:pPr>
            <w:r>
              <w:rPr>
                <w:i/>
              </w:rPr>
              <w:t>Use Case dừng lại.</w:t>
            </w:r>
          </w:p>
          <w:p w14:paraId="18675263">
            <w:pPr>
              <w:spacing w:after="0" w:line="240" w:lineRule="auto"/>
            </w:pPr>
            <w:r>
              <w:t>3c. UC08 trả kết quả thất bại vì mã sai, hết hạn hoặc vượt giới hạn thử.</w:t>
            </w:r>
          </w:p>
          <w:p w14:paraId="06B17D41">
            <w:pPr>
              <w:spacing w:after="0" w:line="240" w:lineRule="auto"/>
            </w:pPr>
            <w:r>
              <w:t>3c1. Hệ thống không cho đặt mật khẩu mới. (</w:t>
              <w:fldChar w:fldCharType="begin"/>
              <w:instrText xml:space="preserve"> HYPERLINK \l "MSG16" \o "MSG16 (Lỗi): Mã xác minh không đúng hoặc đã hết hạn. Bạn có thể nhập lại hoặc yêu cầu mã mới." </w:instrText>
              <w:fldChar w:fldCharType="separate"/>
              <w:t>MSG16</w:t>
              <w:fldChar w:fldCharType="end"/>
              <w:t>)</w:t>
            </w:r>
          </w:p>
          <w:p w14:paraId="0F277E2B">
            <w:pPr>
              <w:spacing w:after="0" w:line="240" w:lineRule="auto"/>
            </w:pPr>
            <w:r>
              <w:rPr>
                <w:i/>
              </w:rPr>
              <w:t>Use Case dừng lại.</w:t>
            </w:r>
          </w:p>
          <w:p w14:paraId="12A31B4B">
            <w:pPr>
              <w:spacing w:after="0" w:line="240" w:lineRule="auto"/>
            </w:pPr>
            <w:r>
              <w:t>5a. Mật khẩu mới không hợp lệ hoặc nhập lại không khớp.</w:t>
            </w:r>
          </w:p>
          <w:p w14:paraId="531E91E3">
            <w:pPr>
              <w:spacing w:after="0" w:line="240" w:lineRule="auto"/>
            </w:pPr>
            <w:r>
              <w:t>5a1. Hệ thống giữ kết quả xác minh còn hiệu lực và yêu cầu nhập lại. (</w:t>
              <w:fldChar w:fldCharType="begin"/>
              <w:instrText xml:space="preserve"> HYPERLINK \l "MSG01" \o "MSG01 (Lỗi): {field_name} chưa hợp lệ. Vui lòng kiểm tra và nhập lại." </w:instrText>
              <w:fldChar w:fldCharType="separate"/>
              <w:t>MSG01</w:t>
              <w:fldChar w:fldCharType="end"/>
              <w:t>)</w:t>
            </w:r>
          </w:p>
          <w:p w14:paraId="1450B632">
            <w:pPr>
              <w:spacing w:after="0" w:line="240" w:lineRule="auto"/>
            </w:pPr>
            <w:r>
              <w:rPr>
                <w:i/>
              </w:rPr>
              <w:t>Use Case tiếp tục bước 5.</w:t>
            </w:r>
          </w:p>
        </w:tc>
      </w:tr>
      <w:tr w14:paraId="7AD6B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465C0AA">
            <w:pPr>
              <w:spacing w:after="0" w:line="240" w:lineRule="auto"/>
              <w:jc w:val="right"/>
            </w:pPr>
            <w:r>
              <w:t>Postconditions</w:t>
            </w:r>
          </w:p>
        </w:tc>
        <w:tc>
          <w:tcPr>
            <w:tcW w:w="7508" w:type="dxa"/>
            <w:gridSpan w:val="3"/>
          </w:tcPr>
          <w:p w14:paraId="1F38FB20">
            <w:pPr>
              <w:spacing w:after="0" w:line="240" w:lineRule="auto"/>
            </w:pPr>
            <w:r>
              <w:t>• Mật khẩu được thay sau xác minh; các phiên cũ bị thu hồi; quyền và liên kết hồ sơ khách giữ nguyên.</w:t>
            </w:r>
          </w:p>
        </w:tc>
      </w:tr>
      <w:tr w14:paraId="005B2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7468A45">
            <w:pPr>
              <w:spacing w:after="0" w:line="240" w:lineRule="auto"/>
              <w:jc w:val="right"/>
            </w:pPr>
            <w:r>
              <w:t>Include / Extend</w:t>
            </w:r>
          </w:p>
        </w:tc>
        <w:tc>
          <w:tcPr>
            <w:tcW w:w="7508" w:type="dxa"/>
            <w:gridSpan w:val="3"/>
          </w:tcPr>
          <w:p w14:paraId="5FB668B0">
            <w:pPr>
              <w:spacing w:after="0" w:line="240" w:lineRule="auto"/>
            </w:pPr>
            <w:r>
              <w:t>Include: UC08.</w:t>
            </w:r>
          </w:p>
        </w:tc>
      </w:tr>
      <w:tr w14:paraId="7F39C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BE82DF4">
            <w:pPr>
              <w:spacing w:after="0" w:line="240" w:lineRule="auto"/>
              <w:jc w:val="right"/>
            </w:pPr>
            <w:r>
              <w:t>Business Rules / NFR</w:t>
            </w:r>
          </w:p>
        </w:tc>
        <w:tc>
          <w:tcPr>
            <w:tcW w:w="7508" w:type="dxa"/>
            <w:gridSpan w:val="3"/>
          </w:tcPr>
          <w:p w14:paraId="245EE285">
            <w:pPr>
              <w:spacing w:after="0" w:line="240" w:lineRule="auto"/>
            </w:pPr>
            <w:r>
              <w:t>Business Rules: BR-31.</w:t>
            </w:r>
          </w:p>
          <w:p w14:paraId="179499D1">
            <w:pPr>
              <w:spacing w:after="0" w:line="240" w:lineRule="auto"/>
            </w:pPr>
            <w:r>
              <w:t>NFR: NFR-01, NFR-08.</w:t>
            </w:r>
          </w:p>
        </w:tc>
      </w:tr>
    </w:tbl>
    <w:p w14:paraId="1FD2418A">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4EE4C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15C16653">
            <w:pPr>
              <w:spacing w:after="0" w:line="240" w:lineRule="auto"/>
            </w:pPr>
            <w:r>
              <w:rPr>
                <w:rFonts w:ascii="Consolas" w:hAnsi="Consolas"/>
                <w:sz w:val="17"/>
              </w:rPr>
              <w:t>[Khôi phục tài khoản]</w:t>
            </w:r>
          </w:p>
          <w:p w14:paraId="033B4673">
            <w:pPr>
              <w:spacing w:after="0" w:line="240" w:lineRule="auto"/>
            </w:pPr>
            <w:r>
              <w:rPr>
                <w:rFonts w:ascii="Consolas" w:hAnsi="Consolas"/>
                <w:sz w:val="17"/>
              </w:rPr>
              <w:t>Email hoặc số điện thoại đã xác minh* [________] [Gửi mã]</w:t>
            </w:r>
          </w:p>
          <w:p w14:paraId="215EB82E">
            <w:pPr>
              <w:spacing w:after="0" w:line="240" w:lineRule="auto"/>
            </w:pPr>
            <w:r>
              <w:rPr>
                <w:rFonts w:ascii="Consolas" w:hAnsi="Consolas"/>
                <w:sz w:val="17"/>
              </w:rPr>
              <w:t>Thông báo chung: nếu thông tin hợp lệ, mã được gửi tới email hoặc số điện thoại vừa nhập (</w:t>
            </w:r>
            <w:r>
              <w:fldChar w:fldCharType="begin"/>
              <w:instrText xml:space="preserve"> HYPERLINK \l "MSG15" \o "MSG15 (Thông tin): Nếu thông tin hợp lệ, mã xác minh sẽ được gửi tới email hoặc số điện thoại bạn vừa nhập." </w:instrText>
              <w:fldChar w:fldCharType="separate"/>
            </w:r>
            <w:r>
              <w:rPr>
                <w:rFonts w:ascii="Consolas" w:hAnsi="Consolas"/>
                <w:sz w:val="17"/>
              </w:rPr>
              <w:t>MSG15</w:t>
              <w:fldChar w:fldCharType="end"/>
              <w:t>)</w:t>
            </w:r>
          </w:p>
          <w:p w14:paraId="6C24F3B4">
            <w:pPr>
              <w:spacing w:after="0" w:line="240" w:lineRule="auto"/>
            </w:pPr>
            <w:r>
              <w:rPr>
                <w:rFonts w:ascii="Consolas" w:hAnsi="Consolas"/>
                <w:sz w:val="17"/>
              </w:rPr>
              <w:t>Mã xác minh* [______] [Xác minh] [Gửi lại mã] [Đổi cách nhận mã]</w:t>
            </w:r>
          </w:p>
          <w:p w14:paraId="419E9E9B">
            <w:pPr>
              <w:spacing w:after="0" w:line="240" w:lineRule="auto"/>
            </w:pPr>
            <w:r>
              <w:rPr>
                <w:rFonts w:ascii="Consolas" w:hAnsi="Consolas"/>
                <w:sz w:val="17"/>
              </w:rPr>
              <w:t>Mật khẩu mới* [________] Nhập lại* [________]</w:t>
            </w:r>
          </w:p>
          <w:p w14:paraId="68748930">
            <w:pPr>
              <w:spacing w:after="0" w:line="240" w:lineRule="auto"/>
            </w:pPr>
            <w:r>
              <w:rPr>
                <w:rFonts w:ascii="Consolas" w:hAnsi="Consolas"/>
                <w:sz w:val="17"/>
              </w:rPr>
              <w:t>[Đặt lại mật khẩu] [Về đăng nhập]</w:t>
            </w:r>
          </w:p>
          <w:p w14:paraId="5A5BAC6B">
            <w:pPr>
              <w:spacing w:after="0" w:line="240" w:lineRule="auto"/>
            </w:pPr>
            <w:r>
              <w:rPr>
                <w:rFonts w:ascii="Consolas" w:hAnsi="Consolas"/>
                <w:sz w:val="17"/>
              </w:rPr>
              <w:t xml:space="preserve">Ghi chú cố định: tài khoản chưa có email hoặc số điện thoại đã xác minh liên hệ Chủ HTX</w:t>
            </w:r>
            <w:ins w:id="1935" w:author="Claude" w:date="2026-10-08T00:00:00Z">
              <w:r>
                <w:rPr>
                  <w:rFonts w:ascii="Consolas" w:hAnsi="Consolas"/>
                  <w:sz w:val="17"/>
                </w:rPr>
                <w:t xml:space="preserve"> (UC11, tài khoản nhân viên) hoặc Quản trị hệ thống (UC74, tài khoản Chủ HTX, thương lái)</w:t>
              </w:r>
            </w:ins>
            <w:r>
              <w:rPr>
                <w:rFonts w:ascii="Consolas" w:hAnsi="Consolas"/>
                <w:sz w:val="17"/>
              </w:rPr>
              <w:t xml:space="preserve"> để đặt lại mật </w:t>
            </w:r>
            <w:del w:id="1933" w:author="Claude" w:date="2026-10-08T00:00:00Z">
              <w:r>
                <w:rPr>
                  <w:rFonts w:ascii="Consolas" w:hAnsi="Consolas"/>
                  <w:sz w:val="17"/>
                </w:rPr>
                <w:delText xml:space="preserve">khẩu (UC11).</w:delText>
              </w:r>
            </w:del>
            <w:ins w:id="1934" w:author="Claude" w:date="2026-10-08T00:00:00Z">
              <w:r>
                <w:rPr>
                  <w:rFonts w:ascii="Consolas" w:hAnsi="Consolas"/>
                  <w:sz w:val="17"/>
                </w:rPr>
                <w:t xml:space="preserve">khẩu.</w:t>
              </w:r>
            </w:ins>
          </w:p>
        </w:tc>
      </w:tr>
    </w:tbl>
    <w:p w14:paraId="03066778">
      <w:pPr>
        <w:pStyle w:val="5"/>
      </w:pPr>
      <w:r>
        <w:t>Dữ liệu nhập / lựa chọn</w:t>
      </w:r>
    </w:p>
    <w:p w14:paraId="126CCBFF">
      <w:r>
        <w:t>• Email hoặc số điện thoại: bắt buộc; định danh đã xác minh của tài khoản, dùng để định vị tài khoản và là nơi nhận mã; phản hồi luôn như nhau.</w:t>
      </w:r>
    </w:p>
    <w:p w14:paraId="26807EF1">
      <w:r>
        <w:t>• Mã xác minh: bắt buộc; gửi qua UC08 tới đúng email hoặc số điện thoại đã nhập.</w:t>
      </w:r>
    </w:p>
    <w:p w14:paraId="32506EF5">
      <w:r>
        <w:t>• Mật khẩu mới và xác nhận: bắt buộc khi xác minh thành công; tối thiểu 8 ký tự, có chữ và số.</w:t>
      </w:r>
    </w:p>
    <w:p w14:paraId="5502746D">
      <w:pPr>
        <w:pStyle w:val="5"/>
      </w:pPr>
      <w:r>
        <w:t>UC liên kết và dữ liệu chuyển tiếp</w:t>
      </w:r>
    </w:p>
    <w:p w14:paraId="222F6C4B">
      <w:r>
        <w:t>• UC08 «include»: gửi và kiểm tra mã khôi phục qua email hoặc SMS.</w:t>
      </w:r>
    </w:p>
    <w:p w14:paraId="5B93FEAD">
      <w:r>
        <w:t>• UC05: nơi người dùng thêm và xác minh email.</w:t>
      </w:r>
    </w:p>
    <w:p w14:paraId="781AB9B6">
      <w:r>
        <w:t>• UC02: đăng nhập sau khôi phục.</w:t>
      </w:r>
    </w:p>
    <w:p w14:paraId="1AF6FB28">
      <w:r>
        <w:t>• UC11, UC74: tài khoản không có định danh đã xác minh nhờ Chủ HTX (UC11, tài khoản nội bộ) hoặc Quản trị hệ thống (UC74) hỗ trợ.</w:t>
      </w:r>
    </w:p>
    <w:p w14:paraId="4A4921BD">
      <w:pPr>
        <w:pStyle w:val="5"/>
      </w:pPr>
      <w:r>
        <w:t>Các process trong UC</w:t>
      </w:r>
    </w:p>
    <w:p w14:paraId="4E8D9C30">
      <w:r>
        <w:t>1. Khôi phục tài khoản tự phục vụ — kiểm tra định danh đã xác minh, phản hồi chung và gửi mã qua UC08</w:t>
      </w:r>
    </w:p>
    <w:p w14:paraId="6E2D5D07">
      <w:r>
        <w:t>2. Khôi phục tài khoản tự phục vụ — kiểm tra mã và đặt lại mật khẩu</w:t>
      </w:r>
    </w:p>
    <w:p w14:paraId="37348248">
      <w:r>
        <w:rPr>
          <w:b/>
        </w:rPr>
        <w:t>Điểm cần xác nhận / lưu ý:</w:t>
      </w:r>
      <w:r>
        <w:t xml:space="preserve"> Đã chốt 07/10/2026: người dùng nhập email hoặc số điện thoại đã xác minh, mã gửi đúng kênh đó qua UC08; hệ thống không gửi mã khi định danh không có tài khoản, chưa xác minh hoặc tài khoản đã khóa; phản hồi luôn là </w:t>
        <w:fldChar w:fldCharType="begin"/>
        <w:instrText xml:space="preserve"> HYPERLINK \l "MSG15" \o "MSG15 (Thông tin): Nếu thông tin hợp lệ, mã xác minh sẽ được gửi tới email hoặc số điện thoại bạn vừa nhập." </w:instrText>
        <w:fldChar w:fldCharType="separate"/>
        <w:t>MSG15</w:t>
        <w:fldChar w:fldCharType="end"/>
        <w:t xml:space="preserve"> để không lộ tài khoản, kể cả khi dịch vụ gửi mã lỗi.</w:t>
      </w:r>
    </w:p>
    <w:p w14:paraId="6DA0FDE5">
      <w:pPr>
        <w:pStyle w:val="4"/>
      </w:pPr>
      <w:bookmarkStart w:id="66" w:name="_Toc15614"/>
      <w:bookmarkStart w:id="67" w:name="_Toc25109"/>
      <w:r>
        <w:t>1.4 UC04 - Đổi mật khẩu</w:t>
      </w:r>
      <w:bookmarkEnd w:id="66"/>
      <w:bookmarkEnd w:id="67"/>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68069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52003C0">
            <w:pPr>
              <w:spacing w:after="0" w:line="240" w:lineRule="auto"/>
              <w:jc w:val="right"/>
            </w:pPr>
            <w:r>
              <w:t>Primary Actors</w:t>
            </w:r>
          </w:p>
        </w:tc>
        <w:tc>
          <w:tcPr>
            <w:tcW w:w="2685" w:type="dxa"/>
          </w:tcPr>
          <w:p w14:paraId="008E4BE8">
            <w:pPr>
              <w:spacing w:after="0" w:line="240" w:lineRule="auto"/>
            </w:pPr>
            <w:r>
              <w:t>Quản trị hệ thống; Chủ HTX; Nhân viên; Thương lái.</w:t>
            </w:r>
          </w:p>
        </w:tc>
        <w:tc>
          <w:tcPr>
            <w:tcW w:w="1890" w:type="dxa"/>
          </w:tcPr>
          <w:p w14:paraId="6B5095EC">
            <w:pPr>
              <w:spacing w:after="0" w:line="240" w:lineRule="auto"/>
              <w:jc w:val="right"/>
            </w:pPr>
            <w:r>
              <w:t>Secondary Actors</w:t>
            </w:r>
          </w:p>
        </w:tc>
        <w:tc>
          <w:tcPr>
            <w:tcW w:w="2933" w:type="dxa"/>
          </w:tcPr>
          <w:p w14:paraId="0B8887DB">
            <w:pPr>
              <w:spacing w:after="0" w:line="240" w:lineRule="auto"/>
            </w:pPr>
            <w:r>
              <w:t>Dịch vụ email.</w:t>
            </w:r>
          </w:p>
        </w:tc>
      </w:tr>
      <w:tr w14:paraId="13A1D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984D635">
            <w:pPr>
              <w:spacing w:after="0" w:line="240" w:lineRule="auto"/>
              <w:jc w:val="right"/>
            </w:pPr>
            <w:r>
              <w:t>Description</w:t>
            </w:r>
          </w:p>
        </w:tc>
        <w:tc>
          <w:tcPr>
            <w:tcW w:w="7508" w:type="dxa"/>
            <w:gridSpan w:val="3"/>
          </w:tcPr>
          <w:p w14:paraId="57A72793">
            <w:pPr>
              <w:spacing w:after="0" w:line="240" w:lineRule="auto"/>
            </w:pPr>
            <w:r>
              <w:t>Tôi với vai trò là quản trị hệ thống, Chủ HTX, nhân viên hoặc thương lái, tôi muốn đổi mật khẩu sau khi xác thực lại, để giữ an toàn cho tài khoản.</w:t>
            </w:r>
          </w:p>
        </w:tc>
      </w:tr>
      <w:tr w14:paraId="58C44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E998124">
            <w:pPr>
              <w:spacing w:after="0" w:line="240" w:lineRule="auto"/>
              <w:jc w:val="right"/>
            </w:pPr>
            <w:r>
              <w:t>Trigger</w:t>
            </w:r>
          </w:p>
        </w:tc>
        <w:tc>
          <w:tcPr>
            <w:tcW w:w="7508" w:type="dxa"/>
            <w:gridSpan w:val="3"/>
          </w:tcPr>
          <w:p w14:paraId="7344DE32">
            <w:pPr>
              <w:spacing w:after="0" w:line="240" w:lineRule="auto"/>
            </w:pPr>
            <w:r>
              <w:t>Người dùng chọn Đổi mật khẩu trong trang tài khoản.</w:t>
            </w:r>
          </w:p>
        </w:tc>
      </w:tr>
      <w:tr w14:paraId="6EDA5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2074E02">
            <w:pPr>
              <w:spacing w:after="0" w:line="240" w:lineRule="auto"/>
              <w:jc w:val="right"/>
            </w:pPr>
            <w:r>
              <w:t>Priority</w:t>
            </w:r>
          </w:p>
        </w:tc>
        <w:tc>
          <w:tcPr>
            <w:tcW w:w="7508" w:type="dxa"/>
            <w:gridSpan w:val="3"/>
          </w:tcPr>
          <w:p w14:paraId="4F192AD2">
            <w:pPr>
              <w:spacing w:after="0" w:line="240" w:lineRule="auto"/>
            </w:pPr>
            <w:r>
              <w:t>Should have (đề xuất)</w:t>
            </w:r>
          </w:p>
        </w:tc>
      </w:tr>
      <w:tr w14:paraId="038D0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A489755">
            <w:pPr>
              <w:spacing w:after="0" w:line="240" w:lineRule="auto"/>
              <w:jc w:val="right"/>
            </w:pPr>
            <w:r>
              <w:t>Preconditions</w:t>
            </w:r>
          </w:p>
        </w:tc>
        <w:tc>
          <w:tcPr>
            <w:tcW w:w="7508" w:type="dxa"/>
            <w:gridSpan w:val="3"/>
          </w:tcPr>
          <w:p w14:paraId="323A1C20">
            <w:pPr>
              <w:spacing w:after="0" w:line="240" w:lineRule="auto"/>
            </w:pPr>
            <w:r>
              <w:t>• Người dùng đang có phiên đăng nhập hợp lệ.</w:t>
            </w:r>
          </w:p>
        </w:tc>
      </w:tr>
      <w:tr w14:paraId="1C17C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3A6E2A2">
            <w:pPr>
              <w:spacing w:after="0" w:line="240" w:lineRule="auto"/>
              <w:jc w:val="right"/>
            </w:pPr>
            <w:r>
              <w:t>Normal Flow</w:t>
            </w:r>
          </w:p>
        </w:tc>
        <w:tc>
          <w:tcPr>
            <w:tcW w:w="7508" w:type="dxa"/>
            <w:gridSpan w:val="3"/>
          </w:tcPr>
          <w:p w14:paraId="12AB7C5F">
            <w:pPr>
              <w:spacing w:after="0" w:line="240" w:lineRule="auto"/>
            </w:pPr>
            <w:r>
              <w:t>1. Người dùng mở trang bảo mật từ UC05. (SCR-05)</w:t>
            </w:r>
          </w:p>
          <w:p w14:paraId="35536F5B">
            <w:pPr>
              <w:spacing w:after="0" w:line="240" w:lineRule="auto"/>
            </w:pPr>
            <w:r>
              <w:t>2. Hệ thống hiện quy tắc mật khẩu (tối thiểu 8 ký tự, có chữ và số) và yêu cầu mật khẩu hiện tại.</w:t>
            </w:r>
          </w:p>
          <w:p w14:paraId="1070F8A9">
            <w:pPr>
              <w:spacing w:after="0" w:line="240" w:lineRule="auto"/>
            </w:pPr>
            <w:r>
              <w:t>3. Người dùng nhập mật khẩu hiện tại, mật khẩu mới và nhập lại.</w:t>
            </w:r>
          </w:p>
          <w:p w14:paraId="649F0D11">
            <w:pPr>
              <w:spacing w:after="0" w:line="240" w:lineRule="auto"/>
            </w:pPr>
            <w:r>
              <w:t>4. Hệ thống kiểm tra phiên, mật khẩu hiện tại và quy tắc mật khẩu mới.</w:t>
            </w:r>
          </w:p>
          <w:p w14:paraId="50FA331F">
            <w:pPr>
              <w:spacing w:after="0" w:line="240" w:lineRule="auto"/>
            </w:pPr>
            <w:r>
              <w:t>5. Hệ thống lưu mật khẩu mới, ghi nhận thay đổi và áp dụng chính sách phiên.</w:t>
            </w:r>
          </w:p>
          <w:p w14:paraId="0878288F">
            <w:pPr>
              <w:spacing w:after="0" w:line="240" w:lineRule="auto"/>
            </w:pPr>
            <w:r>
              <w:t>6. Hệ thống báo thành công; mật khẩu mới không hiện lại trên màn hình và không được gửi qua email, SMS hay kênh nào. (</w:t>
              <w:fldChar w:fldCharType="begin"/>
              <w:instrText xml:space="preserve"> HYPERLINK \l "MSG18" \o "MSG18 (Thành công): Mật khẩu đã được thay đổi." </w:instrText>
              <w:fldChar w:fldCharType="separate"/>
              <w:t>MSG18</w:t>
              <w:fldChar w:fldCharType="end"/>
              <w:t>)</w:t>
            </w:r>
          </w:p>
        </w:tc>
      </w:tr>
      <w:tr w14:paraId="64C23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EB3F3D9">
            <w:pPr>
              <w:spacing w:after="0" w:line="240" w:lineRule="auto"/>
              <w:jc w:val="right"/>
            </w:pPr>
            <w:r>
              <w:t>Alternative Flows</w:t>
            </w:r>
          </w:p>
        </w:tc>
        <w:tc>
          <w:tcPr>
            <w:tcW w:w="7508" w:type="dxa"/>
            <w:gridSpan w:val="3"/>
          </w:tcPr>
          <w:p w14:paraId="4B690641">
            <w:pPr>
              <w:spacing w:after="0" w:line="240" w:lineRule="auto"/>
            </w:pPr>
            <w:r>
              <w:t>1a. Người dùng vừa đăng nhập bằng mật khẩu tạm (UC02 nhánh 2c).</w:t>
            </w:r>
          </w:p>
          <w:p w14:paraId="3B82BDA2">
            <w:pPr>
              <w:spacing w:after="0" w:line="240" w:lineRule="auto"/>
            </w:pPr>
            <w:r>
              <w:t>1a1. Hệ thống mở trang đổi mật khẩu ngay; mật khẩu tạm là mật khẩu hiện tại.</w:t>
            </w:r>
          </w:p>
          <w:p w14:paraId="177BA84D">
            <w:pPr>
              <w:spacing w:after="0" w:line="240" w:lineRule="auto"/>
            </w:pPr>
            <w:r>
              <w:rPr>
                <w:i/>
              </w:rPr>
              <w:t>Use Case tiếp tục bước 3.</w:t>
            </w:r>
          </w:p>
          <w:p w14:paraId="61339520">
            <w:pPr>
              <w:spacing w:after="0" w:line="240" w:lineRule="auto"/>
            </w:pPr>
            <w:r>
              <w:t>2a. Người dùng không nhớ mật khẩu hiện tại và tài khoản có email đã xác minh.</w:t>
            </w:r>
          </w:p>
          <w:p w14:paraId="23E3A257">
            <w:pPr>
              <w:spacing w:after="0" w:line="240" w:lineRule="auto"/>
            </w:pPr>
            <w:r>
              <w:t>2a1. Người dùng chọn nhận mã qua email.</w:t>
            </w:r>
          </w:p>
          <w:p w14:paraId="0A104208">
            <w:pPr>
              <w:spacing w:after="0" w:line="240" w:lineRule="auto"/>
            </w:pPr>
            <w:r>
              <w:t xml:space="preserve">2a2. Hệ thống gửi mã qua Dịch vụ email </w:t>
            </w:r>
            <w:del w:id="1936" w:author="Claude" w:date="2026-10-08T00:00:00Z">
              <w:r>
                <w:delText xml:space="preserve">(BR-31).</w:delText>
              </w:r>
            </w:del>
            <w:ins w:id="1937" w:author="Claude" w:date="2026-10-08T00:00:00Z">
              <w:r>
                <w:t xml:space="preserve">(BR-31); mã theo cùng tham số mã xác minh (Bảng 3.4-3).</w:t>
              </w:r>
            </w:ins>
          </w:p>
          <w:p w14:paraId="7421BFAE">
            <w:pPr>
              <w:spacing w:after="0" w:line="240" w:lineRule="auto"/>
            </w:pPr>
            <w:r>
              <w:t>2a3. Người dùng nhập mã thay cho mật khẩu hiện tại.</w:t>
            </w:r>
          </w:p>
          <w:p w14:paraId="14AD52A8">
            <w:pPr>
              <w:spacing w:after="0" w:line="240" w:lineRule="auto"/>
            </w:pPr>
            <w:r>
              <w:rPr>
                <w:i/>
              </w:rPr>
              <w:t>Use Case tiếp tục bước 3.</w:t>
            </w:r>
          </w:p>
          <w:p w14:paraId="5FA34AF0">
            <w:pPr>
              <w:spacing w:after="0" w:line="240" w:lineRule="auto"/>
            </w:pPr>
            <w:r>
              <w:t>2b. Người dùng không nhớ mật khẩu hiện tại và tài khoản chưa có email đã xác minh.</w:t>
            </w:r>
          </w:p>
          <w:p w14:paraId="26C80690">
            <w:pPr>
              <w:spacing w:after="0" w:line="240" w:lineRule="auto"/>
            </w:pPr>
            <w:r>
              <w:t xml:space="preserve">2b1. Hệ thống hướng dẫn: thêm và xác minh email ở UC05, hoặc đăng xuất rồi khôi phục ở UC03 bằng số điện thoại đã xác minh; tài khoản không có định danh đã xác minh nhờ Chủ HTX</w:t>
            </w:r>
            <w:ins w:id="1942" w:author="Claude" w:date="2026-10-08T00:00:00Z">
              <w:r>
                <w:t xml:space="preserve"> (UC11) hoặc Quản trị hệ thống (UC74)</w:t>
              </w:r>
            </w:ins>
            <w:r>
              <w:t xml:space="preserve"> đặt lại mật </w:t>
            </w:r>
            <w:del w:id="1940" w:author="Claude" w:date="2026-10-08T00:00:00Z">
              <w:r>
                <w:delText xml:space="preserve">khẩu</w:delText>
              </w:r>
            </w:del>
            <w:ins w:id="1941" w:author="Claude" w:date="2026-10-08T00:00:00Z">
              <w:r>
                <w:t xml:space="preserve">khẩu; Quản trị hệ thống thêm email</w:t>
              </w:r>
            </w:ins>
            <w:r>
              <w:t xml:space="preserve"> ở </w:t>
            </w:r>
            <w:del w:id="1938" w:author="Claude" w:date="2026-10-08T00:00:00Z">
              <w:r>
                <w:delText xml:space="preserve">UC11.</w:delText>
              </w:r>
            </w:del>
            <w:ins w:id="1939" w:author="Claude" w:date="2026-10-08T00:00:00Z">
              <w:r>
                <w:t xml:space="preserve">UC05 rồi dùng nhánh 2a.</w:t>
              </w:r>
            </w:ins>
          </w:p>
          <w:p w14:paraId="7DA76505">
            <w:pPr>
              <w:spacing w:after="0" w:line="240" w:lineRule="auto"/>
            </w:pPr>
            <w:r>
              <w:rPr>
                <w:i/>
              </w:rPr>
              <w:t>Use Case dừng lại.</w:t>
            </w:r>
          </w:p>
        </w:tc>
      </w:tr>
      <w:tr w14:paraId="7E5D6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9C5168B">
            <w:pPr>
              <w:spacing w:after="0" w:line="240" w:lineRule="auto"/>
              <w:jc w:val="right"/>
            </w:pPr>
            <w:r>
              <w:t>Exception Flows</w:t>
            </w:r>
          </w:p>
        </w:tc>
        <w:tc>
          <w:tcPr>
            <w:tcW w:w="7508" w:type="dxa"/>
            <w:gridSpan w:val="3"/>
          </w:tcPr>
          <w:p w14:paraId="44227D71">
            <w:pPr>
              <w:spacing w:after="0" w:line="240" w:lineRule="auto"/>
            </w:pPr>
            <w:r>
              <w:t xml:space="preserve">4a. Mật khẩu hiện tại </w:t>
            </w:r>
            <w:del w:id="1943" w:author="Claude" w:date="2026-10-08T00:00:00Z">
              <w:r>
                <w:delText xml:space="preserve">hoặc mã </w:delText>
              </w:r>
            </w:del>
            <w:r>
              <w:t xml:space="preserve">sai.</w:t>
            </w:r>
          </w:p>
          <w:p w14:paraId="5DE6EC84">
            <w:pPr>
              <w:spacing w:after="0" w:line="240" w:lineRule="auto"/>
            </w:pPr>
            <w:r>
              <w:t>4a1. Hệ thống giữ mật khẩu cũ và báo lỗi chung. (</w:t>
              <w:fldChar w:fldCharType="begin"/>
              <w:instrText xml:space="preserve"> HYPERLINK \l "MSG17" \o "MSG17 (Lỗi): Mật khẩu hiện tại không đúng. Mật khẩu của bạn chưa thay đổi." </w:instrText>
              <w:fldChar w:fldCharType="separate"/>
              <w:t>MSG17</w:t>
              <w:fldChar w:fldCharType="end"/>
              <w:t>)</w:t>
            </w:r>
          </w:p>
          <w:p w14:paraId="7FE5857A">
            <w:pPr>
              <w:spacing w:after="0" w:line="240" w:lineRule="auto"/>
            </w:pPr>
            <w:r>
              <w:rPr>
                <w:i/>
              </w:rPr>
              <w:t>Use Case tiếp tục bước 3.</w:t>
            </w:r>
          </w:p>
          <w:p w14:paraId="570599FC">
            <w:pPr>
              <w:spacing w:after="0" w:line="240" w:lineRule="auto"/>
            </w:pPr>
            <w:r>
              <w:t>4b. Mật khẩu mới hoặc nhập lại không hợp lệ.</w:t>
            </w:r>
          </w:p>
          <w:p w14:paraId="0226D501">
            <w:pPr>
              <w:spacing w:after="0" w:line="240" w:lineRule="auto"/>
            </w:pPr>
            <w:r>
              <w:t>4b1. Hệ thống chỉ rõ trường cần sửa. (</w:t>
              <w:fldChar w:fldCharType="begin"/>
              <w:instrText xml:space="preserve"> HYPERLINK \l "MSG01" \o "MSG01 (Lỗi): {field_name} chưa hợp lệ. Vui lòng kiểm tra và nhập lại." </w:instrText>
              <w:fldChar w:fldCharType="separate"/>
              <w:t>MSG01</w:t>
              <w:fldChar w:fldCharType="end"/>
              <w:t>)</w:t>
            </w:r>
          </w:p>
          <w:p w14:paraId="654C9BB9">
            <w:pPr>
              <w:spacing w:after="0" w:line="240" w:lineRule="auto"/>
            </w:pPr>
            <w:r>
              <w:rPr>
                <w:i/>
              </w:rPr>
              <w:t>Use Case tiếp tục bước 3.</w:t>
            </w:r>
          </w:p>
          <w:p w14:paraId="53A1006C">
            <w:pPr>
              <w:spacing w:after="0" w:line="240" w:lineRule="auto"/>
            </w:pPr>
            <w:r>
              <w:t>4c. Phiên đã hết hiệu lực.</w:t>
            </w:r>
          </w:p>
          <w:p w14:paraId="09135B4B">
            <w:pPr>
              <w:spacing w:after="0" w:line="240" w:lineRule="auto"/>
            </w:pPr>
            <w:r>
              <w:t>4c1. Hệ thống yêu cầu đăng nhập lại ở UC02. (</w:t>
              <w:fldChar w:fldCharType="begin"/>
              <w:instrText xml:space="preserve"> HYPERLINK \l "MSG19" \o "MSG19 (Cảnh báo): Phiên đăng nhập đã hết hạn. Vui lòng đăng nhập lại." </w:instrText>
              <w:fldChar w:fldCharType="separate"/>
              <w:t>MSG19</w:t>
              <w:fldChar w:fldCharType="end"/>
              <w:t>)</w:t>
            </w:r>
          </w:p>
          <w:p w14:paraId="18B6FCAB">
            <w:pPr>
              <w:spacing w:after="0" w:line="240" w:lineRule="auto"/>
            </w:pPr>
            <w:r>
              <w:rPr>
                <w:i/>
              </w:rPr>
              <w:t>Use Case dừng lại.</w:t>
            </w:r>
          </w:p>
          <w:p>
            <w:pPr>
              <w:spacing w:after="0" w:line="240" w:lineRule="auto"/>
              <w:rPr>
                <w:ins w:id="1944" w:author="Claude" w:date="2026-10-08T00:00:00Z"/>
              </w:rPr>
            </w:pPr>
            <w:ins w:id="1945" w:author="Claude" w:date="2026-10-08T00:00:00Z">
              <w:r>
                <w:rPr>
                  <w:i/>
                </w:rPr>
                <w:t xml:space="preserve">4d. Mã gửi qua email sai, hết hạn hoặc vượt giới hạn thử (nhánh 2a).</w:t>
              </w:r>
            </w:ins>
          </w:p>
          <w:p>
            <w:pPr>
              <w:spacing w:after="0" w:line="240" w:lineRule="auto"/>
              <w:rPr>
                <w:ins w:id="1946" w:author="Claude" w:date="2026-10-08T00:00:00Z"/>
              </w:rPr>
            </w:pPr>
            <w:ins w:id="1947" w:author="Claude" w:date="2026-10-08T00:00:00Z">
              <w:r>
                <w:rPr>
                  <w:i/>
                </w:rPr>
                <w:t xml:space="preserve">4d1. Hệ thống giữ mật khẩu cũ, cho yêu cầu mã mới trong giới hạn. (MSG16)</w:t>
              </w:r>
            </w:ins>
          </w:p>
          <w:p>
            <w:pPr>
              <w:spacing w:after="0" w:line="240" w:lineRule="auto"/>
              <w:rPr>
                <w:ins w:id="1948" w:author="Claude" w:date="2026-10-08T00:00:00Z"/>
              </w:rPr>
            </w:pPr>
            <w:ins w:id="1949" w:author="Claude" w:date="2026-10-08T00:00:00Z">
              <w:r>
                <w:rPr>
                  <w:i/>
                </w:rPr>
                <w:t xml:space="preserve">Use Case tiếp tục bước 3.</w:t>
              </w:r>
            </w:ins>
          </w:p>
        </w:tc>
      </w:tr>
      <w:tr w14:paraId="3666E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AB38741">
            <w:pPr>
              <w:spacing w:after="0" w:line="240" w:lineRule="auto"/>
              <w:jc w:val="right"/>
            </w:pPr>
            <w:r>
              <w:t>Postconditions</w:t>
            </w:r>
          </w:p>
        </w:tc>
        <w:tc>
          <w:tcPr>
            <w:tcW w:w="7508" w:type="dxa"/>
            <w:gridSpan w:val="3"/>
          </w:tcPr>
          <w:p w14:paraId="6B7A7E9C">
            <w:pPr>
              <w:spacing w:after="0" w:line="240" w:lineRule="auto"/>
            </w:pPr>
            <w:r>
              <w:t>• Mật khẩu mới có hiệu lực; vai trò, phạm vi và lịch sử nghiệp vụ không đổi.</w:t>
            </w:r>
          </w:p>
        </w:tc>
      </w:tr>
      <w:tr w14:paraId="1039B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B4E8523">
            <w:pPr>
              <w:spacing w:after="0" w:line="240" w:lineRule="auto"/>
              <w:jc w:val="right"/>
            </w:pPr>
            <w:r>
              <w:t>Business Rules / NFR</w:t>
            </w:r>
          </w:p>
        </w:tc>
        <w:tc>
          <w:tcPr>
            <w:tcW w:w="7508" w:type="dxa"/>
            <w:gridSpan w:val="3"/>
          </w:tcPr>
          <w:p w14:paraId="52C2FD37">
            <w:pPr>
              <w:spacing w:after="0" w:line="240" w:lineRule="auto"/>
            </w:pPr>
            <w:r>
              <w:t>Business Rules: BR-31.</w:t>
            </w:r>
          </w:p>
          <w:p w14:paraId="244595D3">
            <w:pPr>
              <w:spacing w:after="0" w:line="240" w:lineRule="auto"/>
            </w:pPr>
            <w:r>
              <w:t>NFR: NFR-01.</w:t>
            </w:r>
          </w:p>
        </w:tc>
      </w:tr>
    </w:tbl>
    <w:p w14:paraId="0291151F">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64D3B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667FFDA9">
            <w:pPr>
              <w:spacing w:after="0" w:line="240" w:lineRule="auto"/>
            </w:pPr>
            <w:r>
              <w:rPr>
                <w:rFonts w:ascii="Consolas" w:hAnsi="Consolas"/>
                <w:sz w:val="17"/>
              </w:rPr>
              <w:t>[Tài khoản của tôi &gt; Đổi mật khẩu]</w:t>
            </w:r>
          </w:p>
          <w:p w14:paraId="3DB9641E">
            <w:pPr>
              <w:spacing w:after="0" w:line="240" w:lineRule="auto"/>
            </w:pPr>
            <w:r>
              <w:rPr>
                <w:rFonts w:ascii="Consolas" w:hAnsi="Consolas"/>
                <w:sz w:val="17"/>
              </w:rPr>
              <w:t>Mật khẩu hiện tại/bằng chứng theo chính sách* [________]</w:t>
            </w:r>
          </w:p>
          <w:p w14:paraId="79B114C8">
            <w:pPr>
              <w:spacing w:after="0" w:line="240" w:lineRule="auto"/>
            </w:pPr>
            <w:r>
              <w:rPr>
                <w:rFonts w:ascii="Consolas" w:hAnsi="Consolas"/>
                <w:sz w:val="17"/>
              </w:rPr>
              <w:t>Mật khẩu mới* [________]  Nhập lại* [________]</w:t>
            </w:r>
          </w:p>
          <w:p w14:paraId="4CBBE139">
            <w:pPr>
              <w:spacing w:after="0" w:line="240" w:lineRule="auto"/>
            </w:pPr>
            <w:r>
              <w:rPr>
                <w:rFonts w:ascii="Consolas" w:hAnsi="Consolas"/>
                <w:sz w:val="17"/>
              </w:rPr>
              <w:t>[Lưu mật khẩu] [Hủy]</w:t>
            </w:r>
          </w:p>
        </w:tc>
      </w:tr>
    </w:tbl>
    <w:p w14:paraId="2F4FE811">
      <w:pPr>
        <w:pStyle w:val="5"/>
      </w:pPr>
      <w:r>
        <w:t>Dữ liệu nhập / lựa chọn</w:t>
      </w:r>
    </w:p>
    <w:p w14:paraId="4FCC1E2D">
      <w:r>
        <w:t>• Bằng chứng hiện tại: bắt buộc; mật khẩu hiện tại hoặc mã gửi tới email đã xác minh.</w:t>
      </w:r>
    </w:p>
    <w:p w14:paraId="1A7C43E6">
      <w:r>
        <w:t>• Mật khẩu mới và nhập lại: bắt buộc, tối thiểu 8 ký tự, có chữ và số.</w:t>
      </w:r>
    </w:p>
    <w:p w14:paraId="6507BADF">
      <w:pPr>
        <w:pStyle w:val="5"/>
      </w:pPr>
      <w:r>
        <w:t>UC liên kết và dữ liệu chuyển tiếp</w:t>
      </w:r>
    </w:p>
    <w:p w14:paraId="678D0A9D">
      <w:r>
        <w:t>• UC05: trang tài khoản dẫn đến đổi mật khẩu.</w:t>
      </w:r>
    </w:p>
    <w:p w14:paraId="38BFC30D">
      <w:r>
        <w:t>• UC02: xác thực lại khi phiên hết hiệu lực.</w:t>
      </w:r>
    </w:p>
    <w:p w14:paraId="175B7B36">
      <w:r>
        <w:t>• UC03: khôi phục khi quên mật khẩu (thương lái, Chủ HTX, nhân viên).</w:t>
      </w:r>
    </w:p>
    <w:p w14:paraId="67A99A4D">
      <w:pPr>
        <w:pStyle w:val="5"/>
      </w:pPr>
      <w:r>
        <w:t>Các process trong UC</w:t>
      </w:r>
    </w:p>
    <w:p w14:paraId="70A9E630">
      <w:r>
        <w:t>1. Đổi mật khẩu — kiểm tra bằng chứng hiện tại</w:t>
      </w:r>
    </w:p>
    <w:p w14:paraId="47F03984">
      <w:r>
        <w:t>2. Đổi mật khẩu — thay và bảo vệ mật khẩu mới</w:t>
      </w:r>
    </w:p>
    <w:p w14:paraId="75EAA636">
      <w:pPr>
        <w:pStyle w:val="4"/>
      </w:pPr>
      <w:bookmarkStart w:id="68" w:name="_Toc25170"/>
      <w:bookmarkStart w:id="69" w:name="_Toc10875"/>
      <w:r>
        <w:t>1.5 UC05 - Quản lý hồ sơ cá nhân</w:t>
      </w:r>
      <w:bookmarkEnd w:id="68"/>
      <w:bookmarkEnd w:id="69"/>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23F17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56341D7">
            <w:pPr>
              <w:spacing w:after="0" w:line="240" w:lineRule="auto"/>
              <w:jc w:val="right"/>
            </w:pPr>
            <w:r>
              <w:t>Primary Actors</w:t>
            </w:r>
          </w:p>
        </w:tc>
        <w:tc>
          <w:tcPr>
            <w:tcW w:w="2685" w:type="dxa"/>
          </w:tcPr>
          <w:p w14:paraId="227EE0AA">
            <w:pPr>
              <w:spacing w:after="0" w:line="240" w:lineRule="auto"/>
            </w:pPr>
            <w:r>
              <w:t>Quản trị hệ thống; Chủ HTX; Nhân viên; Thương lái.</w:t>
            </w:r>
          </w:p>
        </w:tc>
        <w:tc>
          <w:tcPr>
            <w:tcW w:w="1890" w:type="dxa"/>
          </w:tcPr>
          <w:p w14:paraId="30884A0A">
            <w:pPr>
              <w:spacing w:after="0" w:line="240" w:lineRule="auto"/>
              <w:jc w:val="right"/>
            </w:pPr>
            <w:r>
              <w:t>Secondary Actors</w:t>
            </w:r>
          </w:p>
        </w:tc>
        <w:tc>
          <w:tcPr>
            <w:tcW w:w="2933" w:type="dxa"/>
          </w:tcPr>
          <w:p w14:paraId="3280F8F2">
            <w:pPr>
              <w:spacing w:after="0" w:line="240" w:lineRule="auto"/>
            </w:pPr>
            <w:r>
              <w:t>Dịch vụ email; Dịch vụ SMS.</w:t>
            </w:r>
          </w:p>
        </w:tc>
      </w:tr>
      <w:tr w14:paraId="4FE03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8B2EB5B">
            <w:pPr>
              <w:spacing w:after="0" w:line="240" w:lineRule="auto"/>
              <w:jc w:val="right"/>
            </w:pPr>
            <w:r>
              <w:t>Description</w:t>
            </w:r>
          </w:p>
        </w:tc>
        <w:tc>
          <w:tcPr>
            <w:tcW w:w="7508" w:type="dxa"/>
            <w:gridSpan w:val="3"/>
          </w:tcPr>
          <w:p w14:paraId="1882BC59">
            <w:pPr>
              <w:spacing w:after="0" w:line="240" w:lineRule="auto"/>
            </w:pPr>
            <w:r>
              <w:t>Tôi với vai trò là quản trị hệ thống, Chủ HTX, nhân viên hoặc thương lái, tôi muốn xem và sửa thông tin cá nhân được phép, để hồ sơ luôn đúng; email hoặc số điện thoại mới chỉ được dùng sau khi xác minh.</w:t>
            </w:r>
          </w:p>
        </w:tc>
      </w:tr>
      <w:tr w14:paraId="2CD10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D361A0F">
            <w:pPr>
              <w:spacing w:after="0" w:line="240" w:lineRule="auto"/>
              <w:jc w:val="right"/>
            </w:pPr>
            <w:r>
              <w:t>Trigger</w:t>
            </w:r>
          </w:p>
        </w:tc>
        <w:tc>
          <w:tcPr>
            <w:tcW w:w="7508" w:type="dxa"/>
            <w:gridSpan w:val="3"/>
          </w:tcPr>
          <w:p w14:paraId="7CB56BE2">
            <w:pPr>
              <w:spacing w:after="0" w:line="240" w:lineRule="auto"/>
            </w:pPr>
            <w:r>
              <w:t>Người dùng mở Hồ sơ cá nhân.</w:t>
            </w:r>
          </w:p>
        </w:tc>
      </w:tr>
      <w:tr w14:paraId="7BF49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F3E0082">
            <w:pPr>
              <w:spacing w:after="0" w:line="240" w:lineRule="auto"/>
              <w:jc w:val="right"/>
            </w:pPr>
            <w:r>
              <w:t>Priority</w:t>
            </w:r>
          </w:p>
        </w:tc>
        <w:tc>
          <w:tcPr>
            <w:tcW w:w="7508" w:type="dxa"/>
            <w:gridSpan w:val="3"/>
          </w:tcPr>
          <w:p w14:paraId="37B252DB">
            <w:pPr>
              <w:spacing w:after="0" w:line="240" w:lineRule="auto"/>
            </w:pPr>
            <w:r>
              <w:t>Should have (đề xuất)</w:t>
            </w:r>
          </w:p>
        </w:tc>
      </w:tr>
      <w:tr w14:paraId="3DF7E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A9A76DB">
            <w:pPr>
              <w:spacing w:after="0" w:line="240" w:lineRule="auto"/>
              <w:jc w:val="right"/>
            </w:pPr>
            <w:r>
              <w:t>Preconditions</w:t>
            </w:r>
          </w:p>
        </w:tc>
        <w:tc>
          <w:tcPr>
            <w:tcW w:w="7508" w:type="dxa"/>
            <w:gridSpan w:val="3"/>
          </w:tcPr>
          <w:p w14:paraId="7463A788">
            <w:pPr>
              <w:spacing w:after="0" w:line="240" w:lineRule="auto"/>
            </w:pPr>
            <w:r>
              <w:t>• Người dùng đã đăng nhập.</w:t>
            </w:r>
          </w:p>
        </w:tc>
      </w:tr>
      <w:tr w14:paraId="38BA2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924B706">
            <w:pPr>
              <w:spacing w:after="0" w:line="240" w:lineRule="auto"/>
              <w:jc w:val="right"/>
            </w:pPr>
            <w:r>
              <w:t>Normal Flow</w:t>
            </w:r>
          </w:p>
        </w:tc>
        <w:tc>
          <w:tcPr>
            <w:tcW w:w="7508" w:type="dxa"/>
            <w:gridSpan w:val="3"/>
          </w:tcPr>
          <w:p w14:paraId="25DEF3F3">
            <w:pPr>
              <w:spacing w:after="0" w:line="240" w:lineRule="auto"/>
            </w:pPr>
            <w:r>
              <w:t>1. Người dùng mở Hồ sơ cá nhân; hệ thống nạp hồ sơ của phiên. (SCR-05)</w:t>
            </w:r>
          </w:p>
          <w:p w14:paraId="7E9F6FAA">
            <w:pPr>
              <w:spacing w:after="0" w:line="240" w:lineRule="auto"/>
            </w:pPr>
            <w:r>
              <w:t>2. Hệ thống phân biệt trường được sửa (tên hiển thị, email, số điện thoại) và trường chỉ xem (tên đăng nhập, vai trò).</w:t>
            </w:r>
          </w:p>
          <w:p w14:paraId="35F48760">
            <w:pPr>
              <w:spacing w:after="0" w:line="240" w:lineRule="auto"/>
            </w:pPr>
            <w:r>
              <w:t>3. Người dùng sửa thông tin và chọn Lưu.</w:t>
            </w:r>
          </w:p>
          <w:p w14:paraId="1356E1EE">
            <w:pPr>
              <w:spacing w:after="0" w:line="240" w:lineRule="auto"/>
            </w:pPr>
            <w:r>
              <w:t>4. Hệ thống kiểm tra định dạng, email chưa thuộc tài khoản khác (BR-32) và phiên còn hiệu lực.</w:t>
            </w:r>
          </w:p>
          <w:p w14:paraId="09B07D9F">
            <w:pPr>
              <w:spacing w:after="0" w:line="240" w:lineRule="auto"/>
            </w:pPr>
            <w:r>
              <w:t>5. Hệ thống lưu thay đổi, giữ liên kết tới hồ sơ nhân viên hoặc khách và ghi nhật ký kiểm toán (giá trị trước – sau); không lưu bản sao các phiên bản hồ sơ cũ.</w:t>
            </w:r>
          </w:p>
          <w:p w14:paraId="6B4FF652">
            <w:pPr>
              <w:spacing w:after="0" w:line="240" w:lineRule="auto"/>
            </w:pPr>
            <w:r>
              <w:t>6. Hệ thống hiện giá trị đã lưu. (</w:t>
              <w:fldChar w:fldCharType="begin"/>
              <w:instrText xml:space="preserve"> HYPERLINK \l "MSG10" \o "MSG10 (Thành công): Đã lưu {object_name}." </w:instrText>
              <w:fldChar w:fldCharType="separate"/>
              <w:t>MSG10</w:t>
              <w:fldChar w:fldCharType="end"/>
              <w:t>)</w:t>
            </w:r>
          </w:p>
        </w:tc>
      </w:tr>
      <w:tr w14:paraId="54219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79AD696">
            <w:pPr>
              <w:spacing w:after="0" w:line="240" w:lineRule="auto"/>
              <w:jc w:val="right"/>
            </w:pPr>
            <w:r>
              <w:t>Alternative Flows</w:t>
            </w:r>
          </w:p>
        </w:tc>
        <w:tc>
          <w:tcPr>
            <w:tcW w:w="7508" w:type="dxa"/>
            <w:gridSpan w:val="3"/>
          </w:tcPr>
          <w:p w14:paraId="3AE310F6">
            <w:pPr>
              <w:spacing w:after="0" w:line="240" w:lineRule="auto"/>
            </w:pPr>
            <w:r>
              <w:t>3a. [Extension point: Xác minh email] Người dùng thêm hoặc đổi email.</w:t>
            </w:r>
          </w:p>
          <w:p w14:paraId="13914868">
            <w:pPr>
              <w:spacing w:after="0" w:line="240" w:lineRule="auto"/>
            </w:pPr>
            <w:r>
              <w:t>3a1. Hệ thống thực hiện UC08 để gửi mã xác minh tới email đó. (</w:t>
              <w:fldChar w:fldCharType="begin"/>
              <w:instrText xml:space="preserve"> HYPERLINK \l "MSG62" \o "MSG62 (Thông tin): Mã xác minh đã được gửi tới {masked_email}. Nhập mã để hoàn tất; email cũ vẫn được dùng cho tới khi xác minh xong." </w:instrText>
              <w:fldChar w:fldCharType="separate"/>
              <w:t>MSG62</w:t>
              <w:fldChar w:fldCharType="end"/>
              <w:t>)</w:t>
            </w:r>
          </w:p>
          <w:p w14:paraId="5ECC676F">
            <w:pPr>
              <w:spacing w:after="0" w:line="240" w:lineRule="auto"/>
            </w:pPr>
            <w:r>
              <w:t>3a2. Người dùng nhập mã; khi UC08 trả kết quả thành công, hệ thống lưu email và đánh dấu đã xác minh. Email cũ vẫn dùng cho tới khi email mới được xác minh.</w:t>
            </w:r>
          </w:p>
          <w:p w14:paraId="11C66D21">
            <w:pPr>
              <w:spacing w:after="0" w:line="240" w:lineRule="auto"/>
            </w:pPr>
            <w:r>
              <w:rPr>
                <w:i/>
              </w:rPr>
              <w:t xml:space="preserve">Use Case tiếp tục bước </w:t>
            </w:r>
            <w:del w:id="1950" w:author="Claude" w:date="2026-10-08T00:00:00Z">
              <w:r>
                <w:rPr>
                  <w:i/>
                </w:rPr>
                <w:delText xml:space="preserve">6.</w:delText>
              </w:r>
            </w:del>
            <w:ins w:id="1951" w:author="Claude" w:date="2026-10-08T00:00:00Z">
              <w:r>
                <w:rPr>
                  <w:i/>
                </w:rPr>
                <w:t xml:space="preserve">5.</w:t>
              </w:r>
            </w:ins>
          </w:p>
          <w:p w14:paraId="0458578F">
            <w:pPr>
              <w:spacing w:after="0" w:line="240" w:lineRule="auto"/>
            </w:pPr>
            <w:r>
              <w:t>3b. [Extension point: Xác minh số điện thoại] Người dùng thêm hoặc đổi số điện thoại của chính mình.</w:t>
            </w:r>
          </w:p>
          <w:p w14:paraId="6799B438">
            <w:pPr>
              <w:spacing w:after="0" w:line="240" w:lineRule="auto"/>
            </w:pPr>
            <w:r>
              <w:t>3b1. Hệ thống kiểm tra số mới đúng định dạng, chưa thuộc tài khoản khác (BR-32) và thực hiện UC08 để gửi mã qua SMS tới số mới. (SCR-02)</w:t>
            </w:r>
          </w:p>
          <w:p w14:paraId="171DFD92">
            <w:pPr>
              <w:spacing w:after="0" w:line="240" w:lineRule="auto"/>
            </w:pPr>
            <w:r>
              <w:t>3b2. Người dùng nhập mã; khi UC08 trả kết quả thành công, hệ thống thay số điện thoại, đánh dấu đã xác minh và ghi nhật ký kiểm toán (số cũ – số mới). Số cũ vẫn dùng cho tới khi số mới được xác minh.</w:t>
            </w:r>
          </w:p>
          <w:p w14:paraId="34DD90E2">
            <w:pPr>
              <w:spacing w:after="0" w:line="240" w:lineRule="auto"/>
            </w:pPr>
            <w:r>
              <w:t>3b3. Với thương lái, hệ thống tự ghép hồ sơ khách offline khớp duy nhất cùng số mới vào hồ sơ khách của tài khoản (như UC01 bước 5); lịch sử đã ghép trước đó giữ nguyên. Không có hồ sơ nào cùng số mới thì giữ liên kết hiện có và cập nhật số liên hệ của hồ sơ khách.</w:t>
            </w:r>
          </w:p>
          <w:p w14:paraId="212C8116">
            <w:pPr>
              <w:spacing w:after="0" w:line="240" w:lineRule="auto"/>
            </w:pPr>
            <w:r>
              <w:rPr>
                <w:i/>
              </w:rPr>
              <w:t>Use Case tiếp tục bước 6.</w:t>
            </w:r>
          </w:p>
          <w:p w14:paraId="382588D8">
            <w:pPr>
              <w:spacing w:after="0" w:line="240" w:lineRule="auto"/>
            </w:pPr>
            <w:r>
              <w:t>3g. Thương lái: có nhiều hồ sơ khách offline cùng số mới hoặc dữ liệu trái nhau.</w:t>
            </w:r>
          </w:p>
          <w:p w14:paraId="1C15EC4D">
            <w:pPr>
              <w:spacing w:after="0" w:line="240" w:lineRule="auto"/>
            </w:pPr>
            <w:r>
              <w:t>3g1. Hệ thống vẫn đổi số nhưng không tự ghép; Chủ HTX ghép tay ở UC42. (</w:t>
              <w:fldChar w:fldCharType="begin"/>
              <w:instrText xml:space="preserve"> HYPERLINK \l "MSG57" \o "MSG57 (Thông tin): Chứng từ cũ tạm thời được ẩn cho tới khi xác minh xong danh tính." </w:instrText>
              <w:fldChar w:fldCharType="separate"/>
              <w:t>MSG57</w:t>
              <w:fldChar w:fldCharType="end"/>
              <w:t>)</w:t>
            </w:r>
          </w:p>
          <w:p w14:paraId="688D9F01">
            <w:pPr>
              <w:spacing w:after="0" w:line="240" w:lineRule="auto"/>
            </w:pPr>
            <w:r>
              <w:rPr>
                <w:i/>
              </w:rPr>
              <w:t>Use Case tiếp tục bước 6.</w:t>
            </w:r>
          </w:p>
        </w:tc>
      </w:tr>
      <w:tr w14:paraId="02C08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A70BC76">
            <w:pPr>
              <w:spacing w:after="0" w:line="240" w:lineRule="auto"/>
              <w:jc w:val="right"/>
            </w:pPr>
            <w:r>
              <w:t>Exception Flows</w:t>
            </w:r>
          </w:p>
        </w:tc>
        <w:tc>
          <w:tcPr>
            <w:tcW w:w="7508" w:type="dxa"/>
            <w:gridSpan w:val="3"/>
          </w:tcPr>
          <w:p w14:paraId="3E8DC833">
            <w:pPr>
              <w:spacing w:after="0" w:line="240" w:lineRule="auto"/>
            </w:pPr>
            <w:r>
              <w:t>3c. Người dùng sửa tên đăng nhập.</w:t>
            </w:r>
          </w:p>
          <w:p w14:paraId="13FC035A">
            <w:pPr>
              <w:spacing w:after="0" w:line="240" w:lineRule="auto"/>
            </w:pPr>
            <w:r>
              <w:t>3c1. Hệ thống không cho sửa ở form này. (</w:t>
              <w:fldChar w:fldCharType="begin"/>
              <w:instrText xml:space="preserve"> HYPERLINK \l "MSG20" \o "MSG20 (Lỗi): Không thể tự sửa tên đăng nhập. Vui lòng liên hệ Chủ HTX hoặc kênh hỗ trợ." </w:instrText>
              <w:fldChar w:fldCharType="separate"/>
              <w:t>MSG20</w:t>
              <w:fldChar w:fldCharType="end"/>
              <w:t>)</w:t>
            </w:r>
          </w:p>
          <w:p w14:paraId="1E0E4A2B">
            <w:pPr>
              <w:spacing w:after="0" w:line="240" w:lineRule="auto"/>
            </w:pPr>
            <w:r>
              <w:rPr>
                <w:i/>
              </w:rPr>
              <w:t>Use Case tiếp tục bước 3.</w:t>
            </w:r>
          </w:p>
          <w:p w14:paraId="163D347E">
            <w:pPr>
              <w:spacing w:after="0" w:line="240" w:lineRule="auto"/>
            </w:pPr>
            <w:r>
              <w:t>3d. Số điện thoại mới sai định dạng, trùng số hiện tại hoặc đã thuộc tài khoản khác.</w:t>
            </w:r>
          </w:p>
          <w:p w14:paraId="54170A90">
            <w:pPr>
              <w:spacing w:after="0" w:line="240" w:lineRule="auto"/>
            </w:pPr>
            <w:r>
              <w:t>3d1. Hệ thống không gửi mã và yêu cầu nhập số khác. (</w:t>
              <w:fldChar w:fldCharType="begin"/>
              <w:instrText xml:space="preserve"> HYPERLINK \l "MSG01" \o "MSG01 (Lỗi): {field_name} chưa hợp lệ. Vui lòng kiểm tra và nhập lại." </w:instrText>
              <w:fldChar w:fldCharType="separate"/>
              <w:t>MSG01</w:t>
              <w:fldChar w:fldCharType="end"/>
              <w:t>)</w:t>
            </w:r>
          </w:p>
          <w:p w14:paraId="0FDC96C3">
            <w:pPr>
              <w:spacing w:after="0" w:line="240" w:lineRule="auto"/>
            </w:pPr>
            <w:r>
              <w:rPr>
                <w:i/>
              </w:rPr>
              <w:t>Use Case tiếp tục bước 3.</w:t>
            </w:r>
          </w:p>
          <w:p w14:paraId="13E8E038">
            <w:pPr>
              <w:spacing w:after="0" w:line="240" w:lineRule="auto"/>
            </w:pPr>
            <w:r>
              <w:t>3e. Mã xác minh email hoặc số điện thoại sai, hết hạn hoặc vượt giới hạn thử.</w:t>
            </w:r>
          </w:p>
          <w:p w14:paraId="07DFE99B">
            <w:pPr>
              <w:spacing w:after="0" w:line="240" w:lineRule="auto"/>
            </w:pPr>
            <w:r>
              <w:t>3e1. Hệ thống không đổi email hoặc số điện thoại, cho gửi lại mã trong giới hạn. (</w:t>
              <w:fldChar w:fldCharType="begin"/>
              <w:instrText xml:space="preserve"> HYPERLINK \l "MSG16" \o "MSG16 (Lỗi): Mã xác minh không đúng hoặc đã hết hạn. Bạn có thể nhập lại hoặc yêu cầu mã mới." </w:instrText>
              <w:fldChar w:fldCharType="separate"/>
              <w:t>MSG16</w:t>
              <w:fldChar w:fldCharType="end"/>
              <w:t>)</w:t>
            </w:r>
          </w:p>
          <w:p w14:paraId="32F595A8">
            <w:pPr>
              <w:spacing w:after="0" w:line="240" w:lineRule="auto"/>
            </w:pPr>
            <w:r>
              <w:rPr>
                <w:i/>
              </w:rPr>
              <w:t>Use Case tiếp tục bước 3.</w:t>
            </w:r>
          </w:p>
          <w:p w14:paraId="1C3E934A">
            <w:pPr>
              <w:spacing w:after="0" w:line="240" w:lineRule="auto"/>
            </w:pPr>
            <w:r>
              <w:t>3f. Dịch vụ email hoặc Dịch vụ SMS lỗi khi gửi mã.</w:t>
            </w:r>
          </w:p>
          <w:p w14:paraId="0D9731F0">
            <w:pPr>
              <w:spacing w:after="0" w:line="240" w:lineRule="auto"/>
            </w:pPr>
            <w:r>
              <w:t>3f1. Hệ thống giữ email hoặc số điện thoại cũ và cho thử lại sau. (</w:t>
              <w:fldChar w:fldCharType="begin"/>
              <w:instrText xml:space="preserve"> HYPERLINK \l "MSG04" \o "MSG04 (Lỗi): Dịch vụ {service_name} hiện chưa phản hồi. Thao tác chưa hoàn tất, dữ liệu trong OMTS giữ nguyên; vui lòng thử lại sau." </w:instrText>
              <w:fldChar w:fldCharType="separate"/>
              <w:t>MSG04</w:t>
              <w:fldChar w:fldCharType="end"/>
              <w:t>)</w:t>
            </w:r>
          </w:p>
          <w:p w14:paraId="749F3D7C">
            <w:pPr>
              <w:spacing w:after="0" w:line="240" w:lineRule="auto"/>
            </w:pPr>
            <w:r>
              <w:rPr>
                <w:i/>
              </w:rPr>
              <w:t>Use Case tiếp tục bước 3.</w:t>
            </w:r>
          </w:p>
          <w:p w14:paraId="586E991C">
            <w:pPr>
              <w:spacing w:after="0" w:line="240" w:lineRule="auto"/>
            </w:pPr>
            <w:r>
              <w:t>4a. Dữ liệu thiếu hoặc sai định dạng (tên hiển thị trống, email sai định dạng) hoặc email đã thuộc tài khoản khác.</w:t>
            </w:r>
          </w:p>
          <w:p w14:paraId="3BABB89C">
            <w:pPr>
              <w:spacing w:after="0" w:line="240" w:lineRule="auto"/>
            </w:pPr>
            <w:r>
              <w:t>4a1. Hệ thống không lưu, chỉ rõ trường cần sửa. (</w:t>
              <w:fldChar w:fldCharType="begin"/>
              <w:instrText xml:space="preserve"> HYPERLINK \l "MSG01" \o "MSG01 (Lỗi): {field_name} chưa hợp lệ. Vui lòng kiểm tra và nhập lại." </w:instrText>
              <w:fldChar w:fldCharType="separate"/>
              <w:t>MSG01</w:t>
              <w:fldChar w:fldCharType="end"/>
              <w:t>)</w:t>
            </w:r>
          </w:p>
          <w:p w14:paraId="5EC961E4">
            <w:pPr>
              <w:spacing w:after="0" w:line="240" w:lineRule="auto"/>
            </w:pPr>
            <w:r>
              <w:rPr>
                <w:i/>
              </w:rPr>
              <w:t>Use Case tiếp tục bước 3.</w:t>
            </w:r>
          </w:p>
          <w:p w14:paraId="3BADA37B">
            <w:pPr>
              <w:spacing w:after="0" w:line="240" w:lineRule="auto"/>
            </w:pPr>
            <w:r>
              <w:t>4b. Phiên đăng nhập hết hạn, hoặc tài khoản vừa bị khóa ở UC11 trong lúc người dùng đang sửa.</w:t>
            </w:r>
          </w:p>
          <w:p w14:paraId="1C36ABCA">
            <w:pPr>
              <w:spacing w:after="0" w:line="240" w:lineRule="auto"/>
            </w:pPr>
            <w:r>
              <w:t>4b1. Hệ thống không lưu và yêu cầu đăng nhập lại ở UC02. (</w:t>
              <w:fldChar w:fldCharType="begin"/>
              <w:instrText xml:space="preserve"> HYPERLINK \l "MSG19" \o "MSG19 (Cảnh báo): Phiên đăng nhập đã hết hạn. Vui lòng đăng nhập lại." </w:instrText>
              <w:fldChar w:fldCharType="separate"/>
              <w:t>MSG19</w:t>
              <w:fldChar w:fldCharType="end"/>
              <w:t>)</w:t>
            </w:r>
          </w:p>
          <w:p w14:paraId="15151696">
            <w:pPr>
              <w:spacing w:after="0" w:line="240" w:lineRule="auto"/>
            </w:pPr>
            <w:r>
              <w:rPr>
                <w:i/>
              </w:rPr>
              <w:t>Use Case dừng lại.</w:t>
            </w:r>
          </w:p>
          <w:p w14:paraId="1F82F240">
            <w:pPr>
              <w:spacing w:after="0" w:line="240" w:lineRule="auto"/>
            </w:pPr>
            <w:r>
              <w:t xml:space="preserve">5a. Hồ sơ vừa được lưu ở phiên khác (chính người dùng trên thiết bị khác, hoặc </w:t>
            </w:r>
            <w:del w:id="1957" w:author="Claude" w:date="2026-10-08T00:00:00Z">
              <w:r>
                <w:delText xml:space="preserve">người</w:delText>
              </w:r>
            </w:del>
            <w:ins w:id="1958" w:author="Claude" w:date="2026-10-08T00:00:00Z">
              <w:r>
                <w:t xml:space="preserve">Chủ</w:t>
              </w:r>
            </w:ins>
            <w:r>
              <w:t xml:space="preserve"> </w:t>
            </w:r>
            <w:del w:id="1955" w:author="Claude" w:date="2026-10-08T00:00:00Z">
              <w:r>
                <w:delText xml:space="preserve">có</w:delText>
              </w:r>
            </w:del>
            <w:ins w:id="1956" w:author="Claude" w:date="2026-10-08T00:00:00Z">
              <w:r>
                <w:t xml:space="preserve">HTX</w:t>
              </w:r>
            </w:ins>
            <w:r>
              <w:t xml:space="preserve"> </w:t>
            </w:r>
            <w:del w:id="1953" w:author="Claude" w:date="2026-10-08T00:00:00Z">
              <w:r>
                <w:delText xml:space="preserve">quyền</w:delText>
              </w:r>
            </w:del>
            <w:ins w:id="1954" w:author="Claude" w:date="2026-10-08T00:00:00Z">
              <w:r>
                <w:t xml:space="preserve">vừa sửa</w:t>
              </w:r>
            </w:ins>
            <w:r>
              <w:t xml:space="preserve"> ở UC11</w:t>
            </w:r>
            <w:del w:id="1952" w:author="Claude" w:date="2026-10-08T00:00:00Z">
              <w:r>
                <w:delText xml:space="preserve"> vừa sửa</w:delText>
              </w:r>
            </w:del>
            <w:r>
              <w:t xml:space="preserve"> thông tin tài khoản nội bộ).</w:t>
            </w:r>
          </w:p>
          <w:p w14:paraId="16B48098">
            <w:pPr>
              <w:spacing w:after="0" w:line="240" w:lineRule="auto"/>
            </w:pPr>
            <w:r>
              <w:t>5a1. Hệ thống báo xung đột và yêu cầu nạp lại. (</w:t>
              <w:fldChar w:fldCharType="begin"/>
              <w:instrText xml:space="preserve"> HYPERLINK \l "MSG06" \o "MSG06 (Cảnh báo): Dữ liệu vừa được {user_name} cập nhật lúc {time}. Thay đổi của bạn chưa được lưu; vui lòng xem bản mới rồi lưu lại hoặc hủy." </w:instrText>
              <w:fldChar w:fldCharType="separate"/>
              <w:t>MSG06</w:t>
              <w:fldChar w:fldCharType="end"/>
              <w:t>)</w:t>
            </w:r>
          </w:p>
          <w:p w14:paraId="432C6C6D">
            <w:pPr>
              <w:spacing w:after="0" w:line="240" w:lineRule="auto"/>
            </w:pPr>
            <w:r>
              <w:rPr>
                <w:i/>
              </w:rPr>
              <w:t>Use Case tiếp tục bước 1.</w:t>
            </w:r>
          </w:p>
        </w:tc>
      </w:tr>
      <w:tr w14:paraId="2AFA6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EBC032E">
            <w:pPr>
              <w:spacing w:after="0" w:line="240" w:lineRule="auto"/>
              <w:jc w:val="right"/>
            </w:pPr>
            <w:r>
              <w:t>Postconditions</w:t>
            </w:r>
          </w:p>
        </w:tc>
        <w:tc>
          <w:tcPr>
            <w:tcW w:w="7508" w:type="dxa"/>
            <w:gridSpan w:val="3"/>
          </w:tcPr>
          <w:p w14:paraId="47202BE6">
            <w:pPr>
              <w:spacing w:after="0" w:line="240" w:lineRule="auto"/>
            </w:pPr>
            <w:r>
              <w:t>• Hồ sơ cá nhân được cập nhật, thay đổi được ghi nhật ký kiểm toán; quyền, công nợ, bảng lương và chứng từ cũ không đổi.</w:t>
            </w:r>
          </w:p>
        </w:tc>
      </w:tr>
      <w:tr w14:paraId="253BA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EA57BB6">
            <w:pPr>
              <w:spacing w:after="0" w:line="240" w:lineRule="auto"/>
              <w:jc w:val="right"/>
            </w:pPr>
            <w:r>
              <w:t>Include / Extend</w:t>
            </w:r>
          </w:p>
        </w:tc>
        <w:tc>
          <w:tcPr>
            <w:tcW w:w="7508" w:type="dxa"/>
            <w:gridSpan w:val="3"/>
          </w:tcPr>
          <w:p w14:paraId="3A71A8F6">
            <w:pPr>
              <w:spacing w:after="0" w:line="240" w:lineRule="auto"/>
            </w:pPr>
            <w:r>
              <w:t>Extension points: Xác minh email (nhánh 3a); Xác minh số điện thoại (nhánh 3b).</w:t>
            </w:r>
          </w:p>
        </w:tc>
      </w:tr>
      <w:tr w14:paraId="240C4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8AE2542">
            <w:pPr>
              <w:spacing w:after="0" w:line="240" w:lineRule="auto"/>
              <w:jc w:val="right"/>
            </w:pPr>
            <w:r>
              <w:t>Business Rules / NFR</w:t>
            </w:r>
          </w:p>
        </w:tc>
        <w:tc>
          <w:tcPr>
            <w:tcW w:w="7508" w:type="dxa"/>
            <w:gridSpan w:val="3"/>
          </w:tcPr>
          <w:p w14:paraId="059B7C08">
            <w:pPr>
              <w:spacing w:after="0" w:line="240" w:lineRule="auto"/>
            </w:pPr>
            <w:r>
              <w:t>Business Rules: BR-31, BR-32, BR-33, BR-34.</w:t>
            </w:r>
          </w:p>
          <w:p w14:paraId="088AACAE">
            <w:pPr>
              <w:spacing w:after="0" w:line="240" w:lineRule="auto"/>
            </w:pPr>
            <w:r>
              <w:t>NFR: NFR-11.</w:t>
            </w:r>
          </w:p>
        </w:tc>
      </w:tr>
    </w:tbl>
    <w:p w14:paraId="0CC0E878">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6C70C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2E32173E">
            <w:pPr>
              <w:spacing w:after="0" w:line="240" w:lineRule="auto"/>
            </w:pPr>
            <w:r>
              <w:rPr>
                <w:rFonts w:ascii="Consolas" w:hAnsi="Consolas"/>
                <w:sz w:val="17"/>
              </w:rPr>
              <w:t>[Tài khoản của tôi]</w:t>
            </w:r>
          </w:p>
          <w:p w14:paraId="7B595490">
            <w:pPr>
              <w:spacing w:after="0" w:line="240" w:lineRule="auto"/>
            </w:pPr>
            <w:r>
              <w:rPr>
                <w:rFonts w:ascii="Consolas" w:hAnsi="Consolas"/>
                <w:sz w:val="17"/>
              </w:rPr>
              <w:t>Thông tin chỉ đọc: mã tài khoản, tên đăng nhập, vai trò/phạm vi (nếu nội bộ)</w:t>
            </w:r>
          </w:p>
          <w:p w14:paraId="68E49433">
            <w:pPr>
              <w:spacing w:after="0" w:line="240" w:lineRule="auto"/>
            </w:pPr>
            <w:r>
              <w:rPr>
                <w:rFonts w:ascii="Consolas" w:hAnsi="Consolas"/>
                <w:sz w:val="17"/>
              </w:rPr>
              <w:t>Thông tin chỉnh sửa: tên hiển thị [____]</w:t>
            </w:r>
          </w:p>
          <w:p w14:paraId="6B566712">
            <w:pPr>
              <w:spacing w:after="0" w:line="240" w:lineRule="auto"/>
            </w:pPr>
            <w:r>
              <w:rPr>
                <w:rFonts w:ascii="Consolas" w:hAnsi="Consolas"/>
                <w:sz w:val="17"/>
              </w:rPr>
              <w:t>Email [____] (đã xác minh / chưa xác minh) [Gửi mã xác minh]  Mã xác minh [______] [Xác nhận]</w:t>
            </w:r>
          </w:p>
          <w:p w14:paraId="50365DFB">
            <w:pPr>
              <w:spacing w:after="0" w:line="240" w:lineRule="auto"/>
            </w:pPr>
            <w:r>
              <w:rPr>
                <w:rFonts w:ascii="Consolas" w:hAnsi="Consolas"/>
                <w:sz w:val="17"/>
              </w:rPr>
              <w:t>Số điện thoại [____] (đã xác minh) [Gửi mã SMS]  Mã xác minh [______] [Xác nhận]</w:t>
            </w:r>
          </w:p>
          <w:p w14:paraId="033D5BDC">
            <w:pPr>
              <w:spacing w:after="0" w:line="240" w:lineRule="auto"/>
            </w:pPr>
            <w:r>
              <w:rPr>
                <w:rFonts w:ascii="Consolas" w:hAnsi="Consolas"/>
                <w:sz w:val="17"/>
              </w:rPr>
              <w:t>[Lưu thay đổi] [Đổi mật khẩu → UC04] [Tùy chọn thông báo → UC06]</w:t>
            </w:r>
          </w:p>
        </w:tc>
      </w:tr>
    </w:tbl>
    <w:p w14:paraId="532B64E4">
      <w:pPr>
        <w:pStyle w:val="5"/>
      </w:pPr>
      <w:r>
        <w:t>Dữ liệu nhập / lựa chọn</w:t>
      </w:r>
    </w:p>
    <w:p w14:paraId="3E4FC49B">
      <w:r>
        <w:t>• Tên hiển thị: bắt buộc.</w:t>
      </w:r>
    </w:p>
    <w:p w14:paraId="1D37FC41">
      <w:r>
        <w:t>• Email: tùy chọn; thêm hoặc đổi email phải nhập mã gửi tới email đó (UC08); chỉ email đã xác minh được dùng nhận mã và đăng nhập (BR-31, BR-32).</w:t>
      </w:r>
    </w:p>
    <w:p w14:paraId="4F740D8C">
      <w:r>
        <w:t>• Số điện thoại: người dùng tự đổi, số mới phải nhập đúng mã SMS gửi tới số đó (UC08, nhánh 3b); với thương lái, hồ sơ khách offline khớp duy nhất cùng số mới được tự ghép (nhánh 3b3). Tên đăng nhập: chỉ xem.</w:t>
      </w:r>
    </w:p>
    <w:p w14:paraId="6847DBE2">
      <w:pPr>
        <w:pStyle w:val="5"/>
      </w:pPr>
      <w:r>
        <w:t>UC liên kết và dữ liệu chuyển tiếp</w:t>
      </w:r>
    </w:p>
    <w:p w14:paraId="2F4E7AFF">
      <w:r>
        <w:t>• UC04: thay mật khẩu riêng.</w:t>
      </w:r>
    </w:p>
    <w:p w14:paraId="74361BD9">
      <w:r>
        <w:t>• UC06: chỉnh tùy chọn thông báo.</w:t>
      </w:r>
    </w:p>
    <w:p w14:paraId="21FEB228">
      <w:r>
        <w:t>• UC08 «extend»: xác minh email mới hoặc số điện thoại mới.</w:t>
      </w:r>
    </w:p>
    <w:p w14:paraId="4C02AE45">
      <w:r>
        <w:t>• UC03, UC04: dùng email đã xác minh để nhận mã.</w:t>
      </w:r>
    </w:p>
    <w:p w14:paraId="15B8A8B6">
      <w:r>
        <w:t>• UC10: hồ sơ lao động do người có thẩm quyền quản lý, không đồng nghĩa tự sửa.</w:t>
      </w:r>
    </w:p>
    <w:p w14:paraId="418D3876">
      <w:r>
        <w:t>• UC42: hồ sơ khách giao dịch cần bảo toàn liên kết.</w:t>
      </w:r>
    </w:p>
    <w:p w14:paraId="07A8E0FA">
      <w:pPr>
        <w:pStyle w:val="5"/>
      </w:pPr>
      <w:r>
        <w:t>Các process trong UC</w:t>
      </w:r>
    </w:p>
    <w:p w14:paraId="34FA0692">
      <w:r>
        <w:t>1. Quản lý hồ sơ cá nhân — hiển thị hồ sơ của mình</w:t>
      </w:r>
    </w:p>
    <w:p w14:paraId="6E936614">
      <w:r>
        <w:t>2. Quản lý hồ sơ cá nhân — kiểm tra và lưu trường được phép sửa</w:t>
      </w:r>
    </w:p>
    <w:p w14:paraId="367DC7E9">
      <w:r>
        <w:t>3. Quản lý hồ sơ cá nhân — xác minh email hoặc số điện thoại mới bằng mã (UC08)</w:t>
      </w:r>
    </w:p>
    <w:p w14:paraId="698F9A52">
      <w:r>
        <w:rPr>
          <w:b/>
        </w:rPr>
        <w:t>Điểm cần xác nhận / lưu ý:</w:t>
      </w:r>
      <w:r>
        <w:t xml:space="preserve"> Đã chốt: người dùng tự sửa tên hiển thị và email, không có trường địa chỉ; email mới phải xác minh bằng mã trước khi dùng (06/10/2026, BR-31). 07/10/2026: số điện thoại không tự sửa ở UC05; thay đổi hồ sơ chỉ ghi nhật ký kiểm toán, không lưu phiên bản hồ sơ cũ; Quản trị hệ thống không sửa hồ sơ người dùng (BR-33). Thương lái đăng ký bằng email thêm số điện thoại ở UC02 nhánh 3a; mọi người dùng (thương lái, Chủ HTX, nhân viên, Quản trị hệ thống) tự đổi số của chính mình ở nhánh 3b bằng mã SMS gửi tới số mới (thay ý không tự sửa số nêu trên); thương lái đổi số thì hồ sơ khách offline khớp duy nhất cùng số mới được tự ghép (</w:t>
        <w:fldChar w:fldCharType="begin"/>
        <w:instrText xml:space="preserve"> HYPERLINK \l "MSG57" \o "MSG57 (Thông tin): Chứng từ cũ tạm thời được ẩn cho tới khi xác minh xong danh tính." </w:instrText>
        <w:fldChar w:fldCharType="separate"/>
        <w:t>MSG57</w:t>
        <w:fldChar w:fldCharType="end"/>
        <w:t xml:space="preserve"> khi không khớp duy nhất).</w:t>
      </w:r>
    </w:p>
    <w:p w14:paraId="0B9183E7">
      <w:pPr>
        <w:pStyle w:val="4"/>
      </w:pPr>
      <w:bookmarkStart w:id="70" w:name="_Toc23487"/>
      <w:bookmarkStart w:id="71" w:name="_Toc14101"/>
      <w:r>
        <w:t>1.6 UC06 - Quản lý tùy chọn thông báo</w:t>
      </w:r>
      <w:bookmarkEnd w:id="70"/>
      <w:bookmarkEnd w:id="71"/>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3BA95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898F47D">
            <w:pPr>
              <w:spacing w:after="0" w:line="240" w:lineRule="auto"/>
              <w:jc w:val="right"/>
            </w:pPr>
            <w:r>
              <w:t>Primary Actors</w:t>
            </w:r>
          </w:p>
        </w:tc>
        <w:tc>
          <w:tcPr>
            <w:tcW w:w="2685" w:type="dxa"/>
          </w:tcPr>
          <w:p w14:paraId="30BD3F7B">
            <w:pPr>
              <w:spacing w:after="0" w:line="240" w:lineRule="auto"/>
            </w:pPr>
            <w:r>
              <w:t>Quản trị hệ thống; Chủ HTX; Nhân viên; Thương lái.</w:t>
            </w:r>
          </w:p>
        </w:tc>
        <w:tc>
          <w:tcPr>
            <w:tcW w:w="1890" w:type="dxa"/>
          </w:tcPr>
          <w:p w14:paraId="0E52C4F0">
            <w:pPr>
              <w:spacing w:after="0" w:line="240" w:lineRule="auto"/>
              <w:jc w:val="right"/>
            </w:pPr>
            <w:r>
              <w:t>Secondary Actors</w:t>
            </w:r>
          </w:p>
        </w:tc>
        <w:tc>
          <w:tcPr>
            <w:tcW w:w="2933" w:type="dxa"/>
          </w:tcPr>
          <w:p w14:paraId="6606FC1B">
            <w:pPr>
              <w:spacing w:after="0" w:line="240" w:lineRule="auto"/>
            </w:pPr>
            <w:r>
              <w:t>Dịch vụ thông báo đẩy; Dịch vụ email; Zalo OA.</w:t>
            </w:r>
          </w:p>
        </w:tc>
      </w:tr>
      <w:tr w14:paraId="057A6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43BAD99">
            <w:pPr>
              <w:spacing w:after="0" w:line="240" w:lineRule="auto"/>
              <w:jc w:val="right"/>
            </w:pPr>
            <w:r>
              <w:t>Description</w:t>
            </w:r>
          </w:p>
        </w:tc>
        <w:tc>
          <w:tcPr>
            <w:tcW w:w="7508" w:type="dxa"/>
            <w:gridSpan w:val="3"/>
          </w:tcPr>
          <w:p w14:paraId="42848595">
            <w:pPr>
              <w:spacing w:after="0" w:line="240" w:lineRule="auto"/>
            </w:pPr>
            <w:r>
              <w:t>Tôi với vai trò là quản trị hệ thống, Chủ HTX, nhân viên hoặc thương lái, tôi muốn chọn loại thông báo và kênh nhận, để chỉ nhận những tin cần thiết.</w:t>
            </w:r>
          </w:p>
        </w:tc>
      </w:tr>
      <w:tr w14:paraId="2BD76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D351C15">
            <w:pPr>
              <w:spacing w:after="0" w:line="240" w:lineRule="auto"/>
              <w:jc w:val="right"/>
            </w:pPr>
            <w:r>
              <w:t>Trigger</w:t>
            </w:r>
          </w:p>
        </w:tc>
        <w:tc>
          <w:tcPr>
            <w:tcW w:w="7508" w:type="dxa"/>
            <w:gridSpan w:val="3"/>
          </w:tcPr>
          <w:p w14:paraId="0755CFDE">
            <w:pPr>
              <w:spacing w:after="0" w:line="240" w:lineRule="auto"/>
            </w:pPr>
            <w:r>
              <w:t>Người dùng mở Cài đặt thông báo.</w:t>
            </w:r>
          </w:p>
        </w:tc>
      </w:tr>
      <w:tr w14:paraId="3ED1C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B3D58BF">
            <w:pPr>
              <w:spacing w:after="0" w:line="240" w:lineRule="auto"/>
              <w:jc w:val="right"/>
            </w:pPr>
            <w:r>
              <w:t>Priority</w:t>
            </w:r>
          </w:p>
        </w:tc>
        <w:tc>
          <w:tcPr>
            <w:tcW w:w="7508" w:type="dxa"/>
            <w:gridSpan w:val="3"/>
          </w:tcPr>
          <w:p w14:paraId="32D39246">
            <w:pPr>
              <w:spacing w:after="0" w:line="240" w:lineRule="auto"/>
            </w:pPr>
            <w:r>
              <w:t>Should have (đề xuất)</w:t>
            </w:r>
          </w:p>
        </w:tc>
      </w:tr>
      <w:tr w14:paraId="30B02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870D0B2">
            <w:pPr>
              <w:spacing w:after="0" w:line="240" w:lineRule="auto"/>
              <w:jc w:val="right"/>
            </w:pPr>
            <w:r>
              <w:t>Preconditions</w:t>
            </w:r>
          </w:p>
        </w:tc>
        <w:tc>
          <w:tcPr>
            <w:tcW w:w="7508" w:type="dxa"/>
            <w:gridSpan w:val="3"/>
          </w:tcPr>
          <w:p w14:paraId="63366DB8">
            <w:pPr>
              <w:spacing w:after="0" w:line="240" w:lineRule="auto"/>
            </w:pPr>
            <w:r>
              <w:t>• Người dùng đã đăng nhập.</w:t>
            </w:r>
          </w:p>
        </w:tc>
      </w:tr>
      <w:tr w14:paraId="5166F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C764610">
            <w:pPr>
              <w:spacing w:after="0" w:line="240" w:lineRule="auto"/>
              <w:jc w:val="right"/>
            </w:pPr>
            <w:r>
              <w:t>Normal Flow</w:t>
            </w:r>
          </w:p>
        </w:tc>
        <w:tc>
          <w:tcPr>
            <w:tcW w:w="7508" w:type="dxa"/>
            <w:gridSpan w:val="3"/>
          </w:tcPr>
          <w:p w14:paraId="015EB500">
            <w:pPr>
              <w:spacing w:after="0" w:line="240" w:lineRule="auto"/>
            </w:pPr>
            <w:r>
              <w:t>1. Người dùng mở Cài đặt thông báo; hệ thống hiện các loại tin và kênh áp dụng. (SCR-06)</w:t>
            </w:r>
          </w:p>
          <w:p w14:paraId="3D8812FB">
            <w:pPr>
              <w:spacing w:after="0" w:line="240" w:lineRule="auto"/>
            </w:pPr>
            <w:r>
              <w:t>2. Hệ thống đánh dấu kênh chưa đủ điều kiện (thiết bị chưa cho phép, liên hệ chưa xác minh).</w:t>
            </w:r>
          </w:p>
          <w:p w14:paraId="52AD5CB4">
            <w:pPr>
              <w:spacing w:after="0" w:line="240" w:lineRule="auto"/>
            </w:pPr>
            <w:r>
              <w:t>3. Người dùng đổi lựa chọn và chọn Lưu.</w:t>
            </w:r>
          </w:p>
          <w:p w14:paraId="6BB1C9CE">
            <w:pPr>
              <w:spacing w:after="0" w:line="240" w:lineRule="auto"/>
            </w:pPr>
            <w:r>
              <w:t>4. Hệ thống kiểm tra mục bắt buộc và điều kiện của từng kênh.</w:t>
            </w:r>
          </w:p>
          <w:p w14:paraId="7A96F869">
            <w:pPr>
              <w:spacing w:after="0" w:line="240" w:lineRule="auto"/>
            </w:pPr>
            <w:r>
              <w:t>5. Hệ thống lưu tùy chọn; các thông báo phát sinh sau đó áp dụng tùy chọn này.</w:t>
            </w:r>
          </w:p>
        </w:tc>
      </w:tr>
      <w:tr w14:paraId="1FB2A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5CB576F">
            <w:pPr>
              <w:spacing w:after="0" w:line="240" w:lineRule="auto"/>
              <w:jc w:val="right"/>
            </w:pPr>
            <w:r>
              <w:t>Alternative Flows</w:t>
            </w:r>
          </w:p>
        </w:tc>
        <w:tc>
          <w:tcPr>
            <w:tcW w:w="7508" w:type="dxa"/>
            <w:gridSpan w:val="3"/>
          </w:tcPr>
          <w:p w14:paraId="08E3252C">
            <w:pPr>
              <w:spacing w:after="0" w:line="240" w:lineRule="auto"/>
            </w:pPr>
            <w:r>
              <w:t>4a. Thiết bị từ chối thông báo đẩy.</w:t>
            </w:r>
          </w:p>
          <w:p w14:paraId="63C6B32E">
            <w:pPr>
              <w:spacing w:after="0" w:line="240" w:lineRule="auto"/>
            </w:pPr>
            <w:r>
              <w:t>4a1. Hệ thống lưu các kênh hợp lệ khác và ghi rõ push không hoạt động. (</w:t>
              <w:fldChar w:fldCharType="begin"/>
              <w:instrText xml:space="preserve"> HYPERLINK \l "MSG22" \o "MSG22 (Cảnh báo): Thiết bị đã từ chối thông báo đẩy. Các kênh hợp lệ khác vẫn được lưu." </w:instrText>
              <w:fldChar w:fldCharType="separate"/>
              <w:t>MSG22</w:t>
              <w:fldChar w:fldCharType="end"/>
              <w:t>)</w:t>
            </w:r>
          </w:p>
          <w:p w14:paraId="2183BBF3">
            <w:pPr>
              <w:spacing w:after="0" w:line="240" w:lineRule="auto"/>
            </w:pPr>
            <w:r>
              <w:rPr>
                <w:i/>
              </w:rPr>
              <w:t>Use Case tiếp tục bước 5.</w:t>
            </w:r>
          </w:p>
        </w:tc>
      </w:tr>
      <w:tr w14:paraId="70B2F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926EAE8">
            <w:pPr>
              <w:spacing w:after="0" w:line="240" w:lineRule="auto"/>
              <w:jc w:val="right"/>
            </w:pPr>
            <w:r>
              <w:t>Exception Flows</w:t>
            </w:r>
          </w:p>
        </w:tc>
        <w:tc>
          <w:tcPr>
            <w:tcW w:w="7508" w:type="dxa"/>
            <w:gridSpan w:val="3"/>
          </w:tcPr>
          <w:p w14:paraId="7F53636C">
            <w:pPr>
              <w:spacing w:after="0" w:line="240" w:lineRule="auto"/>
            </w:pPr>
            <w:r>
              <w:t>4b. Kênh email hoặc Zalo chưa cấu hình hay liên hệ chưa đủ điều kiện.</w:t>
            </w:r>
          </w:p>
          <w:p w14:paraId="7AC1C559">
            <w:pPr>
              <w:spacing w:after="0" w:line="240" w:lineRule="auto"/>
            </w:pPr>
            <w:r>
              <w:t>4b1. Hệ thống không cho bật kênh đó và nêu lý do. (</w:t>
              <w:fldChar w:fldCharType="begin"/>
              <w:instrText xml:space="preserve"> HYPERLINK \l "MSG21" \o "MSG21 (Lỗi): Kênh {channel_name} chưa được cấu hình hoặc chưa đủ điều kiện nên chưa thể bật." </w:instrText>
              <w:fldChar w:fldCharType="separate"/>
              <w:t>MSG21</w:t>
              <w:fldChar w:fldCharType="end"/>
              <w:t>)</w:t>
            </w:r>
          </w:p>
          <w:p w14:paraId="502FCC6D">
            <w:pPr>
              <w:spacing w:after="0" w:line="240" w:lineRule="auto"/>
            </w:pPr>
            <w:r>
              <w:rPr>
                <w:i/>
              </w:rPr>
              <w:t>Use Case tiếp tục bước 3.</w:t>
            </w:r>
          </w:p>
          <w:p w14:paraId="7AF3A50E">
            <w:pPr>
              <w:spacing w:after="0" w:line="240" w:lineRule="auto"/>
            </w:pPr>
            <w:r>
              <w:t>4c. Người dùng tắt thông báo bắt buộc (cảnh báo nước, đơn mới, QR đã gửi).</w:t>
            </w:r>
          </w:p>
          <w:p w14:paraId="63F40464">
            <w:pPr>
              <w:spacing w:after="0" w:line="240" w:lineRule="auto"/>
            </w:pPr>
            <w:r>
              <w:t>4c1. Hệ thống giữ mục đó ở trạng thái bật. (</w:t>
              <w:fldChar w:fldCharType="begin"/>
              <w:instrText xml:space="preserve"> HYPERLINK \l "MSG23" \o "MSG23 (Lỗi): Mục thông báo này là bắt buộc nên không thể tắt." </w:instrText>
              <w:fldChar w:fldCharType="separate"/>
              <w:t>MSG23</w:t>
              <w:fldChar w:fldCharType="end"/>
              <w:t>)</w:t>
            </w:r>
          </w:p>
          <w:p w14:paraId="11E625DE">
            <w:pPr>
              <w:spacing w:after="0" w:line="240" w:lineRule="auto"/>
            </w:pPr>
            <w:r>
              <w:rPr>
                <w:i/>
              </w:rPr>
              <w:t>Use Case tiếp tục bước 3.</w:t>
            </w:r>
          </w:p>
        </w:tc>
      </w:tr>
      <w:tr w14:paraId="390D6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7412E56">
            <w:pPr>
              <w:spacing w:after="0" w:line="240" w:lineRule="auto"/>
              <w:jc w:val="right"/>
            </w:pPr>
            <w:r>
              <w:t>Postconditions</w:t>
            </w:r>
          </w:p>
        </w:tc>
        <w:tc>
          <w:tcPr>
            <w:tcW w:w="7508" w:type="dxa"/>
            <w:gridSpan w:val="3"/>
          </w:tcPr>
          <w:p w14:paraId="48471F80">
            <w:pPr>
              <w:spacing w:after="0" w:line="240" w:lineRule="auto"/>
            </w:pPr>
            <w:r>
              <w:t>• Tùy chọn hợp lệ được lưu; không tạo thông báo mới, không đổi quyền.</w:t>
            </w:r>
          </w:p>
        </w:tc>
      </w:tr>
      <w:tr w14:paraId="0FC96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7478BC4">
            <w:pPr>
              <w:spacing w:after="0" w:line="240" w:lineRule="auto"/>
              <w:jc w:val="right"/>
            </w:pPr>
            <w:r>
              <w:t>Business Rules / NFR</w:t>
            </w:r>
          </w:p>
        </w:tc>
        <w:tc>
          <w:tcPr>
            <w:tcW w:w="7508" w:type="dxa"/>
            <w:gridSpan w:val="3"/>
          </w:tcPr>
          <w:p w14:paraId="0FAF4A28">
            <w:pPr>
              <w:spacing w:after="0" w:line="240" w:lineRule="auto"/>
            </w:pPr>
            <w:r>
              <w:t>Không có quy tắc riêng.</w:t>
            </w:r>
          </w:p>
        </w:tc>
      </w:tr>
    </w:tbl>
    <w:p w14:paraId="2979394F">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09E89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34C0ABD1">
            <w:pPr>
              <w:spacing w:after="0" w:line="240" w:lineRule="auto"/>
            </w:pPr>
            <w:r>
              <w:rPr>
                <w:rFonts w:ascii="Consolas" w:hAnsi="Consolas"/>
                <w:sz w:val="17"/>
              </w:rPr>
              <w:t>[Cài đặt &gt; Thông báo]</w:t>
            </w:r>
          </w:p>
          <w:p w14:paraId="72DCBE4C">
            <w:pPr>
              <w:spacing w:after="0" w:line="240" w:lineRule="auto"/>
            </w:pPr>
            <w:r>
              <w:rPr>
                <w:rFonts w:ascii="Consolas" w:hAnsi="Consolas"/>
                <w:sz w:val="17"/>
              </w:rPr>
              <w:t>Danh mục: đơn hàng [bật/tắt], công việc [bật/tắt], nhắc hạn [bật/tắt] — chỉ hiện mục áp dụng</w:t>
            </w:r>
          </w:p>
          <w:p w14:paraId="2D7A4D50">
            <w:pPr>
              <w:spacing w:after="0" w:line="240" w:lineRule="auto"/>
            </w:pPr>
            <w:r>
              <w:rPr>
                <w:rFonts w:ascii="Consolas" w:hAnsi="Consolas"/>
                <w:sz w:val="17"/>
              </w:rPr>
              <w:t>Kênh: trong ứng dụng [ ], push [ ], email [ ], Zalo OA [ ] — chỉ hiện kênh đủ điều kiện</w:t>
            </w:r>
          </w:p>
          <w:p w14:paraId="507F5D09">
            <w:pPr>
              <w:spacing w:after="0" w:line="240" w:lineRule="auto"/>
            </w:pPr>
            <w:r>
              <w:rPr>
                <w:rFonts w:ascii="Consolas" w:hAnsi="Consolas"/>
                <w:sz w:val="17"/>
              </w:rPr>
              <w:t>Tình trạng thiết bị/liên hệ [chỉ đọc]</w:t>
            </w:r>
          </w:p>
          <w:p w14:paraId="060C54D2">
            <w:pPr>
              <w:spacing w:after="0" w:line="240" w:lineRule="auto"/>
            </w:pPr>
            <w:r>
              <w:rPr>
                <w:rFonts w:ascii="Consolas" w:hAnsi="Consolas"/>
                <w:sz w:val="17"/>
              </w:rPr>
              <w:t>[Lưu tùy chọn] [Hủy]</w:t>
            </w:r>
          </w:p>
        </w:tc>
      </w:tr>
    </w:tbl>
    <w:p w14:paraId="7576AE51">
      <w:pPr>
        <w:pStyle w:val="5"/>
      </w:pPr>
      <w:r>
        <w:t>Dữ liệu nhập / lựa chọn</w:t>
      </w:r>
    </w:p>
    <w:p w14:paraId="284503C0">
      <w:r>
        <w:t>• Lựa chọn danh mục/kênh: tùy chọn trong phạm vi hợp tác xã cho phép.</w:t>
      </w:r>
    </w:p>
    <w:p w14:paraId="02DF05DD">
      <w:r>
        <w:t>• Thiết bị hoặc liên hệ đủ điều kiện: điều kiện trước khi bật kênh ngoài ứng dụng.</w:t>
      </w:r>
    </w:p>
    <w:p w14:paraId="2B65377B">
      <w:pPr>
        <w:pStyle w:val="5"/>
      </w:pPr>
      <w:r>
        <w:t>UC liên kết và dữ liệu chuyển tiếp</w:t>
      </w:r>
    </w:p>
    <w:p w14:paraId="4B322BFB">
      <w:r>
        <w:t>• UC69: xem thông báo đã phát sinh.</w:t>
      </w:r>
    </w:p>
    <w:p w14:paraId="74A515E8">
      <w:r>
        <w:t>• UC70: kênh giao chứng từ giao dịch, không tạo hồ sơ khách thứ hai.</w:t>
      </w:r>
    </w:p>
    <w:p w14:paraId="456A5DD6">
      <w:r>
        <w:t>• UC71: theo dõi kết quả gửi ngoài ứng dụng.</w:t>
      </w:r>
    </w:p>
    <w:p w14:paraId="4C6C868D">
      <w:pPr>
        <w:pStyle w:val="5"/>
      </w:pPr>
      <w:r>
        <w:t>Các process trong UC</w:t>
      </w:r>
    </w:p>
    <w:p w14:paraId="169BE6E5">
      <w:r>
        <w:t>1. Quản lý tùy chọn thông báo — chọn danh mục/kênh đủ điều kiện</w:t>
      </w:r>
    </w:p>
    <w:p w14:paraId="63C92C7F">
      <w:r>
        <w:t>2. Quản lý tùy chọn thông báo — lưu tùy chọn nhận thông báo</w:t>
      </w:r>
    </w:p>
    <w:p w14:paraId="48BC87D5">
      <w:r>
        <w:rPr>
          <w:b/>
        </w:rPr>
        <w:t>Điểm cần xác nhận / lưu ý:</w:t>
      </w:r>
      <w:r>
        <w:t xml:space="preserve"> Đã chốt: cảnh báo nước, đơn mới và QR đã gửi là thông báo bắt buộc, không cho tắt.</w:t>
      </w:r>
    </w:p>
    <w:p w14:paraId="12DE9533">
      <w:pPr>
        <w:pStyle w:val="4"/>
      </w:pPr>
      <w:bookmarkStart w:id="72" w:name="_Toc7978"/>
      <w:bookmarkStart w:id="73" w:name="_Toc25432"/>
      <w:r>
        <w:t>1.7 UC07 - Đăng xuất</w:t>
      </w:r>
      <w:bookmarkEnd w:id="72"/>
      <w:bookmarkEnd w:id="73"/>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17834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E29E547">
            <w:pPr>
              <w:spacing w:after="0" w:line="240" w:lineRule="auto"/>
              <w:jc w:val="right"/>
            </w:pPr>
            <w:r>
              <w:t>Primary Actors</w:t>
            </w:r>
          </w:p>
        </w:tc>
        <w:tc>
          <w:tcPr>
            <w:tcW w:w="2685" w:type="dxa"/>
          </w:tcPr>
          <w:p w14:paraId="0D08611A">
            <w:pPr>
              <w:spacing w:after="0" w:line="240" w:lineRule="auto"/>
            </w:pPr>
            <w:r>
              <w:t>Quản trị hệ thống; Chủ HTX; Nhân viên; Thương lái.</w:t>
            </w:r>
          </w:p>
        </w:tc>
        <w:tc>
          <w:tcPr>
            <w:tcW w:w="1890" w:type="dxa"/>
          </w:tcPr>
          <w:p w14:paraId="5BE504A7">
            <w:pPr>
              <w:spacing w:after="0" w:line="240" w:lineRule="auto"/>
              <w:jc w:val="right"/>
            </w:pPr>
            <w:r>
              <w:t>Secondary Actors</w:t>
            </w:r>
          </w:p>
        </w:tc>
        <w:tc>
          <w:tcPr>
            <w:tcW w:w="2933" w:type="dxa"/>
          </w:tcPr>
          <w:p w14:paraId="207E59AB">
            <w:pPr>
              <w:spacing w:after="0" w:line="240" w:lineRule="auto"/>
            </w:pPr>
            <w:r>
              <w:t>Không có.</w:t>
            </w:r>
          </w:p>
        </w:tc>
      </w:tr>
      <w:tr w14:paraId="1744E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2CB056C">
            <w:pPr>
              <w:spacing w:after="0" w:line="240" w:lineRule="auto"/>
              <w:jc w:val="right"/>
            </w:pPr>
            <w:r>
              <w:t>Description</w:t>
            </w:r>
          </w:p>
        </w:tc>
        <w:tc>
          <w:tcPr>
            <w:tcW w:w="7508" w:type="dxa"/>
            <w:gridSpan w:val="3"/>
          </w:tcPr>
          <w:p w14:paraId="6AB79E00">
            <w:pPr>
              <w:spacing w:after="0" w:line="240" w:lineRule="auto"/>
            </w:pPr>
            <w:r>
              <w:t>Tôi với vai trò là quản trị hệ thống, Chủ HTX, nhân viên hoặc thương lái, tôi muốn đăng xuất khỏi phiên hiện tại, để người dùng chung thiết bị không xem được dữ liệu của tôi.</w:t>
            </w:r>
          </w:p>
        </w:tc>
      </w:tr>
      <w:tr w14:paraId="6116A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B42B91B">
            <w:pPr>
              <w:spacing w:after="0" w:line="240" w:lineRule="auto"/>
              <w:jc w:val="right"/>
            </w:pPr>
            <w:r>
              <w:t>Trigger</w:t>
            </w:r>
          </w:p>
        </w:tc>
        <w:tc>
          <w:tcPr>
            <w:tcW w:w="7508" w:type="dxa"/>
            <w:gridSpan w:val="3"/>
          </w:tcPr>
          <w:p w14:paraId="391FA3B0">
            <w:pPr>
              <w:spacing w:after="0" w:line="240" w:lineRule="auto"/>
            </w:pPr>
            <w:r>
              <w:t>Người dùng chọn Đăng xuất.</w:t>
            </w:r>
          </w:p>
        </w:tc>
      </w:tr>
      <w:tr w14:paraId="1AADE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3A27A04">
            <w:pPr>
              <w:spacing w:after="0" w:line="240" w:lineRule="auto"/>
              <w:jc w:val="right"/>
            </w:pPr>
            <w:r>
              <w:t>Priority</w:t>
            </w:r>
          </w:p>
        </w:tc>
        <w:tc>
          <w:tcPr>
            <w:tcW w:w="7508" w:type="dxa"/>
            <w:gridSpan w:val="3"/>
          </w:tcPr>
          <w:p w14:paraId="61DAE059">
            <w:pPr>
              <w:spacing w:after="0" w:line="240" w:lineRule="auto"/>
            </w:pPr>
            <w:r>
              <w:t>Must have (đề xuất)</w:t>
            </w:r>
          </w:p>
        </w:tc>
      </w:tr>
      <w:tr w14:paraId="09A76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E763E21">
            <w:pPr>
              <w:spacing w:after="0" w:line="240" w:lineRule="auto"/>
              <w:jc w:val="right"/>
            </w:pPr>
            <w:r>
              <w:t>Preconditions</w:t>
            </w:r>
          </w:p>
        </w:tc>
        <w:tc>
          <w:tcPr>
            <w:tcW w:w="7508" w:type="dxa"/>
            <w:gridSpan w:val="3"/>
          </w:tcPr>
          <w:p w14:paraId="47D8ADC8">
            <w:pPr>
              <w:spacing w:after="0" w:line="240" w:lineRule="auto"/>
            </w:pPr>
            <w:r>
              <w:t>• Người dùng đang có phiên đăng nhập.</w:t>
            </w:r>
          </w:p>
        </w:tc>
      </w:tr>
      <w:tr w14:paraId="5F55B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6742290">
            <w:pPr>
              <w:spacing w:after="0" w:line="240" w:lineRule="auto"/>
              <w:jc w:val="right"/>
            </w:pPr>
            <w:r>
              <w:t>Normal Flow</w:t>
            </w:r>
          </w:p>
        </w:tc>
        <w:tc>
          <w:tcPr>
            <w:tcW w:w="7508" w:type="dxa"/>
            <w:gridSpan w:val="3"/>
          </w:tcPr>
          <w:p w14:paraId="4D44E924">
            <w:pPr>
              <w:spacing w:after="0" w:line="240" w:lineRule="auto"/>
            </w:pPr>
            <w:r>
              <w:t>1. Người dùng chọn Đăng xuất. (SCR-05)</w:t>
            </w:r>
          </w:p>
          <w:p w14:paraId="29E07113">
            <w:pPr>
              <w:spacing w:after="0" w:line="240" w:lineRule="auto"/>
            </w:pPr>
            <w:r>
              <w:t>2. Hệ thống hủy phiên và xóa nội dung bảo vệ lưu tạm trên thiết bị.</w:t>
            </w:r>
          </w:p>
          <w:p w14:paraId="40525418">
            <w:pPr>
              <w:spacing w:after="0" w:line="240" w:lineRule="auto"/>
            </w:pPr>
            <w:r>
              <w:t>3. Hệ thống chuyển về màn hình đăng nhập.</w:t>
            </w:r>
          </w:p>
        </w:tc>
      </w:tr>
      <w:tr w14:paraId="5DC7B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07E1084">
            <w:pPr>
              <w:spacing w:after="0" w:line="240" w:lineRule="auto"/>
              <w:jc w:val="right"/>
            </w:pPr>
            <w:r>
              <w:t>Alternative Flows</w:t>
            </w:r>
          </w:p>
        </w:tc>
        <w:tc>
          <w:tcPr>
            <w:tcW w:w="7508" w:type="dxa"/>
            <w:gridSpan w:val="3"/>
          </w:tcPr>
          <w:p w14:paraId="697E983E">
            <w:pPr>
              <w:spacing w:after="0" w:line="240" w:lineRule="auto"/>
            </w:pPr>
            <w:r>
              <w:t>2a. Phiên đã hết hạn trước khi bấm.</w:t>
            </w:r>
          </w:p>
          <w:p w14:paraId="0EEE6423">
            <w:pPr>
              <w:spacing w:after="0" w:line="240" w:lineRule="auto"/>
            </w:pPr>
            <w:r>
              <w:t>2a1. Hệ thống dọn nội dung bảo vệ. (</w:t>
              <w:fldChar w:fldCharType="begin"/>
              <w:instrText xml:space="preserve"> HYPERLINK \l "MSG19" \o "MSG19 (Cảnh báo): Phiên đăng nhập đã hết hạn. Vui lòng đăng nhập lại." </w:instrText>
              <w:fldChar w:fldCharType="separate"/>
              <w:t>MSG19</w:t>
              <w:fldChar w:fldCharType="end"/>
              <w:t>)</w:t>
            </w:r>
          </w:p>
          <w:p w14:paraId="3E4E0407">
            <w:pPr>
              <w:spacing w:after="0" w:line="240" w:lineRule="auto"/>
            </w:pPr>
            <w:r>
              <w:rPr>
                <w:i/>
              </w:rPr>
              <w:t>Use Case tiếp tục bước 3.</w:t>
            </w:r>
          </w:p>
          <w:p w14:paraId="0E4933E4">
            <w:pPr>
              <w:spacing w:after="0" w:line="240" w:lineRule="auto"/>
            </w:pPr>
            <w:r>
              <w:t>2b. Thiết bị mất kết nối.</w:t>
            </w:r>
          </w:p>
          <w:p w14:paraId="24BBBE33">
            <w:pPr>
              <w:spacing w:after="0" w:line="240" w:lineRule="auto"/>
            </w:pPr>
            <w:r>
              <w:t>2b1. Ứng dụng dọn phiên trên thiết bị và đánh dấu phiên máy chủ cần vô hiệu khi có mạng. (</w:t>
              <w:fldChar w:fldCharType="begin"/>
              <w:instrText xml:space="preserve"> HYPERLINK \l "MSG07" \o "MSG07 (Cảnh báo): Không có kết nối. Dữ liệu được giữ tạm trên thiết bị và đồng bộ khi có mạng; dữ liệu bảo vệ không được hiển thị từ bản lưu cục bộ." </w:instrText>
              <w:fldChar w:fldCharType="separate"/>
              <w:t>MSG07</w:t>
              <w:fldChar w:fldCharType="end"/>
              <w:t>)</w:t>
            </w:r>
          </w:p>
          <w:p w14:paraId="1F2C3F34">
            <w:pPr>
              <w:spacing w:after="0" w:line="240" w:lineRule="auto"/>
            </w:pPr>
            <w:r>
              <w:rPr>
                <w:i/>
              </w:rPr>
              <w:t>Use Case tiếp tục bước 3.</w:t>
            </w:r>
          </w:p>
        </w:tc>
      </w:tr>
      <w:tr w14:paraId="2E319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1D3A339">
            <w:pPr>
              <w:spacing w:after="0" w:line="240" w:lineRule="auto"/>
              <w:jc w:val="right"/>
            </w:pPr>
            <w:r>
              <w:t>Exception Flows</w:t>
            </w:r>
          </w:p>
        </w:tc>
        <w:tc>
          <w:tcPr>
            <w:tcW w:w="7508" w:type="dxa"/>
            <w:gridSpan w:val="3"/>
          </w:tcPr>
          <w:p w14:paraId="5CD638C6">
            <w:pPr>
              <w:spacing w:after="0" w:line="240" w:lineRule="auto"/>
            </w:pPr>
            <w:r>
              <w:t>Không có.</w:t>
            </w:r>
          </w:p>
        </w:tc>
      </w:tr>
      <w:tr w14:paraId="565C7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5BE10A2">
            <w:pPr>
              <w:spacing w:after="0" w:line="240" w:lineRule="auto"/>
              <w:jc w:val="right"/>
            </w:pPr>
            <w:r>
              <w:t>Postconditions</w:t>
            </w:r>
          </w:p>
        </w:tc>
        <w:tc>
          <w:tcPr>
            <w:tcW w:w="7508" w:type="dxa"/>
            <w:gridSpan w:val="3"/>
          </w:tcPr>
          <w:p w14:paraId="62F9CB0D">
            <w:pPr>
              <w:spacing w:after="0" w:line="240" w:lineRule="auto"/>
            </w:pPr>
            <w:r>
              <w:t>• Phiên hiện tại không còn dùng được; dữ liệu nghiệp vụ không đổi.</w:t>
            </w:r>
          </w:p>
        </w:tc>
      </w:tr>
      <w:tr w14:paraId="2FAD8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11481DB">
            <w:pPr>
              <w:spacing w:after="0" w:line="240" w:lineRule="auto"/>
              <w:jc w:val="right"/>
            </w:pPr>
            <w:r>
              <w:t>Business Rules / NFR</w:t>
            </w:r>
          </w:p>
        </w:tc>
        <w:tc>
          <w:tcPr>
            <w:tcW w:w="7508" w:type="dxa"/>
            <w:gridSpan w:val="3"/>
          </w:tcPr>
          <w:p w14:paraId="7293F518">
            <w:pPr>
              <w:spacing w:after="0" w:line="240" w:lineRule="auto"/>
            </w:pPr>
            <w:r>
              <w:t>NFR: NFR-01.</w:t>
            </w:r>
          </w:p>
        </w:tc>
      </w:tr>
    </w:tbl>
    <w:p w14:paraId="47E67EA6">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06DF0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23D57D65">
            <w:pPr>
              <w:spacing w:after="0" w:line="240" w:lineRule="auto"/>
            </w:pPr>
            <w:r>
              <w:rPr>
                <w:rFonts w:ascii="Consolas" w:hAnsi="Consolas"/>
                <w:sz w:val="17"/>
              </w:rPr>
              <w:t>[Menu tài khoản]</w:t>
            </w:r>
          </w:p>
          <w:p w14:paraId="4184E788">
            <w:pPr>
              <w:spacing w:after="0" w:line="240" w:lineRule="auto"/>
            </w:pPr>
            <w:r>
              <w:rPr>
                <w:rFonts w:ascii="Consolas" w:hAnsi="Consolas"/>
                <w:sz w:val="17"/>
              </w:rPr>
              <w:t>Tên người dùng, vai trò đang dùng</w:t>
            </w:r>
          </w:p>
          <w:p w14:paraId="365E58C9">
            <w:pPr>
              <w:spacing w:after="0" w:line="240" w:lineRule="auto"/>
            </w:pPr>
            <w:r>
              <w:rPr>
                <w:rFonts w:ascii="Consolas" w:hAnsi="Consolas"/>
                <w:sz w:val="17"/>
              </w:rPr>
              <w:t>[Đăng xuất]</w:t>
            </w:r>
          </w:p>
          <w:p w14:paraId="13F3FBF0">
            <w:pPr>
              <w:spacing w:after="0" w:line="240" w:lineRule="auto"/>
            </w:pPr>
            <w:r>
              <w:rPr>
                <w:rFonts w:ascii="Consolas" w:hAnsi="Consolas"/>
                <w:sz w:val="17"/>
              </w:rPr>
              <w:t>→ [Màn hình đăng nhập / truy xuất công khai]</w:t>
            </w:r>
          </w:p>
        </w:tc>
      </w:tr>
    </w:tbl>
    <w:p w14:paraId="1EE505A2">
      <w:pPr>
        <w:pStyle w:val="5"/>
      </w:pPr>
      <w:r>
        <w:t>Dữ liệu nhập / lựa chọn</w:t>
      </w:r>
    </w:p>
    <w:p w14:paraId="7DC2C064">
      <w:r>
        <w:t>• Lệnh Đăng xuất: người dùng chủ động chọn; không yêu cầu nhập dữ liệu nghiệp vụ.</w:t>
      </w:r>
    </w:p>
    <w:p w14:paraId="340E209C">
      <w:pPr>
        <w:pStyle w:val="5"/>
      </w:pPr>
      <w:r>
        <w:t>UC liên kết và dữ liệu chuyển tiếp</w:t>
      </w:r>
    </w:p>
    <w:p w14:paraId="02D2ECB7">
      <w:r>
        <w:t>• UC02: đăng nhập lại cho thao tác bảo vệ.</w:t>
      </w:r>
    </w:p>
    <w:p w14:paraId="7A896B7F">
      <w:r>
        <w:t>• UC40: tra cứu truy xuất công khai vẫn có thể dùng.</w:t>
      </w:r>
    </w:p>
    <w:p w14:paraId="76C31FA3">
      <w:pPr>
        <w:pStyle w:val="5"/>
      </w:pPr>
      <w:r>
        <w:t>Các process trong UC</w:t>
      </w:r>
    </w:p>
    <w:p w14:paraId="6BBD8A3D">
      <w:r>
        <w:t>1. Đăng xuất — hủy phiên đăng nhập</w:t>
      </w:r>
    </w:p>
    <w:p w14:paraId="32A3A042">
      <w:r>
        <w:t>2. Đăng xuất — dọn dữ liệu bảo vệ trên thiết bị</w:t>
      </w:r>
    </w:p>
    <w:p w14:paraId="0AA69936">
      <w:r>
        <w:rPr>
          <w:b/>
        </w:rPr>
        <w:t>Điểm cần xác nhận / lưu ý:</w:t>
      </w:r>
      <w:r>
        <w:t xml:space="preserve"> Cách vô hiệu hóa phiên máy chủ khi thiết bị offline cần đặc tả bảo mật kỹ thuật.</w:t>
      </w:r>
    </w:p>
    <w:p w14:paraId="6CC6BA50">
      <w:pPr>
        <w:pStyle w:val="4"/>
      </w:pPr>
      <w:bookmarkStart w:id="74" w:name="_Toc16901"/>
      <w:bookmarkStart w:id="75" w:name="_Toc7689"/>
      <w:r>
        <w:t>1.8 UC08 - Xác minh email hoặc số điện thoại</w:t>
      </w:r>
      <w:bookmarkEnd w:id="74"/>
      <w:bookmarkEnd w:id="75"/>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24DB4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0836016">
            <w:pPr>
              <w:spacing w:after="0" w:line="240" w:lineRule="auto"/>
              <w:jc w:val="right"/>
            </w:pPr>
            <w:r>
              <w:t>Primary Actors</w:t>
            </w:r>
          </w:p>
        </w:tc>
        <w:tc>
          <w:tcPr>
            <w:tcW w:w="2685" w:type="dxa"/>
          </w:tcPr>
          <w:p w14:paraId="3B51E389">
            <w:pPr>
              <w:spacing w:after="0" w:line="240" w:lineRule="auto"/>
            </w:pPr>
            <w:r>
              <w:t>Quản trị hệ thống; Chủ HTX; Nhân viên; Thương lái.</w:t>
            </w:r>
          </w:p>
        </w:tc>
        <w:tc>
          <w:tcPr>
            <w:tcW w:w="1890" w:type="dxa"/>
          </w:tcPr>
          <w:p w14:paraId="475C0753">
            <w:pPr>
              <w:spacing w:after="0" w:line="240" w:lineRule="auto"/>
              <w:jc w:val="right"/>
            </w:pPr>
            <w:r>
              <w:t>Secondary Actors</w:t>
            </w:r>
          </w:p>
        </w:tc>
        <w:tc>
          <w:tcPr>
            <w:tcW w:w="2933" w:type="dxa"/>
          </w:tcPr>
          <w:p w14:paraId="7484F4DF">
            <w:pPr>
              <w:spacing w:after="0" w:line="240" w:lineRule="auto"/>
            </w:pPr>
            <w:r>
              <w:t>Dịch vụ email; Dịch vụ SMS.</w:t>
            </w:r>
          </w:p>
        </w:tc>
      </w:tr>
      <w:tr w14:paraId="28BA3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580BBB9">
            <w:pPr>
              <w:spacing w:after="0" w:line="240" w:lineRule="auto"/>
              <w:jc w:val="right"/>
            </w:pPr>
            <w:r>
              <w:t>Description</w:t>
            </w:r>
          </w:p>
        </w:tc>
        <w:tc>
          <w:tcPr>
            <w:tcW w:w="7508" w:type="dxa"/>
            <w:gridSpan w:val="3"/>
          </w:tcPr>
          <w:p w14:paraId="5F329B10">
            <w:pPr>
              <w:spacing w:after="0" w:line="240" w:lineRule="auto"/>
            </w:pPr>
            <w:r>
              <w:t>Tôi với vai trò là thương lái, Chủ HTX, nhân viên hoặc quản trị hệ thống, tôi muốn chứng minh mình đang giữ email hoặc số điện thoại bằng mã xác minh, để hoàn tất đăng ký, khôi phục tài khoản, dùng email mới hoặc xác minh số điện thoại của tài khoản.</w:t>
            </w:r>
          </w:p>
        </w:tc>
      </w:tr>
      <w:tr w14:paraId="10B18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E0F69DD">
            <w:pPr>
              <w:spacing w:after="0" w:line="240" w:lineRule="auto"/>
              <w:jc w:val="right"/>
            </w:pPr>
            <w:r>
              <w:t>Trigger</w:t>
            </w:r>
          </w:p>
        </w:tc>
        <w:tc>
          <w:tcPr>
            <w:tcW w:w="7508" w:type="dxa"/>
            <w:gridSpan w:val="3"/>
          </w:tcPr>
          <w:p w14:paraId="3AFBC442">
            <w:pPr>
              <w:spacing w:after="0" w:line="240" w:lineRule="auto"/>
            </w:pPr>
            <w:r>
              <w:t>UC01 cần xác minh email hoặc số điện thoại đăng ký, UC03 cần gửi mã khôi phục, UC05 cần xác minh email mới hoặc số điện thoại mới, hoặc UC02 cần xác minh số điện thoại của tài khoản sau khi đăng nhập.</w:t>
            </w:r>
          </w:p>
        </w:tc>
      </w:tr>
      <w:tr w14:paraId="38AAE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AECE8DD">
            <w:pPr>
              <w:spacing w:after="0" w:line="240" w:lineRule="auto"/>
              <w:jc w:val="right"/>
            </w:pPr>
            <w:r>
              <w:t>Priority</w:t>
            </w:r>
          </w:p>
        </w:tc>
        <w:tc>
          <w:tcPr>
            <w:tcW w:w="7508" w:type="dxa"/>
            <w:gridSpan w:val="3"/>
          </w:tcPr>
          <w:p w14:paraId="102D1080">
            <w:pPr>
              <w:spacing w:after="0" w:line="240" w:lineRule="auto"/>
            </w:pPr>
            <w:r>
              <w:t>Must have (đề xuất)</w:t>
            </w:r>
          </w:p>
        </w:tc>
      </w:tr>
      <w:tr w14:paraId="16664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EE15ED9">
            <w:pPr>
              <w:spacing w:after="0" w:line="240" w:lineRule="auto"/>
              <w:jc w:val="right"/>
            </w:pPr>
            <w:r>
              <w:t>Preconditions</w:t>
            </w:r>
          </w:p>
        </w:tc>
        <w:tc>
          <w:tcPr>
            <w:tcW w:w="7508" w:type="dxa"/>
            <w:gridSpan w:val="3"/>
          </w:tcPr>
          <w:p w14:paraId="0FF46E5D">
            <w:pPr>
              <w:spacing w:after="0" w:line="240" w:lineRule="auto"/>
            </w:pPr>
            <w:r>
              <w:t>• UC08 được gọi từ UC01 (đăng ký), UC03 (khôi phục), hoặc mở rộng UC05 (thêm, đổi email hoặc số điện thoại) hay UC02 (thêm, xác minh số điện thoại sau đăng nhập) với kênh nhận (email hoặc số điện thoại), địa chỉ nhận và mục đích xác minh.</w:t>
            </w:r>
          </w:p>
        </w:tc>
      </w:tr>
      <w:tr w14:paraId="32789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B61C985">
            <w:pPr>
              <w:spacing w:after="0" w:line="240" w:lineRule="auto"/>
              <w:jc w:val="right"/>
            </w:pPr>
            <w:r>
              <w:t>Normal Flow</w:t>
            </w:r>
          </w:p>
        </w:tc>
        <w:tc>
          <w:tcPr>
            <w:tcW w:w="7508" w:type="dxa"/>
            <w:gridSpan w:val="3"/>
          </w:tcPr>
          <w:p w14:paraId="30E70A1D">
            <w:pPr>
              <w:spacing w:after="0" w:line="240" w:lineRule="auto"/>
            </w:pPr>
            <w:r>
              <w:t>1. Hệ thống tạo yêu cầu xác minh theo mục đích và kênh nhận. (SCR-02)</w:t>
            </w:r>
          </w:p>
          <w:p w14:paraId="305E7236">
            <w:pPr>
              <w:spacing w:after="0" w:line="240" w:lineRule="auto"/>
            </w:pPr>
            <w:r>
              <w:t>2. Hệ thống gửi mã qua Dịch vụ email (kênh email) hoặc Dịch vụ SMS (kênh SMS) và ghi kết quả gửi.</w:t>
            </w:r>
          </w:p>
          <w:p w14:paraId="58021B08">
            <w:pPr>
              <w:spacing w:after="0" w:line="240" w:lineRule="auto"/>
            </w:pPr>
            <w:r>
              <w:t>3. Người dùng nhập mã nhận được và chọn Xác minh.</w:t>
            </w:r>
          </w:p>
          <w:p w14:paraId="2810BBBD">
            <w:pPr>
              <w:spacing w:after="0" w:line="240" w:lineRule="auto"/>
            </w:pPr>
            <w:r>
              <w:t>4. Hệ thống kiểm tra mã, mục đích, kênh, địa chỉ nhận, thời hạn và số lần thử.</w:t>
            </w:r>
          </w:p>
          <w:p w14:paraId="61BFC86F">
            <w:pPr>
              <w:spacing w:after="0" w:line="240" w:lineRule="auto"/>
            </w:pPr>
            <w:r>
              <w:t>5. Hệ thống trả kết quả thành công về UC gọi; UC08 không tự cấp tài khoản hay quyền.</w:t>
            </w:r>
          </w:p>
        </w:tc>
      </w:tr>
      <w:tr w14:paraId="2B4C9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2989738">
            <w:pPr>
              <w:spacing w:after="0" w:line="240" w:lineRule="auto"/>
              <w:jc w:val="right"/>
            </w:pPr>
            <w:r>
              <w:t>Alternative Flows</w:t>
            </w:r>
          </w:p>
        </w:tc>
        <w:tc>
          <w:tcPr>
            <w:tcW w:w="7508" w:type="dxa"/>
            <w:gridSpan w:val="3"/>
          </w:tcPr>
          <w:p w14:paraId="15D57383">
            <w:pPr>
              <w:spacing w:after="0" w:line="240" w:lineRule="auto"/>
            </w:pPr>
            <w:r>
              <w:t>3a. Người dùng chưa nhận được mã và chọn Gửi lại.</w:t>
            </w:r>
          </w:p>
          <w:p w14:paraId="0A3C815F">
            <w:pPr>
              <w:spacing w:after="0" w:line="240" w:lineRule="auto"/>
            </w:pPr>
            <w:r>
              <w:t>3a1. Hệ thống hủy mã cũ và gửi mã mới trong giới hạn cho phép.</w:t>
            </w:r>
          </w:p>
          <w:p w14:paraId="677AB340">
            <w:pPr>
              <w:spacing w:after="0" w:line="240" w:lineRule="auto"/>
            </w:pPr>
            <w:r>
              <w:rPr>
                <w:i/>
              </w:rPr>
              <w:t>Use Case tiếp tục bước 3.</w:t>
            </w:r>
          </w:p>
          <w:p w14:paraId="6526E4FE">
            <w:pPr>
              <w:spacing w:after="0" w:line="240" w:lineRule="auto"/>
            </w:pPr>
            <w:r>
              <w:t>3b. Người dùng đổi email hoặc số điện thoại nhận mã giữa chừng.</w:t>
            </w:r>
          </w:p>
          <w:p w14:paraId="63122785">
            <w:pPr>
              <w:spacing w:after="0" w:line="240" w:lineRule="auto"/>
            </w:pPr>
            <w:r>
              <w:t>3b1. Hệ thống hủy lần xác minh cũ, không tái dùng mã.</w:t>
            </w:r>
          </w:p>
          <w:p w14:paraId="3F94DE5C">
            <w:pPr>
              <w:spacing w:after="0" w:line="240" w:lineRule="auto"/>
            </w:pPr>
            <w:r>
              <w:rPr>
                <w:i/>
              </w:rPr>
              <w:t>Use Case tiếp tục bước 1.</w:t>
            </w:r>
          </w:p>
        </w:tc>
      </w:tr>
      <w:tr w14:paraId="2381D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536C022">
            <w:pPr>
              <w:spacing w:after="0" w:line="240" w:lineRule="auto"/>
              <w:jc w:val="right"/>
            </w:pPr>
            <w:r>
              <w:t>Exception Flows</w:t>
            </w:r>
          </w:p>
        </w:tc>
        <w:tc>
          <w:tcPr>
            <w:tcW w:w="7508" w:type="dxa"/>
            <w:gridSpan w:val="3"/>
          </w:tcPr>
          <w:p w14:paraId="387C278F">
            <w:pPr>
              <w:spacing w:after="0" w:line="240" w:lineRule="auto"/>
            </w:pPr>
            <w:r>
              <w:t>2a. Dịch vụ gửi mã lỗi.</w:t>
            </w:r>
          </w:p>
          <w:p w14:paraId="76110559">
            <w:pPr>
              <w:spacing w:after="0" w:line="240" w:lineRule="auto"/>
            </w:pPr>
            <w:r>
              <w:t>2a1. Hệ thống ghi lỗi gửi và trả kết quả thất bại về UC gọi; UC01, UC02, UC05 báo lỗi dịch vụ (</w:t>
              <w:fldChar w:fldCharType="begin"/>
              <w:instrText xml:space="preserve"> HYPERLINK \l "MSG04" \o "MSG04 (Lỗi): Dịch vụ {service_name} hiện chưa phản hồi. Thao tác chưa hoàn tất, dữ liệu trong OMTS giữ nguyên; vui lòng thử lại sau." </w:instrText>
              <w:fldChar w:fldCharType="separate"/>
              <w:t>MSG04</w:t>
              <w:fldChar w:fldCharType="end"/>
              <w:t>), UC03 vẫn hiện phản hồi chung (</w:t>
              <w:fldChar w:fldCharType="begin"/>
              <w:instrText xml:space="preserve"> HYPERLINK \l "MSG15" \o "MSG15 (Thông tin): Nếu thông tin hợp lệ, mã xác minh sẽ được gửi tới email hoặc số điện thoại bạn vừa nhập." </w:instrText>
              <w:fldChar w:fldCharType="separate"/>
              <w:t>MSG15</w:t>
              <w:fldChar w:fldCharType="end"/>
              <w:t>).</w:t>
            </w:r>
          </w:p>
          <w:p w14:paraId="2326BF87">
            <w:pPr>
              <w:spacing w:after="0" w:line="240" w:lineRule="auto"/>
            </w:pPr>
            <w:r>
              <w:rPr>
                <w:i/>
              </w:rPr>
              <w:t>Use Case dừng lại.</w:t>
            </w:r>
          </w:p>
          <w:p w14:paraId="70EAD2FB">
            <w:pPr>
              <w:spacing w:after="0" w:line="240" w:lineRule="auto"/>
            </w:pPr>
            <w:r>
              <w:t>4a. Mã sai hoặc hết hạn.</w:t>
            </w:r>
          </w:p>
          <w:p w14:paraId="35C6C5CE">
            <w:pPr>
              <w:spacing w:after="0" w:line="240" w:lineRule="auto"/>
            </w:pPr>
            <w:r>
              <w:t>4a1. Hệ thống từ chối và cho nhập lại trong giới hạn. (</w:t>
              <w:fldChar w:fldCharType="begin"/>
              <w:instrText xml:space="preserve"> HYPERLINK \l "MSG16" \o "MSG16 (Lỗi): Mã xác minh không đúng hoặc đã hết hạn. Bạn có thể nhập lại hoặc yêu cầu mã mới." </w:instrText>
              <w:fldChar w:fldCharType="separate"/>
              <w:t>MSG16</w:t>
              <w:fldChar w:fldCharType="end"/>
              <w:t>)</w:t>
            </w:r>
          </w:p>
          <w:p w14:paraId="63FA7CAE">
            <w:pPr>
              <w:spacing w:after="0" w:line="240" w:lineRule="auto"/>
            </w:pPr>
            <w:r>
              <w:rPr>
                <w:i/>
              </w:rPr>
              <w:t>Use Case tiếp tục bước 3.</w:t>
            </w:r>
          </w:p>
          <w:p w14:paraId="560B9B42">
            <w:pPr>
              <w:spacing w:after="0" w:line="240" w:lineRule="auto"/>
            </w:pPr>
            <w:r>
              <w:t>4b. Vượt giới hạn số lần thử.</w:t>
            </w:r>
          </w:p>
          <w:p w14:paraId="071F84D7">
            <w:pPr>
              <w:spacing w:after="0" w:line="240" w:lineRule="auto"/>
            </w:pPr>
            <w:r>
              <w:t>4b1. Hệ thống khóa lần xác minh và trả kết quả thất bại về UC gọi. (</w:t>
              <w:fldChar w:fldCharType="begin"/>
              <w:instrText xml:space="preserve"> HYPERLINK \l "MSG16" \o "MSG16 (Lỗi): Mã xác minh không đúng hoặc đã hết hạn. Bạn có thể nhập lại hoặc yêu cầu mã mới." </w:instrText>
              <w:fldChar w:fldCharType="separate"/>
              <w:t>MSG16</w:t>
              <w:fldChar w:fldCharType="end"/>
              <w:t>)</w:t>
            </w:r>
          </w:p>
          <w:p w14:paraId="25286665">
            <w:pPr>
              <w:spacing w:after="0" w:line="240" w:lineRule="auto"/>
            </w:pPr>
            <w:r>
              <w:rPr>
                <w:i/>
              </w:rPr>
              <w:t>Use Case dừng lại.</w:t>
            </w:r>
          </w:p>
        </w:tc>
      </w:tr>
      <w:tr w14:paraId="57C4E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5F89233">
            <w:pPr>
              <w:spacing w:after="0" w:line="240" w:lineRule="auto"/>
              <w:jc w:val="right"/>
            </w:pPr>
            <w:r>
              <w:t>Postconditions</w:t>
            </w:r>
          </w:p>
        </w:tc>
        <w:tc>
          <w:tcPr>
            <w:tcW w:w="7508" w:type="dxa"/>
            <w:gridSpan w:val="3"/>
          </w:tcPr>
          <w:p w14:paraId="10D28B01">
            <w:pPr>
              <w:spacing w:after="0" w:line="240" w:lineRule="auto"/>
            </w:pPr>
            <w:r>
              <w:t>• Chỉ kết quả xác minh đúng mục đích, kênh và địa chỉ nhận được trả về UC gọi.</w:t>
            </w:r>
          </w:p>
        </w:tc>
      </w:tr>
      <w:tr w14:paraId="08559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FD808CC">
            <w:pPr>
              <w:spacing w:after="0" w:line="240" w:lineRule="auto"/>
              <w:jc w:val="right"/>
            </w:pPr>
            <w:r>
              <w:t>Include / Extend</w:t>
            </w:r>
          </w:p>
        </w:tc>
        <w:tc>
          <w:tcPr>
            <w:tcW w:w="7508" w:type="dxa"/>
            <w:gridSpan w:val="3"/>
          </w:tcPr>
          <w:p w14:paraId="1D938A91">
            <w:pPr>
              <w:spacing w:after="0" w:line="240" w:lineRule="auto"/>
            </w:pPr>
            <w:r>
              <w:t>Extend UC05 khi: Người dùng thêm hoặc đổi email hoặc số điện thoại (UC05 nhánh 3a, 3b).</w:t>
            </w:r>
          </w:p>
          <w:p w14:paraId="29E63B88">
            <w:pPr>
              <w:spacing w:after="0" w:line="240" w:lineRule="auto"/>
            </w:pPr>
            <w:r>
              <w:t>Extend UC02 khi: Tài khoản thương lái hoặc nhân viên chưa có số điện thoại đã xác minh (UC02 nhánh 3a).</w:t>
            </w:r>
          </w:p>
        </w:tc>
      </w:tr>
      <w:tr w14:paraId="31F02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11685D6">
            <w:pPr>
              <w:spacing w:after="0" w:line="240" w:lineRule="auto"/>
              <w:jc w:val="right"/>
            </w:pPr>
            <w:r>
              <w:t>Business Rules / NFR</w:t>
            </w:r>
          </w:p>
        </w:tc>
        <w:tc>
          <w:tcPr>
            <w:tcW w:w="7508" w:type="dxa"/>
            <w:gridSpan w:val="3"/>
          </w:tcPr>
          <w:p w14:paraId="359B67C6">
            <w:pPr>
              <w:spacing w:after="0" w:line="240" w:lineRule="auto"/>
            </w:pPr>
            <w:r>
              <w:t>Business Rules: BR-31, BR-34.</w:t>
            </w:r>
          </w:p>
          <w:p w14:paraId="006A2CDF">
            <w:pPr>
              <w:spacing w:after="0" w:line="240" w:lineRule="auto"/>
            </w:pPr>
            <w:r>
              <w:t>NFR: NFR-08.</w:t>
            </w:r>
          </w:p>
        </w:tc>
      </w:tr>
    </w:tbl>
    <w:p w14:paraId="52ACA3A4">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79025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5B543BFD">
            <w:pPr>
              <w:spacing w:after="0" w:line="240" w:lineRule="auto"/>
            </w:pPr>
            <w:r>
              <w:rPr>
                <w:rFonts w:ascii="Consolas" w:hAnsi="Consolas"/>
                <w:sz w:val="17"/>
              </w:rPr>
              <w:t>[Xác minh email/số điện thoại]</w:t>
            </w:r>
          </w:p>
          <w:p w14:paraId="45D04CA9">
            <w:pPr>
              <w:spacing w:after="0" w:line="240" w:lineRule="auto"/>
            </w:pPr>
            <w:r>
              <w:rPr>
                <w:rFonts w:ascii="Consolas" w:hAnsi="Consolas"/>
                <w:sz w:val="17"/>
              </w:rPr>
              <w:t>Email hoặc số điện thoại đã nhập [ẩn một phần]</w:t>
            </w:r>
          </w:p>
          <w:p w14:paraId="1B45E393">
            <w:pPr>
              <w:spacing w:after="0" w:line="240" w:lineRule="auto"/>
            </w:pPr>
            <w:r>
              <w:rPr>
                <w:rFonts w:ascii="Consolas" w:hAnsi="Consolas"/>
                <w:sz w:val="17"/>
              </w:rPr>
              <w:t>Mã xác minh* [______]</w:t>
            </w:r>
          </w:p>
          <w:p w14:paraId="7DC9938D">
            <w:pPr>
              <w:spacing w:after="0" w:line="240" w:lineRule="auto"/>
            </w:pPr>
            <w:r>
              <w:rPr>
                <w:rFonts w:ascii="Consolas" w:hAnsi="Consolas"/>
                <w:sz w:val="17"/>
              </w:rPr>
              <w:t>[Xác minh] [Gửi lại mã nếu được phép] [Quay lại]</w:t>
            </w:r>
          </w:p>
          <w:p w14:paraId="0BC512AB">
            <w:pPr>
              <w:spacing w:after="0" w:line="240" w:lineRule="auto"/>
            </w:pPr>
            <w:r>
              <w:rPr>
                <w:rFonts w:ascii="Consolas" w:hAnsi="Consolas"/>
                <w:sz w:val="17"/>
              </w:rPr>
              <w:t>Thông báo hạn sử dụng / số lần thử theo chính sách cấu hình</w:t>
            </w:r>
          </w:p>
        </w:tc>
      </w:tr>
    </w:tbl>
    <w:p w14:paraId="6E6B30FA">
      <w:pPr>
        <w:pStyle w:val="5"/>
      </w:pPr>
      <w:r>
        <w:t>Dữ liệu nhập / lựa chọn</w:t>
      </w:r>
    </w:p>
    <w:p w14:paraId="1E7089B9">
      <w:r>
        <w:t>• Email hoặc số điện thoại nhận mã: nhận từ UC01, UC02, UC03 hoặc UC05, không đổi ngầm giữa chừng.</w:t>
      </w:r>
    </w:p>
    <w:p w14:paraId="528FC621">
      <w:r>
        <w:t>• Mã xác minh: bắt buộc; gắn đúng mục đích, kênh và lần yêu cầu.</w:t>
      </w:r>
    </w:p>
    <w:p w14:paraId="093D2013">
      <w:pPr>
        <w:pStyle w:val="5"/>
      </w:pPr>
      <w:r>
        <w:t>UC liên kết và dữ liệu chuyển tiếp</w:t>
      </w:r>
    </w:p>
    <w:p w14:paraId="4EB98C0E">
      <w:r>
        <w:t>• UC01 «include»: xác minh email hoặc số điện thoại đăng ký.</w:t>
      </w:r>
    </w:p>
    <w:p w14:paraId="313B316A">
      <w:r>
        <w:t>• UC03 «include»: xác minh kênh khôi phục (email hoặc SMS).</w:t>
      </w:r>
    </w:p>
    <w:p w14:paraId="39F2862C">
      <w:r>
        <w:t>• UC05 «extend»: xác minh email mới hoặc số điện thoại mới.</w:t>
      </w:r>
    </w:p>
    <w:p w14:paraId="0C39B800">
      <w:r>
        <w:t>• UC02 «extend»: thêm hoặc xác minh số điện thoại sau đăng nhập.</w:t>
      </w:r>
    </w:p>
    <w:p w14:paraId="5CCFF359">
      <w:pPr>
        <w:pStyle w:val="5"/>
      </w:pPr>
      <w:r>
        <w:t>Các process trong UC</w:t>
      </w:r>
    </w:p>
    <w:p w14:paraId="120A829F">
      <w:r>
        <w:t>1. Xác minh email hoặc số điện thoại — gửi mã đúng mục đích và kênh</w:t>
      </w:r>
    </w:p>
    <w:p w14:paraId="2990C6BE">
      <w:r>
        <w:t>2. Xác minh email hoặc số điện thoại — kiểm tra mã và trả kết quả cho luồng gọi</w:t>
      </w:r>
    </w:p>
    <w:p w14:paraId="1C04F5B4">
      <w:r>
        <w:rPr>
          <w:b/>
        </w:rPr>
        <w:t>Điểm cần xác nhận / lưu ý:</w:t>
      </w:r>
      <w:r>
        <w:t xml:space="preserve"> Đã chốt 06/10/2026: mã 6 chữ số, hiệu lực 5 phút, tối đa 5 lần nhập sai và 3 lần gửi cho một lần xác minh, hai lần gửi cách nhau ít nhất 60 giây; nhà cung cấp SMS, email chưa chọn. 07/10/2026: UC08 xác minh cả email (UC01, UC03, UC05); mã gửi qua email dùng cùng tham số với mã SMS; UC08 mở rộng UC02 để xác minh số điện thoại sau đăng nhập. Dữ liệu lần xác minh (mã, hạn dùng, số lần thử, kết quả) là dữ liệu kỹ thuật, đặc tả ở SDS; SRS không mô hình hóa thành entity.</w:t>
      </w:r>
    </w:p>
    <w:p w14:paraId="72BB2128">
      <w:pPr>
        <w:pStyle w:val="3"/>
      </w:pPr>
      <w:bookmarkStart w:id="76" w:name="_Toc23951"/>
      <w:bookmarkStart w:id="77" w:name="_Toc20085"/>
      <w:r>
        <w:t>2. Hợp tác xã và phân quyền</w:t>
      </w:r>
      <w:bookmarkEnd w:id="76"/>
      <w:bookmarkEnd w:id="77"/>
    </w:p>
    <w:p w14:paraId="53FC9C70">
      <w:pPr>
        <w:pStyle w:val="4"/>
      </w:pPr>
      <w:bookmarkStart w:id="78" w:name="_Toc23629"/>
      <w:bookmarkStart w:id="79" w:name="_Toc32485"/>
      <w:r>
        <w:t>2.1 UC09 - Quản lý hồ sơ hợp tác xã</w:t>
      </w:r>
      <w:bookmarkEnd w:id="78"/>
      <w:bookmarkEnd w:id="79"/>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1DA80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3571375">
            <w:pPr>
              <w:spacing w:after="0" w:line="240" w:lineRule="auto"/>
              <w:jc w:val="right"/>
            </w:pPr>
            <w:r>
              <w:t>Primary Actors</w:t>
            </w:r>
          </w:p>
        </w:tc>
        <w:tc>
          <w:tcPr>
            <w:tcW w:w="2685" w:type="dxa"/>
          </w:tcPr>
          <w:p w14:paraId="6BB10920">
            <w:pPr>
              <w:spacing w:after="0" w:line="240" w:lineRule="auto"/>
            </w:pPr>
            <w:r>
              <w:t>Chủ HTX.</w:t>
            </w:r>
          </w:p>
        </w:tc>
        <w:tc>
          <w:tcPr>
            <w:tcW w:w="1890" w:type="dxa"/>
          </w:tcPr>
          <w:p w14:paraId="519DE90F">
            <w:pPr>
              <w:spacing w:after="0" w:line="240" w:lineRule="auto"/>
              <w:jc w:val="right"/>
            </w:pPr>
            <w:r>
              <w:t>Secondary Actors</w:t>
            </w:r>
          </w:p>
        </w:tc>
        <w:tc>
          <w:tcPr>
            <w:tcW w:w="2933" w:type="dxa"/>
          </w:tcPr>
          <w:p w14:paraId="3F86AA44">
            <w:pPr>
              <w:spacing w:after="0" w:line="240" w:lineRule="auto"/>
            </w:pPr>
            <w:r>
              <w:t>Không có.</w:t>
            </w:r>
          </w:p>
        </w:tc>
      </w:tr>
      <w:tr w14:paraId="63700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4E1D094">
            <w:pPr>
              <w:spacing w:after="0" w:line="240" w:lineRule="auto"/>
              <w:jc w:val="right"/>
            </w:pPr>
            <w:r>
              <w:t>Description</w:t>
            </w:r>
          </w:p>
        </w:tc>
        <w:tc>
          <w:tcPr>
            <w:tcW w:w="7508" w:type="dxa"/>
            <w:gridSpan w:val="3"/>
          </w:tcPr>
          <w:p w14:paraId="63182BF8">
            <w:pPr>
              <w:spacing w:after="0" w:line="240" w:lineRule="auto"/>
            </w:pPr>
            <w:r>
              <w:t>Tôi với vai trò là Chủ HTX, tôi muốn cập nhật hồ sơ hợp tác xã, để trang truy xuất cho người mua biết lô hàu đến từ HTX nào.</w:t>
            </w:r>
          </w:p>
        </w:tc>
      </w:tr>
      <w:tr w14:paraId="53292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4D9B7FE">
            <w:pPr>
              <w:spacing w:after="0" w:line="240" w:lineRule="auto"/>
              <w:jc w:val="right"/>
            </w:pPr>
            <w:r>
              <w:t>Trigger</w:t>
            </w:r>
          </w:p>
        </w:tc>
        <w:tc>
          <w:tcPr>
            <w:tcW w:w="7508" w:type="dxa"/>
            <w:gridSpan w:val="3"/>
          </w:tcPr>
          <w:p w14:paraId="4D906F2D">
            <w:pPr>
              <w:spacing w:after="0" w:line="240" w:lineRule="auto"/>
            </w:pPr>
            <w:r>
              <w:t>Chủ HTX đăng nhập lần đầu sau UC72 hoặc cần cập nhật thông tin HTX.</w:t>
            </w:r>
          </w:p>
        </w:tc>
      </w:tr>
      <w:tr w14:paraId="24ECC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B7CFE8A">
            <w:pPr>
              <w:spacing w:after="0" w:line="240" w:lineRule="auto"/>
              <w:jc w:val="right"/>
            </w:pPr>
            <w:r>
              <w:t>Priority</w:t>
            </w:r>
          </w:p>
        </w:tc>
        <w:tc>
          <w:tcPr>
            <w:tcW w:w="7508" w:type="dxa"/>
            <w:gridSpan w:val="3"/>
          </w:tcPr>
          <w:p w14:paraId="70CB8EB7">
            <w:pPr>
              <w:spacing w:after="0" w:line="240" w:lineRule="auto"/>
            </w:pPr>
            <w:r>
              <w:t>Must have (đề xuất)</w:t>
            </w:r>
          </w:p>
        </w:tc>
      </w:tr>
      <w:tr w14:paraId="7AA9B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7D13B70">
            <w:pPr>
              <w:spacing w:after="0" w:line="240" w:lineRule="auto"/>
              <w:jc w:val="right"/>
            </w:pPr>
            <w:r>
              <w:t>Preconditions</w:t>
            </w:r>
          </w:p>
        </w:tc>
        <w:tc>
          <w:tcPr>
            <w:tcW w:w="7508" w:type="dxa"/>
            <w:gridSpan w:val="3"/>
          </w:tcPr>
          <w:p w14:paraId="5AC05C75">
            <w:pPr>
              <w:spacing w:after="0" w:line="240" w:lineRule="auto"/>
            </w:pPr>
            <w:r>
              <w:t>• Chủ HTX đã đăng nhập.</w:t>
            </w:r>
          </w:p>
          <w:p w14:paraId="4E364B2B">
            <w:pPr>
              <w:spacing w:after="0" w:line="240" w:lineRule="auto"/>
            </w:pPr>
            <w:r>
              <w:t>• Hồ sơ HTX sơ bộ đã được tạo ở UC72.</w:t>
            </w:r>
          </w:p>
        </w:tc>
      </w:tr>
      <w:tr w14:paraId="34D8D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E0C2319">
            <w:pPr>
              <w:spacing w:after="0" w:line="240" w:lineRule="auto"/>
              <w:jc w:val="right"/>
            </w:pPr>
            <w:r>
              <w:t>Normal Flow</w:t>
            </w:r>
          </w:p>
        </w:tc>
        <w:tc>
          <w:tcPr>
            <w:tcW w:w="7508" w:type="dxa"/>
            <w:gridSpan w:val="3"/>
          </w:tcPr>
          <w:p w14:paraId="28E2D127">
            <w:pPr>
              <w:spacing w:after="0" w:line="240" w:lineRule="auto"/>
            </w:pPr>
            <w:r>
              <w:t>1. Chủ HTX mở Hồ sơ HTX; hệ thống hiện thông tin hiện hành. (SCR-07)</w:t>
            </w:r>
          </w:p>
          <w:p w14:paraId="4D822F38">
            <w:pPr>
              <w:spacing w:after="0" w:line="240" w:lineRule="auto"/>
            </w:pPr>
            <w:r>
              <w:t>2. Chủ HTX nhập hoặc sửa các trường của hồ sơ (danh sách trường ở SCR-07).</w:t>
            </w:r>
          </w:p>
          <w:p w14:paraId="6C8D218B">
            <w:pPr>
              <w:spacing w:after="0" w:line="240" w:lineRule="auto"/>
            </w:pPr>
            <w:r>
              <w:t>3. Hệ thống kiểm tra trường bắt buộc, định dạng và mã số thuế, rồi hiện bản xem trước phần sẽ hiện trên trang truy xuất.</w:t>
            </w:r>
          </w:p>
          <w:p w14:paraId="6E05F8DE">
            <w:pPr>
              <w:spacing w:after="0" w:line="240" w:lineRule="auto"/>
            </w:pPr>
            <w:r>
              <w:t>4. Chủ HTX xác nhận; hệ thống lưu thông tin và ghi nhật ký kiểm toán (giá trị trước – sau); HTX ở Sơ bộ chuyển Đã hoàn thiện khi đủ trường bắt buộc. (</w:t>
              <w:fldChar w:fldCharType="begin"/>
              <w:instrText xml:space="preserve"> HYPERLINK \l "MSG10" \o "MSG10 (Thành công): Đã lưu {object_name}." </w:instrText>
              <w:fldChar w:fldCharType="separate"/>
              <w:t>MSG10</w:t>
              <w:fldChar w:fldCharType="end"/>
              <w:t>)</w:t>
            </w:r>
          </w:p>
        </w:tc>
      </w:tr>
      <w:tr w14:paraId="2C704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C090B42">
            <w:pPr>
              <w:spacing w:after="0" w:line="240" w:lineRule="auto"/>
              <w:jc w:val="right"/>
            </w:pPr>
            <w:r>
              <w:t>Alternative Flows</w:t>
            </w:r>
          </w:p>
        </w:tc>
        <w:tc>
          <w:tcPr>
            <w:tcW w:w="7508" w:type="dxa"/>
            <w:gridSpan w:val="3"/>
          </w:tcPr>
          <w:p w14:paraId="640BDC3C">
            <w:pPr>
              <w:spacing w:after="0" w:line="240" w:lineRule="auto"/>
            </w:pPr>
            <w:r>
              <w:t>4a. Thông tin đổi đã từng xuất hiện trên QR đã công bố.</w:t>
            </w:r>
          </w:p>
          <w:p w14:paraId="7811CE42">
            <w:pPr>
              <w:spacing w:after="0" w:line="240" w:lineRule="auto"/>
            </w:pPr>
            <w:r>
              <w:t>4a1. Các bản đã công bố giữ thông tin HTX tại lúc công bố; hệ thống không sửa chúng.</w:t>
            </w:r>
          </w:p>
          <w:p w14:paraId="6805A080">
            <w:pPr>
              <w:spacing w:after="0" w:line="240" w:lineRule="auto"/>
            </w:pPr>
            <w:r>
              <w:t>4a2. Thông tin mới áp dụng từ lần công bố sau ở UC32.</w:t>
            </w:r>
          </w:p>
          <w:p w14:paraId="68A0EA9A">
            <w:pPr>
              <w:spacing w:after="0" w:line="240" w:lineRule="auto"/>
            </w:pPr>
            <w:r>
              <w:rPr>
                <w:i/>
              </w:rPr>
              <w:t>Use Case kết thúc thành công.</w:t>
            </w:r>
          </w:p>
        </w:tc>
      </w:tr>
      <w:tr w14:paraId="02468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B41B302">
            <w:pPr>
              <w:spacing w:after="0" w:line="240" w:lineRule="auto"/>
              <w:jc w:val="right"/>
            </w:pPr>
            <w:r>
              <w:t>Exception Flows</w:t>
            </w:r>
          </w:p>
        </w:tc>
        <w:tc>
          <w:tcPr>
            <w:tcW w:w="7508" w:type="dxa"/>
            <w:gridSpan w:val="3"/>
          </w:tcPr>
          <w:p w14:paraId="75F013BA">
            <w:pPr>
              <w:spacing w:after="0" w:line="240" w:lineRule="auto"/>
            </w:pPr>
            <w:r>
              <w:t>1a. Người mở chức năng không phải Chủ HTX.</w:t>
            </w:r>
          </w:p>
          <w:p w14:paraId="18962C72">
            <w:pPr>
              <w:spacing w:after="0" w:line="240" w:lineRule="auto"/>
            </w:pPr>
            <w:r>
              <w:t xml:space="preserve">1a1. Hệ thống </w:t>
            </w:r>
            <w:del w:id="1965" w:author="Claude" w:date="2026-10-08T00:00:00Z">
              <w:r>
                <w:delText xml:space="preserve">chỉ</w:delText>
              </w:r>
            </w:del>
            <w:ins w:id="1966" w:author="Claude" w:date="2026-10-08T00:00:00Z">
              <w:r>
                <w:t xml:space="preserve">từ</w:t>
              </w:r>
            </w:ins>
            <w:r>
              <w:t xml:space="preserve"> </w:t>
            </w:r>
            <w:del w:id="1963" w:author="Claude" w:date="2026-10-08T00:00:00Z">
              <w:r>
                <w:delText xml:space="preserve">cho</w:delText>
              </w:r>
            </w:del>
            <w:ins w:id="1964" w:author="Claude" w:date="2026-10-08T00:00:00Z">
              <w:r>
                <w:t xml:space="preserve">chối</w:t>
              </w:r>
            </w:ins>
            <w:r>
              <w:t xml:space="preserve"> </w:t>
            </w:r>
            <w:del w:id="1961" w:author="Claude" w:date="2026-10-08T00:00:00Z">
              <w:r>
                <w:delText xml:space="preserve">xem</w:delText>
              </w:r>
            </w:del>
            <w:ins w:id="1962" w:author="Claude" w:date="2026-10-08T00:00:00Z">
              <w:r>
                <w:t xml:space="preserve">truy</w:t>
              </w:r>
            </w:ins>
            <w:r>
              <w:t xml:space="preserve"> </w:t>
            </w:r>
            <w:del w:id="1959" w:author="Claude" w:date="2026-10-08T00:00:00Z">
              <w:r>
                <w:delText xml:space="preserve">nếu được cấp quyền, không cho sửa.</w:delText>
              </w:r>
            </w:del>
            <w:ins w:id="1960" w:author="Claude" w:date="2026-10-08T00:00:00Z">
              <w:r>
                <w:t xml:space="preserve">cập.</w:t>
              </w:r>
            </w:ins>
            <w:r>
              <w:t xml:space="preserve"> (</w:t>
              <w:fldChar w:fldCharType="begin"/>
              <w:instrText xml:space="preserve"> HYPERLINK \l "MSG02" \o "MSG02 (Lỗi): Bạn không có quyền thực hiện thao tác này." </w:instrText>
              <w:fldChar w:fldCharType="separate"/>
              <w:t>MSG02</w:t>
              <w:fldChar w:fldCharType="end"/>
              <w:t>)</w:t>
            </w:r>
          </w:p>
          <w:p w14:paraId="7B6708FF">
            <w:pPr>
              <w:spacing w:after="0" w:line="240" w:lineRule="auto"/>
            </w:pPr>
            <w:r>
              <w:rPr>
                <w:i/>
              </w:rPr>
              <w:t>Use Case dừng lại.</w:t>
            </w:r>
          </w:p>
          <w:p w14:paraId="5CF4B7B5">
            <w:pPr>
              <w:spacing w:after="0" w:line="240" w:lineRule="auto"/>
            </w:pPr>
            <w:r>
              <w:t>3a. Thiếu trường bắt buộc hoặc sai định dạng.</w:t>
            </w:r>
          </w:p>
          <w:p w14:paraId="2F37E77F">
            <w:pPr>
              <w:spacing w:after="0" w:line="240" w:lineRule="auto"/>
            </w:pPr>
            <w:r>
              <w:t>3a1. Hệ thống không lưu và chỉ rõ trường cần sửa. (</w:t>
              <w:fldChar w:fldCharType="begin"/>
              <w:instrText xml:space="preserve"> HYPERLINK \l "MSG01" \o "MSG01 (Lỗi): {field_name} chưa hợp lệ. Vui lòng kiểm tra và nhập lại." </w:instrText>
              <w:fldChar w:fldCharType="separate"/>
              <w:t>MSG01</w:t>
              <w:fldChar w:fldCharType="end"/>
              <w:t>)</w:t>
            </w:r>
          </w:p>
          <w:p w14:paraId="4A481A39">
            <w:pPr>
              <w:spacing w:after="0" w:line="240" w:lineRule="auto"/>
            </w:pPr>
            <w:r>
              <w:rPr>
                <w:i/>
              </w:rPr>
              <w:t>Use Case tiếp tục bước 2.</w:t>
            </w:r>
          </w:p>
        </w:tc>
      </w:tr>
      <w:tr w14:paraId="66CA5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10D3325">
            <w:pPr>
              <w:spacing w:after="0" w:line="240" w:lineRule="auto"/>
              <w:jc w:val="right"/>
            </w:pPr>
            <w:r>
              <w:t>Postconditions</w:t>
            </w:r>
          </w:p>
        </w:tc>
        <w:tc>
          <w:tcPr>
            <w:tcW w:w="7508" w:type="dxa"/>
            <w:gridSpan w:val="3"/>
          </w:tcPr>
          <w:p w14:paraId="31A6D50D">
            <w:pPr>
              <w:spacing w:after="0" w:line="240" w:lineRule="auto"/>
            </w:pPr>
            <w:r>
              <w:t>• Hồ sơ HTX hiện hành hợp lệ; thay đổi được ghi nhật ký kiểm toán.</w:t>
            </w:r>
          </w:p>
        </w:tc>
      </w:tr>
      <w:tr w14:paraId="46EF9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80C54B3">
            <w:pPr>
              <w:spacing w:after="0" w:line="240" w:lineRule="auto"/>
              <w:jc w:val="right"/>
            </w:pPr>
            <w:r>
              <w:t>Business Rules / NFR</w:t>
            </w:r>
          </w:p>
        </w:tc>
        <w:tc>
          <w:tcPr>
            <w:tcW w:w="7508" w:type="dxa"/>
            <w:gridSpan w:val="3"/>
          </w:tcPr>
          <w:p w14:paraId="6191136E">
            <w:pPr>
              <w:spacing w:after="0" w:line="240" w:lineRule="auto"/>
            </w:pPr>
            <w:r>
              <w:t>NFR: NFR-02.</w:t>
            </w:r>
          </w:p>
        </w:tc>
      </w:tr>
    </w:tbl>
    <w:p w14:paraId="36379EA8">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453B1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53D0F0E5">
            <w:pPr>
              <w:spacing w:after="0" w:line="240" w:lineRule="auto"/>
            </w:pPr>
            <w:r>
              <w:rPr>
                <w:rFonts w:ascii="Consolas" w:hAnsi="Consolas"/>
                <w:sz w:val="17"/>
              </w:rPr>
              <w:t>[Thiết lập &gt; Hồ sơ HTX]</w:t>
            </w:r>
          </w:p>
          <w:p w14:paraId="72BE5149">
            <w:pPr>
              <w:spacing w:after="0" w:line="240" w:lineRule="auto"/>
            </w:pPr>
            <w:r>
              <w:rPr>
                <w:rFonts w:ascii="Consolas" w:hAnsi="Consolas"/>
                <w:sz w:val="17"/>
              </w:rPr>
              <w:t>Tên đầy đủ của HTX* [____]  Mã số thuế* [____]</w:t>
            </w:r>
          </w:p>
          <w:p w14:paraId="3FE48637">
            <w:pPr>
              <w:spacing w:after="0" w:line="240" w:lineRule="auto"/>
            </w:pPr>
            <w:r>
              <w:rPr>
                <w:rFonts w:ascii="Consolas" w:hAnsi="Consolas"/>
                <w:sz w:val="17"/>
              </w:rPr>
              <w:t>Địa chỉ chi tiết văn phòng làm việc* [____]</w:t>
            </w:r>
          </w:p>
          <w:p w14:paraId="46FFA456">
            <w:pPr>
              <w:spacing w:after="0" w:line="240" w:lineRule="auto"/>
            </w:pPr>
            <w:r>
              <w:rPr>
                <w:rFonts w:ascii="Consolas" w:hAnsi="Consolas"/>
                <w:sz w:val="17"/>
              </w:rPr>
              <w:t>Số điện thoại* [____]  Email / Website (nếu có) [____]</w:t>
            </w:r>
          </w:p>
          <w:p w14:paraId="3CBE67CC">
            <w:pPr>
              <w:spacing w:after="0" w:line="240" w:lineRule="auto"/>
            </w:pPr>
            <w:r>
              <w:rPr>
                <w:rFonts w:ascii="Consolas" w:hAnsi="Consolas"/>
                <w:sz w:val="17"/>
              </w:rPr>
              <w:t>Người đại diện theo pháp luật* [____]</w:t>
            </w:r>
          </w:p>
          <w:p w14:paraId="13C896AD">
            <w:pPr>
              <w:spacing w:after="0" w:line="240" w:lineRule="auto"/>
            </w:pPr>
            <w:r>
              <w:rPr>
                <w:rFonts w:ascii="Consolas" w:hAnsi="Consolas"/>
                <w:sz w:val="17"/>
              </w:rPr>
              <w:t>Ngành, nghề kinh doanh đã đăng ký* [chọn/nhập nhiều dòng]</w:t>
            </w:r>
          </w:p>
          <w:p>
            <w:pPr>
              <w:spacing w:after="0" w:line="240" w:lineRule="auto"/>
              <w:rPr>
                <w:ins w:id="1967" w:author="Claude" w:date="2026-10-08T00:00:00Z"/>
              </w:rPr>
            </w:pPr>
            <w:ins w:id="1968" w:author="Claude" w:date="2026-10-08T00:00:00Z">
              <w:r>
                <w:rPr>
                  <w:rFonts w:ascii="Consolas" w:hAnsi="Consolas"/>
                  <w:sz w:val="17"/>
                </w:rPr>
                <w:t xml:space="preserve">Tài khoản nhận chuyển khoản* [ngân hàng / số tài khoản / tên chủ tài khoản] — dùng tạo QR VietQR ở UC48, không hiện trên trang truy xuất</w:t>
              </w:r>
            </w:ins>
          </w:p>
          <w:p w14:paraId="58BB51D3">
            <w:pPr>
              <w:spacing w:after="0" w:line="240" w:lineRule="auto"/>
            </w:pPr>
            <w:r>
              <w:rPr>
                <w:rFonts w:ascii="Consolas" w:hAnsi="Consolas"/>
                <w:sz w:val="17"/>
              </w:rPr>
              <w:t>Xem trước phần hiển thị trên trang truy xuất: tên và địa chỉ HTX</w:t>
            </w:r>
          </w:p>
          <w:p w14:paraId="7F822DF6">
            <w:pPr>
              <w:spacing w:after="0" w:line="240" w:lineRule="auto"/>
            </w:pPr>
            <w:r>
              <w:rPr>
                <w:rFonts w:ascii="Consolas" w:hAnsi="Consolas"/>
                <w:sz w:val="17"/>
              </w:rPr>
              <w:t>[Lưu hồ sơ] [Xem lịch sử]</w:t>
            </w:r>
          </w:p>
        </w:tc>
      </w:tr>
    </w:tbl>
    <w:p w14:paraId="44BFF258">
      <w:pPr>
        <w:pStyle w:val="5"/>
      </w:pPr>
      <w:r>
        <w:t>Dữ liệu nhập / lựa chọn</w:t>
      </w:r>
    </w:p>
    <w:p w14:paraId="04E3676C">
      <w:r>
        <w:t>• Tên đầy đủ của HTX: bắt buộc.</w:t>
      </w:r>
    </w:p>
    <w:p w14:paraId="67B055EF">
      <w:r>
        <w:t>• Mã số thuế: bắt buộc, duy nhất.</w:t>
      </w:r>
    </w:p>
    <w:p w14:paraId="22B53E7C">
      <w:r>
        <w:t>• Địa chỉ chi tiết văn phòng làm việc, số điện thoại: bắt buộc.</w:t>
      </w:r>
    </w:p>
    <w:p w14:paraId="4B8BF9CF">
      <w:r>
        <w:t>• Email hoặc website: tùy chọn; nếu nhập phải đúng định dạng.</w:t>
      </w:r>
    </w:p>
    <w:p w14:paraId="7043E585">
      <w:r>
        <w:t>• Người đại diện theo pháp luật: bắt buộc.</w:t>
      </w:r>
    </w:p>
    <w:p w14:paraId="6FFFE48A">
      <w:r>
        <w:t>• Ngành, nghề kinh doanh đã đăng ký: bắt buộc tối thiểu một dòng.</w:t>
      </w:r>
    </w:p>
    <w:p>
      <w:pPr>
        <w:rPr>
          <w:ins w:id="1969" w:author="Claude" w:date="2026-10-08T00:00:00Z"/>
        </w:rPr>
      </w:pPr>
      <w:ins w:id="1970" w:author="Claude" w:date="2026-10-08T00:00:00Z">
        <w:r>
          <w:t xml:space="preserve">• Tài khoản nhận chuyển khoản (ngân hàng, số tài khoản, tên chủ tài khoản): bắt buộc; dùng tạo QR VietQR ở UC48, không hiện trên trang truy xuất.</w:t>
        </w:r>
      </w:ins>
    </w:p>
    <w:p w14:paraId="0133F8B0">
      <w:pPr>
        <w:pStyle w:val="5"/>
      </w:pPr>
      <w:r>
        <w:t>UC liên kết và dữ liệu chuyển tiếp</w:t>
      </w:r>
    </w:p>
    <w:p w14:paraId="62610872">
      <w:r>
        <w:t>• UC72: Quản trị hệ thống tạo hồ sơ sơ bộ và tài khoản Chủ HTX.</w:t>
      </w:r>
    </w:p>
    <w:p w14:paraId="64F84158">
      <w:r>
        <w:t>• UC15: vùng nuôi thuộc HTX.</w:t>
      </w:r>
    </w:p>
    <w:p w14:paraId="5D9F8CC5">
      <w:r>
        <w:t>• UC32: hồ sơ truy xuất lấy thông tin HTX khi công bố.</w:t>
      </w:r>
    </w:p>
    <w:p w14:paraId="188DDE74">
      <w:r>
        <w:t>• UC40: trang công khai hiển thị tên và địa chỉ HTX.</w:t>
      </w:r>
    </w:p>
    <w:p w14:paraId="330A9A39">
      <w:pPr>
        <w:pStyle w:val="5"/>
      </w:pPr>
      <w:r>
        <w:t>Các process trong UC</w:t>
      </w:r>
    </w:p>
    <w:p w14:paraId="63E077B7">
      <w:r>
        <w:t>1. Quản lý hồ sơ hợp tác xã — cập nhật thông tin pháp lý và liên hệ</w:t>
      </w:r>
    </w:p>
    <w:p w14:paraId="75E1BD09">
      <w:r>
        <w:t>2. Quản lý hồ sơ hợp tác xã — lưu và ghi nhật ký kiểm toán</w:t>
      </w:r>
    </w:p>
    <w:p w14:paraId="6798ADB8">
      <w:r>
        <w:rPr>
          <w:b/>
        </w:rPr>
        <w:t>Điểm cần xác nhận / lưu ý:</w:t>
      </w:r>
      <w:r>
        <w:t xml:space="preserve"> Đã chốt: bắt buộc tên, mã số thuế, địa chỉ, điện thoại, người đại diện và ngành nghề; trang QR chỉ hiện tên và địa chỉ HTX. 07/10/2026: bắt buộc thêm tài khoản ngân hàng nhận chuyển khoản để UC48 tạo QR VietQR; không hiện trên trang QR.</w:t>
      </w:r>
    </w:p>
    <w:p w14:paraId="4C1ACC31">
      <w:pPr>
        <w:pStyle w:val="4"/>
      </w:pPr>
      <w:bookmarkStart w:id="80" w:name="_Toc4845"/>
      <w:bookmarkStart w:id="81" w:name="_Toc16109"/>
      <w:r>
        <w:t>2.2 UC10 - Quản lý hồ sơ nhân viên</w:t>
      </w:r>
      <w:bookmarkEnd w:id="80"/>
      <w:bookmarkEnd w:id="81"/>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49046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EE72A6F">
            <w:pPr>
              <w:spacing w:after="0" w:line="240" w:lineRule="auto"/>
              <w:jc w:val="right"/>
            </w:pPr>
            <w:r>
              <w:t>Primary Actors</w:t>
            </w:r>
          </w:p>
        </w:tc>
        <w:tc>
          <w:tcPr>
            <w:tcW w:w="2685" w:type="dxa"/>
          </w:tcPr>
          <w:p w14:paraId="1CBC122D">
            <w:pPr>
              <w:spacing w:after="0" w:line="240" w:lineRule="auto"/>
            </w:pPr>
            <w:r>
              <w:t>Chủ HTX.</w:t>
            </w:r>
          </w:p>
        </w:tc>
        <w:tc>
          <w:tcPr>
            <w:tcW w:w="1890" w:type="dxa"/>
          </w:tcPr>
          <w:p w14:paraId="3FD4153E">
            <w:pPr>
              <w:spacing w:after="0" w:line="240" w:lineRule="auto"/>
              <w:jc w:val="right"/>
            </w:pPr>
            <w:r>
              <w:t>Secondary Actors</w:t>
            </w:r>
          </w:p>
        </w:tc>
        <w:tc>
          <w:tcPr>
            <w:tcW w:w="2933" w:type="dxa"/>
          </w:tcPr>
          <w:p w14:paraId="06790FAC">
            <w:pPr>
              <w:spacing w:after="0" w:line="240" w:lineRule="auto"/>
            </w:pPr>
            <w:r>
              <w:t>Không có.</w:t>
            </w:r>
          </w:p>
        </w:tc>
      </w:tr>
      <w:tr w14:paraId="001FF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285D8FD">
            <w:pPr>
              <w:spacing w:after="0" w:line="240" w:lineRule="auto"/>
              <w:jc w:val="right"/>
            </w:pPr>
            <w:r>
              <w:t>Description</w:t>
            </w:r>
          </w:p>
        </w:tc>
        <w:tc>
          <w:tcPr>
            <w:tcW w:w="7508" w:type="dxa"/>
            <w:gridSpan w:val="3"/>
          </w:tcPr>
          <w:p w14:paraId="79E0298E">
            <w:pPr>
              <w:spacing w:after="0" w:line="240" w:lineRule="auto"/>
            </w:pPr>
            <w:r>
              <w:t>Tôi với vai trò là Chủ HTX, tôi muốn quản lý hồ sơ nhân viên, để biết ai đang làm cho HTX và dùng hồ sơ đó khi giao việc, chấm công, tính lương.</w:t>
            </w:r>
          </w:p>
        </w:tc>
      </w:tr>
      <w:tr w14:paraId="2CDEE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83A033A">
            <w:pPr>
              <w:spacing w:after="0" w:line="240" w:lineRule="auto"/>
              <w:jc w:val="right"/>
            </w:pPr>
            <w:r>
              <w:t>Trigger</w:t>
            </w:r>
          </w:p>
        </w:tc>
        <w:tc>
          <w:tcPr>
            <w:tcW w:w="7508" w:type="dxa"/>
            <w:gridSpan w:val="3"/>
          </w:tcPr>
          <w:p w14:paraId="4032B620">
            <w:pPr>
              <w:spacing w:after="0" w:line="240" w:lineRule="auto"/>
            </w:pPr>
            <w:r>
              <w:t>HTX có người mới vào làm hoặc thông tin nhân viên thay đổi.</w:t>
            </w:r>
          </w:p>
        </w:tc>
      </w:tr>
      <w:tr w14:paraId="20098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0EBE3BF">
            <w:pPr>
              <w:spacing w:after="0" w:line="240" w:lineRule="auto"/>
              <w:jc w:val="right"/>
            </w:pPr>
            <w:r>
              <w:t>Priority</w:t>
            </w:r>
          </w:p>
        </w:tc>
        <w:tc>
          <w:tcPr>
            <w:tcW w:w="7508" w:type="dxa"/>
            <w:gridSpan w:val="3"/>
          </w:tcPr>
          <w:p w14:paraId="62E35588">
            <w:pPr>
              <w:spacing w:after="0" w:line="240" w:lineRule="auto"/>
            </w:pPr>
            <w:r>
              <w:t>Must have (đề xuất)</w:t>
            </w:r>
          </w:p>
        </w:tc>
      </w:tr>
      <w:tr w14:paraId="33758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924A732">
            <w:pPr>
              <w:spacing w:after="0" w:line="240" w:lineRule="auto"/>
              <w:jc w:val="right"/>
            </w:pPr>
            <w:r>
              <w:t>Preconditions</w:t>
            </w:r>
          </w:p>
        </w:tc>
        <w:tc>
          <w:tcPr>
            <w:tcW w:w="7508" w:type="dxa"/>
            <w:gridSpan w:val="3"/>
          </w:tcPr>
          <w:p w14:paraId="4D6AC452">
            <w:pPr>
              <w:spacing w:after="0" w:line="240" w:lineRule="auto"/>
            </w:pPr>
            <w:r>
              <w:t>• Người thao tác đã đăng nhập.</w:t>
            </w:r>
          </w:p>
          <w:p w14:paraId="74D683D8">
            <w:pPr>
              <w:spacing w:after="0" w:line="240" w:lineRule="auto"/>
            </w:pPr>
            <w:r>
              <w:t>• Chỉ Chủ HTX dùng chức năng này; hồ sơ nhân viên áp dụng cho toàn HTX, không theo khu.</w:t>
            </w:r>
          </w:p>
        </w:tc>
      </w:tr>
      <w:tr w14:paraId="64BF0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BFFB6EB">
            <w:pPr>
              <w:spacing w:after="0" w:line="240" w:lineRule="auto"/>
              <w:jc w:val="right"/>
            </w:pPr>
            <w:r>
              <w:t>Normal Flow</w:t>
            </w:r>
          </w:p>
        </w:tc>
        <w:tc>
          <w:tcPr>
            <w:tcW w:w="7508" w:type="dxa"/>
            <w:gridSpan w:val="3"/>
          </w:tcPr>
          <w:p w14:paraId="05647926">
            <w:pPr>
              <w:spacing w:after="0" w:line="240" w:lineRule="auto"/>
            </w:pPr>
            <w:r>
              <w:t>1. Người thao tác mở Nhân viên và tìm theo tên hoặc số điện thoại để tránh tạo trùng. (SCR-08)</w:t>
            </w:r>
          </w:p>
          <w:p w14:paraId="78C5AA19">
            <w:pPr>
              <w:spacing w:after="0" w:line="240" w:lineRule="auto"/>
            </w:pPr>
            <w:r>
              <w:t>2. Người thao tác chọn Thêm hoặc mở một hồ sơ để sửa.</w:t>
            </w:r>
          </w:p>
          <w:p w14:paraId="2B54EE55">
            <w:pPr>
              <w:spacing w:after="0" w:line="240" w:lineRule="auto"/>
            </w:pPr>
            <w:r>
              <w:t>3. Người thao tác nhập họ tên, số điện thoại, các trường tùy chọn và chọn tài khoản được cấp.</w:t>
            </w:r>
          </w:p>
          <w:p w14:paraId="4530F923">
            <w:pPr>
              <w:spacing w:after="0" w:line="240" w:lineRule="auto"/>
            </w:pPr>
            <w:r>
              <w:t>4. Hệ thống kiểm tra trường bắt buộc, trùng người (họ tên + số điện thoại) và tài khoản chưa gắn hồ sơ khác.</w:t>
            </w:r>
          </w:p>
          <w:p w14:paraId="18F8D9FF">
            <w:pPr>
              <w:spacing w:after="0" w:line="240" w:lineRule="auto"/>
            </w:pPr>
            <w:r>
              <w:t>5. Người thao tác xác nhận; hệ thống lưu hồ sơ và ghi nhật ký kiểm toán. (</w:t>
              <w:fldChar w:fldCharType="begin"/>
              <w:instrText xml:space="preserve"> HYPERLINK \l "MSG10" \o "MSG10 (Thành công): Đã lưu {object_name}." </w:instrText>
              <w:fldChar w:fldCharType="separate"/>
              <w:t>MSG10</w:t>
              <w:fldChar w:fldCharType="end"/>
              <w:t>)</w:t>
            </w:r>
          </w:p>
        </w:tc>
      </w:tr>
      <w:tr w14:paraId="16394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1B471ED">
            <w:pPr>
              <w:spacing w:after="0" w:line="240" w:lineRule="auto"/>
              <w:jc w:val="right"/>
            </w:pPr>
            <w:r>
              <w:t>Alternative Flows</w:t>
            </w:r>
          </w:p>
        </w:tc>
        <w:tc>
          <w:tcPr>
            <w:tcW w:w="7508" w:type="dxa"/>
            <w:gridSpan w:val="3"/>
          </w:tcPr>
          <w:p w14:paraId="3F63974A">
            <w:pPr>
              <w:spacing w:after="0" w:line="240" w:lineRule="auto"/>
            </w:pPr>
            <w:r>
              <w:t>3a. Nhân viên chưa cần đăng nhập.</w:t>
            </w:r>
          </w:p>
          <w:p w14:paraId="3096056B">
            <w:pPr>
              <w:spacing w:after="0" w:line="240" w:lineRule="auto"/>
            </w:pPr>
            <w:r>
              <w:t>3a1. Người thao tác để trống tài khoản; có thể gắn sau khi UC11 tạo tài khoản.</w:t>
            </w:r>
          </w:p>
          <w:p w14:paraId="70B0380D">
            <w:pPr>
              <w:spacing w:after="0" w:line="240" w:lineRule="auto"/>
            </w:pPr>
            <w:r>
              <w:rPr>
                <w:i/>
              </w:rPr>
              <w:t>Use Case tiếp tục bước 4.</w:t>
            </w:r>
          </w:p>
          <w:p w14:paraId="36E90B5C">
            <w:pPr>
              <w:spacing w:after="0" w:line="240" w:lineRule="auto"/>
            </w:pPr>
            <w:r>
              <w:t>3b. Nhân viên ngừng làm việc.</w:t>
            </w:r>
          </w:p>
          <w:p w14:paraId="445B63D5">
            <w:pPr>
              <w:spacing w:after="0" w:line="240" w:lineRule="auto"/>
            </w:pPr>
            <w:r>
              <w:t>3b1. Chủ HTX đổi tình trạng sang Đã nghỉ.</w:t>
            </w:r>
          </w:p>
          <w:p w14:paraId="34B268AB">
            <w:pPr>
              <w:spacing w:after="0" w:line="240" w:lineRule="auto"/>
            </w:pPr>
            <w:r>
              <w:t>3b2. Hệ thống nhắc khóa tài khoản ở UC11; phân công, chấm công và lương đã ghi không đổi.</w:t>
            </w:r>
          </w:p>
          <w:p w14:paraId="3D05DDCD">
            <w:pPr>
              <w:spacing w:after="0" w:line="240" w:lineRule="auto"/>
            </w:pPr>
            <w:r>
              <w:rPr>
                <w:i/>
              </w:rPr>
              <w:t>Use Case tiếp tục bước 5.</w:t>
            </w:r>
          </w:p>
        </w:tc>
      </w:tr>
      <w:tr w14:paraId="3676D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004811B">
            <w:pPr>
              <w:spacing w:after="0" w:line="240" w:lineRule="auto"/>
              <w:jc w:val="right"/>
            </w:pPr>
            <w:r>
              <w:t>Exception Flows</w:t>
            </w:r>
          </w:p>
        </w:tc>
        <w:tc>
          <w:tcPr>
            <w:tcW w:w="7508" w:type="dxa"/>
            <w:gridSpan w:val="3"/>
          </w:tcPr>
          <w:p w14:paraId="3D4403B7">
            <w:pPr>
              <w:spacing w:after="0" w:line="240" w:lineRule="auto"/>
            </w:pPr>
            <w:r>
              <w:t>2a. Tài khoản không phải Chủ HTX mở chức năng Nhân viên.</w:t>
            </w:r>
          </w:p>
          <w:p w14:paraId="721C502F">
            <w:pPr>
              <w:spacing w:after="0" w:line="240" w:lineRule="auto"/>
            </w:pPr>
            <w:r>
              <w:t>2a1. Hệ thống từ chối. (</w:t>
              <w:fldChar w:fldCharType="begin"/>
              <w:instrText xml:space="preserve"> HYPERLINK \l "MSG02" \o "MSG02 (Lỗi): Bạn không có quyền thực hiện thao tác này." </w:instrText>
              <w:fldChar w:fldCharType="separate"/>
              <w:t>MSG02</w:t>
              <w:fldChar w:fldCharType="end"/>
              <w:t>)</w:t>
            </w:r>
          </w:p>
          <w:p w14:paraId="125EF979">
            <w:pPr>
              <w:spacing w:after="0" w:line="240" w:lineRule="auto"/>
            </w:pPr>
            <w:r>
              <w:rPr>
                <w:i/>
              </w:rPr>
              <w:t>Use Case dừng lại.</w:t>
            </w:r>
          </w:p>
          <w:p w14:paraId="3D5DCC31">
            <w:pPr>
              <w:spacing w:after="0" w:line="240" w:lineRule="auto"/>
            </w:pPr>
            <w:r>
              <w:t>4a. Đã có hồ sơ cùng họ tên và số điện thoại.</w:t>
            </w:r>
          </w:p>
          <w:p w14:paraId="55721C8F">
            <w:pPr>
              <w:spacing w:after="0" w:line="240" w:lineRule="auto"/>
            </w:pPr>
            <w:r>
              <w:t>4a1. Hệ thống mở hồ sơ hiện có thay vì tạo mới. (</w:t>
              <w:fldChar w:fldCharType="begin"/>
              <w:instrText xml:space="preserve"> HYPERLINK \l "MSG03" \o "MSG03 (Lỗi): {object_name} đã tồn tại. Hệ thống mở bản ghi hiện có để bạn kiểm tra, không tạo bản sao." </w:instrText>
              <w:fldChar w:fldCharType="separate"/>
              <w:t>MSG03</w:t>
              <w:fldChar w:fldCharType="end"/>
              <w:t>)</w:t>
            </w:r>
          </w:p>
          <w:p w14:paraId="392ABB47">
            <w:pPr>
              <w:spacing w:after="0" w:line="240" w:lineRule="auto"/>
            </w:pPr>
            <w:r>
              <w:rPr>
                <w:i/>
              </w:rPr>
              <w:t>Use Case tiếp tục bước 3.</w:t>
            </w:r>
          </w:p>
          <w:p w14:paraId="13496FA5">
            <w:pPr>
              <w:spacing w:after="0" w:line="240" w:lineRule="auto"/>
            </w:pPr>
            <w:r>
              <w:t>4b. Tài khoản đã gắn với nhân viên khác.</w:t>
            </w:r>
          </w:p>
          <w:p w14:paraId="43B6C06F">
            <w:pPr>
              <w:spacing w:after="0" w:line="240" w:lineRule="auto"/>
            </w:pPr>
            <w:r>
              <w:t>4b1. Hệ thống chặn liên kết và cho biết hồ sơ đang dùng tài khoản. (</w:t>
              <w:fldChar w:fldCharType="begin"/>
              <w:instrText xml:space="preserve"> HYPERLINK \l "MSG24" \o "MSG24 (Lỗi): Tài khoản này đã được gắn với hồ sơ nhân viên {employee_name}." </w:instrText>
              <w:fldChar w:fldCharType="separate"/>
              <w:t>MSG24</w:t>
              <w:fldChar w:fldCharType="end"/>
              <w:t>)</w:t>
            </w:r>
          </w:p>
          <w:p w14:paraId="108D573C">
            <w:pPr>
              <w:spacing w:after="0" w:line="240" w:lineRule="auto"/>
            </w:pPr>
            <w:r>
              <w:rPr>
                <w:i/>
              </w:rPr>
              <w:t>Use Case tiếp tục bước 3.</w:t>
            </w:r>
          </w:p>
        </w:tc>
      </w:tr>
      <w:tr w14:paraId="6EBBA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06304B4">
            <w:pPr>
              <w:spacing w:after="0" w:line="240" w:lineRule="auto"/>
              <w:jc w:val="right"/>
            </w:pPr>
            <w:r>
              <w:t>Postconditions</w:t>
            </w:r>
          </w:p>
        </w:tc>
        <w:tc>
          <w:tcPr>
            <w:tcW w:w="7508" w:type="dxa"/>
            <w:gridSpan w:val="3"/>
          </w:tcPr>
          <w:p w14:paraId="4C70CB94">
            <w:pPr>
              <w:spacing w:after="0" w:line="240" w:lineRule="auto"/>
            </w:pPr>
            <w:r>
              <w:t>• Mỗi người có một hồ sơ nhân viên duy nhất; thay đổi được ghi nhật ký kiểm toán.</w:t>
            </w:r>
          </w:p>
          <w:p w14:paraId="17E1CF0C">
            <w:pPr>
              <w:spacing w:after="0" w:line="240" w:lineRule="auto"/>
            </w:pPr>
            <w:r>
              <w:t>• Gắn tài khoản không tự cấp quyền; quyền đến từ UC11.</w:t>
            </w:r>
          </w:p>
        </w:tc>
      </w:tr>
      <w:tr w14:paraId="46791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6D9E176">
            <w:pPr>
              <w:spacing w:after="0" w:line="240" w:lineRule="auto"/>
              <w:jc w:val="right"/>
            </w:pPr>
            <w:r>
              <w:t>Business Rules / NFR</w:t>
            </w:r>
          </w:p>
        </w:tc>
        <w:tc>
          <w:tcPr>
            <w:tcW w:w="7508" w:type="dxa"/>
            <w:gridSpan w:val="3"/>
          </w:tcPr>
          <w:p w14:paraId="4823471E">
            <w:pPr>
              <w:spacing w:after="0" w:line="240" w:lineRule="auto"/>
            </w:pPr>
            <w:r>
              <w:t>NFR: NFR-11.</w:t>
            </w:r>
          </w:p>
        </w:tc>
      </w:tr>
    </w:tbl>
    <w:p w14:paraId="0C173CCD">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64653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5A386D81">
            <w:pPr>
              <w:spacing w:after="0" w:line="240" w:lineRule="auto"/>
            </w:pPr>
            <w:r>
              <w:rPr>
                <w:rFonts w:ascii="Consolas" w:hAnsi="Consolas"/>
                <w:sz w:val="17"/>
              </w:rPr>
              <w:t>[Nhân sự &gt; Nhân viên] [Tìm kiếm] [Thêm]</w:t>
            </w:r>
          </w:p>
          <w:p w14:paraId="03BDBFE5">
            <w:pPr>
              <w:spacing w:after="0" w:line="240" w:lineRule="auto"/>
            </w:pPr>
            <w:r>
              <w:rPr>
                <w:rFonts w:ascii="Consolas" w:hAnsi="Consolas"/>
                <w:sz w:val="17"/>
              </w:rPr>
              <w:t>Danh sách: họ tên, số điện thoại, tài khoản được cấp, tình trạng</w:t>
            </w:r>
          </w:p>
          <w:p w14:paraId="1AB5513D">
            <w:pPr>
              <w:spacing w:after="0" w:line="240" w:lineRule="auto"/>
            </w:pPr>
            <w:r>
              <w:rPr>
                <w:rFonts w:ascii="Consolas" w:hAnsi="Consolas"/>
                <w:sz w:val="17"/>
              </w:rPr>
              <w:t>[Hồ sơ nhân viên] Họ tên* [____]  Số điện thoại* [____]</w:t>
            </w:r>
          </w:p>
          <w:p w14:paraId="3AFD5996">
            <w:pPr>
              <w:spacing w:after="0" w:line="240" w:lineRule="auto"/>
            </w:pPr>
            <w:r>
              <w:rPr>
                <w:rFonts w:ascii="Consolas" w:hAnsi="Consolas"/>
                <w:sz w:val="17"/>
              </w:rPr>
              <w:t>Tài khoản hệ thống [chọn tài khoản đã tạo ở UC11 / để trống]</w:t>
            </w:r>
          </w:p>
          <w:p w14:paraId="52D26EA8">
            <w:pPr>
              <w:spacing w:after="0" w:line="240" w:lineRule="auto"/>
            </w:pPr>
            <w:r>
              <w:rPr>
                <w:rFonts w:ascii="Consolas" w:hAnsi="Consolas"/>
                <w:sz w:val="17"/>
              </w:rPr>
              <w:t>Thông tin tùy chọn: Sinh nhật [__] Địa chỉ [____] Khu vực [____] Phường/Xã [____] Thông tin khác [____] Ghi chú [____]</w:t>
            </w:r>
          </w:p>
          <w:p w14:paraId="303C7372">
            <w:pPr>
              <w:spacing w:after="0" w:line="240" w:lineRule="auto"/>
            </w:pPr>
            <w:r>
              <w:rPr>
                <w:rFonts w:ascii="Consolas" w:hAnsi="Consolas"/>
                <w:sz w:val="17"/>
              </w:rPr>
              <w:t xml:space="preserve">Tình trạng* </w:t>
            </w:r>
            <w:del w:id="1976" w:author="Claude" w:date="2026-10-08T00:00:00Z">
              <w:r>
                <w:rPr>
                  <w:rFonts w:ascii="Consolas" w:hAnsi="Consolas"/>
                  <w:sz w:val="17"/>
                </w:rPr>
                <w:delText xml:space="preserve">[đang</w:delText>
              </w:r>
            </w:del>
            <w:ins w:id="1977" w:author="Claude" w:date="2026-10-08T00:00:00Z">
              <w:r>
                <w:rPr>
                  <w:rFonts w:ascii="Consolas" w:hAnsi="Consolas"/>
                  <w:sz w:val="17"/>
                </w:rPr>
                <w:t xml:space="preserve">[Đang</w:t>
              </w:r>
            </w:ins>
            <w:r>
              <w:rPr>
                <w:rFonts w:ascii="Consolas" w:hAnsi="Consolas"/>
                <w:sz w:val="17"/>
              </w:rPr>
              <w:t xml:space="preserve"> làm </w:t>
            </w:r>
            <w:del w:id="1975" w:author="Claude" w:date="2026-10-08T00:00:00Z">
              <w:r>
                <w:rPr>
                  <w:rFonts w:ascii="Consolas" w:hAnsi="Consolas"/>
                  <w:sz w:val="17"/>
                </w:rPr>
                <w:delText xml:space="preserve">việc </w:delText>
              </w:r>
            </w:del>
            <w:r>
              <w:rPr>
                <w:rFonts w:ascii="Consolas" w:hAnsi="Consolas"/>
                <w:sz w:val="17"/>
              </w:rPr>
              <w:t xml:space="preserve">/ </w:t>
            </w:r>
            <w:del w:id="1973" w:author="Claude" w:date="2026-10-08T00:00:00Z">
              <w:r>
                <w:rPr>
                  <w:rFonts w:ascii="Consolas" w:hAnsi="Consolas"/>
                  <w:sz w:val="17"/>
                </w:rPr>
                <w:delText xml:space="preserve">ngừng</w:delText>
              </w:r>
            </w:del>
            <w:ins w:id="1974" w:author="Claude" w:date="2026-10-08T00:00:00Z">
              <w:r>
                <w:rPr>
                  <w:rFonts w:ascii="Consolas" w:hAnsi="Consolas"/>
                  <w:sz w:val="17"/>
                </w:rPr>
                <w:t xml:space="preserve">Đã</w:t>
              </w:r>
            </w:ins>
            <w:r>
              <w:rPr>
                <w:rFonts w:ascii="Consolas" w:hAnsi="Consolas"/>
                <w:sz w:val="17"/>
              </w:rPr>
              <w:t xml:space="preserve"> </w:t>
            </w:r>
            <w:del w:id="1971" w:author="Claude" w:date="2026-10-08T00:00:00Z">
              <w:r>
                <w:rPr>
                  <w:rFonts w:ascii="Consolas" w:hAnsi="Consolas"/>
                  <w:sz w:val="17"/>
                </w:rPr>
                <w:delText xml:space="preserve">làm việc]</w:delText>
              </w:r>
            </w:del>
            <w:ins w:id="1972" w:author="Claude" w:date="2026-10-08T00:00:00Z">
              <w:r>
                <w:rPr>
                  <w:rFonts w:ascii="Consolas" w:hAnsi="Consolas"/>
                  <w:sz w:val="17"/>
                </w:rPr>
                <w:t xml:space="preserve">nghỉ]</w:t>
              </w:r>
            </w:ins>
          </w:p>
          <w:p w14:paraId="6EAC0427">
            <w:pPr>
              <w:spacing w:after="0" w:line="240" w:lineRule="auto"/>
            </w:pPr>
            <w:r>
              <w:rPr>
                <w:rFonts w:ascii="Consolas" w:hAnsi="Consolas"/>
                <w:sz w:val="17"/>
              </w:rPr>
              <w:t>Tab: Lịch sử thay đổi | Công việc (UC56) | Lương (UC59)</w:t>
            </w:r>
          </w:p>
          <w:p w14:paraId="3559B6BB">
            <w:pPr>
              <w:spacing w:after="0" w:line="240" w:lineRule="auto"/>
            </w:pPr>
            <w:r>
              <w:rPr>
                <w:rFonts w:ascii="Consolas" w:hAnsi="Consolas"/>
                <w:sz w:val="17"/>
              </w:rPr>
              <w:t xml:space="preserve">[Lưu] </w:t>
            </w:r>
            <w:del w:id="1982" w:author="Claude" w:date="2026-10-08T00:00:00Z">
              <w:r>
                <w:rPr>
                  <w:rFonts w:ascii="Consolas" w:hAnsi="Consolas"/>
                  <w:sz w:val="17"/>
                </w:rPr>
                <w:delText xml:space="preserve">[Ngừng</w:delText>
              </w:r>
            </w:del>
            <w:ins w:id="1983" w:author="Claude" w:date="2026-10-08T00:00:00Z">
              <w:r>
                <w:rPr>
                  <w:rFonts w:ascii="Consolas" w:hAnsi="Consolas"/>
                  <w:sz w:val="17"/>
                </w:rPr>
                <w:t xml:space="preserve">[Chuyển</w:t>
              </w:r>
            </w:ins>
            <w:r>
              <w:rPr>
                <w:rFonts w:ascii="Consolas" w:hAnsi="Consolas"/>
                <w:sz w:val="17"/>
              </w:rPr>
              <w:t xml:space="preserve"> </w:t>
            </w:r>
            <w:del w:id="1980" w:author="Claude" w:date="2026-10-08T00:00:00Z">
              <w:r>
                <w:rPr>
                  <w:rFonts w:ascii="Consolas" w:hAnsi="Consolas"/>
                  <w:sz w:val="17"/>
                </w:rPr>
                <w:delText xml:space="preserve">làm</w:delText>
              </w:r>
            </w:del>
            <w:ins w:id="1981" w:author="Claude" w:date="2026-10-08T00:00:00Z">
              <w:r>
                <w:rPr>
                  <w:rFonts w:ascii="Consolas" w:hAnsi="Consolas"/>
                  <w:sz w:val="17"/>
                </w:rPr>
                <w:t xml:space="preserve">Đã</w:t>
              </w:r>
            </w:ins>
            <w:r>
              <w:rPr>
                <w:rFonts w:ascii="Consolas" w:hAnsi="Consolas"/>
                <w:sz w:val="17"/>
              </w:rPr>
              <w:t xml:space="preserve"> </w:t>
            </w:r>
            <w:del w:id="1978" w:author="Claude" w:date="2026-10-08T00:00:00Z">
              <w:r>
                <w:rPr>
                  <w:rFonts w:ascii="Consolas" w:hAnsi="Consolas"/>
                  <w:sz w:val="17"/>
                </w:rPr>
                <w:delText xml:space="preserve">việc]</w:delText>
              </w:r>
            </w:del>
            <w:ins w:id="1979" w:author="Claude" w:date="2026-10-08T00:00:00Z">
              <w:r>
                <w:rPr>
                  <w:rFonts w:ascii="Consolas" w:hAnsi="Consolas"/>
                  <w:sz w:val="17"/>
                </w:rPr>
                <w:t xml:space="preserve">nghỉ]</w:t>
              </w:r>
            </w:ins>
          </w:p>
        </w:tc>
      </w:tr>
    </w:tbl>
    <w:p w14:paraId="4F333F20">
      <w:pPr>
        <w:pStyle w:val="5"/>
      </w:pPr>
      <w:r>
        <w:t>Dữ liệu nhập / lựa chọn</w:t>
      </w:r>
    </w:p>
    <w:p w14:paraId="57FD1DC1">
      <w:r>
        <w:t>• Họ tên và số điện thoại: bắt buộc; dùng để tránh tạo trùng người.</w:t>
      </w:r>
    </w:p>
    <w:p w14:paraId="2E2F8EFC">
      <w:r>
        <w:t>• Tài khoản hệ thống: tùy chọn; chọn từ tài khoản nội bộ chưa gắn với nhân viên khác.</w:t>
      </w:r>
    </w:p>
    <w:p w14:paraId="0A32D5BC">
      <w:r>
        <w:t>• Sinh nhật, địa chỉ, khu vực, phường/xã, thông tin khác, ghi chú: tùy chọn.</w:t>
      </w:r>
    </w:p>
    <w:p w14:paraId="468E027B">
      <w:r>
        <w:t>• Tình trạng làm việc: bắt buộc.</w:t>
      </w:r>
    </w:p>
    <w:p w14:paraId="2EA45EF1">
      <w:pPr>
        <w:pStyle w:val="5"/>
      </w:pPr>
      <w:r>
        <w:t>UC liên kết và dữ liệu chuyển tiếp</w:t>
      </w:r>
    </w:p>
    <w:p w14:paraId="2AC7EC09">
      <w:r>
        <w:t>• UC11: tạo tài khoản và phân quyền khu + vai trò.</w:t>
      </w:r>
    </w:p>
    <w:p w14:paraId="1D3BB668">
      <w:r>
        <w:t>• UC55: lao động thời vụ quản lý riêng.</w:t>
      </w:r>
    </w:p>
    <w:p w14:paraId="129F7AEE">
      <w:r>
        <w:t>• UC56/UC57: giao việc và chấm công theo hồ sơ.</w:t>
      </w:r>
    </w:p>
    <w:p w14:paraId="58E9F463">
      <w:r>
        <w:t>• UC58/UC59: mức lương và bảng lương tham chiếu hồ sơ.</w:t>
      </w:r>
    </w:p>
    <w:p w14:paraId="2F5B523A">
      <w:pPr>
        <w:pStyle w:val="5"/>
      </w:pPr>
      <w:r>
        <w:t>Các process trong UC</w:t>
      </w:r>
    </w:p>
    <w:p w14:paraId="198BA375">
      <w:r>
        <w:t>1. Quản lý hồ sơ nhân viên — đối chiếu và tránh trùng người</w:t>
      </w:r>
    </w:p>
    <w:p w14:paraId="50195869">
      <w:r>
        <w:t>2. Quản lý hồ sơ nhân viên — gắn tài khoản hệ thống được cấp</w:t>
      </w:r>
    </w:p>
    <w:p w14:paraId="5F320D19">
      <w:r>
        <w:rPr>
          <w:b/>
        </w:rPr>
        <w:t>Điểm cần xác nhận / lưu ý:</w:t>
      </w:r>
      <w:r>
        <w:t xml:space="preserve"> Đã chốt 06/10/2026: hồ sơ nhân viên dùng chung toàn HTX, không chia theo khu; chỉ Chủ HTX đổi tình trạng làm việc (Đang làm, Đã nghỉ – mục 3.4).</w:t>
      </w:r>
      <w:del w:id="1984" w:author="Claude" w:date="2026-10-08T00:00:00Z">
        <w:r>
          <w:delText xml:space="preserve"> Còn cần xác nhận: số điện thoại có bắt buộc với mọi nhân viên.</w:delText>
        </w:r>
      </w:del>
    </w:p>
    <w:p w14:paraId="5E44EE78">
      <w:pPr>
        <w:pStyle w:val="4"/>
      </w:pPr>
      <w:bookmarkStart w:id="82" w:name="_Toc8628"/>
      <w:bookmarkStart w:id="83" w:name="_Toc23998"/>
      <w:r>
        <w:t>2.3 UC11 - Quản lý tài khoản người dùng và phân quyền theo khu</w:t>
      </w:r>
      <w:bookmarkEnd w:id="82"/>
      <w:bookmarkEnd w:id="83"/>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39D38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08B8B7F">
            <w:pPr>
              <w:spacing w:after="0" w:line="240" w:lineRule="auto"/>
              <w:jc w:val="right"/>
            </w:pPr>
            <w:r>
              <w:t>Primary Actors</w:t>
            </w:r>
          </w:p>
        </w:tc>
        <w:tc>
          <w:tcPr>
            <w:tcW w:w="2685" w:type="dxa"/>
          </w:tcPr>
          <w:p w14:paraId="2D5C78E4">
            <w:pPr>
              <w:spacing w:after="0" w:line="240" w:lineRule="auto"/>
            </w:pPr>
            <w:r>
              <w:t>Chủ HTX.</w:t>
            </w:r>
          </w:p>
        </w:tc>
        <w:tc>
          <w:tcPr>
            <w:tcW w:w="1890" w:type="dxa"/>
          </w:tcPr>
          <w:p w14:paraId="65070A78">
            <w:pPr>
              <w:spacing w:after="0" w:line="240" w:lineRule="auto"/>
              <w:jc w:val="right"/>
            </w:pPr>
            <w:r>
              <w:t>Secondary Actors</w:t>
            </w:r>
          </w:p>
        </w:tc>
        <w:tc>
          <w:tcPr>
            <w:tcW w:w="2933" w:type="dxa"/>
          </w:tcPr>
          <w:p w14:paraId="2E83AA79">
            <w:pPr>
              <w:spacing w:after="0" w:line="240" w:lineRule="auto"/>
            </w:pPr>
            <w:r>
              <w:t>Không có.</w:t>
            </w:r>
          </w:p>
        </w:tc>
      </w:tr>
      <w:tr w14:paraId="5F463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C4E8153">
            <w:pPr>
              <w:spacing w:after="0" w:line="240" w:lineRule="auto"/>
              <w:jc w:val="right"/>
            </w:pPr>
            <w:r>
              <w:t>Description</w:t>
            </w:r>
          </w:p>
        </w:tc>
        <w:tc>
          <w:tcPr>
            <w:tcW w:w="7508" w:type="dxa"/>
            <w:gridSpan w:val="3"/>
          </w:tcPr>
          <w:p w14:paraId="5FB0C823">
            <w:pPr>
              <w:spacing w:after="0" w:line="240" w:lineRule="auto"/>
            </w:pPr>
            <w:r>
              <w:t>Tôi với vai trò là Chủ HTX, tôi muốn tạo tài khoản nội bộ và gán cho mỗi tài khoản các cặp khu – vai trò, để quyết định ai được làm gì ở khu nào.</w:t>
            </w:r>
          </w:p>
        </w:tc>
      </w:tr>
      <w:tr w14:paraId="2B64C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E02BBA8">
            <w:pPr>
              <w:spacing w:after="0" w:line="240" w:lineRule="auto"/>
              <w:jc w:val="right"/>
            </w:pPr>
            <w:r>
              <w:t>Trigger</w:t>
            </w:r>
          </w:p>
        </w:tc>
        <w:tc>
          <w:tcPr>
            <w:tcW w:w="7508" w:type="dxa"/>
            <w:gridSpan w:val="3"/>
          </w:tcPr>
          <w:p w14:paraId="3A39DC21">
            <w:pPr>
              <w:spacing w:after="0" w:line="240" w:lineRule="auto"/>
            </w:pPr>
            <w:r>
              <w:t>Có người cần dùng OMTS hoặc quyền của một người thay đổi.</w:t>
            </w:r>
          </w:p>
        </w:tc>
      </w:tr>
      <w:tr w14:paraId="3B3D8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9CE06B5">
            <w:pPr>
              <w:spacing w:after="0" w:line="240" w:lineRule="auto"/>
              <w:jc w:val="right"/>
            </w:pPr>
            <w:r>
              <w:t>Priority</w:t>
            </w:r>
          </w:p>
        </w:tc>
        <w:tc>
          <w:tcPr>
            <w:tcW w:w="7508" w:type="dxa"/>
            <w:gridSpan w:val="3"/>
          </w:tcPr>
          <w:p w14:paraId="346A84EA">
            <w:pPr>
              <w:spacing w:after="0" w:line="240" w:lineRule="auto"/>
            </w:pPr>
            <w:r>
              <w:t>Must have (đề xuất)</w:t>
            </w:r>
          </w:p>
        </w:tc>
      </w:tr>
      <w:tr w14:paraId="377CB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292A774">
            <w:pPr>
              <w:spacing w:after="0" w:line="240" w:lineRule="auto"/>
              <w:jc w:val="right"/>
            </w:pPr>
            <w:r>
              <w:t>Preconditions</w:t>
            </w:r>
          </w:p>
        </w:tc>
        <w:tc>
          <w:tcPr>
            <w:tcW w:w="7508" w:type="dxa"/>
            <w:gridSpan w:val="3"/>
          </w:tcPr>
          <w:p w14:paraId="622D1A2D">
            <w:pPr>
              <w:spacing w:after="0" w:line="240" w:lineRule="auto"/>
            </w:pPr>
            <w:r>
              <w:t>• Chủ HTX đã đăng nhập; chỉ Chủ HTX dùng chức năng này.</w:t>
            </w:r>
          </w:p>
          <w:p w14:paraId="7F1AD369">
            <w:pPr>
              <w:spacing w:after="0" w:line="240" w:lineRule="auto"/>
            </w:pPr>
            <w:r>
              <w:t>• Các vai trò (UC12) và khu nuôi (UC15) cần gán đã tồn tại.</w:t>
            </w:r>
          </w:p>
        </w:tc>
      </w:tr>
      <w:tr w14:paraId="63DA6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C237DF6">
            <w:pPr>
              <w:spacing w:after="0" w:line="240" w:lineRule="auto"/>
              <w:jc w:val="right"/>
            </w:pPr>
            <w:r>
              <w:t>Normal Flow</w:t>
            </w:r>
          </w:p>
        </w:tc>
        <w:tc>
          <w:tcPr>
            <w:tcW w:w="7508" w:type="dxa"/>
            <w:gridSpan w:val="3"/>
          </w:tcPr>
          <w:p w14:paraId="6E6BD39D">
            <w:pPr>
              <w:spacing w:after="0" w:line="240" w:lineRule="auto"/>
            </w:pPr>
            <w:r>
              <w:t>1. Người thao tác mở Tài khoản người dùng và chọn Thêm. (SCR-09)</w:t>
            </w:r>
          </w:p>
          <w:p w14:paraId="0AA97CFE">
            <w:pPr>
              <w:spacing w:after="0" w:line="240" w:lineRule="auto"/>
            </w:pPr>
            <w:r>
              <w:t>2. Người thao tác nhập thông tin tài khoản (danh sách trường ở SCR-09); số điện thoại tài khoản nội bộ bắt buộc, do người thao tác nhập; chủ tài khoản xác minh số bằng mã SMS ở lần đăng nhập đầu (UC02 nhánh 3a, BR-34).</w:t>
            </w:r>
          </w:p>
          <w:p w14:paraId="05E1FEE6">
            <w:pPr>
              <w:spacing w:after="0" w:line="240" w:lineRule="auto"/>
            </w:pPr>
            <w:r>
              <w:t>3. Người thao tác thêm một hoặc nhiều dòng phân quyền, mỗi dòng gồm khu (hoặc Toàn bộ khu) và vai trò; một khu có thể có nhiều tài khoản cùng vai trò, kể cả Quản lý khu.</w:t>
            </w:r>
          </w:p>
          <w:p w14:paraId="1C74B3BD">
            <w:pPr>
              <w:spacing w:after="0" w:line="240" w:lineRule="auto"/>
            </w:pPr>
            <w:r>
              <w:t>4. Hệ thống kiểm tra trùng tên đăng nhập và số điện thoại (duy nhất toàn hệ thống, BR-32), khu và vai trò còn hiệu lực.</w:t>
            </w:r>
          </w:p>
          <w:p w14:paraId="4EB298D4">
            <w:pPr>
              <w:spacing w:after="0" w:line="240" w:lineRule="auto"/>
            </w:pPr>
            <w:r>
              <w:t>5. Hệ thống hiện quyền thực tế theo từng khu (chức năng × Tạo/Xem/Sửa/Xóa/khác).</w:t>
            </w:r>
          </w:p>
          <w:p w14:paraId="679C5E77">
            <w:pPr>
              <w:spacing w:after="0" w:line="240" w:lineRule="auto"/>
            </w:pPr>
            <w:r>
              <w:t>6. Người thao tác xác nhận; hệ thống lưu tài khoản, phân quyền và nhật ký kiểm toán (không chứa mật khẩu); tạo mật khẩu tạm như nhánh 1d1–1d2.</w:t>
            </w:r>
          </w:p>
        </w:tc>
      </w:tr>
      <w:tr w14:paraId="44306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5B058A2">
            <w:pPr>
              <w:spacing w:after="0" w:line="240" w:lineRule="auto"/>
              <w:jc w:val="right"/>
            </w:pPr>
            <w:r>
              <w:t>Alternative Flows</w:t>
            </w:r>
          </w:p>
        </w:tc>
        <w:tc>
          <w:tcPr>
            <w:tcW w:w="7508" w:type="dxa"/>
            <w:gridSpan w:val="3"/>
          </w:tcPr>
          <w:p w14:paraId="2EBD11EF">
            <w:pPr>
              <w:spacing w:after="0" w:line="240" w:lineRule="auto"/>
            </w:pPr>
            <w:r>
              <w:t>1a. Người thao tác sửa tài khoản có sẵn.</w:t>
            </w:r>
          </w:p>
          <w:p w14:paraId="54089F9F">
            <w:pPr>
              <w:spacing w:after="0" w:line="240" w:lineRule="auto"/>
            </w:pPr>
            <w:r>
              <w:t>1a1. Người thao tác tìm tài khoản, sửa thông tin hoặc thêm dòng khu – vai trò; số điện thoại vừa sửa là số chưa xác minh, chủ tài khoản xác minh lại ở lần đăng nhập kế tiếp (UC02 nhánh 3a).</w:t>
            </w:r>
          </w:p>
          <w:p w14:paraId="29706AF9">
            <w:pPr>
              <w:spacing w:after="0" w:line="240" w:lineRule="auto"/>
            </w:pPr>
            <w:r>
              <w:t>1a2. Chủ HTX bỏ (thu hồi) dòng khu – vai trò kèm lý do; dòng bị thu hồi có thời điểm, lịch sử được giữ.</w:t>
            </w:r>
          </w:p>
          <w:p w14:paraId="3345DDD4">
            <w:pPr>
              <w:spacing w:after="0" w:line="240" w:lineRule="auto"/>
            </w:pPr>
            <w:r>
              <w:rPr>
                <w:i/>
              </w:rPr>
              <w:t>Use Case tiếp tục bước 4.</w:t>
            </w:r>
          </w:p>
          <w:p w14:paraId="06083E90">
            <w:pPr>
              <w:spacing w:after="0" w:line="240" w:lineRule="auto"/>
            </w:pPr>
            <w:r>
              <w:t>1b. Chủ HTX khóa tài khoản.</w:t>
            </w:r>
          </w:p>
          <w:p w14:paraId="3F266462">
            <w:pPr>
              <w:spacing w:after="0" w:line="240" w:lineRule="auto"/>
            </w:pPr>
            <w:r>
              <w:t>1b1. Chủ HTX nhập lý do và xác nhận.</w:t>
            </w:r>
          </w:p>
          <w:p w14:paraId="63CE9057">
            <w:pPr>
              <w:spacing w:after="0" w:line="240" w:lineRule="auto"/>
            </w:pPr>
            <w:r>
              <w:t>1b2. Hệ thống chặn đăng nhập, vô hiệu phiên đang mở, giữ dữ liệu và phân quyền. (</w:t>
              <w:fldChar w:fldCharType="begin"/>
              <w:instrText xml:space="preserve"> HYPERLINK \l "MSG09" \o "MSG09 (Xác nhận): Bạn có chắc chắn muốn {action}? Thao tác được ghi lại trong nhật ký kiểm toán." </w:instrText>
              <w:fldChar w:fldCharType="separate"/>
              <w:t>MSG09</w:t>
              <w:fldChar w:fldCharType="end"/>
              <w:t>)</w:t>
            </w:r>
          </w:p>
          <w:p w14:paraId="3053D3B8">
            <w:pPr>
              <w:spacing w:after="0" w:line="240" w:lineRule="auto"/>
            </w:pPr>
            <w:r>
              <w:rPr>
                <w:i/>
              </w:rPr>
              <w:t>Use Case kết thúc thành công.</w:t>
            </w:r>
          </w:p>
          <w:p w14:paraId="2E63F1A1">
            <w:pPr>
              <w:spacing w:after="0" w:line="240" w:lineRule="auto"/>
            </w:pPr>
            <w:r>
              <w:t>1c. Chủ HTX mở khóa tài khoản.</w:t>
            </w:r>
          </w:p>
          <w:p w14:paraId="213C40E1">
            <w:pPr>
              <w:spacing w:after="0" w:line="240" w:lineRule="auto"/>
            </w:pPr>
            <w:r>
              <w:t>1c1. Chủ HTX nhập lý do; hệ thống chỉ mở lại các dòng phân quyền còn hiệu lực.</w:t>
            </w:r>
          </w:p>
          <w:p w14:paraId="075432B2">
            <w:pPr>
              <w:spacing w:after="0" w:line="240" w:lineRule="auto"/>
            </w:pPr>
            <w:r>
              <w:rPr>
                <w:i/>
              </w:rPr>
              <w:t>Use Case kết thúc thành công.</w:t>
            </w:r>
          </w:p>
          <w:p w14:paraId="77F069D0">
            <w:pPr>
              <w:spacing w:after="0" w:line="240" w:lineRule="auto"/>
            </w:pPr>
            <w:r>
              <w:t>1d. Người thao tác đặt lại mật khẩu.</w:t>
            </w:r>
          </w:p>
          <w:p w14:paraId="68DB6E56">
            <w:pPr>
              <w:spacing w:after="0" w:line="240" w:lineRule="auto"/>
            </w:pPr>
            <w:r>
              <w:t>1d1. Hệ thống tạo mật khẩu tạm 10 ký tự, hiện một lần cho người thao tác để trao trực tiếp cho chủ tài khoản; hệ thống không gửi mật khẩu tạm qua email, SMS hay kênh nào.</w:t>
            </w:r>
          </w:p>
          <w:p w14:paraId="75C8F7CF">
            <w:pPr>
              <w:spacing w:after="0" w:line="240" w:lineRule="auto"/>
            </w:pPr>
            <w:r>
              <w:t>1d2. Mật khẩu tạm hiệu lực 24 giờ và buộc đổi ở lần đăng nhập đầu; quá hạn thì phải đặt lại lần nữa.</w:t>
            </w:r>
          </w:p>
          <w:p w14:paraId="315E1044">
            <w:pPr>
              <w:spacing w:after="0" w:line="240" w:lineRule="auto"/>
            </w:pPr>
            <w:r>
              <w:rPr>
                <w:i/>
              </w:rPr>
              <w:t>Use Case kết thúc thành công.</w:t>
            </w:r>
          </w:p>
        </w:tc>
      </w:tr>
      <w:tr w14:paraId="70489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B177139">
            <w:pPr>
              <w:spacing w:after="0" w:line="240" w:lineRule="auto"/>
              <w:jc w:val="right"/>
            </w:pPr>
            <w:r>
              <w:t>Exception Flows</w:t>
            </w:r>
          </w:p>
        </w:tc>
        <w:tc>
          <w:tcPr>
            <w:tcW w:w="7508" w:type="dxa"/>
            <w:gridSpan w:val="3"/>
          </w:tcPr>
          <w:p w14:paraId="28F3B235">
            <w:pPr>
              <w:spacing w:after="0" w:line="240" w:lineRule="auto"/>
            </w:pPr>
            <w:r>
              <w:t>1e. Người thao tác khóa tài khoản Chủ HTX hoặc Quản trị hệ thống.</w:t>
            </w:r>
          </w:p>
          <w:p w14:paraId="66DB377E">
            <w:pPr>
              <w:spacing w:after="0" w:line="240" w:lineRule="auto"/>
            </w:pPr>
            <w:r>
              <w:t>1e1. Hệ thống từ chối.</w:t>
            </w:r>
          </w:p>
          <w:p w14:paraId="37D7B5B9">
            <w:pPr>
              <w:spacing w:after="0" w:line="240" w:lineRule="auto"/>
            </w:pPr>
            <w:r>
              <w:rPr>
                <w:i/>
              </w:rPr>
              <w:t>Use Case dừng lại.</w:t>
            </w:r>
          </w:p>
          <w:p w14:paraId="18F35BE5">
            <w:pPr>
              <w:spacing w:after="0" w:line="240" w:lineRule="auto"/>
            </w:pPr>
            <w:r>
              <w:t>4a. Tên đăng nhập hoặc số điện thoại đã dùng.</w:t>
            </w:r>
          </w:p>
          <w:p w14:paraId="0D0CE558">
            <w:pPr>
              <w:spacing w:after="0" w:line="240" w:lineRule="auto"/>
            </w:pPr>
            <w:r>
              <w:t>4a1. Hệ thống báo trùng, không tạo bản sao. (</w:t>
              <w:fldChar w:fldCharType="begin"/>
              <w:instrText xml:space="preserve"> HYPERLINK \l "MSG03" \o "MSG03 (Lỗi): {object_name} đã tồn tại. Hệ thống mở bản ghi hiện có để bạn kiểm tra, không tạo bản sao." </w:instrText>
              <w:fldChar w:fldCharType="separate"/>
              <w:t>MSG03</w:t>
              <w:fldChar w:fldCharType="end"/>
              <w:t>)</w:t>
            </w:r>
          </w:p>
          <w:p w14:paraId="5181E0DA">
            <w:pPr>
              <w:spacing w:after="0" w:line="240" w:lineRule="auto"/>
            </w:pPr>
            <w:r>
              <w:rPr>
                <w:i/>
              </w:rPr>
              <w:t>Use Case tiếp tục bước 2.</w:t>
            </w:r>
          </w:p>
          <w:p w14:paraId="5F0E426D">
            <w:pPr>
              <w:spacing w:after="0" w:line="240" w:lineRule="auto"/>
            </w:pPr>
            <w:r>
              <w:t>4b. Cấp quyền Chủ HTX hoặc Quản trị hệ thống cho tài khoản nội bộ.</w:t>
            </w:r>
          </w:p>
          <w:p w14:paraId="1A40A45B">
            <w:pPr>
              <w:spacing w:after="0" w:line="240" w:lineRule="auto"/>
            </w:pPr>
            <w:r>
              <w:t>4b1. Hệ thống từ chối và ghi nhận. (</w:t>
              <w:fldChar w:fldCharType="begin"/>
              <w:instrText xml:space="preserve"> HYPERLINK \l "MSG02" \o "MSG02 (Lỗi): Bạn không có quyền thực hiện thao tác này." </w:instrText>
              <w:fldChar w:fldCharType="separate"/>
              <w:t>MSG02</w:t>
              <w:fldChar w:fldCharType="end"/>
              <w:t>)</w:t>
            </w:r>
          </w:p>
          <w:p w14:paraId="7DED18B0">
            <w:pPr>
              <w:spacing w:after="0" w:line="240" w:lineRule="auto"/>
            </w:pPr>
            <w:r>
              <w:rPr>
                <w:i/>
              </w:rPr>
              <w:t>Use Case tiếp tục bước 3.</w:t>
            </w:r>
          </w:p>
        </w:tc>
      </w:tr>
      <w:tr w14:paraId="64CD3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F917A4E">
            <w:pPr>
              <w:spacing w:after="0" w:line="240" w:lineRule="auto"/>
              <w:jc w:val="right"/>
            </w:pPr>
            <w:r>
              <w:t>Postconditions</w:t>
            </w:r>
          </w:p>
        </w:tc>
        <w:tc>
          <w:tcPr>
            <w:tcW w:w="7508" w:type="dxa"/>
            <w:gridSpan w:val="3"/>
          </w:tcPr>
          <w:p w14:paraId="276FBEC9">
            <w:pPr>
              <w:spacing w:after="0" w:line="240" w:lineRule="auto"/>
            </w:pPr>
            <w:r>
              <w:t>• Tài khoản và các cặp khu – vai trò có hiệu lực, có lịch sử cấp và thu hồi.</w:t>
            </w:r>
          </w:p>
          <w:p w14:paraId="556BC015">
            <w:pPr>
              <w:spacing w:after="0" w:line="240" w:lineRule="auto"/>
            </w:pPr>
            <w:r>
              <w:t>• Quyền thực tế = hợp quyền của các vai trò được gán, giới hạn trong khu tương ứng.</w:t>
            </w:r>
          </w:p>
          <w:p w14:paraId="0F2339D6">
            <w:pPr>
              <w:spacing w:after="0" w:line="240" w:lineRule="auto"/>
            </w:pPr>
            <w:r>
              <w:t>• Một khu có thể có nhiều tài khoản cùng vai trò (kể cả Quản lý khu).</w:t>
            </w:r>
          </w:p>
        </w:tc>
      </w:tr>
      <w:tr w14:paraId="44419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33E4002">
            <w:pPr>
              <w:spacing w:after="0" w:line="240" w:lineRule="auto"/>
              <w:jc w:val="right"/>
            </w:pPr>
            <w:r>
              <w:t>Business Rules / NFR</w:t>
            </w:r>
          </w:p>
        </w:tc>
        <w:tc>
          <w:tcPr>
            <w:tcW w:w="7508" w:type="dxa"/>
            <w:gridSpan w:val="3"/>
          </w:tcPr>
          <w:p w14:paraId="5AA3DE1F">
            <w:pPr>
              <w:spacing w:after="0" w:line="240" w:lineRule="auto"/>
            </w:pPr>
            <w:r>
              <w:t>Business Rules: BR-01, BR-19, BR-32, BR-33, BR-34.</w:t>
            </w:r>
          </w:p>
          <w:p w14:paraId="41143FF3">
            <w:pPr>
              <w:spacing w:after="0" w:line="240" w:lineRule="auto"/>
            </w:pPr>
            <w:r>
              <w:t>NFR: NFR-01, NFR-02.</w:t>
            </w:r>
          </w:p>
        </w:tc>
      </w:tr>
    </w:tbl>
    <w:p w14:paraId="3DC0CFED">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7A19E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7737657C">
            <w:pPr>
              <w:spacing w:after="0" w:line="240" w:lineRule="auto"/>
            </w:pPr>
            <w:r>
              <w:rPr>
                <w:rFonts w:ascii="Consolas" w:hAnsi="Consolas"/>
                <w:sz w:val="17"/>
              </w:rPr>
              <w:t>[Quản trị &gt; Tài khoản người dùng] [Tìm] [Thêm]</w:t>
            </w:r>
          </w:p>
          <w:p w14:paraId="3AEF20CE">
            <w:pPr>
              <w:spacing w:after="0" w:line="240" w:lineRule="auto"/>
            </w:pPr>
            <w:r>
              <w:rPr>
                <w:rFonts w:ascii="Consolas" w:hAnsi="Consolas"/>
                <w:sz w:val="17"/>
              </w:rPr>
              <w:t>Danh sách: tên hiển thị, tên đăng nhập, điện thoại, các cặp khu – vai trò, trạng thái</w:t>
            </w:r>
          </w:p>
          <w:p w14:paraId="643566C4">
            <w:pPr>
              <w:spacing w:after="0" w:line="240" w:lineRule="auto"/>
            </w:pPr>
            <w:r>
              <w:rPr>
                <w:rFonts w:ascii="Consolas" w:hAnsi="Consolas"/>
                <w:sz w:val="17"/>
              </w:rPr>
              <w:t>[Thông tin tài khoản] Tên hiển thị* [____] Điện thoại* [____] Email [____]</w:t>
            </w:r>
          </w:p>
          <w:p w14:paraId="7508DA3A">
            <w:pPr>
              <w:spacing w:after="0" w:line="240" w:lineRule="auto"/>
            </w:pPr>
            <w:r>
              <w:rPr>
                <w:rFonts w:ascii="Consolas" w:hAnsi="Consolas"/>
                <w:sz w:val="17"/>
              </w:rPr>
              <w:t>Tên đăng nhập* [____] Mật khẩu tạm [hệ thống tạo, hiện một lần]</w:t>
            </w:r>
          </w:p>
          <w:p w14:paraId="4BA7B68B">
            <w:pPr>
              <w:spacing w:after="0" w:line="240" w:lineRule="auto"/>
            </w:pPr>
            <w:r>
              <w:rPr>
                <w:rFonts w:ascii="Consolas" w:hAnsi="Consolas"/>
                <w:sz w:val="17"/>
              </w:rPr>
              <w:t>[Phân quyền truy cập] + Thêm dòng: Khu* [Khu A | Khu B | … | Toàn bộ khu]  Vai trò* [chọn từ UC12]  Hiệu lực từ/đến</w:t>
            </w:r>
          </w:p>
          <w:p w14:paraId="734FBAD9">
            <w:pPr>
              <w:spacing w:after="0" w:line="240" w:lineRule="auto"/>
            </w:pPr>
            <w:r>
              <w:rPr>
                <w:rFonts w:ascii="Consolas" w:hAnsi="Consolas"/>
                <w:sz w:val="17"/>
              </w:rPr>
              <w:t>Xem trước quyền thực tế theo từng khu [bảng chức năng × C/R/U/D/khác]</w:t>
            </w:r>
          </w:p>
          <w:p w14:paraId="67F2F353">
            <w:pPr>
              <w:spacing w:after="0" w:line="240" w:lineRule="auto"/>
            </w:pPr>
            <w:r>
              <w:rPr>
                <w:rFonts w:ascii="Consolas" w:hAnsi="Consolas"/>
                <w:sz w:val="17"/>
              </w:rPr>
              <w:t>[Lưu] [Khóa tài khoản] [Mở khóa] [Đặt lại mật khẩu]</w:t>
            </w:r>
          </w:p>
        </w:tc>
      </w:tr>
    </w:tbl>
    <w:p w14:paraId="1BA6779D">
      <w:pPr>
        <w:pStyle w:val="5"/>
      </w:pPr>
      <w:r>
        <w:t>Dữ liệu nhập / lựa chọn</w:t>
      </w:r>
    </w:p>
    <w:p w14:paraId="1971ACD1">
      <w:r>
        <w:t>• Tên hiển thị, điện thoại, tên đăng nhập: bắt buộc; tên đăng nhập và điện thoại là duy nhất toàn hệ thống (BR-32); người thao tác không xác minh số tại đây, chủ tài khoản xác minh bằng mã SMS ở lần đăng nhập đầu (UC02, BR-34).</w:t>
      </w:r>
    </w:p>
    <w:p w14:paraId="5A8E6438">
      <w:r>
        <w:t>• Email: tùy chọn; chủ tài khoản tự xác minh ở UC05 trước khi dùng nhận mã (BR-31).</w:t>
      </w:r>
    </w:p>
    <w:p w14:paraId="18EF236C">
      <w:r>
        <w:t>• Mật khẩu tạm: hệ thống tạo khi tạo tài khoản hoặc đặt lại (10 ký tự, hiệu lực 24 giờ), hiện một lần; chủ tài khoản đổi ở lần đăng nhập đầu.</w:t>
      </w:r>
    </w:p>
    <w:p w14:paraId="40946D74">
      <w:r>
        <w:t>• Phân quyền truy cập: ít nhất một dòng khu + vai trò; khu là một khu cụ thể hoặc Toàn bộ khu; một khu có thể có nhiều tài khoản cùng vai trò.</w:t>
      </w:r>
    </w:p>
    <w:p w14:paraId="1DCFD174">
      <w:r>
        <w:t>• Lý do: bắt buộc khi khóa, mở khóa hoặc thu hồi phân quyền (chỉ Chủ HTX).</w:t>
      </w:r>
    </w:p>
    <w:p w14:paraId="64E16BCB">
      <w:pPr>
        <w:pStyle w:val="5"/>
      </w:pPr>
      <w:r>
        <w:t>UC liên kết và dữ liệu chuyển tiếp</w:t>
      </w:r>
    </w:p>
    <w:p w14:paraId="1930B3C0">
      <w:r>
        <w:t>• UC12: vai trò và ma trận quyền.</w:t>
      </w:r>
    </w:p>
    <w:p w14:paraId="6C3920F6">
      <w:r>
        <w:t>• UC15: danh sách khu nuôi.</w:t>
      </w:r>
    </w:p>
    <w:p w14:paraId="6DA84562">
      <w:r>
        <w:t>• UC10: gắn tài khoản vào hồ sơ nhân viên.</w:t>
      </w:r>
    </w:p>
    <w:p w14:paraId="021347C8">
      <w:r>
        <w:t>• UC02: đăng nhập theo quyền đã gán.</w:t>
      </w:r>
    </w:p>
    <w:p w14:paraId="50229F00">
      <w:r>
        <w:t>• UC74: hỗ trợ kỹ thuật khi gặp sự cố đăng nhập.</w:t>
      </w:r>
    </w:p>
    <w:p w14:paraId="6C12B32B">
      <w:r>
        <w:t>• UC75: tra cứu lịch sử phân quyền.</w:t>
      </w:r>
    </w:p>
    <w:p w14:paraId="386681E1">
      <w:pPr>
        <w:pStyle w:val="5"/>
      </w:pPr>
      <w:r>
        <w:t>Các process trong UC</w:t>
      </w:r>
    </w:p>
    <w:p w14:paraId="46975353">
      <w:r>
        <w:t>1. Quản lý tài khoản — tạo và cập nhật thông tin đăng nhập</w:t>
      </w:r>
    </w:p>
    <w:p w14:paraId="46C3DF7E">
      <w:r>
        <w:t>2. Quản lý tài khoản — gán/thu hồi cặp khu – vai trò</w:t>
      </w:r>
    </w:p>
    <w:p w14:paraId="371407F5">
      <w:r>
        <w:t>3. Quản lý tài khoản — khóa, mở khóa và đặt lại mật khẩu</w:t>
      </w:r>
    </w:p>
    <w:p w14:paraId="526DB35A">
      <w:r>
        <w:rPr>
          <w:b/>
        </w:rPr>
        <w:t>Điểm cần xác nhận / lưu ý:</w:t>
      </w:r>
      <w:r>
        <w:t xml:space="preserve"> Đã chốt 06/10/2026: một khu có thể có nhiều tài khoản cùng vai trò Quản lý khu; tài khoản nhân viên không bắt buộc xác minh số điện thoại bằng OTP; mật khẩu tạm 10 ký tự, hiệu lực 24 giờ, buộc đổi khi đăng nhập; chỉ Chủ HTX khóa, mở khóa và thu hồi phân quyền, có lý do. 07/10/2026 (thay ý không xác minh số nêu trên): nhân viên xác minh số điện thoại do Chủ HTX nhập (hoặc nhập số khác) bằng mã SMS ở lần đăng nhập đầu; sau đó nhân viên tự đổi số ở UC05, Chủ HTX vẫn sửa được ở UC11 (số sửa phải xác minh lại).</w:t>
      </w:r>
    </w:p>
    <w:p w14:paraId="4F140CF4">
      <w:pPr>
        <w:pStyle w:val="4"/>
      </w:pPr>
      <w:bookmarkStart w:id="84" w:name="_Toc15328"/>
      <w:bookmarkStart w:id="85" w:name="_Toc11605"/>
      <w:r>
        <w:t>2.4 UC12 - Quản lý vai trò và quyền hạn</w:t>
      </w:r>
      <w:bookmarkEnd w:id="84"/>
      <w:bookmarkEnd w:id="85"/>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11DF0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8D5314A">
            <w:pPr>
              <w:spacing w:after="0" w:line="240" w:lineRule="auto"/>
              <w:jc w:val="right"/>
            </w:pPr>
            <w:r>
              <w:t>Primary Actors</w:t>
            </w:r>
          </w:p>
        </w:tc>
        <w:tc>
          <w:tcPr>
            <w:tcW w:w="2685" w:type="dxa"/>
          </w:tcPr>
          <w:p w14:paraId="0C8173F2">
            <w:pPr>
              <w:spacing w:after="0" w:line="240" w:lineRule="auto"/>
            </w:pPr>
            <w:r>
              <w:t>Chủ HTX.</w:t>
            </w:r>
          </w:p>
        </w:tc>
        <w:tc>
          <w:tcPr>
            <w:tcW w:w="1890" w:type="dxa"/>
          </w:tcPr>
          <w:p w14:paraId="34ED74FD">
            <w:pPr>
              <w:spacing w:after="0" w:line="240" w:lineRule="auto"/>
              <w:jc w:val="right"/>
            </w:pPr>
            <w:r>
              <w:t>Secondary Actors</w:t>
            </w:r>
          </w:p>
        </w:tc>
        <w:tc>
          <w:tcPr>
            <w:tcW w:w="2933" w:type="dxa"/>
          </w:tcPr>
          <w:p w14:paraId="49DDA114">
            <w:pPr>
              <w:spacing w:after="0" w:line="240" w:lineRule="auto"/>
            </w:pPr>
            <w:r>
              <w:t>Không có.</w:t>
            </w:r>
          </w:p>
        </w:tc>
      </w:tr>
      <w:tr w14:paraId="22AC2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1702731">
            <w:pPr>
              <w:spacing w:after="0" w:line="240" w:lineRule="auto"/>
              <w:jc w:val="right"/>
            </w:pPr>
            <w:r>
              <w:t>Description</w:t>
            </w:r>
          </w:p>
        </w:tc>
        <w:tc>
          <w:tcPr>
            <w:tcW w:w="7508" w:type="dxa"/>
            <w:gridSpan w:val="3"/>
          </w:tcPr>
          <w:p w14:paraId="779149B7">
            <w:pPr>
              <w:spacing w:after="0" w:line="240" w:lineRule="auto"/>
            </w:pPr>
            <w:r>
              <w:t>Tôi với vai trò là Chủ HTX, tôi muốn định nghĩa vai trò và quyền Tạo/Xem/Sửa/Xóa/khác trên từng chức năng, để mỗi tài khoản chỉ dùng đúng chức năng cần thiết.</w:t>
            </w:r>
          </w:p>
        </w:tc>
      </w:tr>
      <w:tr w14:paraId="13872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A5672E5">
            <w:pPr>
              <w:spacing w:after="0" w:line="240" w:lineRule="auto"/>
              <w:jc w:val="right"/>
            </w:pPr>
            <w:r>
              <w:t>Trigger</w:t>
            </w:r>
          </w:p>
        </w:tc>
        <w:tc>
          <w:tcPr>
            <w:tcW w:w="7508" w:type="dxa"/>
            <w:gridSpan w:val="3"/>
          </w:tcPr>
          <w:p w14:paraId="5B9FBA74">
            <w:pPr>
              <w:spacing w:after="0" w:line="240" w:lineRule="auto"/>
            </w:pPr>
            <w:r>
              <w:t>HTX cần một vai trò mới hoặc đổi quyền của vai trò.</w:t>
            </w:r>
          </w:p>
        </w:tc>
      </w:tr>
      <w:tr w14:paraId="6E8F1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29F3A5C">
            <w:pPr>
              <w:spacing w:after="0" w:line="240" w:lineRule="auto"/>
              <w:jc w:val="right"/>
            </w:pPr>
            <w:r>
              <w:t>Priority</w:t>
            </w:r>
          </w:p>
        </w:tc>
        <w:tc>
          <w:tcPr>
            <w:tcW w:w="7508" w:type="dxa"/>
            <w:gridSpan w:val="3"/>
          </w:tcPr>
          <w:p w14:paraId="76C7A9CD">
            <w:pPr>
              <w:spacing w:after="0" w:line="240" w:lineRule="auto"/>
            </w:pPr>
            <w:r>
              <w:t>Must have (đề xuất)</w:t>
            </w:r>
          </w:p>
        </w:tc>
      </w:tr>
      <w:tr w14:paraId="010E1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0A61EB8">
            <w:pPr>
              <w:spacing w:after="0" w:line="240" w:lineRule="auto"/>
              <w:jc w:val="right"/>
            </w:pPr>
            <w:r>
              <w:t>Preconditions</w:t>
            </w:r>
          </w:p>
        </w:tc>
        <w:tc>
          <w:tcPr>
            <w:tcW w:w="7508" w:type="dxa"/>
            <w:gridSpan w:val="3"/>
          </w:tcPr>
          <w:p w14:paraId="2C577570">
            <w:pPr>
              <w:spacing w:after="0" w:line="240" w:lineRule="auto"/>
            </w:pPr>
            <w:r>
              <w:t>• Chủ HTX đã đăng nhập.</w:t>
            </w:r>
          </w:p>
          <w:p w14:paraId="304A882F">
            <w:pPr>
              <w:spacing w:after="0" w:line="240" w:lineRule="auto"/>
            </w:pPr>
            <w:r>
              <w:t>• Danh mục chức năng và các quyền khác của từng chức năng đã có sẵn.</w:t>
            </w:r>
          </w:p>
        </w:tc>
      </w:tr>
      <w:tr w14:paraId="6071C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D65904E">
            <w:pPr>
              <w:spacing w:after="0" w:line="240" w:lineRule="auto"/>
              <w:jc w:val="right"/>
            </w:pPr>
            <w:r>
              <w:t>Normal Flow</w:t>
            </w:r>
          </w:p>
        </w:tc>
        <w:tc>
          <w:tcPr>
            <w:tcW w:w="7508" w:type="dxa"/>
            <w:gridSpan w:val="3"/>
          </w:tcPr>
          <w:p w14:paraId="6717C5F4">
            <w:pPr>
              <w:spacing w:after="0" w:line="240" w:lineRule="auto"/>
            </w:pPr>
            <w:r>
              <w:t>1. Chủ HTX mở Vai trò và chọn Thêm vai trò. (SCR-10)</w:t>
            </w:r>
          </w:p>
          <w:p w14:paraId="2759C92D">
            <w:pPr>
              <w:spacing w:after="0" w:line="240" w:lineRule="auto"/>
            </w:pPr>
            <w:r>
              <w:t>2. Chủ HTX nhập tên, mô tả và tích quyền Tạo/Xem/Sửa/Xóa/khác cho từng chức năng.</w:t>
            </w:r>
          </w:p>
          <w:p w14:paraId="17D7942B">
            <w:pPr>
              <w:spacing w:after="0" w:line="240" w:lineRule="auto"/>
            </w:pPr>
            <w:r>
              <w:t>3. Hệ thống kiểm tra tên không trùng, quyền chọn đúng với quyền chức năng hỗ trợ và chức năng nào có Tạo/Sửa/Xóa/khác đều có Xem.</w:t>
            </w:r>
          </w:p>
          <w:p w14:paraId="540722EB">
            <w:pPr>
              <w:spacing w:after="0" w:line="240" w:lineRule="auto"/>
            </w:pPr>
            <w:r>
              <w:t>4. Chủ HTX xác nhận; hệ thống lưu vai trò và ghi nhật ký kiểm toán.</w:t>
            </w:r>
          </w:p>
          <w:p w14:paraId="0C139CEC">
            <w:pPr>
              <w:spacing w:after="0" w:line="240" w:lineRule="auto"/>
            </w:pPr>
            <w:r>
              <w:t>5. Vai trò xuất hiện trong danh sách chọn khi gán khu – vai trò ở UC11.</w:t>
            </w:r>
          </w:p>
        </w:tc>
      </w:tr>
      <w:tr w14:paraId="30607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A15FD58">
            <w:pPr>
              <w:spacing w:after="0" w:line="240" w:lineRule="auto"/>
              <w:jc w:val="right"/>
            </w:pPr>
            <w:r>
              <w:t>Alternative Flows</w:t>
            </w:r>
          </w:p>
        </w:tc>
        <w:tc>
          <w:tcPr>
            <w:tcW w:w="7508" w:type="dxa"/>
            <w:gridSpan w:val="3"/>
          </w:tcPr>
          <w:p w14:paraId="02360404">
            <w:pPr>
              <w:spacing w:after="0" w:line="240" w:lineRule="auto"/>
            </w:pPr>
            <w:r>
              <w:t>1a. Chủ HTX chọn Sao chép từ một vai trò có sẵn.</w:t>
            </w:r>
          </w:p>
          <w:p w14:paraId="2912358B">
            <w:pPr>
              <w:spacing w:after="0" w:line="240" w:lineRule="auto"/>
            </w:pPr>
            <w:r>
              <w:t>1a1. Hệ thống điền sẵn ma trận quyền của vai trò nguồn.</w:t>
            </w:r>
          </w:p>
          <w:p w14:paraId="0ADE7F3F">
            <w:pPr>
              <w:spacing w:after="0" w:line="240" w:lineRule="auto"/>
            </w:pPr>
            <w:r>
              <w:rPr>
                <w:i/>
              </w:rPr>
              <w:t>Use Case tiếp tục bước 2.</w:t>
            </w:r>
          </w:p>
          <w:p w14:paraId="38767E6A">
            <w:pPr>
              <w:spacing w:after="0" w:line="240" w:lineRule="auto"/>
            </w:pPr>
            <w:r>
              <w:t>1b. Chủ HTX sửa vai trò đang có người giữ.</w:t>
            </w:r>
          </w:p>
          <w:p w14:paraId="68AD3B7C">
            <w:pPr>
              <w:spacing w:after="0" w:line="240" w:lineRule="auto"/>
            </w:pPr>
            <w:r>
              <w:t>1b1. Hệ thống hiện số tài khoản và khu chịu ảnh hưởng.</w:t>
            </w:r>
          </w:p>
          <w:p w14:paraId="121AB2FC">
            <w:pPr>
              <w:spacing w:after="0" w:line="240" w:lineRule="auto"/>
            </w:pPr>
            <w:r>
              <w:t>1b2. Chủ HTX xác nhận; quyền mới áp dụng ngay cho mọi tài khoản giữ vai trò. (</w:t>
              <w:fldChar w:fldCharType="begin"/>
              <w:instrText xml:space="preserve"> HYPERLINK \l "MSG09" \o "MSG09 (Xác nhận): Bạn có chắc chắn muốn {action}? Thao tác được ghi lại trong nhật ký kiểm toán." </w:instrText>
              <w:fldChar w:fldCharType="separate"/>
              <w:t>MSG09</w:t>
              <w:fldChar w:fldCharType="end"/>
              <w:t>)</w:t>
            </w:r>
          </w:p>
          <w:p w14:paraId="51851FCB">
            <w:pPr>
              <w:spacing w:after="0" w:line="240" w:lineRule="auto"/>
            </w:pPr>
            <w:r>
              <w:rPr>
                <w:i/>
              </w:rPr>
              <w:t>Use Case tiếp tục bước 4.</w:t>
            </w:r>
          </w:p>
          <w:p w14:paraId="03C603F4">
            <w:pPr>
              <w:spacing w:after="0" w:line="240" w:lineRule="auto"/>
            </w:pPr>
            <w:r>
              <w:t>3a. Chủ HTX tích Tạo, Sửa, Xóa hoặc quyền khác của một chức năng.</w:t>
            </w:r>
          </w:p>
          <w:p w14:paraId="2A29281A">
            <w:pPr>
              <w:spacing w:after="0" w:line="240" w:lineRule="auto"/>
            </w:pPr>
            <w:r>
              <w:t>3a1. Hệ thống tự tích Xem cho chức năng đó; không bỏ được Xem khi chức năng còn quyền khác.</w:t>
            </w:r>
          </w:p>
          <w:p w14:paraId="2329155D">
            <w:pPr>
              <w:spacing w:after="0" w:line="240" w:lineRule="auto"/>
            </w:pPr>
            <w:r>
              <w:rPr>
                <w:i/>
              </w:rPr>
              <w:t>Use Case tiếp tục bước 4.</w:t>
            </w:r>
          </w:p>
        </w:tc>
      </w:tr>
      <w:tr w14:paraId="7ACB8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FD865AE">
            <w:pPr>
              <w:spacing w:after="0" w:line="240" w:lineRule="auto"/>
              <w:jc w:val="right"/>
            </w:pPr>
            <w:r>
              <w:t>Exception Flows</w:t>
            </w:r>
          </w:p>
        </w:tc>
        <w:tc>
          <w:tcPr>
            <w:tcW w:w="7508" w:type="dxa"/>
            <w:gridSpan w:val="3"/>
          </w:tcPr>
          <w:p w14:paraId="634BB8F1">
            <w:pPr>
              <w:spacing w:after="0" w:line="240" w:lineRule="auto"/>
            </w:pPr>
            <w:r>
              <w:t>1c. Chủ HTX ngừng dùng vai trò còn tài khoản đang giữ.</w:t>
            </w:r>
          </w:p>
          <w:p w14:paraId="1C947680">
            <w:pPr>
              <w:spacing w:after="0" w:line="240" w:lineRule="auto"/>
            </w:pPr>
            <w:r>
              <w:t>1c1. Hệ thống chặn và liệt kê tài khoản cần đổi vai trò ở UC11. (</w:t>
              <w:fldChar w:fldCharType="begin"/>
              <w:instrText xml:space="preserve"> HYPERLINK \l "MSG11" \o "MSG11 (Lỗi): Không thể thực hiện vì còn {count} bản ghi đang sử dụng: {related_list}. Vui lòng xử lý các bản ghi này trước." </w:instrText>
              <w:fldChar w:fldCharType="separate"/>
              <w:t>MSG11</w:t>
              <w:fldChar w:fldCharType="end"/>
              <w:t>)</w:t>
            </w:r>
          </w:p>
          <w:p w14:paraId="4D56E5CC">
            <w:pPr>
              <w:spacing w:after="0" w:line="240" w:lineRule="auto"/>
            </w:pPr>
            <w:r>
              <w:rPr>
                <w:i/>
              </w:rPr>
              <w:t>Use Case dừng lại.</w:t>
            </w:r>
          </w:p>
        </w:tc>
      </w:tr>
      <w:tr w14:paraId="42E60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47DC080">
            <w:pPr>
              <w:spacing w:after="0" w:line="240" w:lineRule="auto"/>
              <w:jc w:val="right"/>
            </w:pPr>
            <w:r>
              <w:t>Postconditions</w:t>
            </w:r>
          </w:p>
        </w:tc>
        <w:tc>
          <w:tcPr>
            <w:tcW w:w="7508" w:type="dxa"/>
            <w:gridSpan w:val="3"/>
          </w:tcPr>
          <w:p w14:paraId="5D761946">
            <w:pPr>
              <w:spacing w:after="0" w:line="240" w:lineRule="auto"/>
            </w:pPr>
            <w:r>
              <w:t>• Vai trò và ma trận quyền được lưu, thay đổi ghi nhật ký kiểm toán; quyền của mọi tài khoản giữ vai trò phản ánh ngay bản mới.</w:t>
            </w:r>
          </w:p>
        </w:tc>
      </w:tr>
      <w:tr w14:paraId="0F238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80873E3">
            <w:pPr>
              <w:spacing w:after="0" w:line="240" w:lineRule="auto"/>
              <w:jc w:val="right"/>
            </w:pPr>
            <w:r>
              <w:t>Business Rules / NFR</w:t>
            </w:r>
          </w:p>
        </w:tc>
        <w:tc>
          <w:tcPr>
            <w:tcW w:w="7508" w:type="dxa"/>
            <w:gridSpan w:val="3"/>
          </w:tcPr>
          <w:p w14:paraId="6E1255C6">
            <w:pPr>
              <w:spacing w:after="0" w:line="240" w:lineRule="auto"/>
            </w:pPr>
            <w:r>
              <w:t>Business Rules: BR-19.</w:t>
            </w:r>
          </w:p>
          <w:p w14:paraId="3746249E">
            <w:pPr>
              <w:spacing w:after="0" w:line="240" w:lineRule="auto"/>
            </w:pPr>
            <w:r>
              <w:t>NFR: NFR-01, NFR-02.</w:t>
            </w:r>
          </w:p>
        </w:tc>
      </w:tr>
    </w:tbl>
    <w:p w14:paraId="2D8803FD">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039E1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0F97D92C">
            <w:pPr>
              <w:spacing w:after="0" w:line="240" w:lineRule="auto"/>
            </w:pPr>
            <w:r>
              <w:rPr>
                <w:rFonts w:ascii="Consolas" w:hAnsi="Consolas"/>
                <w:sz w:val="17"/>
              </w:rPr>
              <w:t>[Quản trị &gt; Vai trò] [Thêm vai trò]</w:t>
            </w:r>
          </w:p>
          <w:p w14:paraId="7054CBED">
            <w:pPr>
              <w:spacing w:after="0" w:line="240" w:lineRule="auto"/>
            </w:pPr>
            <w:r>
              <w:rPr>
                <w:rFonts w:ascii="Consolas" w:hAnsi="Consolas"/>
                <w:sz w:val="17"/>
              </w:rPr>
              <w:t>Danh sách: tên vai trò, mô tả, số tài khoản đang dùng, trạng thái</w:t>
            </w:r>
          </w:p>
          <w:p w14:paraId="64028F76">
            <w:pPr>
              <w:spacing w:after="0" w:line="240" w:lineRule="auto"/>
            </w:pPr>
            <w:r>
              <w:rPr>
                <w:rFonts w:ascii="Consolas" w:hAnsi="Consolas"/>
                <w:sz w:val="17"/>
              </w:rPr>
              <w:t>[Chi tiết vai trò] Tên vai trò* [____] Mô tả [____]</w:t>
            </w:r>
          </w:p>
          <w:p w14:paraId="45F1D4AD">
            <w:pPr>
              <w:spacing w:after="0" w:line="240" w:lineRule="auto"/>
            </w:pPr>
            <w:r>
              <w:rPr>
                <w:rFonts w:ascii="Consolas" w:hAnsi="Consolas"/>
                <w:sz w:val="17"/>
              </w:rPr>
              <w:t>Ma trận quyền:</w:t>
            </w:r>
          </w:p>
          <w:p w14:paraId="18BDE35C">
            <w:pPr>
              <w:spacing w:after="0" w:line="240" w:lineRule="auto"/>
            </w:pPr>
            <w:r>
              <w:rPr>
                <w:rFonts w:ascii="Consolas" w:hAnsi="Consolas"/>
                <w:sz w:val="17"/>
              </w:rPr>
              <w:t>Chức năng            | Tạo | Xem | Sửa | Xóa | Khác (xuất/nhập…) | Phạm vi dữ liệu</w:t>
            </w:r>
          </w:p>
          <w:p w14:paraId="1D31DE30">
            <w:pPr>
              <w:spacing w:after="0" w:line="240" w:lineRule="auto"/>
            </w:pPr>
            <w:r>
              <w:rPr>
                <w:rFonts w:ascii="Consolas" w:hAnsi="Consolas"/>
                <w:sz w:val="17"/>
              </w:rPr>
              <w:t>Bè                   | [x] | [x] | [x] | [x] | [ ]               | [toàn khu được gán]</w:t>
            </w:r>
          </w:p>
          <w:p w14:paraId="22E586CD">
            <w:pPr>
              <w:spacing w:after="0" w:line="240" w:lineRule="auto"/>
            </w:pPr>
            <w:r>
              <w:rPr>
                <w:rFonts w:ascii="Consolas" w:hAnsi="Consolas"/>
                <w:sz w:val="17"/>
              </w:rPr>
              <w:t>Chu kỳ nuôi          | [x] | [x] | [x] | [ ] | [ ]               | [toàn khu được gán]</w:t>
            </w:r>
          </w:p>
          <w:p w14:paraId="7814C419">
            <w:pPr>
              <w:spacing w:after="0" w:line="240" w:lineRule="auto"/>
            </w:pPr>
            <w:r>
              <w:rPr>
                <w:rFonts w:ascii="Consolas" w:hAnsi="Consolas"/>
                <w:sz w:val="17"/>
              </w:rPr>
              <w:t>Phiếu thu / phiếu chi| [ ] | [x] | [ ] | [ ] | [xuất]            | [toàn khu được gán]</w:t>
            </w:r>
          </w:p>
          <w:p w14:paraId="4D2A8A32">
            <w:pPr>
              <w:spacing w:after="0" w:line="240" w:lineRule="auto"/>
            </w:pPr>
            <w:r>
              <w:rPr>
                <w:rFonts w:ascii="Consolas" w:hAnsi="Consolas"/>
                <w:sz w:val="17"/>
              </w:rPr>
              <w:t>…</w:t>
            </w:r>
          </w:p>
          <w:p w14:paraId="5D59CCEE">
            <w:pPr>
              <w:spacing w:after="0" w:line="240" w:lineRule="auto"/>
            </w:pPr>
            <w:r>
              <w:rPr>
                <w:rFonts w:ascii="Consolas" w:hAnsi="Consolas"/>
                <w:sz w:val="17"/>
              </w:rPr>
              <w:t>[Lưu] [Sao chép vai trò] [Ngừng dùng]</w:t>
            </w:r>
          </w:p>
        </w:tc>
      </w:tr>
    </w:tbl>
    <w:p w14:paraId="15960321">
      <w:pPr>
        <w:pStyle w:val="5"/>
      </w:pPr>
      <w:r>
        <w:t>Dữ liệu nhập / lựa chọn</w:t>
      </w:r>
    </w:p>
    <w:p w14:paraId="061D88E1">
      <w:r>
        <w:t>• Tên vai trò: bắt buộc, duy nhất.</w:t>
      </w:r>
    </w:p>
    <w:p w14:paraId="4D32CC59">
      <w:r>
        <w:t>• Mô tả: tùy chọn.</w:t>
      </w:r>
    </w:p>
    <w:p w14:paraId="2130F594">
      <w:r>
        <w:t>• Ma trận quyền: với mỗi chức năng chọn Tạo/Xem/Sửa/Xóa và quyền khác (xuất, nhập…) mà chức năng hỗ trợ; có quyền khác thì bắt buộc có Xem.</w:t>
      </w:r>
    </w:p>
    <w:p w14:paraId="4AB6D801">
      <w:r>
        <w:t>• Phạm vi dữ liệu: chỉ bản ghi của mình hoặc toàn bộ bản ghi trong khu được gán.</w:t>
      </w:r>
    </w:p>
    <w:p w14:paraId="3F3A3A22">
      <w:pPr>
        <w:pStyle w:val="5"/>
      </w:pPr>
      <w:r>
        <w:t>UC liên kết và dữ liệu chuyển tiếp</w:t>
      </w:r>
    </w:p>
    <w:p w14:paraId="2B8229AE">
      <w:r>
        <w:t>• UC11: gán vai trò theo khu cho tài khoản.</w:t>
      </w:r>
    </w:p>
    <w:p w14:paraId="2D68162E">
      <w:r>
        <w:t>• UC02: quyền được nạp khi đăng nhập.</w:t>
      </w:r>
    </w:p>
    <w:p w14:paraId="497A9032">
      <w:r>
        <w:t>• UC75: tra cứu lịch sử thay đổi vai trò.</w:t>
      </w:r>
    </w:p>
    <w:p w14:paraId="112192E8">
      <w:pPr>
        <w:pStyle w:val="5"/>
      </w:pPr>
      <w:r>
        <w:t>Các process trong UC</w:t>
      </w:r>
    </w:p>
    <w:p w14:paraId="10A8229A">
      <w:r>
        <w:t>1. Quản lý vai trò — tạo và sao chép vai trò</w:t>
      </w:r>
    </w:p>
    <w:p w14:paraId="04D1F3EC">
      <w:r>
        <w:t>2. Quản lý vai trò — cấu hình ma trận quyền theo chức năng</w:t>
      </w:r>
    </w:p>
    <w:p w14:paraId="38F756BC">
      <w:r>
        <w:rPr>
          <w:b/>
        </w:rPr>
        <w:t>Điểm cần xác nhận / lưu ý:</w:t>
      </w:r>
      <w:r>
        <w:t xml:space="preserve"> Đã chốt 06/10/2026: có Tạo/Sửa/Xóa/khác thì bắt buộc có Xem. Danh mục chức năng của nhóm Xác thực và Hợp tác xã theo SDS v1.1; các nhóm khác bổ sung khi thiết kế.</w:t>
      </w:r>
    </w:p>
    <w:p w14:paraId="7733025E">
      <w:pPr>
        <w:pStyle w:val="3"/>
      </w:pPr>
      <w:bookmarkStart w:id="86" w:name="_Toc16006"/>
      <w:bookmarkStart w:id="87" w:name="_Toc24825"/>
      <w:r>
        <w:t>3. Vùng nuôi, bè và hồ sơ tuân thủ</w:t>
      </w:r>
      <w:bookmarkEnd w:id="86"/>
      <w:bookmarkEnd w:id="87"/>
    </w:p>
    <w:p w14:paraId="79883E50">
      <w:pPr>
        <w:pStyle w:val="4"/>
      </w:pPr>
      <w:bookmarkStart w:id="88" w:name="_Toc5376"/>
      <w:bookmarkStart w:id="89" w:name="_Toc21123"/>
      <w:r>
        <w:t>3.1 UC15 - Quản lý vùng nuôi và giấy tờ vùng nuôi</w:t>
      </w:r>
      <w:bookmarkEnd w:id="88"/>
      <w:bookmarkEnd w:id="89"/>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65725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2025742">
            <w:pPr>
              <w:spacing w:after="0" w:line="240" w:lineRule="auto"/>
              <w:jc w:val="right"/>
            </w:pPr>
            <w:r>
              <w:t>Primary Actors</w:t>
            </w:r>
          </w:p>
        </w:tc>
        <w:tc>
          <w:tcPr>
            <w:tcW w:w="2685" w:type="dxa"/>
          </w:tcPr>
          <w:p w14:paraId="44F251E4">
            <w:pPr>
              <w:spacing w:after="0" w:line="240" w:lineRule="auto"/>
            </w:pPr>
            <w:r>
              <w:t>Chủ HTX; Quản lý khu.</w:t>
            </w:r>
          </w:p>
        </w:tc>
        <w:tc>
          <w:tcPr>
            <w:tcW w:w="1890" w:type="dxa"/>
          </w:tcPr>
          <w:p w14:paraId="5F34F69A">
            <w:pPr>
              <w:spacing w:after="0" w:line="240" w:lineRule="auto"/>
              <w:jc w:val="right"/>
            </w:pPr>
            <w:r>
              <w:t>Secondary Actors</w:t>
            </w:r>
          </w:p>
        </w:tc>
        <w:tc>
          <w:tcPr>
            <w:tcW w:w="2933" w:type="dxa"/>
          </w:tcPr>
          <w:p w14:paraId="550DD7D6">
            <w:pPr>
              <w:spacing w:after="0" w:line="240" w:lineRule="auto"/>
            </w:pPr>
            <w:r>
              <w:t>Google Maps; Dịch vụ lưu trữ đám mây; Dịch vụ thông báo đẩy.</w:t>
            </w:r>
          </w:p>
        </w:tc>
      </w:tr>
      <w:tr w14:paraId="1B4CE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B181C67">
            <w:pPr>
              <w:spacing w:after="0" w:line="240" w:lineRule="auto"/>
              <w:jc w:val="right"/>
            </w:pPr>
            <w:r>
              <w:t>Description</w:t>
            </w:r>
          </w:p>
        </w:tc>
        <w:tc>
          <w:tcPr>
            <w:tcW w:w="7508" w:type="dxa"/>
            <w:gridSpan w:val="3"/>
          </w:tcPr>
          <w:p w14:paraId="187E8D44">
            <w:pPr>
              <w:spacing w:after="0" w:line="240" w:lineRule="auto"/>
            </w:pPr>
            <w:r>
              <w:t>Tôi với vai trò là Chủ HTX hoặc Quản lý khu, tôi muốn quản lý vùng nuôi cùng giấy tờ và hạn hiệu lực của vùng, để trang truy xuất cho biết hàu nuôi ở đâu và HTX chứng minh được vùng hợp pháp.</w:t>
            </w:r>
          </w:p>
        </w:tc>
      </w:tr>
      <w:tr w14:paraId="7F8C0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53C6388">
            <w:pPr>
              <w:spacing w:after="0" w:line="240" w:lineRule="auto"/>
              <w:jc w:val="right"/>
            </w:pPr>
            <w:r>
              <w:t>Trigger</w:t>
            </w:r>
          </w:p>
        </w:tc>
        <w:tc>
          <w:tcPr>
            <w:tcW w:w="7508" w:type="dxa"/>
            <w:gridSpan w:val="3"/>
          </w:tcPr>
          <w:p w14:paraId="4179A659">
            <w:pPr>
              <w:spacing w:after="0" w:line="240" w:lineRule="auto"/>
            </w:pPr>
            <w:r>
              <w:t>HTX được giao vùng biển mới hoặc giấy tờ vùng được cấp, gia hạn.</w:t>
            </w:r>
          </w:p>
        </w:tc>
      </w:tr>
      <w:tr w14:paraId="7F4BC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6A41C09">
            <w:pPr>
              <w:spacing w:after="0" w:line="240" w:lineRule="auto"/>
              <w:jc w:val="right"/>
            </w:pPr>
            <w:r>
              <w:t>Priority</w:t>
            </w:r>
          </w:p>
        </w:tc>
        <w:tc>
          <w:tcPr>
            <w:tcW w:w="7508" w:type="dxa"/>
            <w:gridSpan w:val="3"/>
          </w:tcPr>
          <w:p w14:paraId="75E0253C">
            <w:pPr>
              <w:spacing w:after="0" w:line="240" w:lineRule="auto"/>
            </w:pPr>
            <w:r>
              <w:t>Must have (đề xuất)</w:t>
            </w:r>
          </w:p>
        </w:tc>
      </w:tr>
      <w:tr w14:paraId="29F40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99690BE">
            <w:pPr>
              <w:spacing w:after="0" w:line="240" w:lineRule="auto"/>
              <w:jc w:val="right"/>
            </w:pPr>
            <w:r>
              <w:t>Preconditions</w:t>
            </w:r>
          </w:p>
        </w:tc>
        <w:tc>
          <w:tcPr>
            <w:tcW w:w="7508" w:type="dxa"/>
            <w:gridSpan w:val="3"/>
          </w:tcPr>
          <w:p w14:paraId="0EAA7954">
            <w:pPr>
              <w:spacing w:after="0" w:line="240" w:lineRule="auto"/>
            </w:pPr>
            <w:r>
              <w:t>• Hồ sơ HTX (UC09) đã có.</w:t>
            </w:r>
          </w:p>
          <w:p w14:paraId="077F282B">
            <w:pPr>
              <w:spacing w:after="0" w:line="240" w:lineRule="auto"/>
            </w:pPr>
            <w:r>
              <w:t>• Quản lý khu phải có vai trò được quyền trên chức năng Vùng nuôi; tạo vùng mới cần quyền ở Toàn bộ khu.</w:t>
            </w:r>
          </w:p>
        </w:tc>
      </w:tr>
      <w:tr w14:paraId="75EB1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61F2DB8">
            <w:pPr>
              <w:spacing w:after="0" w:line="240" w:lineRule="auto"/>
              <w:jc w:val="right"/>
            </w:pPr>
            <w:r>
              <w:t>Normal Flow</w:t>
            </w:r>
          </w:p>
        </w:tc>
        <w:tc>
          <w:tcPr>
            <w:tcW w:w="7508" w:type="dxa"/>
            <w:gridSpan w:val="3"/>
          </w:tcPr>
          <w:p w14:paraId="1C6C3658">
            <w:pPr>
              <w:spacing w:after="0" w:line="240" w:lineRule="auto"/>
            </w:pPr>
            <w:r>
              <w:t>1. Người thao tác mở Vùng nuôi và chọn Thêm vùng hoặc mở một vùng. (SCR-11)</w:t>
            </w:r>
          </w:p>
          <w:p w14:paraId="05B2D1DF">
            <w:pPr>
              <w:spacing w:after="0" w:line="240" w:lineRule="auto"/>
            </w:pPr>
            <w:r>
              <w:t>2. Người thao tác nhập mã, tên, chọn tọa độ trên bản đồ (Google Maps), diện tích, điểm đo nước và tình trạng.</w:t>
            </w:r>
          </w:p>
          <w:p w14:paraId="71D5AF56">
            <w:pPr>
              <w:spacing w:after="0" w:line="240" w:lineRule="auto"/>
            </w:pPr>
            <w:r>
              <w:t>3. Người thao tác thêm giấy tờ của vùng với số, ngày hiệu lực, ngày hết hạn và tệp đính kèm (lưu trên dịch vụ lưu trữ đám mây).</w:t>
            </w:r>
          </w:p>
          <w:p w14:paraId="56E884F0">
            <w:pPr>
              <w:spacing w:after="0" w:line="240" w:lineRule="auto"/>
            </w:pPr>
            <w:r>
              <w:t>4. Hệ thống kiểm tra trường bắt buộc, trùng mã vùng, tọa độ và ngày hiệu lực trước ngày hết hạn.</w:t>
            </w:r>
          </w:p>
          <w:p w14:paraId="6F5485DD">
            <w:pPr>
              <w:spacing w:after="0" w:line="240" w:lineRule="auto"/>
            </w:pPr>
            <w:r>
              <w:t>5. Người thao tác xác nhận; hệ thống lưu vùng và giấy tờ (giấy gia hạn lưu thành giấy mới, nhánh 3a) và ghi nhật ký kiểm toán.</w:t>
            </w:r>
          </w:p>
          <w:p w14:paraId="0BC15EF4">
            <w:pPr>
              <w:spacing w:after="0" w:line="240" w:lineRule="auto"/>
            </w:pPr>
            <w:r>
              <w:t>6. Hệ thống hiện tình trạng giấy tờ theo ngày xem; giấy tờ chỉ lưu nội bộ, không hiện trên QR.</w:t>
            </w:r>
          </w:p>
        </w:tc>
      </w:tr>
      <w:tr w14:paraId="09F85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BE9F1B2">
            <w:pPr>
              <w:spacing w:after="0" w:line="240" w:lineRule="auto"/>
              <w:jc w:val="right"/>
            </w:pPr>
            <w:r>
              <w:t>Alternative Flows</w:t>
            </w:r>
          </w:p>
        </w:tc>
        <w:tc>
          <w:tcPr>
            <w:tcW w:w="7508" w:type="dxa"/>
            <w:gridSpan w:val="3"/>
          </w:tcPr>
          <w:p w14:paraId="489DF78C">
            <w:pPr>
              <w:spacing w:after="0" w:line="240" w:lineRule="auto"/>
            </w:pPr>
            <w:r>
              <w:t>2a. Đổi vị trí hoặc điểm đo khi vùng đã có số đo nước.</w:t>
            </w:r>
          </w:p>
          <w:p w14:paraId="7AF66F0F">
            <w:pPr>
              <w:spacing w:after="0" w:line="240" w:lineRule="auto"/>
            </w:pPr>
            <w:r>
              <w:t xml:space="preserve">2a1. Hệ thống </w:t>
            </w:r>
            <w:del w:id="2003" w:author="Claude" w:date="2026-10-08T00:00:00Z">
              <w:r>
                <w:delText xml:space="preserve">ghi</w:delText>
              </w:r>
            </w:del>
            <w:ins w:id="2004" w:author="Claude" w:date="2026-10-08T00:00:00Z">
              <w:r>
                <w:t xml:space="preserve">lưu</w:t>
              </w:r>
            </w:ins>
            <w:r>
              <w:t xml:space="preserve"> </w:t>
            </w:r>
            <w:del w:id="2001" w:author="Claude" w:date="2026-10-08T00:00:00Z">
              <w:r>
                <w:delText xml:space="preserve">thời</w:delText>
              </w:r>
            </w:del>
            <w:ins w:id="2002" w:author="Claude" w:date="2026-10-08T00:00:00Z">
              <w:r>
                <w:t xml:space="preserve">vị trí hoặc</w:t>
              </w:r>
            </w:ins>
            <w:r>
              <w:t xml:space="preserve"> điểm </w:t>
            </w:r>
            <w:del w:id="1999" w:author="Claude" w:date="2026-10-08T00:00:00Z">
              <w:r>
                <w:delText xml:space="preserve">hiệu</w:delText>
              </w:r>
            </w:del>
            <w:ins w:id="2000" w:author="Claude" w:date="2026-10-08T00:00:00Z">
              <w:r>
                <w:t xml:space="preserve">đo</w:t>
              </w:r>
            </w:ins>
            <w:r>
              <w:t xml:space="preserve"> </w:t>
            </w:r>
            <w:del w:id="1997" w:author="Claude" w:date="2026-10-08T00:00:00Z">
              <w:r>
                <w:delText xml:space="preserve">lực,</w:delText>
              </w:r>
            </w:del>
            <w:ins w:id="1998" w:author="Claude" w:date="2026-10-08T00:00:00Z">
              <w:r>
                <w:t xml:space="preserve">mới</w:t>
              </w:r>
            </w:ins>
            <w:r>
              <w:t xml:space="preserve"> </w:t>
            </w:r>
            <w:del w:id="1995" w:author="Claude" w:date="2026-10-08T00:00:00Z">
              <w:r>
                <w:delText xml:space="preserve">giữ</w:delText>
              </w:r>
            </w:del>
            <w:ins w:id="1996" w:author="Claude" w:date="2026-10-08T00:00:00Z">
              <w:r>
                <w:t xml:space="preserve">và</w:t>
              </w:r>
            </w:ins>
            <w:r>
              <w:t xml:space="preserve"> </w:t>
            </w:r>
            <w:del w:id="1993" w:author="Claude" w:date="2026-10-08T00:00:00Z">
              <w:r>
                <w:delText xml:space="preserve">định</w:delText>
              </w:r>
            </w:del>
            <w:ins w:id="1994" w:author="Claude" w:date="2026-10-08T00:00:00Z">
              <w:r>
                <w:t xml:space="preserve">ghi</w:t>
              </w:r>
            </w:ins>
            <w:r>
              <w:t xml:space="preserve"> </w:t>
            </w:r>
            <w:del w:id="1991" w:author="Claude" w:date="2026-10-08T00:00:00Z">
              <w:r>
                <w:delText xml:space="preserve">nghĩa</w:delText>
              </w:r>
            </w:del>
            <w:ins w:id="1992" w:author="Claude" w:date="2026-10-08T00:00:00Z">
              <w:r>
                <w:t xml:space="preserve">nhật</w:t>
              </w:r>
            </w:ins>
            <w:r>
              <w:t xml:space="preserve"> </w:t>
            </w:r>
            <w:del w:id="1989" w:author="Claude" w:date="2026-10-08T00:00:00Z">
              <w:r>
                <w:delText xml:space="preserve">cũ</w:delText>
              </w:r>
            </w:del>
            <w:ins w:id="1990" w:author="Claude" w:date="2026-10-08T00:00:00Z">
              <w:r>
                <w:t xml:space="preserve">ký</w:t>
              </w:r>
            </w:ins>
            <w:r>
              <w:t xml:space="preserve"> </w:t>
            </w:r>
            <w:del w:id="1987" w:author="Claude" w:date="2026-10-08T00:00:00Z">
              <w:r>
                <w:delText xml:space="preserve">cho</w:delText>
              </w:r>
            </w:del>
            <w:ins w:id="1988" w:author="Claude" w:date="2026-10-08T00:00:00Z">
              <w:r>
                <w:t xml:space="preserve">kiểm toán (trước – sau);</w:t>
              </w:r>
            </w:ins>
            <w:r>
              <w:t xml:space="preserve"> số đo lịch </w:t>
            </w:r>
            <w:del w:id="1985" w:author="Claude" w:date="2026-10-08T00:00:00Z">
              <w:r>
                <w:delText xml:space="preserve">sử.</w:delText>
              </w:r>
            </w:del>
            <w:ins w:id="1986" w:author="Claude" w:date="2026-10-08T00:00:00Z">
              <w:r>
                <w:t xml:space="preserve">sử giữ điểm đo đã lưu cùng phép đo.</w:t>
              </w:r>
            </w:ins>
          </w:p>
          <w:p w14:paraId="5EEFB31C">
            <w:pPr>
              <w:spacing w:after="0" w:line="240" w:lineRule="auto"/>
            </w:pPr>
            <w:r>
              <w:rPr>
                <w:i/>
              </w:rPr>
              <w:t>Use Case tiếp tục bước 4.</w:t>
            </w:r>
          </w:p>
          <w:p w14:paraId="1330F19F">
            <w:pPr>
              <w:spacing w:after="0" w:line="240" w:lineRule="auto"/>
            </w:pPr>
            <w:r>
              <w:t>3a. Giấy được gia hạn hoặc thay mới.</w:t>
            </w:r>
          </w:p>
          <w:p w14:paraId="1ADB74D9">
            <w:pPr>
              <w:spacing w:after="0" w:line="240" w:lineRule="auto"/>
            </w:pPr>
            <w:r>
              <w:t>3a1. Hệ thống lưu giấy mới và liên kết bản cũ, không sửa ngày của bản cũ.</w:t>
            </w:r>
          </w:p>
          <w:p w14:paraId="5BD442DD">
            <w:pPr>
              <w:spacing w:after="0" w:line="240" w:lineRule="auto"/>
            </w:pPr>
            <w:r>
              <w:rPr>
                <w:i/>
              </w:rPr>
              <w:t>Use Case tiếp tục bước 4.</w:t>
            </w:r>
          </w:p>
          <w:p w14:paraId="04CCA7BA">
            <w:pPr>
              <w:spacing w:after="0" w:line="240" w:lineRule="auto"/>
            </w:pPr>
            <w:r>
              <w:t>3b. Một giấy áp dụng cho nhiều vùng.</w:t>
            </w:r>
          </w:p>
          <w:p w14:paraId="413035D4">
            <w:pPr>
              <w:spacing w:after="0" w:line="240" w:lineRule="auto"/>
            </w:pPr>
            <w:r>
              <w:t>3b1. Người thao tác chọn các vùng.</w:t>
            </w:r>
          </w:p>
          <w:p w14:paraId="159B5DC6">
            <w:pPr>
              <w:spacing w:after="0" w:line="240" w:lineRule="auto"/>
            </w:pPr>
            <w:r>
              <w:t>3b2. Hệ thống liên kết cùng một giấy, không nhân bản.</w:t>
            </w:r>
          </w:p>
          <w:p w14:paraId="57D2E83E">
            <w:pPr>
              <w:spacing w:after="0" w:line="240" w:lineRule="auto"/>
            </w:pPr>
            <w:r>
              <w:rPr>
                <w:i/>
              </w:rPr>
              <w:t>Use Case tiếp tục bước 4.</w:t>
            </w:r>
          </w:p>
          <w:p w14:paraId="64548D85">
            <w:pPr>
              <w:spacing w:after="0" w:line="240" w:lineRule="auto"/>
            </w:pPr>
            <w:r>
              <w:t>6a. Người dùng xem tình trạng tại một ngày trong quá khứ.</w:t>
            </w:r>
          </w:p>
          <w:p w14:paraId="57FD37E2">
            <w:pPr>
              <w:spacing w:after="0" w:line="240" w:lineRule="auto"/>
            </w:pPr>
            <w:r>
              <w:t>6a1. Hệ thống tính lại theo giấy có hiệu lực tại ngày đó.</w:t>
            </w:r>
          </w:p>
          <w:p w14:paraId="3362F51F">
            <w:pPr>
              <w:spacing w:after="0" w:line="240" w:lineRule="auto"/>
            </w:pPr>
            <w:r>
              <w:rPr>
                <w:i/>
              </w:rPr>
              <w:t>Use Case kết thúc thành công.</w:t>
            </w:r>
          </w:p>
        </w:tc>
      </w:tr>
      <w:tr w14:paraId="6CBEA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22C6B12">
            <w:pPr>
              <w:spacing w:after="0" w:line="240" w:lineRule="auto"/>
              <w:jc w:val="right"/>
            </w:pPr>
            <w:r>
              <w:t>Exception Flows</w:t>
            </w:r>
          </w:p>
        </w:tc>
        <w:tc>
          <w:tcPr>
            <w:tcW w:w="7508" w:type="dxa"/>
            <w:gridSpan w:val="3"/>
          </w:tcPr>
          <w:p w14:paraId="6C05E8BF">
            <w:pPr>
              <w:spacing w:after="0" w:line="240" w:lineRule="auto"/>
            </w:pPr>
            <w:r>
              <w:t>2b. Ngừng sử dụng vùng còn bè Đang dùng.</w:t>
            </w:r>
          </w:p>
          <w:p w14:paraId="6260787E">
            <w:pPr>
              <w:spacing w:after="0" w:line="240" w:lineRule="auto"/>
            </w:pPr>
            <w:r>
              <w:t>2b1. Hệ thống chặn và liệt kê bè Đang dùng. (</w:t>
              <w:fldChar w:fldCharType="begin"/>
              <w:instrText xml:space="preserve"> HYPERLINK \l "MSG11" \o "MSG11 (Lỗi): Không thể thực hiện vì còn {count} bản ghi đang sử dụng: {related_list}. Vui lòng xử lý các bản ghi này trước." </w:instrText>
              <w:fldChar w:fldCharType="separate"/>
              <w:t>MSG11</w:t>
              <w:fldChar w:fldCharType="end"/>
              <w:t>)</w:t>
            </w:r>
          </w:p>
          <w:p w14:paraId="2AF1B375">
            <w:pPr>
              <w:spacing w:after="0" w:line="240" w:lineRule="auto"/>
            </w:pPr>
            <w:r>
              <w:rPr>
                <w:i/>
              </w:rPr>
              <w:t>Use Case dừng lại.</w:t>
            </w:r>
          </w:p>
          <w:p w14:paraId="2F8FB925">
            <w:pPr>
              <w:spacing w:after="0" w:line="240" w:lineRule="auto"/>
            </w:pPr>
            <w:r>
              <w:t>3c. Tệp đính kèm không tải lên được.</w:t>
            </w:r>
          </w:p>
          <w:p w14:paraId="58E5BA6E">
            <w:pPr>
              <w:spacing w:after="0" w:line="240" w:lineRule="auto"/>
            </w:pPr>
            <w:r>
              <w:t>3c1. Hệ thống không đánh dấu giấy đã đủ, cho tải lại. (</w:t>
              <w:fldChar w:fldCharType="begin"/>
              <w:instrText xml:space="preserve"> HYPERLINK \l "MSG05" \o "MSG05 (Lỗi): Không thể hoàn tất thao tác với tệp. Dữ liệu nguồn không thay đổi; vui lòng thử lại." </w:instrText>
              <w:fldChar w:fldCharType="separate"/>
              <w:t>MSG05</w:t>
              <w:fldChar w:fldCharType="end"/>
              <w:t>)</w:t>
            </w:r>
          </w:p>
          <w:p w14:paraId="735E8E20">
            <w:pPr>
              <w:spacing w:after="0" w:line="240" w:lineRule="auto"/>
            </w:pPr>
            <w:r>
              <w:rPr>
                <w:i/>
              </w:rPr>
              <w:t>Use Case tiếp tục bước 3.</w:t>
            </w:r>
          </w:p>
          <w:p w14:paraId="7FD0630E">
            <w:pPr>
              <w:spacing w:after="0" w:line="240" w:lineRule="auto"/>
            </w:pPr>
            <w:r>
              <w:t>4a. Trùng mã vùng.</w:t>
            </w:r>
          </w:p>
          <w:p w14:paraId="2927F15E">
            <w:pPr>
              <w:spacing w:after="0" w:line="240" w:lineRule="auto"/>
            </w:pPr>
            <w:r>
              <w:t>4a1. Hệ thống báo trùng và mở vùng hiện có. (</w:t>
              <w:fldChar w:fldCharType="begin"/>
              <w:instrText xml:space="preserve"> HYPERLINK \l "MSG03" \o "MSG03 (Lỗi): {object_name} đã tồn tại. Hệ thống mở bản ghi hiện có để bạn kiểm tra, không tạo bản sao." </w:instrText>
              <w:fldChar w:fldCharType="separate"/>
              <w:t>MSG03</w:t>
              <w:fldChar w:fldCharType="end"/>
              <w:t>)</w:t>
            </w:r>
          </w:p>
          <w:p w14:paraId="34187E19">
            <w:pPr>
              <w:spacing w:after="0" w:line="240" w:lineRule="auto"/>
            </w:pPr>
            <w:r>
              <w:rPr>
                <w:i/>
              </w:rPr>
              <w:t>Use Case tiếp tục bước 2.</w:t>
            </w:r>
          </w:p>
        </w:tc>
      </w:tr>
      <w:tr w14:paraId="7BE2B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344EEC2">
            <w:pPr>
              <w:spacing w:after="0" w:line="240" w:lineRule="auto"/>
              <w:jc w:val="right"/>
            </w:pPr>
            <w:r>
              <w:t>Postconditions</w:t>
            </w:r>
          </w:p>
        </w:tc>
        <w:tc>
          <w:tcPr>
            <w:tcW w:w="7508" w:type="dxa"/>
            <w:gridSpan w:val="3"/>
          </w:tcPr>
          <w:p w14:paraId="64AA147C">
            <w:pPr>
              <w:spacing w:after="0" w:line="240" w:lineRule="auto"/>
            </w:pPr>
            <w:r>
              <w:t xml:space="preserve">• Vùng có vị trí, diện tích và bộ giấy tờ </w:t>
            </w:r>
            <w:del w:id="2009" w:author="Claude" w:date="2026-10-08T00:00:00Z">
              <w:r>
                <w:delText xml:space="preserve">theo</w:delText>
              </w:r>
            </w:del>
            <w:ins w:id="2010" w:author="Claude" w:date="2026-10-08T00:00:00Z">
              <w:r>
                <w:t xml:space="preserve">(giấy</w:t>
              </w:r>
            </w:ins>
            <w:r>
              <w:t xml:space="preserve"> </w:t>
            </w:r>
            <w:del w:id="2007" w:author="Claude" w:date="2026-10-08T00:00:00Z">
              <w:r>
                <w:delText xml:space="preserve">phiên</w:delText>
              </w:r>
            </w:del>
            <w:ins w:id="2008" w:author="Claude" w:date="2026-10-08T00:00:00Z">
              <w:r>
                <w:t xml:space="preserve">gia</w:t>
              </w:r>
            </w:ins>
            <w:r>
              <w:t xml:space="preserve"> </w:t>
            </w:r>
            <w:del w:id="2005" w:author="Claude" w:date="2026-10-08T00:00:00Z">
              <w:r>
                <w:delText xml:space="preserve">bản</w:delText>
              </w:r>
            </w:del>
            <w:ins w:id="2006" w:author="Claude" w:date="2026-10-08T00:00:00Z">
              <w:r>
                <w:t xml:space="preserve">hạn liên kết giấy cũ)</w:t>
              </w:r>
            </w:ins>
            <w:r>
              <w:t xml:space="preserve">; tình trạng giấy tra được theo ngày.</w:t>
            </w:r>
          </w:p>
          <w:p w14:paraId="3301739D">
            <w:pPr>
              <w:spacing w:after="0" w:line="240" w:lineRule="auto"/>
            </w:pPr>
            <w:r>
              <w:t>• Giấy sắp hết hạn (còn 30 ngày) hoặc đã hết hạn được nhắc qua JOB-06 và UC69. (</w:t>
              <w:fldChar w:fldCharType="begin"/>
              <w:instrText xml:space="preserve"> HYPERLINK \l "MSG25" \o "MSG25 (Cảnh báo): Giấy tờ {document_name} của vùng {zone_name} sắp hết hạn sau {days} ngày hoặc đã hết hạn." </w:instrText>
              <w:fldChar w:fldCharType="separate"/>
              <w:t>MSG25</w:t>
              <w:fldChar w:fldCharType="end"/>
              <w:t>)</w:t>
            </w:r>
          </w:p>
        </w:tc>
      </w:tr>
      <w:tr w14:paraId="1B863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9394803">
            <w:pPr>
              <w:spacing w:after="0" w:line="240" w:lineRule="auto"/>
              <w:jc w:val="right"/>
            </w:pPr>
            <w:r>
              <w:t>Business Rules / NFR</w:t>
            </w:r>
          </w:p>
        </w:tc>
        <w:tc>
          <w:tcPr>
            <w:tcW w:w="7508" w:type="dxa"/>
            <w:gridSpan w:val="3"/>
          </w:tcPr>
          <w:p w14:paraId="3B783B02">
            <w:pPr>
              <w:spacing w:after="0" w:line="240" w:lineRule="auto"/>
            </w:pPr>
            <w:r>
              <w:t>Business Rules: BR-01.</w:t>
            </w:r>
          </w:p>
        </w:tc>
      </w:tr>
    </w:tbl>
    <w:p w14:paraId="4DF8A9E3">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52F5F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12087A5B">
            <w:pPr>
              <w:spacing w:after="0" w:line="240" w:lineRule="auto"/>
            </w:pPr>
            <w:r>
              <w:rPr>
                <w:rFonts w:ascii="Consolas" w:hAnsi="Consolas"/>
                <w:sz w:val="17"/>
              </w:rPr>
              <w:t>[Vùng nuôi] [Tìm] [Thêm vùng] [Xem bản đồ]</w:t>
            </w:r>
          </w:p>
          <w:p w14:paraId="018E4EE9">
            <w:pPr>
              <w:spacing w:after="0" w:line="240" w:lineRule="auto"/>
            </w:pPr>
            <w:r>
              <w:rPr>
                <w:rFonts w:ascii="Consolas" w:hAnsi="Consolas"/>
                <w:sz w:val="17"/>
              </w:rPr>
              <w:t>Danh sách: mã, tên, vị trí, diện tích, tình trạng, giấy tờ sắp hết hạn</w:t>
            </w:r>
          </w:p>
          <w:p w14:paraId="4C655AC2">
            <w:pPr>
              <w:spacing w:after="0" w:line="240" w:lineRule="auto"/>
            </w:pPr>
            <w:r>
              <w:rPr>
                <w:rFonts w:ascii="Consolas" w:hAnsi="Consolas"/>
                <w:sz w:val="17"/>
              </w:rPr>
              <w:t>[Thông tin vùng] Mã* [____] Tên* [____] Vị trí/mô tả* [____]</w:t>
            </w:r>
          </w:p>
          <w:p w14:paraId="2A823D28">
            <w:pPr>
              <w:spacing w:after="0" w:line="240" w:lineRule="auto"/>
            </w:pPr>
            <w:r>
              <w:rPr>
                <w:rFonts w:ascii="Consolas" w:hAnsi="Consolas"/>
                <w:sz w:val="17"/>
              </w:rPr>
              <w:t>Tọa độ* [chọn trên bản đồ / nhập] Diện tích* [____ ha] Điểm đo nước đại diện* [____] Tình trạng [đang dùng / ngừng]</w:t>
            </w:r>
          </w:p>
          <w:p w14:paraId="6F42D026">
            <w:pPr>
              <w:spacing w:after="0" w:line="240" w:lineRule="auto"/>
            </w:pPr>
            <w:r>
              <w:rPr>
                <w:rFonts w:ascii="Consolas" w:hAnsi="Consolas"/>
                <w:sz w:val="17"/>
              </w:rPr>
              <w:t>[Giấy tờ của vùng] + Thêm: Loại* [Quyết định giao khu vực biển | Giấy phép nuôi trồng thủy sản trên biển | Cam kết an toàn thực phẩm | khác]</w:t>
            </w:r>
          </w:p>
          <w:p w14:paraId="03F36B0F">
            <w:pPr>
              <w:spacing w:after="0" w:line="240" w:lineRule="auto"/>
            </w:pPr>
            <w:r>
              <w:rPr>
                <w:rFonts w:ascii="Consolas" w:hAnsi="Consolas"/>
                <w:sz w:val="17"/>
              </w:rPr>
              <w:t>Số* Ngày hiệu lực* Ngày hết hạn  Cơ quan cấp  Tệp đính kèm*  Phủ thêm vùng khác [chọn]</w:t>
            </w:r>
          </w:p>
          <w:p w14:paraId="67E6CD1C">
            <w:pPr>
              <w:spacing w:after="0" w:line="240" w:lineRule="auto"/>
            </w:pPr>
            <w:r>
              <w:rPr>
                <w:rFonts w:ascii="Consolas" w:hAnsi="Consolas"/>
                <w:sz w:val="17"/>
              </w:rPr>
              <w:t>Bảng tình trạng giấy tờ theo ngày xem: còn hiệu lực | sắp hết hạn (≤ 30 ngày) | hết hạn | đã thay thế | còn thiếu</w:t>
            </w:r>
          </w:p>
          <w:p w14:paraId="53AE3C54">
            <w:pPr>
              <w:spacing w:after="0" w:line="240" w:lineRule="auto"/>
            </w:pPr>
            <w:r>
              <w:rPr>
                <w:rFonts w:ascii="Consolas" w:hAnsi="Consolas"/>
                <w:sz w:val="17"/>
              </w:rPr>
              <w:t>[Lưu] [Gia hạn/Thay thế] [Ngừng sử dụng vùng]</w:t>
            </w:r>
          </w:p>
        </w:tc>
      </w:tr>
    </w:tbl>
    <w:p w14:paraId="1D5BF9DA">
      <w:pPr>
        <w:pStyle w:val="5"/>
      </w:pPr>
      <w:r>
        <w:t>Dữ liệu nhập / lựa chọn</w:t>
      </w:r>
    </w:p>
    <w:p w14:paraId="43B075D5">
      <w:r>
        <w:t>• Mã, tên, vị trí, tọa độ, diện tích, điểm đo nước: bắt buộc; mã vùng duy nhất.</w:t>
      </w:r>
    </w:p>
    <w:p w14:paraId="7A5C056A">
      <w:r>
        <w:t>• Giấy tờ: loại, số, ngày hiệu lực, tệp đính kèm bắt buộc; ngày hết hạn, cơ quan cấp nhập theo giấy thực tế.</w:t>
      </w:r>
    </w:p>
    <w:p w14:paraId="3FCD8E3F">
      <w:r>
        <w:t>• Phạm vi giấy tờ: một giấy có thể phủ nhiều vùng nếu giấy thực sự ghi các vùng đó.</w:t>
      </w:r>
    </w:p>
    <w:p w14:paraId="18EB4093">
      <w:r>
        <w:t>• Ngày xem tình trạng: mặc định hôm nay, có thể chọn ngày trong quá khứ.</w:t>
      </w:r>
    </w:p>
    <w:p w14:paraId="358D65A6">
      <w:pPr>
        <w:pStyle w:val="5"/>
      </w:pPr>
      <w:r>
        <w:t>UC liên kết và dữ liệu chuyển tiếp</w:t>
      </w:r>
    </w:p>
    <w:p w14:paraId="56FD0D44">
      <w:r>
        <w:t>• UC09: vùng thuộc HTX.</w:t>
      </w:r>
    </w:p>
    <w:p w14:paraId="51B34353">
      <w:r>
        <w:t>• UC11: gán khu cho tài khoản kèm vai trò.</w:t>
      </w:r>
    </w:p>
    <w:p w14:paraId="08A4501E">
      <w:r>
        <w:t>• UC18: bè trong vùng.</w:t>
      </w:r>
    </w:p>
    <w:p w14:paraId="64F88EF9">
      <w:r>
        <w:t>• UC26: số đo nước tại điểm đo của vùng.</w:t>
      </w:r>
    </w:p>
    <w:p w14:paraId="69931DD4">
      <w:r>
        <w:t>• UC32: rà giấy tờ vùng trước công bố.</w:t>
      </w:r>
    </w:p>
    <w:p w14:paraId="52D713CF">
      <w:r>
        <w:t>• UC40: trang công khai hiển thị vùng trên bản đồ.</w:t>
      </w:r>
    </w:p>
    <w:p w14:paraId="2C70B4DA">
      <w:r>
        <w:t>• UC69: thông báo giấy tờ sắp hết hạn.</w:t>
      </w:r>
    </w:p>
    <w:p w14:paraId="796D9E23">
      <w:pPr>
        <w:pStyle w:val="5"/>
      </w:pPr>
      <w:r>
        <w:t>Các process trong UC</w:t>
      </w:r>
    </w:p>
    <w:p w14:paraId="472B282B">
      <w:r>
        <w:t>1. Quản lý vùng nuôi — thông tin vùng, tọa độ và diện tích</w:t>
      </w:r>
    </w:p>
    <w:p w14:paraId="310BD949">
      <w:r>
        <w:t xml:space="preserve">2. Quản lý vùng nuôi — giấy tờ và </w:t>
      </w:r>
      <w:del w:id="2013" w:author="Claude" w:date="2026-10-08T00:00:00Z">
        <w:r>
          <w:delText xml:space="preserve">phiên</w:delText>
        </w:r>
      </w:del>
      <w:ins w:id="2014" w:author="Claude" w:date="2026-10-08T00:00:00Z">
        <w:r>
          <w:t xml:space="preserve">gia</w:t>
        </w:r>
      </w:ins>
      <w:r>
        <w:t xml:space="preserve"> </w:t>
      </w:r>
      <w:del w:id="2011" w:author="Claude" w:date="2026-10-08T00:00:00Z">
        <w:r>
          <w:delText xml:space="preserve">bản</w:delText>
        </w:r>
      </w:del>
      <w:ins w:id="2012" w:author="Claude" w:date="2026-10-08T00:00:00Z">
        <w:r>
          <w:t xml:space="preserve">hạn</w:t>
        </w:r>
      </w:ins>
    </w:p>
    <w:p w14:paraId="4C114FA9">
      <w:r>
        <w:t>3. Quản lý vùng nuôi — theo dõi tình trạng giấy tờ</w:t>
      </w:r>
    </w:p>
    <w:p w14:paraId="65954FDA">
      <w:r>
        <w:rPr>
          <w:b/>
        </w:rPr>
        <w:t>Điểm cần xác nhận / lưu ý:</w:t>
      </w:r>
      <w:r>
        <w:t xml:space="preserve"> Đã chốt: “sắp hết hạn” là còn 30 ngày; chặn ngừng vùng khi còn bè Đang dùng. Giấy tờ không hiển thị trên trang truy xuất.</w:t>
      </w:r>
    </w:p>
    <w:p w14:paraId="28A726E0">
      <w:pPr>
        <w:pStyle w:val="4"/>
      </w:pPr>
      <w:bookmarkStart w:id="90" w:name="_Toc16508"/>
      <w:bookmarkStart w:id="91" w:name="_Toc15734"/>
      <w:r>
        <w:t>3.2 UC18 - Quản lý bè</w:t>
      </w:r>
      <w:bookmarkEnd w:id="90"/>
      <w:bookmarkEnd w:id="91"/>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7050B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CAAB5C4">
            <w:pPr>
              <w:spacing w:after="0" w:line="240" w:lineRule="auto"/>
              <w:jc w:val="right"/>
            </w:pPr>
            <w:r>
              <w:t>Primary Actors</w:t>
            </w:r>
          </w:p>
        </w:tc>
        <w:tc>
          <w:tcPr>
            <w:tcW w:w="2685" w:type="dxa"/>
          </w:tcPr>
          <w:p w14:paraId="695DA0FF">
            <w:pPr>
              <w:spacing w:after="0" w:line="240" w:lineRule="auto"/>
            </w:pPr>
            <w:r>
              <w:t>Chủ HTX; Quản lý khu.</w:t>
            </w:r>
          </w:p>
        </w:tc>
        <w:tc>
          <w:tcPr>
            <w:tcW w:w="1890" w:type="dxa"/>
          </w:tcPr>
          <w:p w14:paraId="09CBE5A2">
            <w:pPr>
              <w:spacing w:after="0" w:line="240" w:lineRule="auto"/>
              <w:jc w:val="right"/>
            </w:pPr>
            <w:r>
              <w:t>Secondary Actors</w:t>
            </w:r>
          </w:p>
        </w:tc>
        <w:tc>
          <w:tcPr>
            <w:tcW w:w="2933" w:type="dxa"/>
          </w:tcPr>
          <w:p w14:paraId="4CE7AD10">
            <w:pPr>
              <w:spacing w:after="0" w:line="240" w:lineRule="auto"/>
            </w:pPr>
            <w:r>
              <w:t>Google Maps; Dịch vụ lưu trữ đám mây.</w:t>
            </w:r>
          </w:p>
        </w:tc>
      </w:tr>
      <w:tr w14:paraId="6C888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62A4F82">
            <w:pPr>
              <w:spacing w:after="0" w:line="240" w:lineRule="auto"/>
              <w:jc w:val="right"/>
            </w:pPr>
            <w:r>
              <w:t>Description</w:t>
            </w:r>
          </w:p>
        </w:tc>
        <w:tc>
          <w:tcPr>
            <w:tcW w:w="7508" w:type="dxa"/>
            <w:gridSpan w:val="3"/>
          </w:tcPr>
          <w:p w14:paraId="27904B33">
            <w:pPr>
              <w:spacing w:after="0" w:line="240" w:lineRule="auto"/>
            </w:pPr>
            <w:r>
              <w:t>Tôi với vai trò là Chủ HTX hoặc Quản lý khu, tôi muốn khai báo bè với sơ đồ lối và xem tình trạng từng phần lối, để mọi lần thả, thu và truy xuất chỉ đúng vị trí trên bè.</w:t>
            </w:r>
          </w:p>
        </w:tc>
      </w:tr>
      <w:tr w14:paraId="62DF2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6A97FFF">
            <w:pPr>
              <w:spacing w:after="0" w:line="240" w:lineRule="auto"/>
              <w:jc w:val="right"/>
            </w:pPr>
            <w:r>
              <w:t>Trigger</w:t>
            </w:r>
          </w:p>
        </w:tc>
        <w:tc>
          <w:tcPr>
            <w:tcW w:w="7508" w:type="dxa"/>
            <w:gridSpan w:val="3"/>
          </w:tcPr>
          <w:p w14:paraId="5BA842EF">
            <w:pPr>
              <w:spacing w:after="0" w:line="240" w:lineRule="auto"/>
            </w:pPr>
            <w:r>
              <w:t>HTX đóng bè mới hoặc cần xem tình trạng bè.</w:t>
            </w:r>
          </w:p>
        </w:tc>
      </w:tr>
      <w:tr w14:paraId="3A410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6452271">
            <w:pPr>
              <w:spacing w:after="0" w:line="240" w:lineRule="auto"/>
              <w:jc w:val="right"/>
            </w:pPr>
            <w:r>
              <w:t>Priority</w:t>
            </w:r>
          </w:p>
        </w:tc>
        <w:tc>
          <w:tcPr>
            <w:tcW w:w="7508" w:type="dxa"/>
            <w:gridSpan w:val="3"/>
          </w:tcPr>
          <w:p w14:paraId="20F260B8">
            <w:pPr>
              <w:spacing w:after="0" w:line="240" w:lineRule="auto"/>
            </w:pPr>
            <w:r>
              <w:t>Must have (đề xuất)</w:t>
            </w:r>
          </w:p>
        </w:tc>
      </w:tr>
      <w:tr w14:paraId="46740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1B8FFDB">
            <w:pPr>
              <w:spacing w:after="0" w:line="240" w:lineRule="auto"/>
              <w:jc w:val="right"/>
            </w:pPr>
            <w:r>
              <w:t>Preconditions</w:t>
            </w:r>
          </w:p>
        </w:tc>
        <w:tc>
          <w:tcPr>
            <w:tcW w:w="7508" w:type="dxa"/>
            <w:gridSpan w:val="3"/>
          </w:tcPr>
          <w:p w14:paraId="1FBA8087">
            <w:pPr>
              <w:spacing w:after="0" w:line="240" w:lineRule="auto"/>
            </w:pPr>
            <w:r>
              <w:t>• Vùng nuôi (UC15) tồn tại.</w:t>
            </w:r>
          </w:p>
          <w:p w14:paraId="58B8AEE9">
            <w:pPr>
              <w:spacing w:after="0" w:line="240" w:lineRule="auto"/>
            </w:pPr>
            <w:r>
              <w:t>• Quản lý khu phải có vai trò được quyền trên chức năng Bè tại khu đó.</w:t>
            </w:r>
          </w:p>
        </w:tc>
      </w:tr>
      <w:tr w14:paraId="4354C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7FEEDA5">
            <w:pPr>
              <w:spacing w:after="0" w:line="240" w:lineRule="auto"/>
              <w:jc w:val="right"/>
            </w:pPr>
            <w:r>
              <w:t>Normal Flow</w:t>
            </w:r>
          </w:p>
        </w:tc>
        <w:tc>
          <w:tcPr>
            <w:tcW w:w="7508" w:type="dxa"/>
            <w:gridSpan w:val="3"/>
          </w:tcPr>
          <w:p w14:paraId="4422AC81">
            <w:pPr>
              <w:spacing w:after="0" w:line="240" w:lineRule="auto"/>
            </w:pPr>
            <w:r>
              <w:t>1. Người thao tác chọn vùng, mở Bè và chọn Thêm bè. (SCR-12)</w:t>
            </w:r>
          </w:p>
          <w:p w14:paraId="0D12E752">
            <w:pPr>
              <w:spacing w:after="0" w:line="240" w:lineRule="auto"/>
            </w:pPr>
            <w:r>
              <w:t>2. Người thao tác nhập mã, vị trí trên bản đồ, kích thước, ghi chú tình trạng vật lý, ảnh và vẽ sơ đồ lối với mốc A/B.</w:t>
            </w:r>
          </w:p>
          <w:p w14:paraId="54AAB243">
            <w:pPr>
              <w:spacing w:after="0" w:line="240" w:lineRule="auto"/>
            </w:pPr>
            <w:r>
              <w:t>3. Hệ thống kiểm tra trùng mã và tính nhất quán của sơ đồ lối.</w:t>
            </w:r>
          </w:p>
          <w:p w14:paraId="4DCC8D30">
            <w:pPr>
              <w:spacing w:after="0" w:line="240" w:lineRule="auto"/>
            </w:pPr>
            <w:r>
              <w:t>4. Người thao tác ghi phiếu vật tư Tạo bè: số phao, số dây dọc (gợi ý số lối + 1), số dây ngang, quy cách và đơn giá (UC76).</w:t>
            </w:r>
          </w:p>
          <w:p w14:paraId="2C0ED32E">
            <w:pPr>
              <w:spacing w:after="0" w:line="240" w:lineRule="auto"/>
            </w:pPr>
            <w:r>
              <w:t>5. Hệ thống lưu bè ở trạng thái Đang dùng, phiên bản sơ đồ lối và phiếu Tạo bè.</w:t>
            </w:r>
          </w:p>
        </w:tc>
      </w:tr>
      <w:tr w14:paraId="5E0F8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A47C232">
            <w:pPr>
              <w:spacing w:after="0" w:line="240" w:lineRule="auto"/>
              <w:jc w:val="right"/>
            </w:pPr>
            <w:r>
              <w:t>Alternative Flows</w:t>
            </w:r>
          </w:p>
        </w:tc>
        <w:tc>
          <w:tcPr>
            <w:tcW w:w="7508" w:type="dxa"/>
            <w:gridSpan w:val="3"/>
          </w:tcPr>
          <w:p w14:paraId="4B5C04D9">
            <w:pPr>
              <w:spacing w:after="0" w:line="240" w:lineRule="auto"/>
            </w:pPr>
            <w:r>
              <w:t>1a. Người thao tác xem tình trạng một bè.</w:t>
            </w:r>
          </w:p>
          <w:p w14:paraId="6B7EFC8A">
            <w:pPr>
              <w:spacing w:after="0" w:line="240" w:lineRule="auto"/>
            </w:pPr>
            <w:r>
              <w:t>1a1. Người thao tác chọn bè và ngày.</w:t>
            </w:r>
          </w:p>
          <w:p w14:paraId="18FF0127">
            <w:pPr>
              <w:spacing w:after="0" w:line="240" w:lineRule="auto"/>
            </w:pPr>
            <w:r>
              <w:t>1a2. Hệ thống ghép buổi thả (UC25), đoạn loại bỏ (UC26) và thu hoạch (UC31) vào đúng phần lối rồi tô màu.</w:t>
            </w:r>
          </w:p>
          <w:p w14:paraId="4AEA023E">
            <w:pPr>
              <w:spacing w:after="0" w:line="240" w:lineRule="auto"/>
            </w:pPr>
            <w:r>
              <w:t>1a3. Người thao tác chọn một vùng màu để xem sự kiện nguồn và người xác nhận.</w:t>
            </w:r>
          </w:p>
          <w:p w14:paraId="05171A91">
            <w:pPr>
              <w:spacing w:after="0" w:line="240" w:lineRule="auto"/>
            </w:pPr>
            <w:r>
              <w:rPr>
                <w:i/>
              </w:rPr>
              <w:t>Use Case kết thúc thành công.</w:t>
            </w:r>
          </w:p>
          <w:p w14:paraId="545E224E">
            <w:pPr>
              <w:spacing w:after="0" w:line="240" w:lineRule="auto"/>
            </w:pPr>
            <w:r>
              <w:t>1b. Bè chưa có chu kỳ nào.</w:t>
            </w:r>
          </w:p>
          <w:p w14:paraId="317A61A6">
            <w:pPr>
              <w:spacing w:after="0" w:line="240" w:lineRule="auto"/>
            </w:pPr>
            <w:r>
              <w:t>1b1. Hệ thống hiện sơ đồ trống, không suy ra đã thả từ công suất thiết kế.</w:t>
            </w:r>
          </w:p>
          <w:p w14:paraId="75C62E8B">
            <w:pPr>
              <w:spacing w:after="0" w:line="240" w:lineRule="auto"/>
            </w:pPr>
            <w:r>
              <w:rPr>
                <w:i/>
              </w:rPr>
              <w:t>Use Case kết thúc thành công.</w:t>
            </w:r>
          </w:p>
          <w:p w14:paraId="49CA8C9F">
            <w:pPr>
              <w:spacing w:after="0" w:line="240" w:lineRule="auto"/>
            </w:pPr>
            <w:r>
              <w:t>1c. Người thao tác chọn Ngừng dùng bè.</w:t>
            </w:r>
          </w:p>
          <w:p w14:paraId="13BF4918">
            <w:pPr>
              <w:spacing w:after="0" w:line="240" w:lineRule="auto"/>
            </w:pPr>
            <w:r>
              <w:t>1c1. Hệ thống kiểm tra bè không còn chu kỳ Đang mở.</w:t>
            </w:r>
          </w:p>
          <w:p w14:paraId="468904C9">
            <w:pPr>
              <w:spacing w:after="0" w:line="240" w:lineRule="auto"/>
            </w:pPr>
            <w:r>
              <w:t>1c2. Bè chuyển sang Ngừng dùng, không hiện khi mở chu kỳ mới; dữ liệu cũ giữ nguyên.</w:t>
            </w:r>
          </w:p>
          <w:p w14:paraId="4179B5AF">
            <w:pPr>
              <w:spacing w:after="0" w:line="240" w:lineRule="auto"/>
            </w:pPr>
            <w:r>
              <w:rPr>
                <w:i/>
              </w:rPr>
              <w:t>Use Case kết thúc thành công.</w:t>
            </w:r>
          </w:p>
        </w:tc>
      </w:tr>
      <w:tr w14:paraId="22BE9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453DA91">
            <w:pPr>
              <w:spacing w:after="0" w:line="240" w:lineRule="auto"/>
              <w:jc w:val="right"/>
            </w:pPr>
            <w:r>
              <w:t>Exception Flows</w:t>
            </w:r>
          </w:p>
        </w:tc>
        <w:tc>
          <w:tcPr>
            <w:tcW w:w="7508" w:type="dxa"/>
            <w:gridSpan w:val="3"/>
          </w:tcPr>
          <w:p w14:paraId="1C13FFCE">
            <w:pPr>
              <w:spacing w:after="0" w:line="240" w:lineRule="auto"/>
            </w:pPr>
            <w:r>
              <w:t>1d. Ngừng dùng bè còn chu kỳ Đang mở.</w:t>
            </w:r>
          </w:p>
          <w:p w14:paraId="58F14183">
            <w:pPr>
              <w:spacing w:after="0" w:line="240" w:lineRule="auto"/>
            </w:pPr>
            <w:r>
              <w:t>1d1. Hệ thống chặn và nêu chu kỳ đang mở. (</w:t>
              <w:fldChar w:fldCharType="begin"/>
              <w:instrText xml:space="preserve"> HYPERLINK \l "MSG61" \o "MSG61 (Lỗi): Không thể chuyển {object_name} từ “{current_status}” sang “{new_status}”: {reason}." </w:instrText>
              <w:fldChar w:fldCharType="separate"/>
              <w:t>MSG61</w:t>
              <w:fldChar w:fldCharType="end"/>
              <w:t>)</w:t>
            </w:r>
          </w:p>
          <w:p w14:paraId="258AF935">
            <w:pPr>
              <w:spacing w:after="0" w:line="240" w:lineRule="auto"/>
            </w:pPr>
            <w:r>
              <w:rPr>
                <w:i/>
              </w:rPr>
              <w:t>Use Case dừng lại.</w:t>
            </w:r>
          </w:p>
          <w:p w14:paraId="44B321B6">
            <w:pPr>
              <w:spacing w:after="0" w:line="240" w:lineRule="auto"/>
            </w:pPr>
            <w:r>
              <w:t>2a. Đổi mốc hoặc thứ tự lối khi bè còn chu kỳ chưa đóng.</w:t>
            </w:r>
          </w:p>
          <w:p w14:paraId="02FE4986">
            <w:pPr>
              <w:spacing w:after="0" w:line="240" w:lineRule="auto"/>
            </w:pPr>
            <w:r>
              <w:t>2a1. Hệ thống chặn cho tới khi chu kỳ đóng ở UC27. (</w:t>
              <w:fldChar w:fldCharType="begin"/>
              <w:instrText xml:space="preserve"> HYPERLINK \l "MSG11" \o "MSG11 (Lỗi): Không thể thực hiện vì còn {count} bản ghi đang sử dụng: {related_list}. Vui lòng xử lý các bản ghi này trước." </w:instrText>
              <w:fldChar w:fldCharType="separate"/>
              <w:t>MSG11</w:t>
              <w:fldChar w:fldCharType="end"/>
              <w:t>)</w:t>
            </w:r>
          </w:p>
          <w:p w14:paraId="60BA3C5B">
            <w:pPr>
              <w:spacing w:after="0" w:line="240" w:lineRule="auto"/>
            </w:pPr>
            <w:r>
              <w:rPr>
                <w:i/>
              </w:rPr>
              <w:t>Use Case dừng lại.</w:t>
            </w:r>
          </w:p>
          <w:p w14:paraId="14215E4F">
            <w:pPr>
              <w:spacing w:after="0" w:line="240" w:lineRule="auto"/>
            </w:pPr>
            <w:r>
              <w:t>3a. Trùng mã bè trong vùng.</w:t>
            </w:r>
          </w:p>
          <w:p w14:paraId="25ABACA6">
            <w:pPr>
              <w:spacing w:after="0" w:line="240" w:lineRule="auto"/>
            </w:pPr>
            <w:r>
              <w:t>3a1. Hệ thống báo trùng và mở bè hiện có. (</w:t>
              <w:fldChar w:fldCharType="begin"/>
              <w:instrText xml:space="preserve"> HYPERLINK \l "MSG03" \o "MSG03 (Lỗi): {object_name} đã tồn tại. Hệ thống mở bản ghi hiện có để bạn kiểm tra, không tạo bản sao." </w:instrText>
              <w:fldChar w:fldCharType="separate"/>
              <w:t>MSG03</w:t>
              <w:fldChar w:fldCharType="end"/>
              <w:t>)</w:t>
            </w:r>
          </w:p>
          <w:p w14:paraId="481F6B56">
            <w:pPr>
              <w:spacing w:after="0" w:line="240" w:lineRule="auto"/>
            </w:pPr>
            <w:r>
              <w:rPr>
                <w:i/>
              </w:rPr>
              <w:t>Use Case tiếp tục bước 2.</w:t>
            </w:r>
          </w:p>
        </w:tc>
      </w:tr>
      <w:tr w14:paraId="09F7E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28E08B1">
            <w:pPr>
              <w:spacing w:after="0" w:line="240" w:lineRule="auto"/>
              <w:jc w:val="right"/>
            </w:pPr>
            <w:r>
              <w:t>Postconditions</w:t>
            </w:r>
          </w:p>
        </w:tc>
        <w:tc>
          <w:tcPr>
            <w:tcW w:w="7508" w:type="dxa"/>
            <w:gridSpan w:val="3"/>
          </w:tcPr>
          <w:p w14:paraId="1E82F9E9">
            <w:pPr>
              <w:spacing w:after="0" w:line="240" w:lineRule="auto"/>
            </w:pPr>
            <w:r>
              <w:t>• Bè và sơ đồ lối có lịch sử phiên bản; tình trạng hiển thị khớp bản ghi thả/thu thực tế, không có kg suy đoán.</w:t>
            </w:r>
          </w:p>
          <w:p w14:paraId="395CAA2A">
            <w:pPr>
              <w:spacing w:after="0" w:line="240" w:lineRule="auto"/>
            </w:pPr>
            <w:r>
              <w:t>• Bè mới có đúng một phiếu vật tư Tạo bè (UC76) xác định số phao, dây dọc, dây ngang của bè.</w:t>
            </w:r>
          </w:p>
        </w:tc>
      </w:tr>
      <w:tr w14:paraId="4D08C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1302410">
            <w:pPr>
              <w:spacing w:after="0" w:line="240" w:lineRule="auto"/>
              <w:jc w:val="right"/>
            </w:pPr>
            <w:r>
              <w:t>Include / Extend</w:t>
            </w:r>
          </w:p>
        </w:tc>
        <w:tc>
          <w:tcPr>
            <w:tcW w:w="7508" w:type="dxa"/>
            <w:gridSpan w:val="3"/>
          </w:tcPr>
          <w:p w14:paraId="6F3ECB2D">
            <w:pPr>
              <w:spacing w:after="0" w:line="240" w:lineRule="auto"/>
            </w:pPr>
            <w:r>
              <w:t>Include: UC76.</w:t>
            </w:r>
          </w:p>
        </w:tc>
      </w:tr>
      <w:tr w14:paraId="14397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111A915">
            <w:pPr>
              <w:spacing w:after="0" w:line="240" w:lineRule="auto"/>
              <w:jc w:val="right"/>
            </w:pPr>
            <w:r>
              <w:t>Business Rules / NFR</w:t>
            </w:r>
          </w:p>
        </w:tc>
        <w:tc>
          <w:tcPr>
            <w:tcW w:w="7508" w:type="dxa"/>
            <w:gridSpan w:val="3"/>
          </w:tcPr>
          <w:p w14:paraId="2EA3EF58">
            <w:pPr>
              <w:spacing w:after="0" w:line="240" w:lineRule="auto"/>
            </w:pPr>
            <w:r>
              <w:t>Business Rules: BR-01, BR-02, BR-03, BR-25, BR-27, BR-29, BR-30.</w:t>
            </w:r>
          </w:p>
        </w:tc>
      </w:tr>
    </w:tbl>
    <w:p w14:paraId="0D61B8BF">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6ED93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33D9BC43">
            <w:pPr>
              <w:spacing w:after="0" w:line="240" w:lineRule="auto"/>
            </w:pPr>
            <w:r>
              <w:rPr>
                <w:rFonts w:ascii="Consolas" w:hAnsi="Consolas"/>
                <w:sz w:val="17"/>
              </w:rPr>
              <w:t>[Vùng nuôi &gt; Bè] [Tìm] [Thêm bè] [Xem trên bản đồ]</w:t>
            </w:r>
          </w:p>
          <w:p w14:paraId="0BB42C01">
            <w:pPr>
              <w:spacing w:after="0" w:line="240" w:lineRule="auto"/>
            </w:pPr>
            <w:r>
              <w:rPr>
                <w:rFonts w:ascii="Consolas" w:hAnsi="Consolas"/>
                <w:sz w:val="17"/>
              </w:rPr>
              <w:t>[Thông tin bè] Mã* [____] Vị trí* [chọn trên bản đồ] Kích thước* [____] Ghi chú tình trạng vật lý [____] Ảnh bè [tải lên]</w:t>
            </w:r>
          </w:p>
          <w:p w14:paraId="5BEB9B14">
            <w:pPr>
              <w:spacing w:after="0" w:line="240" w:lineRule="auto"/>
            </w:pPr>
            <w:r>
              <w:rPr>
                <w:rFonts w:ascii="Consolas" w:hAnsi="Consolas"/>
                <w:sz w:val="17"/>
              </w:rPr>
              <w:t>[Sơ đồ bè] dây chính, lối 1..N, mốc đầu A/B, mốc chiều dài; [Lịch sử phiên bản sơ đồ]</w:t>
            </w:r>
          </w:p>
          <w:p w14:paraId="24F6B71E">
            <w:pPr>
              <w:spacing w:after="0" w:line="240" w:lineRule="auto"/>
            </w:pPr>
            <w:r>
              <w:rPr>
                <w:rFonts w:ascii="Consolas" w:hAnsi="Consolas"/>
                <w:sz w:val="17"/>
              </w:rPr>
              <w:t>[Tình trạng] lớp màu theo lối và phần chiều dài: chưa thả | đang nuôi | thu một phần | thu hết | đã loại bỏ; chọn ngày xem</w:t>
            </w:r>
          </w:p>
          <w:p w14:paraId="0590CE51">
            <w:pPr>
              <w:spacing w:after="0" w:line="240" w:lineRule="auto"/>
            </w:pPr>
            <w:r>
              <w:rPr>
                <w:rFonts w:ascii="Consolas" w:hAnsi="Consolas"/>
                <w:sz w:val="17"/>
              </w:rPr>
              <w:t>[Vật tư bè] số phao, dây dọc, dây ngang (theo phiếu Tạo bè); [Ghi thay thế] [Xem chi phí] (SCR-60)</w:t>
            </w:r>
          </w:p>
          <w:p w14:paraId="119C3E0C">
            <w:pPr>
              <w:spacing w:after="0" w:line="240" w:lineRule="auto"/>
            </w:pPr>
            <w:r>
              <w:rPr>
                <w:rFonts w:ascii="Consolas" w:hAnsi="Consolas"/>
                <w:sz w:val="17"/>
              </w:rPr>
              <w:t>[Lưu] [Ngừng dùng bè] [Mở lịch sử thả/thu]</w:t>
            </w:r>
          </w:p>
        </w:tc>
      </w:tr>
    </w:tbl>
    <w:p w14:paraId="6B8162AE">
      <w:pPr>
        <w:pStyle w:val="5"/>
      </w:pPr>
      <w:r>
        <w:t>Dữ liệu nhập / lựa chọn</w:t>
      </w:r>
    </w:p>
    <w:p w14:paraId="2CAB43FD">
      <w:r>
        <w:t>• Mã bè, vùng, vị trí, kích thước: bắt buộc; mã duy nhất trong vùng.</w:t>
      </w:r>
    </w:p>
    <w:p w14:paraId="4AD937B1">
      <w:r>
        <w:t>• Mốc đầu A/B, số và thứ tự lối: bắt buộc, cố định theo bè.</w:t>
      </w:r>
    </w:p>
    <w:p w14:paraId="5F916C2E">
      <w:r>
        <w:t>• Ghi chú tình trạng vật lý: tùy chọn; mô tả hiện trạng bè (khác trạng thái Đang dùng / Ngừng dùng).</w:t>
      </w:r>
    </w:p>
    <w:p w14:paraId="31E7ADBB">
      <w:r>
        <w:t>• Ảnh bè: tùy chọn, lưu trên dịch vụ lưu trữ đám mây.</w:t>
      </w:r>
    </w:p>
    <w:p w14:paraId="735289CA">
      <w:r>
        <w:t>• Ngày hoặc chu kỳ xem tình trạng: tùy chọn.</w:t>
      </w:r>
    </w:p>
    <w:p w14:paraId="0D6F1F7B">
      <w:r>
        <w:t>• Số phao, số dây ngang, quy cách và đơn giá vật tư khi thêm bè: bắt buộc; nhập ở phiếu Tạo bè (UC76), số dây dọc gợi ý bằng số lối + 1.</w:t>
      </w:r>
    </w:p>
    <w:p w14:paraId="5F3DBD09">
      <w:pPr>
        <w:pStyle w:val="5"/>
      </w:pPr>
      <w:r>
        <w:t>UC liên kết và dữ liệu chuyển tiếp</w:t>
      </w:r>
    </w:p>
    <w:p w14:paraId="1121C9AA">
      <w:r>
        <w:t>• UC15: vùng chứa bè.</w:t>
      </w:r>
    </w:p>
    <w:p w14:paraId="35AA10AA">
      <w:r>
        <w:t>• UC24/UC25: chu kỳ và buổi thả theo phần lối.</w:t>
      </w:r>
    </w:p>
    <w:p w14:paraId="2455AB2A">
      <w:r>
        <w:t>• UC26: đoạn lối loại bỏ.</w:t>
      </w:r>
    </w:p>
    <w:p w14:paraId="2172B4EF">
      <w:r>
        <w:t>• UC27: tiến độ và đóng chu kỳ.</w:t>
      </w:r>
    </w:p>
    <w:p w14:paraId="75CD17FD">
      <w:r>
        <w:t>• UC30/UC31: kế hoạch và thu hoạch theo lối.</w:t>
      </w:r>
    </w:p>
    <w:p w14:paraId="0DB56BCA">
      <w:r>
        <w:t>• UC40: vị trí bè trên trang truy xuất.</w:t>
      </w:r>
    </w:p>
    <w:p w14:paraId="46C16990">
      <w:r>
        <w:t>• UC76/UC77: phiếu vật tư Tạo bè, thay thế và chi phí vật tư của bè.</w:t>
      </w:r>
    </w:p>
    <w:p w14:paraId="3AFFA195">
      <w:pPr>
        <w:pStyle w:val="5"/>
      </w:pPr>
      <w:r>
        <w:t>Các process trong UC</w:t>
      </w:r>
    </w:p>
    <w:p w14:paraId="5D486D7D">
      <w:r>
        <w:t>1. Quản lý bè — khai báo bè và sơ đồ lối</w:t>
      </w:r>
    </w:p>
    <w:p w14:paraId="5E6372D7">
      <w:r>
        <w:t>2. Quản lý bè — xem tình trạng và lịch sử theo lối</w:t>
      </w:r>
    </w:p>
    <w:p w14:paraId="289178F2">
      <w:r>
        <w:t>3. Quản lý bè — ghi phiếu vật tư Tạo bè khi thêm bè (include UC76)</w:t>
      </w:r>
    </w:p>
    <w:p w14:paraId="47F38A73">
      <w:r>
        <w:t>Điểm cần xác nhận / lưu ý: Đã chốt: không đổi mốc hoặc thứ tự lối khi bè còn chu kỳ chưa đóng (BR-25).</w:t>
      </w:r>
    </w:p>
    <w:p w14:paraId="71F22B30">
      <w:pPr>
        <w:pStyle w:val="4"/>
      </w:pPr>
      <w:bookmarkStart w:id="92" w:name="_Toc4797"/>
      <w:bookmarkStart w:id="93" w:name="_Toc20247"/>
      <w:r>
        <w:t>3.3 UC76 - Ghi vật tư bè</w:t>
      </w:r>
      <w:bookmarkEnd w:id="92"/>
      <w:bookmarkEnd w:id="93"/>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4F9C3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533A124">
            <w:pPr>
              <w:spacing w:after="0" w:line="240" w:lineRule="auto"/>
              <w:jc w:val="right"/>
            </w:pPr>
            <w:r>
              <w:t>Primary Actors</w:t>
            </w:r>
          </w:p>
        </w:tc>
        <w:tc>
          <w:tcPr>
            <w:tcW w:w="2685" w:type="dxa"/>
          </w:tcPr>
          <w:p w14:paraId="051FCD5D">
            <w:pPr>
              <w:spacing w:after="0" w:line="240" w:lineRule="auto"/>
            </w:pPr>
            <w:r>
              <w:t>Chủ HTX; Quản lý khu.</w:t>
            </w:r>
          </w:p>
        </w:tc>
        <w:tc>
          <w:tcPr>
            <w:tcW w:w="1890" w:type="dxa"/>
          </w:tcPr>
          <w:p w14:paraId="4A0930C1">
            <w:pPr>
              <w:spacing w:after="0" w:line="240" w:lineRule="auto"/>
              <w:jc w:val="right"/>
            </w:pPr>
            <w:r>
              <w:t>Secondary Actors</w:t>
            </w:r>
          </w:p>
        </w:tc>
        <w:tc>
          <w:tcPr>
            <w:tcW w:w="2933" w:type="dxa"/>
          </w:tcPr>
          <w:p w14:paraId="7696724B">
            <w:pPr>
              <w:spacing w:after="0" w:line="240" w:lineRule="auto"/>
            </w:pPr>
            <w:r>
              <w:t>Dịch vụ lưu trữ đám mây.</w:t>
            </w:r>
          </w:p>
        </w:tc>
      </w:tr>
      <w:tr w14:paraId="0C863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7F14387">
            <w:pPr>
              <w:spacing w:after="0" w:line="240" w:lineRule="auto"/>
              <w:jc w:val="right"/>
            </w:pPr>
            <w:r>
              <w:t>Description</w:t>
            </w:r>
          </w:p>
        </w:tc>
        <w:tc>
          <w:tcPr>
            <w:tcW w:w="7508" w:type="dxa"/>
            <w:gridSpan w:val="3"/>
          </w:tcPr>
          <w:p w14:paraId="2B649B9E">
            <w:pPr>
              <w:spacing w:after="0" w:line="240" w:lineRule="auto"/>
            </w:pPr>
            <w:r>
              <w:t>Tôi với vai trò là Chủ HTX hoặc Quản lý khu, tôi muốn ghi phiếu vật tư khi tạo bè và mỗi lần thay phao, dây hỏng, để biết số vật tư và chi phí vật tư của từng bè.</w:t>
            </w:r>
          </w:p>
        </w:tc>
      </w:tr>
      <w:tr w14:paraId="06885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5C624DD">
            <w:pPr>
              <w:spacing w:after="0" w:line="240" w:lineRule="auto"/>
              <w:jc w:val="right"/>
            </w:pPr>
            <w:r>
              <w:t>Trigger</w:t>
            </w:r>
          </w:p>
        </w:tc>
        <w:tc>
          <w:tcPr>
            <w:tcW w:w="7508" w:type="dxa"/>
            <w:gridSpan w:val="3"/>
          </w:tcPr>
          <w:p w14:paraId="751D595F">
            <w:pPr>
              <w:spacing w:after="0" w:line="240" w:lineRule="auto"/>
            </w:pPr>
            <w:r>
              <w:t>Thêm bè mới ở UC18, hoặc thay phao, dây hỏng trên bè.</w:t>
            </w:r>
          </w:p>
        </w:tc>
      </w:tr>
      <w:tr w14:paraId="5D043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96A7993">
            <w:pPr>
              <w:spacing w:after="0" w:line="240" w:lineRule="auto"/>
              <w:jc w:val="right"/>
            </w:pPr>
            <w:r>
              <w:t>Priority</w:t>
            </w:r>
          </w:p>
        </w:tc>
        <w:tc>
          <w:tcPr>
            <w:tcW w:w="7508" w:type="dxa"/>
            <w:gridSpan w:val="3"/>
          </w:tcPr>
          <w:p w14:paraId="4EC217FD">
            <w:pPr>
              <w:spacing w:after="0" w:line="240" w:lineRule="auto"/>
            </w:pPr>
            <w:r>
              <w:t>Must have (đề xuất)</w:t>
            </w:r>
          </w:p>
        </w:tc>
      </w:tr>
      <w:tr w14:paraId="0D513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F622F21">
            <w:pPr>
              <w:spacing w:after="0" w:line="240" w:lineRule="auto"/>
              <w:jc w:val="right"/>
            </w:pPr>
            <w:r>
              <w:t>Preconditions</w:t>
            </w:r>
          </w:p>
        </w:tc>
        <w:tc>
          <w:tcPr>
            <w:tcW w:w="7508" w:type="dxa"/>
            <w:gridSpan w:val="3"/>
          </w:tcPr>
          <w:p w14:paraId="0E0F9758">
            <w:pPr>
              <w:spacing w:after="0" w:line="240" w:lineRule="auto"/>
            </w:pPr>
            <w:r>
              <w:t>• Bè đã có (UC18), hoặc đang được thêm ở UC18.</w:t>
            </w:r>
          </w:p>
          <w:p w14:paraId="5E3BEF76">
            <w:pPr>
              <w:spacing w:after="0" w:line="240" w:lineRule="auto"/>
            </w:pPr>
            <w:r>
              <w:t>• Quản lý khu phải có vai trò được quyền trên chức năng Vật tư bè tại khu của bè.</w:t>
            </w:r>
          </w:p>
        </w:tc>
      </w:tr>
      <w:tr w14:paraId="6FBB5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6AE56C4">
            <w:pPr>
              <w:spacing w:after="0" w:line="240" w:lineRule="auto"/>
              <w:jc w:val="right"/>
            </w:pPr>
            <w:r>
              <w:t>Normal Flow</w:t>
            </w:r>
          </w:p>
        </w:tc>
        <w:tc>
          <w:tcPr>
            <w:tcW w:w="7508" w:type="dxa"/>
            <w:gridSpan w:val="3"/>
          </w:tcPr>
          <w:p w14:paraId="1E475FEA">
            <w:pPr>
              <w:spacing w:after="0" w:line="240" w:lineRule="auto"/>
            </w:pPr>
            <w:r>
              <w:t>1. Người thao tác mở bè, chọn Vật tư bè và chọn Ghi thay thế. (SCR-60)</w:t>
            </w:r>
          </w:p>
          <w:p w14:paraId="3CC54CF1">
            <w:pPr>
              <w:spacing w:after="0" w:line="240" w:lineRule="auto"/>
            </w:pPr>
            <w:r>
              <w:t>2. Người thao tác nhập ngày thay và lý do (ví dụ phao vỡ, dây đứt, dây mục).</w:t>
            </w:r>
          </w:p>
          <w:p w14:paraId="31AEADFE">
            <w:pPr>
              <w:spacing w:after="0" w:line="240" w:lineRule="auto"/>
            </w:pPr>
            <w:r>
              <w:t>3. Người thao tác thêm từng dòng: loại vật tư, vị trí, quy cách, số lượng, đơn giá; hệ thống gợi ý vị trí từ sơ đồ lối hiện hành (dây dọc 0…N).</w:t>
            </w:r>
          </w:p>
          <w:p w14:paraId="5D441FCB">
            <w:pPr>
              <w:spacing w:after="0" w:line="240" w:lineRule="auto"/>
            </w:pPr>
            <w:r>
              <w:t>4. Người thao tác nhập ghi chú nơi mua và tải ảnh hóa đơn (không bắt buộc).</w:t>
            </w:r>
          </w:p>
          <w:p w14:paraId="2A3E4B36">
            <w:pPr>
              <w:spacing w:after="0" w:line="240" w:lineRule="auto"/>
            </w:pPr>
            <w:r>
              <w:t>5. Hệ thống kiểm tra từng dòng, tính thành tiền (làm tròn nghìn đồng) và tổng phiếu.</w:t>
            </w:r>
          </w:p>
          <w:p w14:paraId="0B863BB0">
            <w:pPr>
              <w:spacing w:after="0" w:line="240" w:lineRule="auto"/>
            </w:pPr>
            <w:r>
              <w:t>6. Người thao tác xác nhận; hệ thống lưu phiếu với người ghi và thời điểm. Phiếu Thay thế không đổi số vật tư của bè.</w:t>
            </w:r>
          </w:p>
        </w:tc>
      </w:tr>
      <w:tr w14:paraId="4AEAC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CF454EC">
            <w:pPr>
              <w:spacing w:after="0" w:line="240" w:lineRule="auto"/>
              <w:jc w:val="right"/>
            </w:pPr>
            <w:r>
              <w:t>Alternative Flows</w:t>
            </w:r>
          </w:p>
        </w:tc>
        <w:tc>
          <w:tcPr>
            <w:tcW w:w="7508" w:type="dxa"/>
            <w:gridSpan w:val="3"/>
          </w:tcPr>
          <w:p w14:paraId="31662B53">
            <w:pPr>
              <w:spacing w:after="0" w:line="240" w:lineRule="auto"/>
            </w:pPr>
            <w:r>
              <w:t>1a. Thêm bè mới ở UC18 (phiếu Tạo bè).</w:t>
            </w:r>
          </w:p>
          <w:p w14:paraId="4F9F544B">
            <w:pPr>
              <w:spacing w:after="0" w:line="240" w:lineRule="auto"/>
            </w:pPr>
            <w:r>
              <w:t>1a1. Hệ thống mở phiếu Tạo bè, gợi ý số dây dọc bằng số lối + 1 theo sơ đồ lối.</w:t>
            </w:r>
          </w:p>
          <w:p w14:paraId="6D18B302">
            <w:pPr>
              <w:spacing w:after="0" w:line="240" w:lineRule="auto"/>
            </w:pPr>
            <w:r>
              <w:t>1a2. Người thao tác nhập số phao, số dây ngang, quy cách và đơn giá từng loại.</w:t>
            </w:r>
          </w:p>
          <w:p w14:paraId="1D3156B6">
            <w:pPr>
              <w:spacing w:after="0" w:line="240" w:lineRule="auto"/>
            </w:pPr>
            <w:r>
              <w:t>1a3. Phiếu Tạo bè xác định số phao, dây dọc, dây ngang của bè.</w:t>
            </w:r>
          </w:p>
          <w:p w14:paraId="206638DC">
            <w:pPr>
              <w:spacing w:after="0" w:line="240" w:lineRule="auto"/>
            </w:pPr>
            <w:r>
              <w:rPr>
                <w:i/>
              </w:rPr>
              <w:t>Use Case tiếp tục bước 4.</w:t>
            </w:r>
          </w:p>
          <w:p w14:paraId="3B931EB2">
            <w:pPr>
              <w:spacing w:after="0" w:line="240" w:lineRule="auto"/>
            </w:pPr>
            <w:r>
              <w:t>6a. Người thao tác sửa phiếu đã lưu.</w:t>
            </w:r>
          </w:p>
          <w:p w14:paraId="36BA7080">
            <w:pPr>
              <w:spacing w:after="0" w:line="240" w:lineRule="auto"/>
            </w:pPr>
            <w:r>
              <w:t>6a1. Người thao tác nhập lý do sửa.</w:t>
            </w:r>
          </w:p>
          <w:p w14:paraId="675B1FD1">
            <w:pPr>
              <w:spacing w:after="0" w:line="240" w:lineRule="auto"/>
            </w:pPr>
            <w:r>
              <w:t>6a2. Hệ thống lưu thay đổi và ghi nhật ký kiểm toán (người, thời điểm, lý do).</w:t>
            </w:r>
          </w:p>
          <w:p w14:paraId="0A768B62">
            <w:pPr>
              <w:spacing w:after="0" w:line="240" w:lineRule="auto"/>
            </w:pPr>
            <w:r>
              <w:rPr>
                <w:i/>
              </w:rPr>
              <w:t>Use Case kết thúc thành công.</w:t>
            </w:r>
          </w:p>
        </w:tc>
      </w:tr>
      <w:tr w14:paraId="4DD61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B130B2B">
            <w:pPr>
              <w:spacing w:after="0" w:line="240" w:lineRule="auto"/>
              <w:jc w:val="right"/>
            </w:pPr>
            <w:r>
              <w:t>Exception Flows</w:t>
            </w:r>
          </w:p>
        </w:tc>
        <w:tc>
          <w:tcPr>
            <w:tcW w:w="7508" w:type="dxa"/>
            <w:gridSpan w:val="3"/>
          </w:tcPr>
          <w:p w14:paraId="1BC51CB4">
            <w:pPr>
              <w:spacing w:after="0" w:line="240" w:lineRule="auto"/>
            </w:pPr>
            <w:r>
              <w:t>1b. Bè đã có phiếu Tạo bè mà người thao tác tạo thêm.</w:t>
            </w:r>
          </w:p>
          <w:p w14:paraId="7862116C">
            <w:pPr>
              <w:spacing w:after="0" w:line="240" w:lineRule="auto"/>
            </w:pPr>
            <w:r>
              <w:t>1b1. Hệ thống chặn và mở phiếu Tạo bè hiện có để sửa kèm lý do. (</w:t>
              <w:fldChar w:fldCharType="begin"/>
              <w:instrText xml:space="preserve"> HYPERLINK \l "MSG03" \o "MSG03 (Lỗi): {object_name} đã tồn tại. Hệ thống mở bản ghi hiện có để bạn kiểm tra, không tạo bản sao." </w:instrText>
              <w:fldChar w:fldCharType="separate"/>
              <w:t>MSG03</w:t>
              <w:fldChar w:fldCharType="end"/>
              <w:t>)</w:t>
            </w:r>
          </w:p>
          <w:p w14:paraId="6430CC81">
            <w:pPr>
              <w:spacing w:after="0" w:line="240" w:lineRule="auto"/>
            </w:pPr>
            <w:r>
              <w:rPr>
                <w:i/>
              </w:rPr>
              <w:t>Use Case dừng lại.</w:t>
            </w:r>
          </w:p>
          <w:p w14:paraId="7EED455E">
            <w:pPr>
              <w:spacing w:after="0" w:line="240" w:lineRule="auto"/>
            </w:pPr>
            <w:r>
              <w:t>5a. Số lượng nhỏ hơn hoặc bằng 0, hoặc đơn giá âm.</w:t>
            </w:r>
          </w:p>
          <w:p w14:paraId="10AA7415">
            <w:pPr>
              <w:spacing w:after="0" w:line="240" w:lineRule="auto"/>
            </w:pPr>
            <w:r>
              <w:t>5a1. Hệ thống báo lỗi ở dòng tương ứng. (</w:t>
              <w:fldChar w:fldCharType="begin"/>
              <w:instrText xml:space="preserve"> HYPERLINK \l "MSG59" \o "MSG59 (Lỗi): Số lượng phải lớn hơn 0 và đơn giá không âm." </w:instrText>
              <w:fldChar w:fldCharType="separate"/>
              <w:t>MSG59</w:t>
              <w:fldChar w:fldCharType="end"/>
              <w:t>)</w:t>
            </w:r>
          </w:p>
          <w:p w14:paraId="2F8B71B3">
            <w:pPr>
              <w:spacing w:after="0" w:line="240" w:lineRule="auto"/>
            </w:pPr>
            <w:r>
              <w:rPr>
                <w:i/>
              </w:rPr>
              <w:t>Use Case tiếp tục bước 3.</w:t>
            </w:r>
          </w:p>
          <w:p w14:paraId="4F074F72">
            <w:pPr>
              <w:spacing w:after="0" w:line="240" w:lineRule="auto"/>
            </w:pPr>
            <w:r>
              <w:t>5b. Số lượng thay của một loại vượt số vật tư loại đó của bè, hoặc vị trí không có trên sơ đồ bè.</w:t>
            </w:r>
          </w:p>
          <w:p w14:paraId="2852C1A7">
            <w:pPr>
              <w:spacing w:after="0" w:line="240" w:lineRule="auto"/>
            </w:pPr>
            <w:r>
              <w:t>5b1. Hệ thống báo lỗi, không lưu phiếu. (</w:t>
              <w:fldChar w:fldCharType="begin"/>
              <w:instrText xml:space="preserve"> HYPERLINK \l "MSG60" \o "MSG60 (Lỗi): Số lượng hoặc vị trí thay thế không khớp vật tư của bè {raft_code}. Vui lòng kiểm tra lại." </w:instrText>
              <w:fldChar w:fldCharType="separate"/>
              <w:t>MSG60</w:t>
              <w:fldChar w:fldCharType="end"/>
              <w:t>)</w:t>
            </w:r>
          </w:p>
          <w:p w14:paraId="5F61D9D9">
            <w:pPr>
              <w:spacing w:after="0" w:line="240" w:lineRule="auto"/>
            </w:pPr>
            <w:r>
              <w:rPr>
                <w:i/>
              </w:rPr>
              <w:t>Use Case tiếp tục bước 3.</w:t>
            </w:r>
          </w:p>
        </w:tc>
      </w:tr>
      <w:tr w14:paraId="355F0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7D882BE">
            <w:pPr>
              <w:spacing w:after="0" w:line="240" w:lineRule="auto"/>
              <w:jc w:val="right"/>
            </w:pPr>
            <w:r>
              <w:t>Postconditions</w:t>
            </w:r>
          </w:p>
        </w:tc>
        <w:tc>
          <w:tcPr>
            <w:tcW w:w="7508" w:type="dxa"/>
            <w:gridSpan w:val="3"/>
          </w:tcPr>
          <w:p w14:paraId="26731707">
            <w:pPr>
              <w:spacing w:after="0" w:line="240" w:lineRule="auto"/>
            </w:pPr>
            <w:r>
              <w:t>• Phiếu thuộc đúng một bè, có ít nhất một dòng, người ghi và tổng tiền; phiếu Tạo bè xác định số vật tư của bè, phiếu Thay thế không đổi số này.</w:t>
            </w:r>
          </w:p>
          <w:p w14:paraId="30585346">
            <w:pPr>
              <w:spacing w:after="0" w:line="240" w:lineRule="auto"/>
            </w:pPr>
            <w:r>
              <w:t>• Sửa phiếu được ghi nhật ký kiểm toán (người, thời điểm, lý do).</w:t>
            </w:r>
          </w:p>
        </w:tc>
      </w:tr>
      <w:tr w14:paraId="44416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D209F43">
            <w:pPr>
              <w:spacing w:after="0" w:line="240" w:lineRule="auto"/>
              <w:jc w:val="right"/>
            </w:pPr>
            <w:r>
              <w:t>Business Rules / NFR</w:t>
            </w:r>
          </w:p>
        </w:tc>
        <w:tc>
          <w:tcPr>
            <w:tcW w:w="7508" w:type="dxa"/>
            <w:gridSpan w:val="3"/>
          </w:tcPr>
          <w:p w14:paraId="68BD4850">
            <w:pPr>
              <w:spacing w:after="0" w:line="240" w:lineRule="auto"/>
            </w:pPr>
            <w:r>
              <w:t>Business Rules: BR-27, BR-28.</w:t>
            </w:r>
          </w:p>
          <w:p w14:paraId="14606466">
            <w:pPr>
              <w:spacing w:after="0" w:line="240" w:lineRule="auto"/>
            </w:pPr>
            <w:r>
              <w:t>NFR: NFR-02.</w:t>
            </w:r>
          </w:p>
        </w:tc>
      </w:tr>
    </w:tbl>
    <w:p w14:paraId="6486420C">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3A8A5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4BD43085">
            <w:pPr>
              <w:spacing w:after="0" w:line="240" w:lineRule="auto"/>
            </w:pPr>
            <w:r>
              <w:rPr>
                <w:rFonts w:ascii="Consolas" w:hAnsi="Consolas"/>
                <w:sz w:val="17"/>
              </w:rPr>
              <w:t>[Bè &gt; Vật tư bè] Bè: {mã bè} · Vùng · Sơ đồ lối hiện hành</w:t>
            </w:r>
          </w:p>
          <w:p w14:paraId="090AECC3">
            <w:pPr>
              <w:spacing w:after="0" w:line="240" w:lineRule="auto"/>
            </w:pPr>
            <w:r>
              <w:rPr>
                <w:rFonts w:ascii="Consolas" w:hAnsi="Consolas"/>
                <w:sz w:val="17"/>
              </w:rPr>
              <w:t>[Số vật tư của bè] Phao: n cái · Dây dọc: N + 1 sợi (số 0…N) · Dây ngang: n sợi (theo phiếu Tạo bè)</w:t>
            </w:r>
          </w:p>
          <w:p w14:paraId="6AEE5FA8">
            <w:pPr>
              <w:spacing w:after="0" w:line="240" w:lineRule="auto"/>
            </w:pPr>
            <w:r>
              <w:rPr>
                <w:rFonts w:ascii="Consolas" w:hAnsi="Consolas"/>
                <w:sz w:val="17"/>
              </w:rPr>
              <w:t>[Sơ đồ vị trí] dây dọc 0…N; lối k nằm giữa dây dọc k − 1 và k; dây ngang đánh số thứ tự</w:t>
            </w:r>
          </w:p>
          <w:p w14:paraId="29D514A3">
            <w:pPr>
              <w:spacing w:after="0" w:line="240" w:lineRule="auto"/>
            </w:pPr>
            <w:r>
              <w:rPr>
                <w:rFonts w:ascii="Consolas" w:hAnsi="Consolas"/>
                <w:sz w:val="17"/>
              </w:rPr>
              <w:t>[Lịch sử phiếu] ngày | loại phiếu (Tạo bè / Thay thế) | lý do | tổng tiền | người ghi</w:t>
            </w:r>
          </w:p>
          <w:p w14:paraId="4EBC1092">
            <w:pPr>
              <w:spacing w:after="0" w:line="240" w:lineRule="auto"/>
            </w:pPr>
            <w:r>
              <w:rPr>
                <w:rFonts w:ascii="Consolas" w:hAnsi="Consolas"/>
                <w:sz w:val="17"/>
              </w:rPr>
              <w:t>[Ghi thay thế] Ngày* [__] Lý do* [__]; dòng: Loại vật tư* [chọn] Vị trí* [chọn trên sơ đồ] Quy cách [__] Số lượng* [__] Đơn giá* [__] Thành tiền (tự tính) [+ Thêm dòng]</w:t>
            </w:r>
          </w:p>
          <w:p w14:paraId="0E530D9A">
            <w:pPr>
              <w:spacing w:after="0" w:line="240" w:lineRule="auto"/>
            </w:pPr>
            <w:r>
              <w:rPr>
                <w:rFonts w:ascii="Consolas" w:hAnsi="Consolas"/>
                <w:sz w:val="17"/>
              </w:rPr>
              <w:t>Ghi chú nơi mua [__] Ảnh hóa đơn [tải lên] Tổng phiếu (tự tính) [Lưu] [Hủy]</w:t>
            </w:r>
          </w:p>
        </w:tc>
      </w:tr>
    </w:tbl>
    <w:p w14:paraId="087B3014">
      <w:pPr>
        <w:pStyle w:val="5"/>
      </w:pPr>
      <w:r>
        <w:t>Dữ liệu nhập / lựa chọn</w:t>
      </w:r>
    </w:p>
    <w:p w14:paraId="7F3E80E1">
      <w:r>
        <w:t>• Ngày phiếu: bắt buộc.</w:t>
      </w:r>
    </w:p>
    <w:p w14:paraId="3C48038B">
      <w:r>
        <w:t>• Loại phiếu: Tạo bè hoặc Thay thế; phiếu Tạo bè chỉ lập khi thêm bè ở UC18.</w:t>
      </w:r>
    </w:p>
    <w:p w14:paraId="7430CA70">
      <w:r>
        <w:t>• Lý do thay: bắt buộc với phiếu Thay thế (ví dụ phao vỡ, dây đứt, dây mục).</w:t>
      </w:r>
    </w:p>
    <w:p w14:paraId="01F8C3F2">
      <w:r>
        <w:t>• Loại vật tư: bắt buộc; chọn phao, dây dọc hoặc dây ngang.</w:t>
      </w:r>
    </w:p>
    <w:p w14:paraId="3381460E">
      <w:r>
        <w:t>• Vị trí: bắt buộc với phiếu Thay thế; chọn dây dọc số 0…N, dây ngang số thứ tự, hoặc ghi chú vị trí phao.</w:t>
      </w:r>
    </w:p>
    <w:p w14:paraId="6B938A09">
      <w:r>
        <w:t>• Quy cách: tùy chọn, ví dụ loại phao, cỡ dây.</w:t>
      </w:r>
    </w:p>
    <w:p w14:paraId="1CC52906">
      <w:r>
        <w:t>• Số lượng: bắt buộc, lớn hơn 0; đơn vị cái (phao) hoặc sợi (dây).</w:t>
      </w:r>
    </w:p>
    <w:p w14:paraId="6C10482E">
      <w:r>
        <w:t>• Đơn giá: bắt buộc, không âm; thành tiền do hệ thống tính, làm tròn nghìn đồng.</w:t>
      </w:r>
    </w:p>
    <w:p w14:paraId="517A8C35">
      <w:r>
        <w:t>• Ghi chú nơi mua: tùy chọn.</w:t>
      </w:r>
    </w:p>
    <w:p w14:paraId="22F46667">
      <w:r>
        <w:t>• Ảnh hóa đơn: tùy chọn, lưu trên dịch vụ lưu trữ đám mây.</w:t>
      </w:r>
    </w:p>
    <w:p w14:paraId="05885175">
      <w:pPr>
        <w:pStyle w:val="5"/>
      </w:pPr>
      <w:r>
        <w:t>UC liên kết và dữ liệu chuyển tiếp</w:t>
      </w:r>
    </w:p>
    <w:p w14:paraId="30C447C9">
      <w:r>
        <w:t>• UC18: bè, sơ đồ lối và phiếu Tạo bè khi thêm bè.</w:t>
      </w:r>
    </w:p>
    <w:p w14:paraId="08B907D8">
      <w:r>
        <w:t>• UC77: số vật tư và chi phí đã ghi.</w:t>
      </w:r>
    </w:p>
    <w:p w14:paraId="7A2C6049">
      <w:r>
        <w:t>• UC75: nhật ký kiểm toán khi sửa phiếu.</w:t>
      </w:r>
    </w:p>
    <w:p w14:paraId="0DC3FD7A">
      <w:pPr>
        <w:pStyle w:val="5"/>
      </w:pPr>
      <w:r>
        <w:t>Các process trong UC</w:t>
      </w:r>
    </w:p>
    <w:p w14:paraId="74BB1E7C">
      <w:r>
        <w:t>1. Ghi vật tư bè — phiếu Tạo bè khi thêm bè</w:t>
      </w:r>
    </w:p>
    <w:p w14:paraId="4C6D98E0">
      <w:r>
        <w:t>2. Ghi vật tư bè — phiếu Thay thế phao, dây hỏng</w:t>
      </w:r>
    </w:p>
    <w:p w14:paraId="4E4C82EE">
      <w:r>
        <w:t>Điểm cần xác nhận / lưu ý: Đã chốt 04/10/2026: không có kho vật tư; chi phí chỉ phát sinh khi tạo bè và khi thay thế; thay thế không đổi số vật tư của bè (BR-27, BR-28).</w:t>
      </w:r>
    </w:p>
    <w:p w14:paraId="5748FD0D">
      <w:pPr>
        <w:pStyle w:val="4"/>
      </w:pPr>
      <w:bookmarkStart w:id="94" w:name="_Toc14736"/>
      <w:bookmarkStart w:id="95" w:name="_Toc12089"/>
      <w:r>
        <w:t>3.4 UC77 - Xem vật tư và chi phí bè</w:t>
      </w:r>
      <w:bookmarkEnd w:id="94"/>
      <w:bookmarkEnd w:id="95"/>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00FB6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B79B724">
            <w:pPr>
              <w:spacing w:after="0" w:line="240" w:lineRule="auto"/>
              <w:jc w:val="right"/>
            </w:pPr>
            <w:r>
              <w:t>Primary Actors</w:t>
            </w:r>
          </w:p>
        </w:tc>
        <w:tc>
          <w:tcPr>
            <w:tcW w:w="2685" w:type="dxa"/>
          </w:tcPr>
          <w:p w14:paraId="7B3423DC">
            <w:pPr>
              <w:spacing w:after="0" w:line="240" w:lineRule="auto"/>
            </w:pPr>
            <w:r>
              <w:t>Chủ HTX; Quản lý khu; Kế toán.</w:t>
            </w:r>
          </w:p>
        </w:tc>
        <w:tc>
          <w:tcPr>
            <w:tcW w:w="1890" w:type="dxa"/>
          </w:tcPr>
          <w:p w14:paraId="5D378200">
            <w:pPr>
              <w:spacing w:after="0" w:line="240" w:lineRule="auto"/>
              <w:jc w:val="right"/>
            </w:pPr>
            <w:r>
              <w:t>Secondary Actors</w:t>
            </w:r>
          </w:p>
        </w:tc>
        <w:tc>
          <w:tcPr>
            <w:tcW w:w="2933" w:type="dxa"/>
          </w:tcPr>
          <w:p w14:paraId="34252BB4">
            <w:pPr>
              <w:spacing w:after="0" w:line="240" w:lineRule="auto"/>
            </w:pPr>
            <w:r>
              <w:t>Không có.</w:t>
            </w:r>
          </w:p>
        </w:tc>
      </w:tr>
      <w:tr w14:paraId="3B599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6BBF92A">
            <w:pPr>
              <w:spacing w:after="0" w:line="240" w:lineRule="auto"/>
              <w:jc w:val="right"/>
            </w:pPr>
            <w:r>
              <w:t>Description</w:t>
            </w:r>
          </w:p>
        </w:tc>
        <w:tc>
          <w:tcPr>
            <w:tcW w:w="7508" w:type="dxa"/>
            <w:gridSpan w:val="3"/>
          </w:tcPr>
          <w:p w14:paraId="3EC0EAAE">
            <w:pPr>
              <w:spacing w:after="0" w:line="240" w:lineRule="auto"/>
            </w:pPr>
            <w:r>
              <w:t>Tôi với vai trò là Chủ HTX, Quản lý khu hoặc Kế toán, tôi muốn xem số phao, dây của từng bè, lịch sử thay thế và tổng chi phí vật tư, để theo dõi chi phí và tình trạng vật tư của bè.</w:t>
            </w:r>
          </w:p>
        </w:tc>
      </w:tr>
      <w:tr w14:paraId="66C6B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7D13AF2">
            <w:pPr>
              <w:spacing w:after="0" w:line="240" w:lineRule="auto"/>
              <w:jc w:val="right"/>
            </w:pPr>
            <w:r>
              <w:t>Trigger</w:t>
            </w:r>
          </w:p>
        </w:tc>
        <w:tc>
          <w:tcPr>
            <w:tcW w:w="7508" w:type="dxa"/>
            <w:gridSpan w:val="3"/>
          </w:tcPr>
          <w:p w14:paraId="1DB96B85">
            <w:pPr>
              <w:spacing w:after="0" w:line="240" w:lineRule="auto"/>
            </w:pPr>
            <w:r>
              <w:t>Cần biết số vật tư của bè hoặc chi phí vật tư theo bè, vùng, thời gian.</w:t>
            </w:r>
          </w:p>
        </w:tc>
      </w:tr>
      <w:tr w14:paraId="023B8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48B487F">
            <w:pPr>
              <w:spacing w:after="0" w:line="240" w:lineRule="auto"/>
              <w:jc w:val="right"/>
            </w:pPr>
            <w:r>
              <w:t>Priority</w:t>
            </w:r>
          </w:p>
        </w:tc>
        <w:tc>
          <w:tcPr>
            <w:tcW w:w="7508" w:type="dxa"/>
            <w:gridSpan w:val="3"/>
          </w:tcPr>
          <w:p w14:paraId="04CF52E7">
            <w:pPr>
              <w:spacing w:after="0" w:line="240" w:lineRule="auto"/>
            </w:pPr>
            <w:r>
              <w:t>Should have (đề xuất)</w:t>
            </w:r>
          </w:p>
        </w:tc>
      </w:tr>
      <w:tr w14:paraId="2B00B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ECD4A61">
            <w:pPr>
              <w:spacing w:after="0" w:line="240" w:lineRule="auto"/>
              <w:jc w:val="right"/>
            </w:pPr>
            <w:r>
              <w:t>Preconditions</w:t>
            </w:r>
          </w:p>
        </w:tc>
        <w:tc>
          <w:tcPr>
            <w:tcW w:w="7508" w:type="dxa"/>
            <w:gridSpan w:val="3"/>
          </w:tcPr>
          <w:p w14:paraId="4315B2DC">
            <w:pPr>
              <w:spacing w:after="0" w:line="240" w:lineRule="auto"/>
            </w:pPr>
            <w:r>
              <w:t>• Bè đã có phiếu vật tư (UC76).</w:t>
            </w:r>
          </w:p>
          <w:p w14:paraId="04C9D22D">
            <w:pPr>
              <w:spacing w:after="0" w:line="240" w:lineRule="auto"/>
            </w:pPr>
            <w:r>
              <w:t>• Quản lý khu hoặc Kế toán chỉ xem bè trong khu có vai trò được quyền trên chức năng Vật tư bè.</w:t>
            </w:r>
          </w:p>
        </w:tc>
      </w:tr>
      <w:tr w14:paraId="6EFB3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58FEE24">
            <w:pPr>
              <w:spacing w:after="0" w:line="240" w:lineRule="auto"/>
              <w:jc w:val="right"/>
            </w:pPr>
            <w:r>
              <w:t>Normal Flow</w:t>
            </w:r>
          </w:p>
        </w:tc>
        <w:tc>
          <w:tcPr>
            <w:tcW w:w="7508" w:type="dxa"/>
            <w:gridSpan w:val="3"/>
          </w:tcPr>
          <w:p w14:paraId="3313F518">
            <w:pPr>
              <w:spacing w:after="0" w:line="240" w:lineRule="auto"/>
            </w:pPr>
            <w:r>
              <w:t>1. Người thao tác mở Chi phí vật tư bè. (SCR-61)</w:t>
            </w:r>
          </w:p>
          <w:p w14:paraId="3292393D">
            <w:pPr>
              <w:spacing w:after="0" w:line="240" w:lineRule="auto"/>
            </w:pPr>
            <w:r>
              <w:t>2. Người thao tác chọn vùng, bè, khoảng thời gian và loại vật tư.</w:t>
            </w:r>
          </w:p>
          <w:p w14:paraId="511A85D1">
            <w:pPr>
              <w:spacing w:after="0" w:line="240" w:lineRule="auto"/>
            </w:pPr>
            <w:r>
              <w:t>3. Hệ thống tổng hợp chi phí từ phiếu Tạo bè và phiếu Thay thế theo bè, vùng và loại vật tư.</w:t>
            </w:r>
          </w:p>
          <w:p w14:paraId="4DB86C30">
            <w:pPr>
              <w:spacing w:after="0" w:line="240" w:lineRule="auto"/>
            </w:pPr>
            <w:r>
              <w:t>4. Người thao tác chọn một bè để xem số phao, dây dọc, dây ngang và lịch sử thay thế theo vị trí. (SCR-60)</w:t>
            </w:r>
          </w:p>
        </w:tc>
      </w:tr>
      <w:tr w14:paraId="0ECC1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F021EAC">
            <w:pPr>
              <w:spacing w:after="0" w:line="240" w:lineRule="auto"/>
              <w:jc w:val="right"/>
            </w:pPr>
            <w:r>
              <w:t>Alternative Flows</w:t>
            </w:r>
          </w:p>
        </w:tc>
        <w:tc>
          <w:tcPr>
            <w:tcW w:w="7508" w:type="dxa"/>
            <w:gridSpan w:val="3"/>
          </w:tcPr>
          <w:p w14:paraId="73A8C4CA">
            <w:pPr>
              <w:spacing w:after="0" w:line="240" w:lineRule="auto"/>
            </w:pPr>
            <w:r>
              <w:t>3a. Người thao tác chọn tổng hợp theo chu kỳ nuôi.</w:t>
            </w:r>
          </w:p>
          <w:p w14:paraId="2F949845">
            <w:pPr>
              <w:spacing w:after="0" w:line="240" w:lineRule="auto"/>
            </w:pPr>
            <w:r>
              <w:t>3a1. Hệ thống ghép phiếu Thay thế với chu kỳ Đang mở của bè tại ngày phiếu và tổng hợp theo chu kỳ.</w:t>
            </w:r>
          </w:p>
          <w:p w14:paraId="2BFE9E10">
            <w:pPr>
              <w:spacing w:after="0" w:line="240" w:lineRule="auto"/>
            </w:pPr>
            <w:r>
              <w:t>3a2. Phiếu ghi lúc bè không có chu kỳ mở được hiện riêng.</w:t>
            </w:r>
          </w:p>
          <w:p w14:paraId="4BAF9CD8">
            <w:pPr>
              <w:spacing w:after="0" w:line="240" w:lineRule="auto"/>
            </w:pPr>
            <w:r>
              <w:rPr>
                <w:i/>
              </w:rPr>
              <w:t>Use Case tiếp tục bước 4.</w:t>
            </w:r>
          </w:p>
          <w:p w14:paraId="5C6D9100">
            <w:pPr>
              <w:spacing w:after="0" w:line="240" w:lineRule="auto"/>
            </w:pPr>
            <w:r>
              <w:t>3b. Không có phiếu trong phạm vi lọc.</w:t>
            </w:r>
          </w:p>
          <w:p w14:paraId="64AD3677">
            <w:pPr>
              <w:spacing w:after="0" w:line="240" w:lineRule="auto"/>
            </w:pPr>
            <w:r>
              <w:t>3b1. Hệ thống hiện tổng bằng 0 và gợi ý đổi bộ lọc.</w:t>
            </w:r>
          </w:p>
          <w:p w14:paraId="42F58B4B">
            <w:pPr>
              <w:spacing w:after="0" w:line="240" w:lineRule="auto"/>
            </w:pPr>
            <w:r>
              <w:rPr>
                <w:i/>
              </w:rPr>
              <w:t>Use Case kết thúc thành công.</w:t>
            </w:r>
          </w:p>
        </w:tc>
      </w:tr>
      <w:tr w14:paraId="19D4F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7F3C955">
            <w:pPr>
              <w:spacing w:after="0" w:line="240" w:lineRule="auto"/>
              <w:jc w:val="right"/>
            </w:pPr>
            <w:r>
              <w:t>Exception Flows</w:t>
            </w:r>
          </w:p>
        </w:tc>
        <w:tc>
          <w:tcPr>
            <w:tcW w:w="7508" w:type="dxa"/>
            <w:gridSpan w:val="3"/>
          </w:tcPr>
          <w:p w14:paraId="04BFE0F7">
            <w:pPr>
              <w:spacing w:after="0" w:line="240" w:lineRule="auto"/>
            </w:pPr>
            <w:r>
              <w:t>2a. Người thao tác chọn bè ngoài khu được phân quyền.</w:t>
            </w:r>
          </w:p>
          <w:p w14:paraId="03770FC5">
            <w:pPr>
              <w:spacing w:after="0" w:line="240" w:lineRule="auto"/>
            </w:pPr>
            <w:r>
              <w:t>2a1. Hệ thống chặn truy cập. (</w:t>
              <w:fldChar w:fldCharType="begin"/>
              <w:instrText xml:space="preserve"> HYPERLINK \l "MSG02" \o "MSG02 (Lỗi): Bạn không có quyền thực hiện thao tác này." </w:instrText>
              <w:fldChar w:fldCharType="separate"/>
              <w:t>MSG02</w:t>
              <w:fldChar w:fldCharType="end"/>
              <w:t>)</w:t>
            </w:r>
          </w:p>
          <w:p w14:paraId="6D759BAE">
            <w:pPr>
              <w:spacing w:after="0" w:line="240" w:lineRule="auto"/>
            </w:pPr>
            <w:r>
              <w:rPr>
                <w:i/>
              </w:rPr>
              <w:t>Use Case dừng lại.</w:t>
            </w:r>
          </w:p>
        </w:tc>
      </w:tr>
      <w:tr w14:paraId="03990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FE5F95A">
            <w:pPr>
              <w:spacing w:after="0" w:line="240" w:lineRule="auto"/>
              <w:jc w:val="right"/>
            </w:pPr>
            <w:r>
              <w:t>Postconditions</w:t>
            </w:r>
          </w:p>
        </w:tc>
        <w:tc>
          <w:tcPr>
            <w:tcW w:w="7508" w:type="dxa"/>
            <w:gridSpan w:val="3"/>
          </w:tcPr>
          <w:p w14:paraId="2B787F58">
            <w:pPr>
              <w:spacing w:after="0" w:line="240" w:lineRule="auto"/>
            </w:pPr>
            <w:r>
              <w:t>• Số liệu chỉ đọc, khớp tổng các phiếu vật tư; màn hình không sửa phiếu.</w:t>
            </w:r>
          </w:p>
        </w:tc>
      </w:tr>
      <w:tr w14:paraId="5340B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E3B6941">
            <w:pPr>
              <w:spacing w:after="0" w:line="240" w:lineRule="auto"/>
              <w:jc w:val="right"/>
            </w:pPr>
            <w:r>
              <w:t>Business Rules / NFR</w:t>
            </w:r>
          </w:p>
        </w:tc>
        <w:tc>
          <w:tcPr>
            <w:tcW w:w="7508" w:type="dxa"/>
            <w:gridSpan w:val="3"/>
          </w:tcPr>
          <w:p w14:paraId="597E7AEC">
            <w:pPr>
              <w:spacing w:after="0" w:line="240" w:lineRule="auto"/>
            </w:pPr>
            <w:r>
              <w:t>Business Rules: BR-27, BR-28.</w:t>
            </w:r>
          </w:p>
        </w:tc>
      </w:tr>
    </w:tbl>
    <w:p w14:paraId="6750733A">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56ED2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494C9AB8">
            <w:pPr>
              <w:spacing w:after="0" w:line="240" w:lineRule="auto"/>
            </w:pPr>
            <w:r>
              <w:rPr>
                <w:rFonts w:ascii="Consolas" w:hAnsi="Consolas"/>
                <w:sz w:val="17"/>
              </w:rPr>
              <w:t>[Chi phí vật tư bè] Vùng [chọn] Bè [chọn] Từ ngày – đến ngày [__] Loại vật tư [chọn] Tổng hợp theo [bè | vùng | chu kỳ]</w:t>
            </w:r>
          </w:p>
          <w:p w14:paraId="6799CA1A">
            <w:pPr>
              <w:spacing w:after="0" w:line="240" w:lineRule="auto"/>
            </w:pPr>
            <w:r>
              <w:rPr>
                <w:rFonts w:ascii="Consolas" w:hAnsi="Consolas"/>
                <w:sz w:val="17"/>
              </w:rPr>
              <w:t>[Bảng tổng hợp] bè | phao | dây dọc | dây ngang | chi phí Tạo bè | chi phí Thay thế | tổng</w:t>
            </w:r>
          </w:p>
          <w:p w14:paraId="07788EDC">
            <w:pPr>
              <w:spacing w:after="0" w:line="240" w:lineRule="auto"/>
            </w:pPr>
            <w:r>
              <w:rPr>
                <w:rFonts w:ascii="Consolas" w:hAnsi="Consolas"/>
                <w:sz w:val="17"/>
              </w:rPr>
              <w:t>[Chi tiết bè] số vật tư; lịch sử thay thế theo vị trí (dây dọc k, dây ngang, phao); [Mở phiếu] (SCR-60)</w:t>
            </w:r>
          </w:p>
        </w:tc>
      </w:tr>
    </w:tbl>
    <w:p w14:paraId="096A1639">
      <w:pPr>
        <w:pStyle w:val="5"/>
      </w:pPr>
      <w:r>
        <w:t>Dữ liệu nhập / lựa chọn</w:t>
      </w:r>
    </w:p>
    <w:p w14:paraId="2F926CDF">
      <w:r>
        <w:t>• Vùng, bè: tùy chọn; chỉ trong khu được phân quyền.</w:t>
      </w:r>
    </w:p>
    <w:p w14:paraId="47F820E7">
      <w:r>
        <w:t>• Khoảng thời gian: tùy chọn; mặc định năm hiện tại.</w:t>
      </w:r>
    </w:p>
    <w:p w14:paraId="360925A2">
      <w:r>
        <w:t>• Loại vật tư: tùy chọn; phao, dây dọc hoặc dây ngang.</w:t>
      </w:r>
    </w:p>
    <w:p w14:paraId="6524DC0C">
      <w:r>
        <w:t>• Cách tổng hợp: chọn theo bè, vùng hoặc chu kỳ nuôi.</w:t>
      </w:r>
    </w:p>
    <w:p w14:paraId="25077D11">
      <w:pPr>
        <w:pStyle w:val="5"/>
      </w:pPr>
      <w:r>
        <w:t>UC liên kết và dữ liệu chuyển tiếp</w:t>
      </w:r>
    </w:p>
    <w:p w14:paraId="3026FA7A">
      <w:r>
        <w:t>• UC76: phiếu vật tư nguồn.</w:t>
      </w:r>
    </w:p>
    <w:p w14:paraId="14A1FD25">
      <w:r>
        <w:t>• UC18: bè và sơ đồ lối.</w:t>
      </w:r>
    </w:p>
    <w:p w14:paraId="66CCE307">
      <w:r>
        <w:t>• UC24/UC27: chu kỳ nuôi để tổng hợp theo chu kỳ.</w:t>
      </w:r>
    </w:p>
    <w:p w14:paraId="5EBC20D3">
      <w:pPr>
        <w:pStyle w:val="5"/>
      </w:pPr>
      <w:r>
        <w:t>Các process trong UC</w:t>
      </w:r>
    </w:p>
    <w:p w14:paraId="6D0B4950">
      <w:r>
        <w:t>1. Xem vật tư và chi phí bè — tổng hợp chi phí</w:t>
      </w:r>
    </w:p>
    <w:p w14:paraId="1C3DED6C">
      <w:r>
        <w:t>2. Xem vật tư và chi phí bè — lịch sử thay thế theo vị trí</w:t>
      </w:r>
    </w:p>
    <w:p w14:paraId="312B0B17">
      <w:r>
        <w:t>Điểm cần xác nhận / lưu ý: Chu kỳ nuôi không lưu trên phiếu mà suy ra theo ngày phiếu và chu kỳ Đang mở của bè.</w:t>
      </w:r>
    </w:p>
    <w:p w14:paraId="2AAD809C">
      <w:pPr>
        <w:pStyle w:val="3"/>
      </w:pPr>
      <w:bookmarkStart w:id="96" w:name="_Toc22851"/>
      <w:bookmarkStart w:id="97" w:name="_Toc27248"/>
      <w:r>
        <w:t>4. Sản phẩm và nguồn giống</w:t>
      </w:r>
      <w:bookmarkEnd w:id="96"/>
      <w:bookmarkEnd w:id="97"/>
    </w:p>
    <w:p w14:paraId="0521DC0D">
      <w:pPr>
        <w:pStyle w:val="4"/>
      </w:pPr>
      <w:bookmarkStart w:id="98" w:name="_Toc14036"/>
      <w:bookmarkStart w:id="99" w:name="_Toc5609"/>
      <w:r>
        <w:t>4.1 UC20 - Quản lý danh mục giống hàu và sản phẩm</w:t>
      </w:r>
      <w:bookmarkEnd w:id="98"/>
      <w:bookmarkEnd w:id="99"/>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17950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867AD84">
            <w:pPr>
              <w:spacing w:after="0" w:line="240" w:lineRule="auto"/>
              <w:jc w:val="right"/>
            </w:pPr>
            <w:r>
              <w:t>Primary Actors</w:t>
            </w:r>
          </w:p>
        </w:tc>
        <w:tc>
          <w:tcPr>
            <w:tcW w:w="2685" w:type="dxa"/>
          </w:tcPr>
          <w:p w14:paraId="4E7A21EA">
            <w:pPr>
              <w:spacing w:after="0" w:line="240" w:lineRule="auto"/>
            </w:pPr>
            <w:r>
              <w:t>Chủ HTX.</w:t>
            </w:r>
          </w:p>
        </w:tc>
        <w:tc>
          <w:tcPr>
            <w:tcW w:w="1890" w:type="dxa"/>
          </w:tcPr>
          <w:p w14:paraId="0CF95890">
            <w:pPr>
              <w:spacing w:after="0" w:line="240" w:lineRule="auto"/>
              <w:jc w:val="right"/>
            </w:pPr>
            <w:r>
              <w:t>Secondary Actors</w:t>
            </w:r>
          </w:p>
        </w:tc>
        <w:tc>
          <w:tcPr>
            <w:tcW w:w="2933" w:type="dxa"/>
          </w:tcPr>
          <w:p w14:paraId="483405BA">
            <w:pPr>
              <w:spacing w:after="0" w:line="240" w:lineRule="auto"/>
            </w:pPr>
            <w:r>
              <w:t>Không có.</w:t>
            </w:r>
          </w:p>
        </w:tc>
      </w:tr>
      <w:tr w14:paraId="40846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F2EFC7D">
            <w:pPr>
              <w:spacing w:after="0" w:line="240" w:lineRule="auto"/>
              <w:jc w:val="right"/>
            </w:pPr>
            <w:r>
              <w:t>Description</w:t>
            </w:r>
          </w:p>
        </w:tc>
        <w:tc>
          <w:tcPr>
            <w:tcW w:w="7508" w:type="dxa"/>
            <w:gridSpan w:val="3"/>
          </w:tcPr>
          <w:p w14:paraId="5D50ACC3">
            <w:pPr>
              <w:spacing w:after="0" w:line="240" w:lineRule="auto"/>
            </w:pPr>
            <w:r>
              <w:t>Tôi với vai trò là Chủ HTX, tôi muốn quản lý danh mục giống hàu và sản phẩm bán ra, để chọn đúng giống khi nhập, thả và đúng sản phẩm khi nhận đơn.</w:t>
            </w:r>
          </w:p>
        </w:tc>
      </w:tr>
      <w:tr w14:paraId="2828A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6DADAC5">
            <w:pPr>
              <w:spacing w:after="0" w:line="240" w:lineRule="auto"/>
              <w:jc w:val="right"/>
            </w:pPr>
            <w:r>
              <w:t>Trigger</w:t>
            </w:r>
          </w:p>
        </w:tc>
        <w:tc>
          <w:tcPr>
            <w:tcW w:w="7508" w:type="dxa"/>
            <w:gridSpan w:val="3"/>
          </w:tcPr>
          <w:p w14:paraId="39EC42F2">
            <w:pPr>
              <w:spacing w:after="0" w:line="240" w:lineRule="auto"/>
            </w:pPr>
            <w:r>
              <w:t>HTX dùng giống mới hoặc bán sản phẩm mới.</w:t>
            </w:r>
          </w:p>
        </w:tc>
      </w:tr>
      <w:tr w14:paraId="285D8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65A6DED">
            <w:pPr>
              <w:spacing w:after="0" w:line="240" w:lineRule="auto"/>
              <w:jc w:val="right"/>
            </w:pPr>
            <w:r>
              <w:t>Priority</w:t>
            </w:r>
          </w:p>
        </w:tc>
        <w:tc>
          <w:tcPr>
            <w:tcW w:w="7508" w:type="dxa"/>
            <w:gridSpan w:val="3"/>
          </w:tcPr>
          <w:p w14:paraId="4943D6E4">
            <w:pPr>
              <w:spacing w:after="0" w:line="240" w:lineRule="auto"/>
            </w:pPr>
            <w:r>
              <w:t>Must have (đề xuất)</w:t>
            </w:r>
          </w:p>
        </w:tc>
      </w:tr>
      <w:tr w14:paraId="1B921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81CC82A">
            <w:pPr>
              <w:spacing w:after="0" w:line="240" w:lineRule="auto"/>
              <w:jc w:val="right"/>
            </w:pPr>
            <w:r>
              <w:t>Preconditions</w:t>
            </w:r>
          </w:p>
        </w:tc>
        <w:tc>
          <w:tcPr>
            <w:tcW w:w="7508" w:type="dxa"/>
            <w:gridSpan w:val="3"/>
          </w:tcPr>
          <w:p w14:paraId="0B80E072">
            <w:pPr>
              <w:spacing w:after="0" w:line="240" w:lineRule="auto"/>
            </w:pPr>
            <w:r>
              <w:t>• Chủ HTX đã đăng nhập.</w:t>
            </w:r>
          </w:p>
        </w:tc>
      </w:tr>
      <w:tr w14:paraId="73BF0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5CE6785">
            <w:pPr>
              <w:spacing w:after="0" w:line="240" w:lineRule="auto"/>
              <w:jc w:val="right"/>
            </w:pPr>
            <w:r>
              <w:t>Normal Flow</w:t>
            </w:r>
          </w:p>
        </w:tc>
        <w:tc>
          <w:tcPr>
            <w:tcW w:w="7508" w:type="dxa"/>
            <w:gridSpan w:val="3"/>
          </w:tcPr>
          <w:p w14:paraId="35439789">
            <w:pPr>
              <w:spacing w:after="0" w:line="240" w:lineRule="auto"/>
            </w:pPr>
            <w:r>
              <w:t>1. Chủ HTX mở Danh mục, chọn tab Giống hàu hoặc Sản phẩm và tìm để tránh trùng. (SCR-13)</w:t>
            </w:r>
          </w:p>
          <w:p w14:paraId="26958902">
            <w:pPr>
              <w:spacing w:after="0" w:line="240" w:lineRule="auto"/>
            </w:pPr>
            <w:r>
              <w:t>2. Chủ HTX chọn Thêm hoặc Sửa và nhập thông tin.</w:t>
            </w:r>
          </w:p>
          <w:p w14:paraId="61600234">
            <w:pPr>
              <w:spacing w:after="0" w:line="240" w:lineRule="auto"/>
            </w:pPr>
            <w:r>
              <w:t>3. Hệ thống kiểm tra mã duy nhất và trường bắt buộc.</w:t>
            </w:r>
          </w:p>
          <w:p w14:paraId="4256ABBF">
            <w:pPr>
              <w:spacing w:after="0" w:line="240" w:lineRule="auto"/>
            </w:pPr>
            <w:r>
              <w:t>4. Chủ HTX lưu; hệ thống cập nhật danh mục, giữ liên kết với lô giống, chu kỳ, đơn đã dùng. (</w:t>
              <w:fldChar w:fldCharType="begin"/>
              <w:instrText xml:space="preserve"> HYPERLINK \l "MSG10" \o "MSG10 (Thành công): Đã lưu {object_name}." </w:instrText>
              <w:fldChar w:fldCharType="separate"/>
              <w:t>MSG10</w:t>
              <w:fldChar w:fldCharType="end"/>
              <w:t>)</w:t>
            </w:r>
          </w:p>
        </w:tc>
      </w:tr>
      <w:tr w14:paraId="4BB5F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90E4847">
            <w:pPr>
              <w:spacing w:after="0" w:line="240" w:lineRule="auto"/>
              <w:jc w:val="right"/>
            </w:pPr>
            <w:r>
              <w:t>Alternative Flows</w:t>
            </w:r>
          </w:p>
        </w:tc>
        <w:tc>
          <w:tcPr>
            <w:tcW w:w="7508" w:type="dxa"/>
            <w:gridSpan w:val="3"/>
          </w:tcPr>
          <w:p w14:paraId="79461CF2">
            <w:pPr>
              <w:spacing w:after="0" w:line="240" w:lineRule="auto"/>
            </w:pPr>
            <w:r>
              <w:t>2a. Mã đã được dùng.</w:t>
            </w:r>
          </w:p>
          <w:p w14:paraId="22816796">
            <w:pPr>
              <w:spacing w:after="0" w:line="240" w:lineRule="auto"/>
            </w:pPr>
            <w:r>
              <w:t>2a1. Hệ thống chỉ cho sửa tên hiển thị, không cho sửa mã.</w:t>
            </w:r>
          </w:p>
          <w:p w14:paraId="6E0B680C">
            <w:pPr>
              <w:spacing w:after="0" w:line="240" w:lineRule="auto"/>
            </w:pPr>
            <w:r>
              <w:rPr>
                <w:i/>
              </w:rPr>
              <w:t>Use Case tiếp tục bước 3.</w:t>
            </w:r>
          </w:p>
          <w:p w14:paraId="5121E8C0">
            <w:pPr>
              <w:spacing w:after="0" w:line="240" w:lineRule="auto"/>
            </w:pPr>
            <w:r>
              <w:t>2b. Đổi đơn vị bán của sản phẩm đã có giao dịch.</w:t>
            </w:r>
          </w:p>
          <w:p w14:paraId="1728C7DF">
            <w:pPr>
              <w:spacing w:after="0" w:line="240" w:lineRule="auto"/>
            </w:pPr>
            <w:r>
              <w:t>2b1. Chủ HTX tạo sản phẩm mới; số liệu cũ không tính lại.</w:t>
            </w:r>
          </w:p>
          <w:p w14:paraId="0BAADC86">
            <w:pPr>
              <w:spacing w:after="0" w:line="240" w:lineRule="auto"/>
            </w:pPr>
            <w:r>
              <w:rPr>
                <w:i/>
              </w:rPr>
              <w:t>Use Case tiếp tục bước 3.</w:t>
            </w:r>
          </w:p>
        </w:tc>
      </w:tr>
      <w:tr w14:paraId="1A4BB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1CE8486">
            <w:pPr>
              <w:spacing w:after="0" w:line="240" w:lineRule="auto"/>
              <w:jc w:val="right"/>
            </w:pPr>
            <w:r>
              <w:t>Exception Flows</w:t>
            </w:r>
          </w:p>
        </w:tc>
        <w:tc>
          <w:tcPr>
            <w:tcW w:w="7508" w:type="dxa"/>
            <w:gridSpan w:val="3"/>
          </w:tcPr>
          <w:p w14:paraId="7C10925D">
            <w:pPr>
              <w:spacing w:after="0" w:line="240" w:lineRule="auto"/>
            </w:pPr>
            <w:r>
              <w:t>2c. Xóa mục đã có giao dịch hoặc chu kỳ.</w:t>
            </w:r>
          </w:p>
          <w:p w14:paraId="58B57488">
            <w:pPr>
              <w:spacing w:after="0" w:line="240" w:lineRule="auto"/>
            </w:pPr>
            <w:r>
              <w:t xml:space="preserve">2c1. Hệ thống đổi sang Ngừng dùng thay vì xóa; mục vẫn xem được. </w:t>
            </w:r>
            <w:del w:id="2016" w:author="Claude" w:date="2026-10-08T00:00:00Z">
              <w:r>
                <w:delText xml:space="preserve">(</w:delText>
                <w:fldChar w:fldCharType="begin"/>
                <w:delInstrText xml:space="preserve"> HYPERLINK \l "MSG11" \o "MSG11 (Lỗi): Không thể thực hiện vì còn {count} bản ghi đang sử dụng: {related_list}. Vui lòng xử lý các bản ghi này trước." </w:delInstrText>
                <w:fldChar w:fldCharType="separate"/>
                <w:delText xml:space="preserve">MSG11</w:delText>
                <w:fldChar w:fldCharType="end"/>
                <w:delText xml:space="preserve">)</w:delText>
              </w:r>
            </w:del>
            <w:ins w:id="2017" w:author="Claude" w:date="2026-10-08T00:00:00Z">
              <w:r>
                <w:t xml:space="preserve">(MSG10)</w:t>
              </w:r>
            </w:ins>
          </w:p>
          <w:p w14:paraId="7F6075CC">
            <w:pPr>
              <w:spacing w:after="0" w:line="240" w:lineRule="auto"/>
            </w:pPr>
            <w:r>
              <w:rPr>
                <w:i/>
              </w:rPr>
              <w:t>Use Case dừng lại.</w:t>
            </w:r>
          </w:p>
        </w:tc>
      </w:tr>
      <w:tr w14:paraId="23823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B7C8B63">
            <w:pPr>
              <w:spacing w:after="0" w:line="240" w:lineRule="auto"/>
              <w:jc w:val="right"/>
            </w:pPr>
            <w:r>
              <w:t>Postconditions</w:t>
            </w:r>
          </w:p>
        </w:tc>
        <w:tc>
          <w:tcPr>
            <w:tcW w:w="7508" w:type="dxa"/>
            <w:gridSpan w:val="3"/>
          </w:tcPr>
          <w:p w14:paraId="499D2740">
            <w:pPr>
              <w:spacing w:after="0" w:line="240" w:lineRule="auto"/>
            </w:pPr>
            <w:r>
              <w:t>• Danh mục giống và sản phẩm hiện hành; không có bảng giá hay hàng tồn.</w:t>
            </w:r>
          </w:p>
        </w:tc>
      </w:tr>
      <w:tr w14:paraId="7ECC6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5C9DCEF">
            <w:pPr>
              <w:spacing w:after="0" w:line="240" w:lineRule="auto"/>
              <w:jc w:val="right"/>
            </w:pPr>
            <w:r>
              <w:t>Business Rules / NFR</w:t>
            </w:r>
          </w:p>
        </w:tc>
        <w:tc>
          <w:tcPr>
            <w:tcW w:w="7508" w:type="dxa"/>
            <w:gridSpan w:val="3"/>
          </w:tcPr>
          <w:p w14:paraId="75A82C6E">
            <w:pPr>
              <w:spacing w:after="0" w:line="240" w:lineRule="auto"/>
            </w:pPr>
            <w:r>
              <w:t>Business Rules: BR-04, BR-12.</w:t>
            </w:r>
          </w:p>
        </w:tc>
      </w:tr>
    </w:tbl>
    <w:p w14:paraId="7125F228">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49800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227C27A0">
            <w:pPr>
              <w:spacing w:after="0" w:line="240" w:lineRule="auto"/>
            </w:pPr>
            <w:r>
              <w:rPr>
                <w:rFonts w:ascii="Consolas" w:hAnsi="Consolas"/>
                <w:sz w:val="17"/>
              </w:rPr>
              <w:t>[Danh mục] Tab: Giống hàu | Sản phẩm</w:t>
            </w:r>
          </w:p>
          <w:p w14:paraId="634C28D0">
            <w:pPr>
              <w:spacing w:after="0" w:line="240" w:lineRule="auto"/>
            </w:pPr>
            <w:r>
              <w:rPr>
                <w:rFonts w:ascii="Consolas" w:hAnsi="Consolas"/>
                <w:sz w:val="17"/>
              </w:rPr>
              <w:t>[Giống hàu] Mã* Tên* Mô tả, hình minh họa, tình trạng; xem các lần nhập (UC23) của giống</w:t>
            </w:r>
          </w:p>
          <w:p w14:paraId="567685F0">
            <w:pPr>
              <w:spacing w:after="0" w:line="240" w:lineRule="auto"/>
            </w:pPr>
            <w:r>
              <w:rPr>
                <w:rFonts w:ascii="Consolas" w:hAnsi="Consolas"/>
                <w:sz w:val="17"/>
              </w:rPr>
              <w:t xml:space="preserve">[Sản phẩm] Mã* Tên* </w:t>
            </w:r>
            <w:del w:id="2015" w:author="Claude" w:date="2026-10-08T00:00:00Z">
              <w:r>
                <w:rPr>
                  <w:rFonts w:ascii="Consolas" w:hAnsi="Consolas"/>
                  <w:sz w:val="17"/>
                </w:rPr>
                <w:delText xml:space="preserve">Giống liên quan </w:delText>
              </w:r>
            </w:del>
            <w:r>
              <w:rPr>
                <w:rFonts w:ascii="Consolas" w:hAnsi="Consolas"/>
                <w:sz w:val="17"/>
              </w:rPr>
              <w:t xml:space="preserve">Đơn vị bán* Mô tả, tình trạng</w:t>
            </w:r>
          </w:p>
          <w:p w14:paraId="70DCDE6E">
            <w:pPr>
              <w:spacing w:after="0" w:line="240" w:lineRule="auto"/>
            </w:pPr>
            <w:r>
              <w:rPr>
                <w:rFonts w:ascii="Consolas" w:hAnsi="Consolas"/>
                <w:sz w:val="17"/>
              </w:rPr>
              <w:t>Ghi chú: không có bảng giá; giá chốt theo đơn tại cảng (UC45/UC48)</w:t>
            </w:r>
          </w:p>
          <w:p w14:paraId="425116BD">
            <w:pPr>
              <w:spacing w:after="0" w:line="240" w:lineRule="auto"/>
            </w:pPr>
            <w:r>
              <w:rPr>
                <w:rFonts w:ascii="Consolas" w:hAnsi="Consolas"/>
                <w:sz w:val="17"/>
              </w:rPr>
              <w:t>[Lưu] [Ngừng dùng]</w:t>
            </w:r>
          </w:p>
        </w:tc>
      </w:tr>
    </w:tbl>
    <w:p w14:paraId="53893F55">
      <w:pPr>
        <w:pStyle w:val="5"/>
      </w:pPr>
      <w:r>
        <w:t>Dữ liệu nhập / lựa chọn</w:t>
      </w:r>
    </w:p>
    <w:p w14:paraId="1882ABF7">
      <w:r>
        <w:t>• Giống hàu: mã (ổn định, duy nhất) và tên bắt buộc; mô tả, hình minh họa tùy chọn.</w:t>
      </w:r>
    </w:p>
    <w:p w14:paraId="7BA9F77B">
      <w:r>
        <w:t>• Sản phẩm: mã, tên, đơn vị bán bắt buộc; không có quy cách/cỡ (hàu không đóng gói, cỡ từng con khác nhau khi thu hoạch).</w:t>
      </w:r>
    </w:p>
    <w:p w14:paraId="6CD3AAD8">
      <w:r>
        <w:t>• Tình trạng: đang dùng / ngừng dùng.</w:t>
      </w:r>
    </w:p>
    <w:p w14:paraId="4240FFD7">
      <w:pPr>
        <w:pStyle w:val="5"/>
      </w:pPr>
      <w:r>
        <w:t>UC liên kết và dữ liệu chuyển tiếp</w:t>
      </w:r>
    </w:p>
    <w:p w14:paraId="14F2C983">
      <w:r>
        <w:t>• UC23: lô giống nhận thực tế.</w:t>
      </w:r>
    </w:p>
    <w:p w14:paraId="524B180A">
      <w:r>
        <w:t>• UC24: chu kỳ chọn giống.</w:t>
      </w:r>
    </w:p>
    <w:p w14:paraId="03BC4BD6">
      <w:r>
        <w:t>• UC43/UC44: sản phẩm trong yêu cầu/đơn.</w:t>
      </w:r>
    </w:p>
    <w:p w14:paraId="1F4035CA">
      <w:r>
        <w:t>• UC45/UC48: giá chốt tại cảng.</w:t>
      </w:r>
    </w:p>
    <w:p w14:paraId="35B98A81">
      <w:pPr>
        <w:pStyle w:val="5"/>
      </w:pPr>
      <w:r>
        <w:t>Các process trong UC</w:t>
      </w:r>
    </w:p>
    <w:p w14:paraId="50FDBC7C">
      <w:r>
        <w:t>1. Quản lý danh mục — giống hàu</w:t>
      </w:r>
    </w:p>
    <w:p w14:paraId="0952BD8B">
      <w:r>
        <w:t>2. Quản lý danh mục — sản phẩm bán ra</w:t>
      </w:r>
    </w:p>
    <w:p w14:paraId="413A7331">
      <w:r>
        <w:rPr>
          <w:b/>
        </w:rPr>
        <w:t>Điểm cần xác nhận / lưu ý:</w:t>
      </w:r>
      <w:r>
        <w:t xml:space="preserve"> Đã chốt: không cho sửa mã đã dùng; danh mục không có bảng giá.</w:t>
      </w:r>
    </w:p>
    <w:p w14:paraId="2E60956F">
      <w:pPr>
        <w:pStyle w:val="4"/>
      </w:pPr>
      <w:bookmarkStart w:id="100" w:name="_Toc15506"/>
      <w:bookmarkStart w:id="101" w:name="_Toc27732"/>
      <w:r>
        <w:t>4.2 UC22 - Quản lý nhà cung cấp giống</w:t>
      </w:r>
      <w:bookmarkEnd w:id="100"/>
      <w:bookmarkEnd w:id="101"/>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73F73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9A066E6">
            <w:pPr>
              <w:spacing w:after="0" w:line="240" w:lineRule="auto"/>
              <w:jc w:val="right"/>
            </w:pPr>
            <w:r>
              <w:t>Primary Actors</w:t>
            </w:r>
          </w:p>
        </w:tc>
        <w:tc>
          <w:tcPr>
            <w:tcW w:w="2685" w:type="dxa"/>
          </w:tcPr>
          <w:p w14:paraId="2E55E345">
            <w:pPr>
              <w:spacing w:after="0" w:line="240" w:lineRule="auto"/>
            </w:pPr>
            <w:r>
              <w:t>Chủ HTX; Quản lý khu.</w:t>
            </w:r>
          </w:p>
        </w:tc>
        <w:tc>
          <w:tcPr>
            <w:tcW w:w="1890" w:type="dxa"/>
          </w:tcPr>
          <w:p w14:paraId="57955CD0">
            <w:pPr>
              <w:spacing w:after="0" w:line="240" w:lineRule="auto"/>
              <w:jc w:val="right"/>
            </w:pPr>
            <w:r>
              <w:t>Secondary Actors</w:t>
            </w:r>
          </w:p>
        </w:tc>
        <w:tc>
          <w:tcPr>
            <w:tcW w:w="2933" w:type="dxa"/>
          </w:tcPr>
          <w:p w14:paraId="568DBA47">
            <w:pPr>
              <w:spacing w:after="0" w:line="240" w:lineRule="auto"/>
            </w:pPr>
            <w:r>
              <w:t>Không có.</w:t>
            </w:r>
          </w:p>
        </w:tc>
      </w:tr>
      <w:tr w14:paraId="4A239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5CA75A3">
            <w:pPr>
              <w:spacing w:after="0" w:line="240" w:lineRule="auto"/>
              <w:jc w:val="right"/>
            </w:pPr>
            <w:r>
              <w:t>Description</w:t>
            </w:r>
          </w:p>
        </w:tc>
        <w:tc>
          <w:tcPr>
            <w:tcW w:w="7508" w:type="dxa"/>
            <w:gridSpan w:val="3"/>
          </w:tcPr>
          <w:p w14:paraId="456ED853">
            <w:pPr>
              <w:spacing w:after="0" w:line="240" w:lineRule="auto"/>
            </w:pPr>
            <w:r>
              <w:t>Tôi với vai trò là Chủ HTX hoặc Quản lý khu, tôi muốn lưu nhà cung cấp giống, để chọn nhanh khi nhập giống mà vẫn giữ nguồn thực tế của lô đã nhận.</w:t>
            </w:r>
          </w:p>
        </w:tc>
      </w:tr>
      <w:tr w14:paraId="6FE8E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8A3241E">
            <w:pPr>
              <w:spacing w:after="0" w:line="240" w:lineRule="auto"/>
              <w:jc w:val="right"/>
            </w:pPr>
            <w:r>
              <w:t>Trigger</w:t>
            </w:r>
          </w:p>
        </w:tc>
        <w:tc>
          <w:tcPr>
            <w:tcW w:w="7508" w:type="dxa"/>
            <w:gridSpan w:val="3"/>
          </w:tcPr>
          <w:p w14:paraId="555C760E">
            <w:pPr>
              <w:spacing w:after="0" w:line="240" w:lineRule="auto"/>
            </w:pPr>
            <w:r>
              <w:t>HTX mua giống của một nhà cung cấp mới.</w:t>
            </w:r>
          </w:p>
        </w:tc>
      </w:tr>
      <w:tr w14:paraId="2CC14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EB6B71D">
            <w:pPr>
              <w:spacing w:after="0" w:line="240" w:lineRule="auto"/>
              <w:jc w:val="right"/>
            </w:pPr>
            <w:r>
              <w:t>Priority</w:t>
            </w:r>
          </w:p>
        </w:tc>
        <w:tc>
          <w:tcPr>
            <w:tcW w:w="7508" w:type="dxa"/>
            <w:gridSpan w:val="3"/>
          </w:tcPr>
          <w:p w14:paraId="6DB12483">
            <w:pPr>
              <w:spacing w:after="0" w:line="240" w:lineRule="auto"/>
            </w:pPr>
            <w:r>
              <w:t>Should have (đề xuất)</w:t>
            </w:r>
          </w:p>
        </w:tc>
      </w:tr>
      <w:tr w14:paraId="448DD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E965E37">
            <w:pPr>
              <w:spacing w:after="0" w:line="240" w:lineRule="auto"/>
              <w:jc w:val="right"/>
            </w:pPr>
            <w:r>
              <w:t>Preconditions</w:t>
            </w:r>
          </w:p>
        </w:tc>
        <w:tc>
          <w:tcPr>
            <w:tcW w:w="7508" w:type="dxa"/>
            <w:gridSpan w:val="3"/>
          </w:tcPr>
          <w:p w14:paraId="2925ADB3">
            <w:pPr>
              <w:spacing w:after="0" w:line="240" w:lineRule="auto"/>
            </w:pPr>
            <w:r>
              <w:t xml:space="preserve">• Người thao tác đã đăng nhập; Quản lý khu phải có vai trò được quyền trên chức năng Nhà cung </w:t>
            </w:r>
            <w:del w:id="2018" w:author="Claude" w:date="2026-10-08T00:00:00Z">
              <w:r>
                <w:delText xml:space="preserve">cấp.</w:delText>
              </w:r>
            </w:del>
            <w:ins w:id="2019" w:author="Claude" w:date="2026-10-08T00:00:00Z">
              <w:r>
                <w:t xml:space="preserve">cấp, gán ở Toàn bộ khu (dữ liệu chung HTX, mục 4.4).</w:t>
              </w:r>
            </w:ins>
          </w:p>
        </w:tc>
      </w:tr>
      <w:tr w14:paraId="7E473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C46359C">
            <w:pPr>
              <w:spacing w:after="0" w:line="240" w:lineRule="auto"/>
              <w:jc w:val="right"/>
            </w:pPr>
            <w:r>
              <w:t>Normal Flow</w:t>
            </w:r>
          </w:p>
        </w:tc>
        <w:tc>
          <w:tcPr>
            <w:tcW w:w="7508" w:type="dxa"/>
            <w:gridSpan w:val="3"/>
          </w:tcPr>
          <w:p w14:paraId="067C48D9">
            <w:pPr>
              <w:spacing w:after="0" w:line="240" w:lineRule="auto"/>
            </w:pPr>
            <w:r>
              <w:t>1. Người thao tác tìm nhà cung cấp cũ trước khi thêm. (SCR-14)</w:t>
            </w:r>
          </w:p>
          <w:p w14:paraId="23EC5D1C">
            <w:pPr>
              <w:spacing w:after="0" w:line="240" w:lineRule="auto"/>
            </w:pPr>
            <w:r>
              <w:t>2. Người thao tác nhập tên, số điện thoại và liên hệ khác.</w:t>
            </w:r>
          </w:p>
          <w:p w14:paraId="30A27A9F">
            <w:pPr>
              <w:spacing w:after="0" w:line="240" w:lineRule="auto"/>
            </w:pPr>
            <w:r>
              <w:t>3. Hệ thống kiểm tra trùng và trường bắt buộc.</w:t>
            </w:r>
          </w:p>
          <w:p w14:paraId="253EC0EF">
            <w:pPr>
              <w:spacing w:after="0" w:line="240" w:lineRule="auto"/>
            </w:pPr>
            <w:r>
              <w:t>4. Người thao tác xác nhận; hệ thống lưu hồ sơ. (</w:t>
              <w:fldChar w:fldCharType="begin"/>
              <w:instrText xml:space="preserve"> HYPERLINK \l "MSG10" \o "MSG10 (Thành công): Đã lưu {object_name}." </w:instrText>
              <w:fldChar w:fldCharType="separate"/>
              <w:t>MSG10</w:t>
              <w:fldChar w:fldCharType="end"/>
              <w:t>)</w:t>
            </w:r>
          </w:p>
        </w:tc>
      </w:tr>
      <w:tr w14:paraId="69E7B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7E69EB6">
            <w:pPr>
              <w:spacing w:after="0" w:line="240" w:lineRule="auto"/>
              <w:jc w:val="right"/>
            </w:pPr>
            <w:r>
              <w:t>Alternative Flows</w:t>
            </w:r>
          </w:p>
        </w:tc>
        <w:tc>
          <w:tcPr>
            <w:tcW w:w="7508" w:type="dxa"/>
            <w:gridSpan w:val="3"/>
          </w:tcPr>
          <w:p w14:paraId="0F630D19">
            <w:pPr>
              <w:spacing w:after="0" w:line="240" w:lineRule="auto"/>
            </w:pPr>
            <w:r>
              <w:t>2a. Chủ HTX chọn Ngừng dùng.</w:t>
            </w:r>
          </w:p>
          <w:p w14:paraId="37933BDB">
            <w:pPr>
              <w:spacing w:after="0" w:line="240" w:lineRule="auto"/>
            </w:pPr>
            <w:r>
              <w:t>2a1. Hệ thống ẩn nhà cung cấp khi nhập giống mới, giữ các lô đã nhận.</w:t>
            </w:r>
          </w:p>
          <w:p w14:paraId="44EE7FC5">
            <w:pPr>
              <w:spacing w:after="0" w:line="240" w:lineRule="auto"/>
            </w:pPr>
            <w:r>
              <w:rPr>
                <w:i/>
              </w:rPr>
              <w:t>Use Case tiếp tục bước 4.</w:t>
            </w:r>
          </w:p>
        </w:tc>
      </w:tr>
      <w:tr w14:paraId="37BA7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C61A703">
            <w:pPr>
              <w:spacing w:after="0" w:line="240" w:lineRule="auto"/>
              <w:jc w:val="right"/>
            </w:pPr>
            <w:r>
              <w:t>Exception Flows</w:t>
            </w:r>
          </w:p>
        </w:tc>
        <w:tc>
          <w:tcPr>
            <w:tcW w:w="7508" w:type="dxa"/>
            <w:gridSpan w:val="3"/>
          </w:tcPr>
          <w:p w14:paraId="7F6F362C">
            <w:pPr>
              <w:spacing w:after="0" w:line="240" w:lineRule="auto"/>
            </w:pPr>
            <w:r>
              <w:t>2b. Xóa nhà cung cấp đã gắn lô giống.</w:t>
            </w:r>
          </w:p>
          <w:p w14:paraId="42124E30">
            <w:pPr>
              <w:spacing w:after="0" w:line="240" w:lineRule="auto"/>
            </w:pPr>
            <w:r>
              <w:t xml:space="preserve">2b1. Hệ thống chuyển sang Ngừng dùng thay vì xóa. </w:t>
            </w:r>
            <w:del w:id="2020" w:author="Claude" w:date="2026-10-08T00:00:00Z">
              <w:r>
                <w:delText xml:space="preserve">(</w:delText>
                <w:fldChar w:fldCharType="begin"/>
                <w:delInstrText xml:space="preserve"> HYPERLINK \l "MSG11" \o "MSG11 (Lỗi): Không thể thực hiện vì còn {count} bản ghi đang sử dụng: {related_list}. Vui lòng xử lý các bản ghi này trước." </w:delInstrText>
                <w:fldChar w:fldCharType="separate"/>
                <w:delText xml:space="preserve">MSG11</w:delText>
                <w:fldChar w:fldCharType="end"/>
                <w:delText xml:space="preserve">)</w:delText>
              </w:r>
            </w:del>
            <w:ins w:id="2021" w:author="Claude" w:date="2026-10-08T00:00:00Z">
              <w:r>
                <w:t xml:space="preserve">(MSG10)</w:t>
              </w:r>
            </w:ins>
          </w:p>
          <w:p w14:paraId="1D8AB55F">
            <w:pPr>
              <w:spacing w:after="0" w:line="240" w:lineRule="auto"/>
            </w:pPr>
            <w:r>
              <w:rPr>
                <w:i/>
              </w:rPr>
              <w:t>Use Case dừng lại.</w:t>
            </w:r>
          </w:p>
          <w:p w14:paraId="17B705BD">
            <w:pPr>
              <w:spacing w:after="0" w:line="240" w:lineRule="auto"/>
            </w:pPr>
            <w:r>
              <w:t>3a. Hồ sơ trùng hoặc tên mơ hồ.</w:t>
            </w:r>
          </w:p>
          <w:p w14:paraId="4D43E239">
            <w:pPr>
              <w:spacing w:after="0" w:line="240" w:lineRule="auto"/>
            </w:pPr>
            <w:r>
              <w:t>3a1. Hệ thống gợi ý chọn bản hiện có. (</w:t>
              <w:fldChar w:fldCharType="begin"/>
              <w:instrText xml:space="preserve"> HYPERLINK \l "MSG03" \o "MSG03 (Lỗi): {object_name} đã tồn tại. Hệ thống mở bản ghi hiện có để bạn kiểm tra, không tạo bản sao." </w:instrText>
              <w:fldChar w:fldCharType="separate"/>
              <w:t>MSG03</w:t>
              <w:fldChar w:fldCharType="end"/>
              <w:t>)</w:t>
            </w:r>
          </w:p>
          <w:p w14:paraId="50FD475A">
            <w:pPr>
              <w:spacing w:after="0" w:line="240" w:lineRule="auto"/>
            </w:pPr>
            <w:r>
              <w:rPr>
                <w:i/>
              </w:rPr>
              <w:t>Use Case tiếp tục bước 2.</w:t>
            </w:r>
          </w:p>
        </w:tc>
      </w:tr>
      <w:tr w14:paraId="6724A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5E8BE07">
            <w:pPr>
              <w:spacing w:after="0" w:line="240" w:lineRule="auto"/>
              <w:jc w:val="right"/>
            </w:pPr>
            <w:r>
              <w:t>Postconditions</w:t>
            </w:r>
          </w:p>
        </w:tc>
        <w:tc>
          <w:tcPr>
            <w:tcW w:w="7508" w:type="dxa"/>
            <w:gridSpan w:val="3"/>
          </w:tcPr>
          <w:p w14:paraId="2024C13E">
            <w:pPr>
              <w:spacing w:after="0" w:line="240" w:lineRule="auto"/>
            </w:pPr>
            <w:r>
              <w:t>• Danh sách nhà cung cấp hiện hành; nguồn của các lô giống cũ không đổi.</w:t>
            </w:r>
          </w:p>
        </w:tc>
      </w:tr>
      <w:tr w14:paraId="248C4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B637F91">
            <w:pPr>
              <w:spacing w:after="0" w:line="240" w:lineRule="auto"/>
              <w:jc w:val="right"/>
            </w:pPr>
            <w:r>
              <w:t>Business Rules / NFR</w:t>
            </w:r>
          </w:p>
        </w:tc>
        <w:tc>
          <w:tcPr>
            <w:tcW w:w="7508" w:type="dxa"/>
            <w:gridSpan w:val="3"/>
          </w:tcPr>
          <w:p w14:paraId="36A078A4">
            <w:pPr>
              <w:spacing w:after="0" w:line="240" w:lineRule="auto"/>
            </w:pPr>
            <w:r>
              <w:t>Business Rules: BR-04.</w:t>
            </w:r>
          </w:p>
        </w:tc>
      </w:tr>
    </w:tbl>
    <w:p w14:paraId="3A5D7312">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31EE7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2B53D8CC">
            <w:pPr>
              <w:spacing w:after="0" w:line="240" w:lineRule="auto"/>
            </w:pPr>
            <w:r>
              <w:rPr>
                <w:rFonts w:ascii="Consolas" w:hAnsi="Consolas"/>
                <w:sz w:val="17"/>
              </w:rPr>
              <w:t>[Nguồn giống &gt; Nhà cung cấp] [Thêm] [Tìm]</w:t>
            </w:r>
          </w:p>
          <w:p w14:paraId="55AC87D4">
            <w:pPr>
              <w:spacing w:after="0" w:line="240" w:lineRule="auto"/>
            </w:pPr>
            <w:del w:id="2027" w:author="Claude" w:date="2026-10-08T00:00:00Z">
              <w:r>
                <w:rPr>
                  <w:rFonts w:ascii="Consolas" w:hAnsi="Consolas"/>
                  <w:sz w:val="17"/>
                </w:rPr>
                <w:delText xml:space="preserve">Mã/tên</w:delText>
              </w:r>
            </w:del>
            <w:ins w:id="2028" w:author="Claude" w:date="2026-10-08T00:00:00Z">
              <w:r>
                <w:rPr>
                  <w:rFonts w:ascii="Consolas" w:hAnsi="Consolas"/>
                  <w:sz w:val="17"/>
                </w:rPr>
                <w:t xml:space="preserve">Tên</w:t>
              </w:r>
            </w:ins>
            <w:r>
              <w:rPr>
                <w:rFonts w:ascii="Consolas" w:hAnsi="Consolas"/>
                <w:sz w:val="17"/>
              </w:rPr>
              <w:t xml:space="preserve"> nhà cung cấp* [____]  </w:t>
            </w:r>
            <w:del w:id="2025" w:author="Claude" w:date="2026-10-08T00:00:00Z">
              <w:r>
                <w:rPr>
                  <w:rFonts w:ascii="Consolas" w:hAnsi="Consolas"/>
                  <w:sz w:val="17"/>
                </w:rPr>
                <w:delText xml:space="preserve">Định</w:delText>
              </w:r>
            </w:del>
            <w:ins w:id="2026" w:author="Claude" w:date="2026-10-08T00:00:00Z">
              <w:r>
                <w:rPr>
                  <w:rFonts w:ascii="Consolas" w:hAnsi="Consolas"/>
                  <w:sz w:val="17"/>
                </w:rPr>
                <w:t xml:space="preserve">Số</w:t>
              </w:r>
            </w:ins>
            <w:r>
              <w:rPr>
                <w:rFonts w:ascii="Consolas" w:hAnsi="Consolas"/>
                <w:sz w:val="17"/>
              </w:rPr>
              <w:t xml:space="preserve"> </w:t>
            </w:r>
            <w:del w:id="2023" w:author="Claude" w:date="2026-10-08T00:00:00Z">
              <w:r>
                <w:rPr>
                  <w:rFonts w:ascii="Consolas" w:hAnsi="Consolas"/>
                  <w:sz w:val="17"/>
                </w:rPr>
                <w:delText xml:space="preserve">danh/liên</w:delText>
              </w:r>
            </w:del>
            <w:ins w:id="2024" w:author="Claude" w:date="2026-10-08T00:00:00Z">
              <w:r>
                <w:rPr>
                  <w:rFonts w:ascii="Consolas" w:hAnsi="Consolas"/>
                  <w:sz w:val="17"/>
                </w:rPr>
                <w:t xml:space="preserve">điện thoại* [____]  Liên</w:t>
              </w:r>
            </w:ins>
            <w:r>
              <w:rPr>
                <w:rFonts w:ascii="Consolas" w:hAnsi="Consolas"/>
                <w:sz w:val="17"/>
              </w:rPr>
              <w:t xml:space="preserve"> hệ </w:t>
            </w:r>
            <w:ins w:id="2022" w:author="Claude" w:date="2026-10-08T00:00:00Z">
              <w:r>
                <w:rPr>
                  <w:rFonts w:ascii="Consolas" w:hAnsi="Consolas"/>
                  <w:sz w:val="17"/>
                </w:rPr>
                <w:t xml:space="preserve">khác </w:t>
              </w:r>
            </w:ins>
            <w:r>
              <w:rPr>
                <w:rFonts w:ascii="Consolas" w:hAnsi="Consolas"/>
                <w:sz w:val="17"/>
              </w:rPr>
              <w:t xml:space="preserve">[____]</w:t>
            </w:r>
          </w:p>
          <w:p w14:paraId="3D05FC2C">
            <w:pPr>
              <w:spacing w:after="0" w:line="240" w:lineRule="auto"/>
            </w:pPr>
            <w:r>
              <w:rPr>
                <w:rFonts w:ascii="Consolas" w:hAnsi="Consolas"/>
                <w:sz w:val="17"/>
              </w:rPr>
              <w:t>Tình trạng hợp tác [đang dùng/ngừng dùng]</w:t>
            </w:r>
          </w:p>
          <w:p w14:paraId="5D2575C5">
            <w:pPr>
              <w:spacing w:after="0" w:line="240" w:lineRule="auto"/>
            </w:pPr>
            <w:r>
              <w:rPr>
                <w:rFonts w:ascii="Consolas" w:hAnsi="Consolas"/>
                <w:sz w:val="17"/>
              </w:rPr>
              <w:t>Lịch sử lô giống đã nhận [bảng]</w:t>
            </w:r>
          </w:p>
          <w:p w14:paraId="6A7FDE0C">
            <w:pPr>
              <w:spacing w:after="0" w:line="240" w:lineRule="auto"/>
            </w:pPr>
            <w:r>
              <w:rPr>
                <w:rFonts w:ascii="Consolas" w:hAnsi="Consolas"/>
                <w:sz w:val="17"/>
              </w:rPr>
              <w:t>[Lưu] [Ngừng dùng]</w:t>
            </w:r>
          </w:p>
        </w:tc>
      </w:tr>
    </w:tbl>
    <w:p w14:paraId="69B526DF">
      <w:pPr>
        <w:pStyle w:val="5"/>
      </w:pPr>
      <w:r>
        <w:t>Dữ liệu nhập / lựa chọn</w:t>
      </w:r>
    </w:p>
    <w:p w14:paraId="288533D3">
      <w:r>
        <w:t xml:space="preserve">• </w:t>
      </w:r>
      <w:del w:id="2033" w:author="Claude" w:date="2026-10-08T00:00:00Z">
        <w:r>
          <w:delText xml:space="preserve">Tên/định</w:delText>
        </w:r>
      </w:del>
      <w:ins w:id="2034" w:author="Claude" w:date="2026-10-08T00:00:00Z">
        <w:r>
          <w:t xml:space="preserve">Tên</w:t>
        </w:r>
      </w:ins>
      <w:r>
        <w:t xml:space="preserve"> </w:t>
      </w:r>
      <w:del w:id="2031" w:author="Claude" w:date="2026-10-08T00:00:00Z">
        <w:r>
          <w:delText xml:space="preserve">danh</w:delText>
        </w:r>
      </w:del>
      <w:ins w:id="2032" w:author="Claude" w:date="2026-10-08T00:00:00Z">
        <w:r>
          <w:t xml:space="preserve">và số điện thoại</w:t>
        </w:r>
      </w:ins>
      <w:r>
        <w:t xml:space="preserve"> nhà cung cấp: bắt </w:t>
      </w:r>
      <w:del w:id="2029" w:author="Claude" w:date="2026-10-08T00:00:00Z">
        <w:r>
          <w:delText xml:space="preserve">buộc đủ phân biệt nguồn.</w:delText>
        </w:r>
      </w:del>
      <w:ins w:id="2030" w:author="Claude" w:date="2026-10-08T00:00:00Z">
        <w:r>
          <w:t xml:space="preserve">buộc.</w:t>
        </w:r>
      </w:ins>
    </w:p>
    <w:p w14:paraId="257CD997">
      <w:r>
        <w:t xml:space="preserve">• </w:t>
      </w:r>
      <w:del w:id="2039" w:author="Claude" w:date="2026-10-08T00:00:00Z">
        <w:r>
          <w:delText xml:space="preserve">Thông</w:delText>
        </w:r>
      </w:del>
      <w:ins w:id="2040" w:author="Claude" w:date="2026-10-08T00:00:00Z">
        <w:r>
          <w:t xml:space="preserve">Liên</w:t>
        </w:r>
      </w:ins>
      <w:r>
        <w:t xml:space="preserve"> </w:t>
      </w:r>
      <w:del w:id="2037" w:author="Claude" w:date="2026-10-08T00:00:00Z">
        <w:r>
          <w:delText xml:space="preserve">tin</w:delText>
        </w:r>
      </w:del>
      <w:ins w:id="2038" w:author="Claude" w:date="2026-10-08T00:00:00Z">
        <w:r>
          <w:t xml:space="preserve">hệ</w:t>
        </w:r>
      </w:ins>
      <w:r>
        <w:t xml:space="preserve"> </w:t>
      </w:r>
      <w:del w:id="2035" w:author="Claude" w:date="2026-10-08T00:00:00Z">
        <w:r>
          <w:delText xml:space="preserve">liên hệ:</w:delText>
        </w:r>
      </w:del>
      <w:ins w:id="2036" w:author="Claude" w:date="2026-10-08T00:00:00Z">
        <w:r>
          <w:t xml:space="preserve">khác:</w:t>
        </w:r>
      </w:ins>
      <w:r>
        <w:t xml:space="preserve"> theo thực tế.</w:t>
      </w:r>
    </w:p>
    <w:p w14:paraId="5CFE7FDC">
      <w:pPr>
        <w:rPr>
          <w:del w:id="2042" w:author="Claude" w:date="2026-10-08T00:00:00Z"/>
        </w:rPr>
      </w:pPr>
      <w:del w:id="2041" w:author="Claude" w:date="2026-10-08T00:00:00Z">
        <w:r>
          <w:delText xml:space="preserve">• Quan hệ nhà cung cấp ưu tiên: tùy chọn, chỉ gợi ý lúc nhận.</w:delText>
        </w:r>
      </w:del>
    </w:p>
    <w:p w14:paraId="4B6A2BBC">
      <w:pPr>
        <w:pStyle w:val="5"/>
      </w:pPr>
      <w:r>
        <w:t>UC liên kết và dữ liệu chuyển tiếp</w:t>
      </w:r>
    </w:p>
    <w:p w14:paraId="3C593337">
      <w:r>
        <w:t>• UC20: danh mục giống.</w:t>
      </w:r>
    </w:p>
    <w:p w14:paraId="67D24764">
      <w:r>
        <w:t>• UC23: chọn nhà cung cấp thực tế lúc nhận lô.</w:t>
      </w:r>
    </w:p>
    <w:p w14:paraId="1244D555">
      <w:r>
        <w:t>• UC36: truy ngược nguồn sau thu hoạch.</w:t>
      </w:r>
    </w:p>
    <w:p w14:paraId="4A48655E">
      <w:pPr>
        <w:pStyle w:val="5"/>
      </w:pPr>
      <w:r>
        <w:t>Các process trong UC</w:t>
      </w:r>
    </w:p>
    <w:p w14:paraId="44526DBF">
      <w:r>
        <w:t>1. Quản lý nhà cung cấp giống — ghi nhà cung cấp thực tế và liên hệ</w:t>
      </w:r>
    </w:p>
    <w:p w14:paraId="6694AAC8">
      <w:r>
        <w:t xml:space="preserve">2. Quản lý nhà cung cấp giống — </w:t>
      </w:r>
      <w:del w:id="2045" w:author="Claude" w:date="2026-10-08T00:00:00Z">
        <w:r>
          <w:delText xml:space="preserve">đánh</w:delText>
        </w:r>
      </w:del>
      <w:ins w:id="2046" w:author="Claude" w:date="2026-10-08T00:00:00Z">
        <w:r>
          <w:t xml:space="preserve">ngừng</w:t>
        </w:r>
      </w:ins>
      <w:r>
        <w:t xml:space="preserve"> </w:t>
      </w:r>
      <w:del w:id="2043" w:author="Claude" w:date="2026-10-08T00:00:00Z">
        <w:r>
          <w:delText xml:space="preserve">dấu nguồn gợi ý</w:delText>
        </w:r>
      </w:del>
      <w:ins w:id="2044" w:author="Claude" w:date="2026-10-08T00:00:00Z">
        <w:r>
          <w:t xml:space="preserve">dùng</w:t>
        </w:r>
      </w:ins>
      <w:r>
        <w:t xml:space="preserve"> và giữ lịch sử lô</w:t>
      </w:r>
    </w:p>
    <w:p w14:paraId="5B521013">
      <w:r>
        <w:rPr>
          <w:b/>
        </w:rPr>
        <w:t>Điểm cần xác nhận / lưu ý:</w:t>
      </w:r>
      <w:r>
        <w:t xml:space="preserve"> Đã chốt: bắt buộc tên và số điện thoại nhà cung cấp; Chủ HTX bấm “Ngừng dùng” thì nhà cung cấp không hiện khi nhập giống mới, dữ liệu cũ giữ nguyên.</w:t>
      </w:r>
    </w:p>
    <w:p w14:paraId="27423718">
      <w:pPr>
        <w:pStyle w:val="4"/>
      </w:pPr>
      <w:bookmarkStart w:id="102" w:name="_Toc4791"/>
      <w:bookmarkStart w:id="103" w:name="_Toc19971"/>
      <w:r>
        <w:t>4.3 UC23 - Ghi nhận lô giống đã nhận</w:t>
      </w:r>
      <w:bookmarkEnd w:id="102"/>
      <w:bookmarkEnd w:id="103"/>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2691C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12D475A">
            <w:pPr>
              <w:spacing w:after="0" w:line="240" w:lineRule="auto"/>
              <w:jc w:val="right"/>
            </w:pPr>
            <w:r>
              <w:t>Primary Actors</w:t>
            </w:r>
          </w:p>
        </w:tc>
        <w:tc>
          <w:tcPr>
            <w:tcW w:w="2685" w:type="dxa"/>
          </w:tcPr>
          <w:p w14:paraId="323255AB">
            <w:pPr>
              <w:spacing w:after="0" w:line="240" w:lineRule="auto"/>
            </w:pPr>
            <w:r>
              <w:t>Chủ HTX; Quản lý khu.</w:t>
            </w:r>
          </w:p>
        </w:tc>
        <w:tc>
          <w:tcPr>
            <w:tcW w:w="1890" w:type="dxa"/>
          </w:tcPr>
          <w:p w14:paraId="05B01ED9">
            <w:pPr>
              <w:spacing w:after="0" w:line="240" w:lineRule="auto"/>
              <w:jc w:val="right"/>
            </w:pPr>
            <w:r>
              <w:t>Secondary Actors</w:t>
            </w:r>
          </w:p>
        </w:tc>
        <w:tc>
          <w:tcPr>
            <w:tcW w:w="2933" w:type="dxa"/>
          </w:tcPr>
          <w:p w14:paraId="50D3B298">
            <w:pPr>
              <w:spacing w:after="0" w:line="240" w:lineRule="auto"/>
            </w:pPr>
            <w:del w:id="2051" w:author="Claude" w:date="2026-10-08T00:00:00Z">
              <w:r>
                <w:delText xml:space="preserve">Không</w:delText>
              </w:r>
            </w:del>
            <w:ins w:id="2052" w:author="Claude" w:date="2026-10-08T00:00:00Z">
              <w:r>
                <w:t xml:space="preserve">Dịch</w:t>
              </w:r>
            </w:ins>
            <w:r>
              <w:t xml:space="preserve"> </w:t>
            </w:r>
            <w:del w:id="2049" w:author="Claude" w:date="2026-10-08T00:00:00Z">
              <w:r>
                <w:delText xml:space="preserve">có.</w:delText>
              </w:r>
            </w:del>
            <w:ins w:id="2050" w:author="Claude" w:date="2026-10-08T00:00:00Z">
              <w:r>
                <w:t xml:space="preserve">vụ lưu trữ đám mây.</w:t>
              </w:r>
            </w:ins>
          </w:p>
        </w:tc>
      </w:tr>
      <w:tr w14:paraId="459B8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4325476">
            <w:pPr>
              <w:spacing w:after="0" w:line="240" w:lineRule="auto"/>
              <w:jc w:val="right"/>
            </w:pPr>
            <w:r>
              <w:t>Description</w:t>
            </w:r>
          </w:p>
        </w:tc>
        <w:tc>
          <w:tcPr>
            <w:tcW w:w="7508" w:type="dxa"/>
            <w:gridSpan w:val="3"/>
          </w:tcPr>
          <w:p w14:paraId="03EE2ECB">
            <w:pPr>
              <w:spacing w:after="0" w:line="240" w:lineRule="auto"/>
            </w:pPr>
            <w:r>
              <w:t>Tôi với vai trò là Chủ HTX hoặc Quản lý khu, tôi muốn ghi mỗi lần nhận giống, để mỗi buổi thả sau này truy được về đúng lô giống.</w:t>
            </w:r>
          </w:p>
        </w:tc>
      </w:tr>
      <w:tr w14:paraId="36CE5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EDAE372">
            <w:pPr>
              <w:spacing w:after="0" w:line="240" w:lineRule="auto"/>
              <w:jc w:val="right"/>
            </w:pPr>
            <w:r>
              <w:t>Trigger</w:t>
            </w:r>
          </w:p>
        </w:tc>
        <w:tc>
          <w:tcPr>
            <w:tcW w:w="7508" w:type="dxa"/>
            <w:gridSpan w:val="3"/>
          </w:tcPr>
          <w:p w14:paraId="232A7BE6">
            <w:pPr>
              <w:spacing w:after="0" w:line="240" w:lineRule="auto"/>
            </w:pPr>
            <w:r>
              <w:t>Giống được giao tới HTX.</w:t>
            </w:r>
          </w:p>
        </w:tc>
      </w:tr>
      <w:tr w14:paraId="50DD5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4FE868D">
            <w:pPr>
              <w:spacing w:after="0" w:line="240" w:lineRule="auto"/>
              <w:jc w:val="right"/>
            </w:pPr>
            <w:r>
              <w:t>Priority</w:t>
            </w:r>
          </w:p>
        </w:tc>
        <w:tc>
          <w:tcPr>
            <w:tcW w:w="7508" w:type="dxa"/>
            <w:gridSpan w:val="3"/>
          </w:tcPr>
          <w:p w14:paraId="5C4A3839">
            <w:pPr>
              <w:spacing w:after="0" w:line="240" w:lineRule="auto"/>
            </w:pPr>
            <w:r>
              <w:t>Must have (đề xuất)</w:t>
            </w:r>
          </w:p>
        </w:tc>
      </w:tr>
      <w:tr w14:paraId="10040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1293281">
            <w:pPr>
              <w:spacing w:after="0" w:line="240" w:lineRule="auto"/>
              <w:jc w:val="right"/>
            </w:pPr>
            <w:r>
              <w:t>Preconditions</w:t>
            </w:r>
          </w:p>
        </w:tc>
        <w:tc>
          <w:tcPr>
            <w:tcW w:w="7508" w:type="dxa"/>
            <w:gridSpan w:val="3"/>
          </w:tcPr>
          <w:p w14:paraId="41843D03">
            <w:pPr>
              <w:spacing w:after="0" w:line="240" w:lineRule="auto"/>
            </w:pPr>
            <w:r>
              <w:t>• Giống (UC20) và nhà cung cấp (UC22) đã có.</w:t>
            </w:r>
          </w:p>
          <w:p w14:paraId="2A83BB27">
            <w:pPr>
              <w:spacing w:after="0" w:line="240" w:lineRule="auto"/>
            </w:pPr>
            <w:r>
              <w:t xml:space="preserve">• Quản lý khu phải có vai trò được quyền nhập </w:t>
            </w:r>
            <w:del w:id="2047" w:author="Claude" w:date="2026-10-08T00:00:00Z">
              <w:r>
                <w:delText xml:space="preserve">giống.</w:delText>
              </w:r>
            </w:del>
            <w:ins w:id="2048" w:author="Claude" w:date="2026-10-08T00:00:00Z">
              <w:r>
                <w:t xml:space="preserve">giống, gán ở Toàn bộ khu (dữ liệu chung HTX, mục 4.4).</w:t>
              </w:r>
            </w:ins>
          </w:p>
        </w:tc>
      </w:tr>
      <w:tr w14:paraId="34D97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61C05E8">
            <w:pPr>
              <w:spacing w:after="0" w:line="240" w:lineRule="auto"/>
              <w:jc w:val="right"/>
            </w:pPr>
            <w:r>
              <w:t>Normal Flow</w:t>
            </w:r>
          </w:p>
        </w:tc>
        <w:tc>
          <w:tcPr>
            <w:tcW w:w="7508" w:type="dxa"/>
            <w:gridSpan w:val="3"/>
          </w:tcPr>
          <w:p w14:paraId="74A6B799">
            <w:pPr>
              <w:spacing w:after="0" w:line="240" w:lineRule="auto"/>
            </w:pPr>
            <w:r>
              <w:t>1. Người thao tác mở form nhận giống và chọn giống. (SCR-15)</w:t>
            </w:r>
          </w:p>
          <w:p w14:paraId="45E92DEC">
            <w:pPr>
              <w:spacing w:after="0" w:line="240" w:lineRule="auto"/>
            </w:pPr>
            <w:r>
              <w:t>2. Người thao tác chọn nhà cung cấp (bên giao thực tế).</w:t>
            </w:r>
          </w:p>
          <w:p w14:paraId="358A769A">
            <w:pPr>
              <w:spacing w:after="0" w:line="240" w:lineRule="auto"/>
            </w:pPr>
            <w:r>
              <w:t>3. Người thao tác nhập thời gian, số lượng với đơn vị gốc, tham chiếu và chứng từ.</w:t>
            </w:r>
          </w:p>
          <w:p w14:paraId="09AAF4C1">
            <w:pPr>
              <w:spacing w:after="0" w:line="240" w:lineRule="auto"/>
            </w:pPr>
            <w:r>
              <w:t>4. Hệ thống kiểm tra số lượng và đơn vị hợp lệ.</w:t>
            </w:r>
          </w:p>
          <w:p w14:paraId="035035F5">
            <w:pPr>
              <w:spacing w:after="0" w:line="240" w:lineRule="auto"/>
            </w:pPr>
            <w:r>
              <w:t>5. Người thao tác xác nhận; hệ thống tạo mã lô giống nội bộ và lưu.</w:t>
            </w:r>
          </w:p>
        </w:tc>
      </w:tr>
      <w:tr w14:paraId="49629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B299540">
            <w:pPr>
              <w:spacing w:after="0" w:line="240" w:lineRule="auto"/>
              <w:jc w:val="right"/>
            </w:pPr>
            <w:r>
              <w:t>Alternative Flows</w:t>
            </w:r>
          </w:p>
        </w:tc>
        <w:tc>
          <w:tcPr>
            <w:tcW w:w="7508" w:type="dxa"/>
            <w:gridSpan w:val="3"/>
          </w:tcPr>
          <w:p w14:paraId="4120C7E2">
            <w:pPr>
              <w:spacing w:after="0" w:line="240" w:lineRule="auto"/>
            </w:pPr>
            <w:r>
              <w:t>1a. Sửa lô giống đã được dùng ở UC25.</w:t>
            </w:r>
          </w:p>
          <w:p w14:paraId="6A1D7BF9">
            <w:pPr>
              <w:spacing w:after="0" w:line="240" w:lineRule="auto"/>
            </w:pPr>
            <w:r>
              <w:t>1a1. Chỉ Chủ HTX sửa; nhập lý do, hệ thống hiện các buổi thả và lô thu hoạch bị ảnh hưởng.</w:t>
            </w:r>
          </w:p>
          <w:p w14:paraId="72B0B2B1">
            <w:pPr>
              <w:spacing w:after="0" w:line="240" w:lineRule="auto"/>
            </w:pPr>
            <w:r>
              <w:t>1a2. Hệ thống lưu và ghi nhật ký kiểm toán (trước – sau); lô thu hoạch bị ảnh hưởng đã công bố thì Chủ HTX đính chính bản ghi nguồn ở UC39 để rà lại.</w:t>
            </w:r>
          </w:p>
          <w:p w14:paraId="4AB7193E">
            <w:pPr>
              <w:spacing w:after="0" w:line="240" w:lineRule="auto"/>
            </w:pPr>
            <w:r>
              <w:rPr>
                <w:i/>
              </w:rPr>
              <w:t>Use Case tiếp tục bước 4.</w:t>
            </w:r>
          </w:p>
          <w:p w14:paraId="1201BCED">
            <w:pPr>
              <w:spacing w:after="0" w:line="240" w:lineRule="auto"/>
            </w:pPr>
            <w:r>
              <w:t>3a. Nhà cung cấp không có mã lô riêng.</w:t>
            </w:r>
          </w:p>
          <w:p w14:paraId="50009547">
            <w:pPr>
              <w:spacing w:after="0" w:line="240" w:lineRule="auto"/>
            </w:pPr>
            <w:r>
              <w:t>3a1. Người thao tác để trống trường đó; hệ thống dùng mã nội bộ.</w:t>
            </w:r>
          </w:p>
          <w:p w14:paraId="65EC5087">
            <w:pPr>
              <w:spacing w:after="0" w:line="240" w:lineRule="auto"/>
            </w:pPr>
            <w:r>
              <w:rPr>
                <w:i/>
              </w:rPr>
              <w:t>Use Case tiếp tục bước 4.</w:t>
            </w:r>
          </w:p>
        </w:tc>
      </w:tr>
      <w:tr w14:paraId="2CBCB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FBD84B6">
            <w:pPr>
              <w:spacing w:after="0" w:line="240" w:lineRule="auto"/>
              <w:jc w:val="right"/>
            </w:pPr>
            <w:r>
              <w:t>Exception Flows</w:t>
            </w:r>
          </w:p>
        </w:tc>
        <w:tc>
          <w:tcPr>
            <w:tcW w:w="7508" w:type="dxa"/>
            <w:gridSpan w:val="3"/>
          </w:tcPr>
          <w:p w14:paraId="66E78B7F">
            <w:pPr>
              <w:spacing w:after="0" w:line="240" w:lineRule="auto"/>
            </w:pPr>
            <w:r>
              <w:t>4a. Số lượng hoặc đơn vị không hợp lệ.</w:t>
            </w:r>
          </w:p>
          <w:p w14:paraId="7BA32041">
            <w:pPr>
              <w:spacing w:after="0" w:line="240" w:lineRule="auto"/>
            </w:pPr>
            <w:r>
              <w:t>4a1. Hệ thống không lưu và yêu cầu nhập lại. (</w:t>
              <w:fldChar w:fldCharType="begin"/>
              <w:instrText xml:space="preserve"> HYPERLINK \l "MSG01" \o "MSG01 (Lỗi): {field_name} chưa hợp lệ. Vui lòng kiểm tra và nhập lại." </w:instrText>
              <w:fldChar w:fldCharType="separate"/>
              <w:t>MSG01</w:t>
              <w:fldChar w:fldCharType="end"/>
              <w:t>)</w:t>
            </w:r>
          </w:p>
          <w:p w14:paraId="1FADAD44">
            <w:pPr>
              <w:spacing w:after="0" w:line="240" w:lineRule="auto"/>
            </w:pPr>
            <w:r>
              <w:rPr>
                <w:i/>
              </w:rPr>
              <w:t>Use Case tiếp tục bước 3.</w:t>
            </w:r>
          </w:p>
        </w:tc>
      </w:tr>
      <w:tr w14:paraId="7830B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51D1F07">
            <w:pPr>
              <w:spacing w:after="0" w:line="240" w:lineRule="auto"/>
              <w:jc w:val="right"/>
            </w:pPr>
            <w:r>
              <w:t>Postconditions</w:t>
            </w:r>
          </w:p>
        </w:tc>
        <w:tc>
          <w:tcPr>
            <w:tcW w:w="7508" w:type="dxa"/>
            <w:gridSpan w:val="3"/>
          </w:tcPr>
          <w:p w14:paraId="79FF2DC5">
            <w:pPr>
              <w:spacing w:after="0" w:line="240" w:lineRule="auto"/>
            </w:pPr>
            <w:r>
              <w:t>• Lô giống có mã, nguồn, số lượng gốc và chứng từ; chưa coi là đã thả.</w:t>
            </w:r>
          </w:p>
        </w:tc>
      </w:tr>
      <w:tr w14:paraId="479DA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C5F362A">
            <w:pPr>
              <w:spacing w:after="0" w:line="240" w:lineRule="auto"/>
              <w:jc w:val="right"/>
            </w:pPr>
            <w:r>
              <w:t>Business Rules / NFR</w:t>
            </w:r>
          </w:p>
        </w:tc>
        <w:tc>
          <w:tcPr>
            <w:tcW w:w="7508" w:type="dxa"/>
            <w:gridSpan w:val="3"/>
          </w:tcPr>
          <w:p w14:paraId="0B9A1262">
            <w:pPr>
              <w:spacing w:after="0" w:line="240" w:lineRule="auto"/>
            </w:pPr>
            <w:r>
              <w:t>Business Rules: BR-04.</w:t>
            </w:r>
          </w:p>
        </w:tc>
      </w:tr>
    </w:tbl>
    <w:p w14:paraId="3A7DBAF6">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1623F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462739F1">
            <w:pPr>
              <w:spacing w:after="0" w:line="240" w:lineRule="auto"/>
            </w:pPr>
            <w:r>
              <w:rPr>
                <w:rFonts w:ascii="Consolas" w:hAnsi="Consolas"/>
                <w:sz w:val="17"/>
              </w:rPr>
              <w:t>[Nguồn giống &gt; Lô giống] [Ghi nhận lô]</w:t>
            </w:r>
          </w:p>
          <w:p w14:paraId="1CF7A359">
            <w:pPr>
              <w:spacing w:after="0" w:line="240" w:lineRule="auto"/>
            </w:pPr>
            <w:r>
              <w:rPr>
                <w:rFonts w:ascii="Consolas" w:hAnsi="Consolas"/>
                <w:sz w:val="17"/>
              </w:rPr>
              <w:t>Mã lô nội bộ [hệ thống tạo/kiểm tra]  Giống* [chọn]</w:t>
            </w:r>
          </w:p>
          <w:p w14:paraId="3AE758BB">
            <w:pPr>
              <w:spacing w:after="0" w:line="240" w:lineRule="auto"/>
            </w:pPr>
            <w:r>
              <w:rPr>
                <w:rFonts w:ascii="Consolas" w:hAnsi="Consolas"/>
                <w:sz w:val="17"/>
              </w:rPr>
              <w:t>Nhà cung cấp thực tế* [chọn]  Mã lô bên cung cấp [____]</w:t>
            </w:r>
          </w:p>
          <w:p w14:paraId="0E47C145">
            <w:pPr>
              <w:spacing w:after="0" w:line="240" w:lineRule="auto"/>
            </w:pPr>
            <w:r>
              <w:rPr>
                <w:rFonts w:ascii="Consolas" w:hAnsi="Consolas"/>
                <w:sz w:val="17"/>
              </w:rPr>
              <w:t>Thời gian nhận* [____] Số lượng* [____] Đơn vị* [____]</w:t>
            </w:r>
          </w:p>
          <w:p w14:paraId="4C5365D3">
            <w:pPr>
              <w:spacing w:after="0" w:line="240" w:lineRule="auto"/>
            </w:pPr>
            <w:r>
              <w:rPr>
                <w:rFonts w:ascii="Consolas" w:hAnsi="Consolas"/>
                <w:sz w:val="17"/>
              </w:rPr>
              <w:t>Chứng từ/hình nhận hàng [đính kèm]  Ghi chú [____]</w:t>
            </w:r>
          </w:p>
          <w:p w14:paraId="17068ACC">
            <w:pPr>
              <w:spacing w:after="0" w:line="240" w:lineRule="auto"/>
            </w:pPr>
            <w:r>
              <w:rPr>
                <w:rFonts w:ascii="Consolas" w:hAnsi="Consolas"/>
                <w:sz w:val="17"/>
              </w:rPr>
              <w:t>[Lưu lô] [Xem lịch sử chỉnh sửa]</w:t>
            </w:r>
          </w:p>
        </w:tc>
      </w:tr>
    </w:tbl>
    <w:p w14:paraId="4DB1F06C">
      <w:pPr>
        <w:pStyle w:val="5"/>
      </w:pPr>
      <w:r>
        <w:t>Dữ liệu nhập / lựa chọn</w:t>
      </w:r>
    </w:p>
    <w:p w14:paraId="47613A35">
      <w:r>
        <w:t>• Giống, nhà cung cấp thực tế, thời điểm nhận, số lượng, đơn vị: bắt buộc.</w:t>
      </w:r>
    </w:p>
    <w:p w14:paraId="2F772621">
      <w:r>
        <w:t>• Mã lô nhà cung cấp: nhập nếu có.</w:t>
      </w:r>
    </w:p>
    <w:p w14:paraId="6817DC65">
      <w:r>
        <w:t>• Chứng từ/hình: đính kèm khi có, phân quyền xem.</w:t>
      </w:r>
    </w:p>
    <w:p w14:paraId="33A5C1DB">
      <w:pPr>
        <w:pStyle w:val="5"/>
      </w:pPr>
      <w:r>
        <w:t>UC liên kết và dữ liệu chuyển tiếp</w:t>
      </w:r>
    </w:p>
    <w:p w14:paraId="46BCBA74">
      <w:r>
        <w:t>• UC20: giống được ghi nhận.</w:t>
      </w:r>
    </w:p>
    <w:p w14:paraId="7CAF642D">
      <w:r>
        <w:t>• UC22: nhà cung cấp thực tế.</w:t>
      </w:r>
    </w:p>
    <w:p w14:paraId="7FA9BE14">
      <w:r>
        <w:t>• UC25: mỗi đợt thả chọn lô giống.</w:t>
      </w:r>
    </w:p>
    <w:p w14:paraId="7842B024">
      <w:r>
        <w:t>• UC36: truy ngược từ lô thu hoạch đến lô giống.</w:t>
      </w:r>
    </w:p>
    <w:p w14:paraId="42F4ECA6">
      <w:pPr>
        <w:pStyle w:val="5"/>
      </w:pPr>
      <w:r>
        <w:t>Các process trong UC</w:t>
      </w:r>
    </w:p>
    <w:p w14:paraId="01BAA371">
      <w:r>
        <w:t>1. Ghi nhận lô giống đã nhận — chọn giống và nhà cung cấp đã giao</w:t>
      </w:r>
    </w:p>
    <w:p w14:paraId="27833881">
      <w:r>
        <w:t>2. Ghi nhận lô giống đã nhận — ghi số lượng/chứng cứ nhận lô giống</w:t>
      </w:r>
    </w:p>
    <w:p w14:paraId="0787FA81">
      <w:r>
        <w:rPr>
          <w:b/>
        </w:rPr>
        <w:t>Điểm cần xác nhận / lưu ý:</w:t>
      </w:r>
      <w:r>
        <w:t xml:space="preserve"> Đã chốt: mã lô giống tự sinh theo năm và số thứ tự; đơn vị (con/kg/dây) do người nhập chọn.</w:t>
      </w:r>
    </w:p>
    <w:p w14:paraId="4A5ED265">
      <w:pPr>
        <w:pStyle w:val="3"/>
      </w:pPr>
      <w:bookmarkStart w:id="104" w:name="_Toc21024"/>
      <w:bookmarkStart w:id="105" w:name="_Toc27604"/>
      <w:r>
        <w:t>5. Nuôi trồng và môi trường</w:t>
      </w:r>
      <w:bookmarkEnd w:id="104"/>
      <w:bookmarkEnd w:id="105"/>
    </w:p>
    <w:p w14:paraId="1C7988F4">
      <w:pPr>
        <w:pStyle w:val="4"/>
      </w:pPr>
      <w:bookmarkStart w:id="106" w:name="_Toc9868"/>
      <w:bookmarkStart w:id="107" w:name="_Toc13493"/>
      <w:r>
        <w:t>5.1 UC24 - Bắt đầu chu kỳ nuôi</w:t>
      </w:r>
      <w:bookmarkEnd w:id="106"/>
      <w:bookmarkEnd w:id="107"/>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4DEEC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1A78C62">
            <w:pPr>
              <w:spacing w:after="0" w:line="240" w:lineRule="auto"/>
              <w:jc w:val="right"/>
            </w:pPr>
            <w:r>
              <w:t>Primary Actors</w:t>
            </w:r>
          </w:p>
        </w:tc>
        <w:tc>
          <w:tcPr>
            <w:tcW w:w="2685" w:type="dxa"/>
          </w:tcPr>
          <w:p w14:paraId="4E181930">
            <w:pPr>
              <w:spacing w:after="0" w:line="240" w:lineRule="auto"/>
            </w:pPr>
            <w:r>
              <w:t>Chủ HTX; Quản lý khu.</w:t>
            </w:r>
          </w:p>
        </w:tc>
        <w:tc>
          <w:tcPr>
            <w:tcW w:w="1890" w:type="dxa"/>
          </w:tcPr>
          <w:p w14:paraId="6EC19ED5">
            <w:pPr>
              <w:spacing w:after="0" w:line="240" w:lineRule="auto"/>
              <w:jc w:val="right"/>
            </w:pPr>
            <w:r>
              <w:t>Secondary Actors</w:t>
            </w:r>
          </w:p>
        </w:tc>
        <w:tc>
          <w:tcPr>
            <w:tcW w:w="2933" w:type="dxa"/>
          </w:tcPr>
          <w:p w14:paraId="128559C1">
            <w:pPr>
              <w:spacing w:after="0" w:line="240" w:lineRule="auto"/>
            </w:pPr>
            <w:r>
              <w:t>Không có.</w:t>
            </w:r>
          </w:p>
        </w:tc>
      </w:tr>
      <w:tr w14:paraId="22D7B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01E9D45">
            <w:pPr>
              <w:spacing w:after="0" w:line="240" w:lineRule="auto"/>
              <w:jc w:val="right"/>
            </w:pPr>
            <w:r>
              <w:t>Description</w:t>
            </w:r>
          </w:p>
        </w:tc>
        <w:tc>
          <w:tcPr>
            <w:tcW w:w="7508" w:type="dxa"/>
            <w:gridSpan w:val="3"/>
          </w:tcPr>
          <w:p w14:paraId="1F1D8F25">
            <w:pPr>
              <w:spacing w:after="0" w:line="240" w:lineRule="auto"/>
            </w:pPr>
            <w:r>
              <w:t>Tôi với vai trò là Chủ HTX hoặc Quản lý khu, tôi muốn mở chu kỳ nuôi mới trên một bè, để các buổi thả, nhật ký và thu hoạch gom vào đúng chu kỳ.</w:t>
            </w:r>
          </w:p>
        </w:tc>
      </w:tr>
      <w:tr w14:paraId="4081B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2317109">
            <w:pPr>
              <w:spacing w:after="0" w:line="240" w:lineRule="auto"/>
              <w:jc w:val="right"/>
            </w:pPr>
            <w:r>
              <w:t>Trigger</w:t>
            </w:r>
          </w:p>
        </w:tc>
        <w:tc>
          <w:tcPr>
            <w:tcW w:w="7508" w:type="dxa"/>
            <w:gridSpan w:val="3"/>
          </w:tcPr>
          <w:p w14:paraId="6B4C1A1B">
            <w:pPr>
              <w:spacing w:after="0" w:line="240" w:lineRule="auto"/>
            </w:pPr>
            <w:r>
              <w:t>Bè đã thu hết hàu cũ và HTX chuẩn bị thả giống mới.</w:t>
            </w:r>
          </w:p>
        </w:tc>
      </w:tr>
      <w:tr w14:paraId="7D22A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57AFA91">
            <w:pPr>
              <w:spacing w:after="0" w:line="240" w:lineRule="auto"/>
              <w:jc w:val="right"/>
            </w:pPr>
            <w:r>
              <w:t>Priority</w:t>
            </w:r>
          </w:p>
        </w:tc>
        <w:tc>
          <w:tcPr>
            <w:tcW w:w="7508" w:type="dxa"/>
            <w:gridSpan w:val="3"/>
          </w:tcPr>
          <w:p w14:paraId="12F9EFEE">
            <w:pPr>
              <w:spacing w:after="0" w:line="240" w:lineRule="auto"/>
            </w:pPr>
            <w:r>
              <w:t>Must have (đề xuất)</w:t>
            </w:r>
          </w:p>
        </w:tc>
      </w:tr>
      <w:tr w14:paraId="57651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73C2B86">
            <w:pPr>
              <w:spacing w:after="0" w:line="240" w:lineRule="auto"/>
              <w:jc w:val="right"/>
            </w:pPr>
            <w:r>
              <w:t>Preconditions</w:t>
            </w:r>
          </w:p>
        </w:tc>
        <w:tc>
          <w:tcPr>
            <w:tcW w:w="7508" w:type="dxa"/>
            <w:gridSpan w:val="3"/>
          </w:tcPr>
          <w:p w14:paraId="1C96F9E7">
            <w:pPr>
              <w:spacing w:after="0" w:line="240" w:lineRule="auto"/>
            </w:pPr>
            <w:r>
              <w:t>• Bè (UC18) và giống (UC20) đã có.</w:t>
            </w:r>
          </w:p>
          <w:p w14:paraId="6B404538">
            <w:pPr>
              <w:spacing w:after="0" w:line="240" w:lineRule="auto"/>
            </w:pPr>
            <w:r>
              <w:t>• Bè không còn chu kỳ chưa đóng (BR-21).</w:t>
            </w:r>
          </w:p>
          <w:p w14:paraId="124ACDEC">
            <w:pPr>
              <w:spacing w:after="0" w:line="240" w:lineRule="auto"/>
            </w:pPr>
            <w:r>
              <w:t>• Quản lý khu phải có vai trò được quyền tại khu của bè.</w:t>
            </w:r>
          </w:p>
        </w:tc>
      </w:tr>
      <w:tr w14:paraId="2DD85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C682AD8">
            <w:pPr>
              <w:spacing w:after="0" w:line="240" w:lineRule="auto"/>
              <w:jc w:val="right"/>
            </w:pPr>
            <w:r>
              <w:t>Normal Flow</w:t>
            </w:r>
          </w:p>
        </w:tc>
        <w:tc>
          <w:tcPr>
            <w:tcW w:w="7508" w:type="dxa"/>
            <w:gridSpan w:val="3"/>
          </w:tcPr>
          <w:p w14:paraId="35EB80BD">
            <w:pPr>
              <w:spacing w:after="0" w:line="240" w:lineRule="auto"/>
            </w:pPr>
            <w:r>
              <w:t>1. Người thao tác mở bè và chọn Bắt đầu chu kỳ. (SCR-16)</w:t>
            </w:r>
          </w:p>
          <w:p w14:paraId="13AD77D6">
            <w:pPr>
              <w:spacing w:after="0" w:line="240" w:lineRule="auto"/>
            </w:pPr>
            <w:r>
              <w:t>2. Hệ thống hiện tình trạng bè, sơ đồ lối và chu kỳ gần nhất.</w:t>
            </w:r>
          </w:p>
          <w:p w14:paraId="5C831EA2">
            <w:pPr>
              <w:spacing w:after="0" w:line="240" w:lineRule="auto"/>
            </w:pPr>
            <w:r>
              <w:t>3. Người thao tác chọn giống dự kiến và ngày bắt đầu.</w:t>
            </w:r>
          </w:p>
          <w:p w14:paraId="39BA0709">
            <w:pPr>
              <w:spacing w:after="0" w:line="240" w:lineRule="auto"/>
            </w:pPr>
            <w:r>
              <w:t>4. Hệ thống kiểm tra bè khả dụng và dữ liệu bắt buộc.</w:t>
            </w:r>
          </w:p>
          <w:p w14:paraId="00025D36">
            <w:pPr>
              <w:spacing w:after="0" w:line="240" w:lineRule="auto"/>
            </w:pPr>
            <w:r>
              <w:t>5. Người thao tác xác nhận; hệ thống tạo chu kỳ chưa thả dây.</w:t>
            </w:r>
          </w:p>
          <w:p w14:paraId="3292E730">
            <w:pPr>
              <w:spacing w:after="0" w:line="240" w:lineRule="auto"/>
            </w:pPr>
            <w:r>
              <w:t>6. Hệ thống mở màn hình tiến độ UC27 và lối vào UC25.</w:t>
            </w:r>
          </w:p>
        </w:tc>
      </w:tr>
      <w:tr w14:paraId="7CD6D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C2E82E3">
            <w:pPr>
              <w:spacing w:after="0" w:line="240" w:lineRule="auto"/>
              <w:jc w:val="right"/>
            </w:pPr>
            <w:r>
              <w:t>Alternative Flows</w:t>
            </w:r>
          </w:p>
        </w:tc>
        <w:tc>
          <w:tcPr>
            <w:tcW w:w="7508" w:type="dxa"/>
            <w:gridSpan w:val="3"/>
          </w:tcPr>
          <w:p w14:paraId="281403A5">
            <w:pPr>
              <w:spacing w:after="0" w:line="240" w:lineRule="auto"/>
            </w:pPr>
            <w:r>
              <w:t>3a. Chưa có lô giống thực tế.</w:t>
            </w:r>
          </w:p>
          <w:p w14:paraId="37B69661">
            <w:pPr>
              <w:spacing w:after="0" w:line="240" w:lineRule="auto"/>
            </w:pPr>
            <w:r>
              <w:t>3a1. Hệ thống vẫn tạo chu kỳ; UC25 chỉ ghi được khi có lô giống ở UC23.</w:t>
            </w:r>
          </w:p>
          <w:p w14:paraId="2E5E1DE5">
            <w:pPr>
              <w:spacing w:after="0" w:line="240" w:lineRule="auto"/>
            </w:pPr>
            <w:r>
              <w:rPr>
                <w:i/>
              </w:rPr>
              <w:t>Use Case tiếp tục bước 4.</w:t>
            </w:r>
          </w:p>
        </w:tc>
      </w:tr>
      <w:tr w14:paraId="72DB4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CBA0829">
            <w:pPr>
              <w:spacing w:after="0" w:line="240" w:lineRule="auto"/>
              <w:jc w:val="right"/>
            </w:pPr>
            <w:r>
              <w:t>Exception Flows</w:t>
            </w:r>
          </w:p>
        </w:tc>
        <w:tc>
          <w:tcPr>
            <w:tcW w:w="7508" w:type="dxa"/>
            <w:gridSpan w:val="3"/>
          </w:tcPr>
          <w:p w14:paraId="2ECCE172">
            <w:pPr>
              <w:spacing w:after="0" w:line="240" w:lineRule="auto"/>
            </w:pPr>
            <w:r>
              <w:t>4a. Bè Ngừng dùng hoặc còn chu kỳ chưa đóng.</w:t>
            </w:r>
          </w:p>
          <w:p w14:paraId="21319583">
            <w:pPr>
              <w:spacing w:after="0" w:line="240" w:lineRule="auto"/>
            </w:pPr>
            <w:r>
              <w:t>4a1. Hệ thống không tạo và nêu nguyên nhân. (</w:t>
              <w:fldChar w:fldCharType="begin"/>
              <w:instrText xml:space="preserve"> HYPERLINK \l "MSG29" \o "MSG29 (Lỗi): Không thể tạo chu kỳ nuôi: {reason}." </w:instrText>
              <w:fldChar w:fldCharType="separate"/>
              <w:t>MSG29</w:t>
              <w:fldChar w:fldCharType="end"/>
              <w:t>)</w:t>
            </w:r>
          </w:p>
          <w:p w14:paraId="45278957">
            <w:pPr>
              <w:spacing w:after="0" w:line="240" w:lineRule="auto"/>
            </w:pPr>
            <w:r>
              <w:rPr>
                <w:i/>
              </w:rPr>
              <w:t>Use Case dừng lại.</w:t>
            </w:r>
          </w:p>
        </w:tc>
      </w:tr>
      <w:tr w14:paraId="0CA96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CDAC416">
            <w:pPr>
              <w:spacing w:after="0" w:line="240" w:lineRule="auto"/>
              <w:jc w:val="right"/>
            </w:pPr>
            <w:r>
              <w:t>Postconditions</w:t>
            </w:r>
          </w:p>
        </w:tc>
        <w:tc>
          <w:tcPr>
            <w:tcW w:w="7508" w:type="dxa"/>
            <w:gridSpan w:val="3"/>
          </w:tcPr>
          <w:p w14:paraId="3D6286F1">
            <w:pPr>
              <w:spacing w:after="0" w:line="240" w:lineRule="auto"/>
            </w:pPr>
            <w:r>
              <w:t>• Chu kỳ mới gắn bè, vùng và giống dự kiến; phần lối đã thả bằng 0.</w:t>
            </w:r>
          </w:p>
        </w:tc>
      </w:tr>
      <w:tr w14:paraId="25679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6DFADE3">
            <w:pPr>
              <w:spacing w:after="0" w:line="240" w:lineRule="auto"/>
              <w:jc w:val="right"/>
            </w:pPr>
            <w:r>
              <w:t>Business Rules / NFR</w:t>
            </w:r>
          </w:p>
        </w:tc>
        <w:tc>
          <w:tcPr>
            <w:tcW w:w="7508" w:type="dxa"/>
            <w:gridSpan w:val="3"/>
          </w:tcPr>
          <w:p w14:paraId="073A69BB">
            <w:pPr>
              <w:spacing w:after="0" w:line="240" w:lineRule="auto"/>
            </w:pPr>
            <w:r>
              <w:t>Business Rules: BR-21.</w:t>
            </w:r>
          </w:p>
        </w:tc>
      </w:tr>
    </w:tbl>
    <w:p w14:paraId="49DE4F4F">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68A16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7B6FD4C5">
            <w:pPr>
              <w:spacing w:after="0" w:line="240" w:lineRule="auto"/>
            </w:pPr>
            <w:r>
              <w:rPr>
                <w:rFonts w:ascii="Consolas" w:hAnsi="Consolas"/>
                <w:sz w:val="17"/>
              </w:rPr>
              <w:t>[Vùng &gt; Bè &gt; Chu kỳ nuôi] [Bắt đầu chu kỳ]</w:t>
            </w:r>
          </w:p>
          <w:p w14:paraId="11CEBB6C">
            <w:pPr>
              <w:spacing w:after="0" w:line="240" w:lineRule="auto"/>
            </w:pPr>
            <w:r>
              <w:rPr>
                <w:rFonts w:ascii="Consolas" w:hAnsi="Consolas"/>
                <w:sz w:val="17"/>
              </w:rPr>
              <w:t xml:space="preserve">Vùng/bè* [chọn, hiển thị cấu hình dây]  Giống dự </w:t>
            </w:r>
            <w:del w:id="2053" w:author="Claude" w:date="2026-10-08T00:00:00Z">
              <w:r>
                <w:rPr>
                  <w:rFonts w:ascii="Consolas" w:hAnsi="Consolas"/>
                  <w:sz w:val="17"/>
                </w:rPr>
                <w:delText xml:space="preserve">kiến*</w:delText>
              </w:r>
            </w:del>
            <w:ins w:id="2054" w:author="Claude" w:date="2026-10-08T00:00:00Z">
              <w:r>
                <w:rPr>
                  <w:rFonts w:ascii="Consolas" w:hAnsi="Consolas"/>
                  <w:sz w:val="17"/>
                </w:rPr>
                <w:t xml:space="preserve">kiến</w:t>
              </w:r>
            </w:ins>
            <w:r>
              <w:rPr>
                <w:rFonts w:ascii="Consolas" w:hAnsi="Consolas"/>
                <w:sz w:val="17"/>
              </w:rPr>
              <w:t xml:space="preserve"> [chọn]</w:t>
            </w:r>
          </w:p>
          <w:p w14:paraId="2A21BE52">
            <w:pPr>
              <w:spacing w:after="0" w:line="240" w:lineRule="auto"/>
            </w:pPr>
            <w:r>
              <w:rPr>
                <w:rFonts w:ascii="Consolas" w:hAnsi="Consolas"/>
                <w:sz w:val="17"/>
              </w:rPr>
              <w:t xml:space="preserve">Ngày bắt đầu* [____]</w:t>
            </w:r>
            <w:del w:id="2055" w:author="Claude" w:date="2026-10-08T00:00:00Z">
              <w:r>
                <w:rPr>
                  <w:rFonts w:ascii="Consolas" w:hAnsi="Consolas"/>
                  <w:sz w:val="17"/>
                </w:rPr>
                <w:delText xml:space="preserve">  Người phụ trách/bối cảnh làm việc [____]</w:delText>
              </w:r>
            </w:del>
          </w:p>
          <w:p w14:paraId="457949D4">
            <w:pPr>
              <w:spacing w:after="0" w:line="240" w:lineRule="auto"/>
            </w:pPr>
            <w:r>
              <w:rPr>
                <w:rFonts w:ascii="Consolas" w:hAnsi="Consolas"/>
                <w:sz w:val="17"/>
              </w:rPr>
              <w:t>Thông tin lô giống sẵn có [xem/chọn tham khảo; nguồn thực ghi ở UC25]</w:t>
            </w:r>
          </w:p>
          <w:p w14:paraId="298CDC02">
            <w:pPr>
              <w:spacing w:after="0" w:line="240" w:lineRule="auto"/>
            </w:pPr>
            <w:r>
              <w:rPr>
                <w:rFonts w:ascii="Consolas" w:hAnsi="Consolas"/>
                <w:sz w:val="17"/>
              </w:rPr>
              <w:t>[Kiểm tra bè] [Tạo chu kỳ]</w:t>
            </w:r>
          </w:p>
          <w:p w14:paraId="223EFBB8">
            <w:pPr>
              <w:spacing w:after="0" w:line="240" w:lineRule="auto"/>
            </w:pPr>
            <w:r>
              <w:rPr>
                <w:rFonts w:ascii="Consolas" w:hAnsi="Consolas"/>
                <w:sz w:val="17"/>
              </w:rPr>
              <w:t>Ghi chú: Tạo chu kỳ chưa đánh dấu dây nào đã thả</w:t>
            </w:r>
          </w:p>
        </w:tc>
      </w:tr>
    </w:tbl>
    <w:p w14:paraId="06BD855B">
      <w:pPr>
        <w:pStyle w:val="5"/>
      </w:pPr>
      <w:r>
        <w:t>Dữ liệu nhập / lựa chọn</w:t>
      </w:r>
    </w:p>
    <w:p w14:paraId="7AAF659A">
      <w:r>
        <w:t>• Bè và vùng: bắt buộc, phạm vi quyền được kiểm tra.</w:t>
      </w:r>
    </w:p>
    <w:p w14:paraId="184DB964">
      <w:r>
        <w:t xml:space="preserve">• </w:t>
      </w:r>
      <w:del w:id="2058" w:author="Claude" w:date="2026-10-08T00:00:00Z">
        <w:r>
          <w:delText xml:space="preserve">Giống dự kiến và ngày</w:delText>
        </w:r>
      </w:del>
      <w:ins w:id="2059" w:author="Claude" w:date="2026-10-08T00:00:00Z">
        <w:r>
          <w:t xml:space="preserve">Ngày</w:t>
        </w:r>
      </w:ins>
      <w:r>
        <w:t xml:space="preserve"> bắt đầu: bắt </w:t>
      </w:r>
      <w:del w:id="2056" w:author="Claude" w:date="2026-10-08T00:00:00Z">
        <w:r>
          <w:delText xml:space="preserve">buộc.</w:delText>
        </w:r>
      </w:del>
      <w:ins w:id="2057" w:author="Claude" w:date="2026-10-08T00:00:00Z">
        <w:r>
          <w:t xml:space="preserve">buộc; giống dự kiến: tùy chọn.</w:t>
        </w:r>
      </w:ins>
    </w:p>
    <w:p w14:paraId="66BEC19D">
      <w:r>
        <w:t xml:space="preserve">• </w:t>
      </w:r>
      <w:del w:id="2060" w:author="Claude" w:date="2026-10-08T00:00:00Z">
        <w:r>
          <w:delText xml:space="preserve">Người phụ trách/lô</w:delText>
        </w:r>
      </w:del>
      <w:ins w:id="2061" w:author="Claude" w:date="2026-10-08T00:00:00Z">
        <w:r>
          <w:t xml:space="preserve">Lô</w:t>
        </w:r>
      </w:ins>
      <w:r>
        <w:t xml:space="preserve"> giống dự kiến: chỉ bối cảnh ban đầu, không thay lô thực ở UC25.</w:t>
      </w:r>
    </w:p>
    <w:p w14:paraId="4F304E89">
      <w:pPr>
        <w:pStyle w:val="5"/>
      </w:pPr>
      <w:r>
        <w:t>UC liên kết và dữ liệu chuyển tiếp</w:t>
      </w:r>
    </w:p>
    <w:p w14:paraId="7ACF5C67">
      <w:r>
        <w:t>• UC18: bè và lối</w:t>
      </w:r>
    </w:p>
    <w:p w14:paraId="72BC222A">
      <w:r>
        <w:t>• UC25: các buổi thả thực tế</w:t>
      </w:r>
    </w:p>
    <w:p w14:paraId="7CDDE66B">
      <w:r>
        <w:t>• UC27: hoàn tất chu kỳ</w:t>
      </w:r>
    </w:p>
    <w:p w14:paraId="1845E5C2">
      <w:pPr>
        <w:pStyle w:val="5"/>
      </w:pPr>
      <w:r>
        <w:t>Các process trong UC</w:t>
      </w:r>
    </w:p>
    <w:p w14:paraId="70FDEF61">
      <w:r>
        <w:t>1. Bắt đầu chu kỳ nuôi — kiểm tra bè và giống dự kiến</w:t>
      </w:r>
    </w:p>
    <w:p w14:paraId="4F3F62FD">
      <w:r>
        <w:t>2. Bắt đầu chu kỳ nuôi — khởi tạo chu kỳ chưa thả dây</w:t>
      </w:r>
    </w:p>
    <w:p w14:paraId="21164A64">
      <w:pPr>
        <w:pStyle w:val="4"/>
      </w:pPr>
      <w:bookmarkStart w:id="108" w:name="_Toc10434"/>
      <w:bookmarkStart w:id="109" w:name="_Toc29248"/>
      <w:r>
        <w:t>5.2 UC25 - Ghi nhận buổi thả giống</w:t>
      </w:r>
      <w:bookmarkEnd w:id="108"/>
      <w:bookmarkEnd w:id="109"/>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7D341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0F02E6E">
            <w:pPr>
              <w:spacing w:after="0" w:line="240" w:lineRule="auto"/>
              <w:jc w:val="right"/>
            </w:pPr>
            <w:r>
              <w:t>Primary Actors</w:t>
            </w:r>
          </w:p>
        </w:tc>
        <w:tc>
          <w:tcPr>
            <w:tcW w:w="2685" w:type="dxa"/>
          </w:tcPr>
          <w:p w14:paraId="14612A0D">
            <w:pPr>
              <w:spacing w:after="0" w:line="240" w:lineRule="auto"/>
            </w:pPr>
            <w:r>
              <w:t>Chủ HTX; Quản lý khu.</w:t>
            </w:r>
          </w:p>
        </w:tc>
        <w:tc>
          <w:tcPr>
            <w:tcW w:w="1890" w:type="dxa"/>
          </w:tcPr>
          <w:p w14:paraId="4AE86FD1">
            <w:pPr>
              <w:spacing w:after="0" w:line="240" w:lineRule="auto"/>
              <w:jc w:val="right"/>
            </w:pPr>
            <w:r>
              <w:t>Secondary Actors</w:t>
            </w:r>
          </w:p>
        </w:tc>
        <w:tc>
          <w:tcPr>
            <w:tcW w:w="2933" w:type="dxa"/>
          </w:tcPr>
          <w:p w14:paraId="5AC9491B">
            <w:pPr>
              <w:spacing w:after="0" w:line="240" w:lineRule="auto"/>
            </w:pPr>
            <w:r>
              <w:t>Không có.</w:t>
            </w:r>
          </w:p>
        </w:tc>
      </w:tr>
      <w:tr w14:paraId="73137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25A2BAE">
            <w:pPr>
              <w:spacing w:after="0" w:line="240" w:lineRule="auto"/>
              <w:jc w:val="right"/>
            </w:pPr>
            <w:r>
              <w:t>Description</w:t>
            </w:r>
          </w:p>
        </w:tc>
        <w:tc>
          <w:tcPr>
            <w:tcW w:w="7508" w:type="dxa"/>
            <w:gridSpan w:val="3"/>
          </w:tcPr>
          <w:p w14:paraId="078572CD">
            <w:pPr>
              <w:spacing w:after="0" w:line="240" w:lineRule="auto"/>
            </w:pPr>
            <w:r>
              <w:t>Tôi với vai trò là Chủ HTX hoặc Quản lý khu, tôi muốn ghi từng buổi thả với lô giống và đoạn lối đã thả, để biết phần nào của bè nuôi giống nào.</w:t>
            </w:r>
          </w:p>
        </w:tc>
      </w:tr>
      <w:tr w14:paraId="55EAD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F4ACEA8">
            <w:pPr>
              <w:spacing w:after="0" w:line="240" w:lineRule="auto"/>
              <w:jc w:val="right"/>
            </w:pPr>
            <w:r>
              <w:t>Trigger</w:t>
            </w:r>
          </w:p>
        </w:tc>
        <w:tc>
          <w:tcPr>
            <w:tcW w:w="7508" w:type="dxa"/>
            <w:gridSpan w:val="3"/>
          </w:tcPr>
          <w:p w14:paraId="2031676F">
            <w:pPr>
              <w:spacing w:after="0" w:line="240" w:lineRule="auto"/>
            </w:pPr>
            <w:r>
              <w:t>Đội làm xong một buổi thả giống trên bè.</w:t>
            </w:r>
          </w:p>
        </w:tc>
      </w:tr>
      <w:tr w14:paraId="64C4A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BC5A2A7">
            <w:pPr>
              <w:spacing w:after="0" w:line="240" w:lineRule="auto"/>
              <w:jc w:val="right"/>
            </w:pPr>
            <w:r>
              <w:t>Priority</w:t>
            </w:r>
          </w:p>
        </w:tc>
        <w:tc>
          <w:tcPr>
            <w:tcW w:w="7508" w:type="dxa"/>
            <w:gridSpan w:val="3"/>
          </w:tcPr>
          <w:p w14:paraId="7876CDDA">
            <w:pPr>
              <w:spacing w:after="0" w:line="240" w:lineRule="auto"/>
            </w:pPr>
            <w:r>
              <w:t>Must have (đề xuất)</w:t>
            </w:r>
          </w:p>
        </w:tc>
      </w:tr>
      <w:tr w14:paraId="1E1EE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6036911">
            <w:pPr>
              <w:spacing w:after="0" w:line="240" w:lineRule="auto"/>
              <w:jc w:val="right"/>
            </w:pPr>
            <w:r>
              <w:t>Preconditions</w:t>
            </w:r>
          </w:p>
        </w:tc>
        <w:tc>
          <w:tcPr>
            <w:tcW w:w="7508" w:type="dxa"/>
            <w:gridSpan w:val="3"/>
          </w:tcPr>
          <w:p w14:paraId="5D7367B5">
            <w:pPr>
              <w:spacing w:after="0" w:line="240" w:lineRule="auto"/>
            </w:pPr>
            <w:r>
              <w:t>• Chu kỳ (UC24) và lô giống (UC23) đã có.</w:t>
            </w:r>
          </w:p>
          <w:p w14:paraId="6FB52A31">
            <w:pPr>
              <w:spacing w:after="0" w:line="240" w:lineRule="auto"/>
            </w:pPr>
            <w:r>
              <w:t>• Quản lý khu phải có vai trò được quyền tại khu của bè.</w:t>
            </w:r>
          </w:p>
        </w:tc>
      </w:tr>
      <w:tr w14:paraId="731BC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4A05772">
            <w:pPr>
              <w:spacing w:after="0" w:line="240" w:lineRule="auto"/>
              <w:jc w:val="right"/>
            </w:pPr>
            <w:r>
              <w:t>Normal Flow</w:t>
            </w:r>
          </w:p>
        </w:tc>
        <w:tc>
          <w:tcPr>
            <w:tcW w:w="7508" w:type="dxa"/>
            <w:gridSpan w:val="3"/>
          </w:tcPr>
          <w:p w14:paraId="1C40E56B">
            <w:pPr>
              <w:spacing w:after="0" w:line="240" w:lineRule="auto"/>
            </w:pPr>
            <w:r>
              <w:t>1. Người thao tác chọn chu kỳ và mở Ghi buổi thả. (SCR-17)</w:t>
            </w:r>
          </w:p>
          <w:p w14:paraId="1BFD72C7">
            <w:pPr>
              <w:spacing w:after="0" w:line="240" w:lineRule="auto"/>
            </w:pPr>
            <w:r>
              <w:t>2. Người thao tác chọn lối trên sơ đồ bè và tô phần chiều dài đã thả tính từ mốc A/B.</w:t>
            </w:r>
          </w:p>
          <w:p w14:paraId="36BE7403">
            <w:pPr>
              <w:spacing w:after="0" w:line="240" w:lineRule="auto"/>
            </w:pPr>
            <w:r>
              <w:t>3. Người thao tác nhập ngày, lô giống và người làm.</w:t>
            </w:r>
          </w:p>
          <w:p w14:paraId="1FF391D2">
            <w:pPr>
              <w:spacing w:after="0" w:line="240" w:lineRule="auto"/>
            </w:pPr>
            <w:r>
              <w:t>4. Hệ thống kiểm tra phần lối không chồng buổi thả trước.</w:t>
            </w:r>
          </w:p>
          <w:p w14:paraId="037133C8">
            <w:pPr>
              <w:spacing w:after="0" w:line="240" w:lineRule="auto"/>
            </w:pPr>
            <w:r>
              <w:t>5. Người thao tác xác nhận; hệ thống lưu buổi thả và cập nhật tiến độ UC27, nguồn truy xuất UC36.</w:t>
            </w:r>
          </w:p>
        </w:tc>
      </w:tr>
      <w:tr w14:paraId="0E91B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9BDFDC8">
            <w:pPr>
              <w:spacing w:after="0" w:line="240" w:lineRule="auto"/>
              <w:jc w:val="right"/>
            </w:pPr>
            <w:r>
              <w:t>Alternative Flows</w:t>
            </w:r>
          </w:p>
        </w:tc>
        <w:tc>
          <w:tcPr>
            <w:tcW w:w="7508" w:type="dxa"/>
            <w:gridSpan w:val="3"/>
          </w:tcPr>
          <w:p w14:paraId="3AB8104F">
            <w:pPr>
              <w:spacing w:after="0" w:line="240" w:lineRule="auto"/>
            </w:pPr>
            <w:r>
              <w:t>2a. Thả tiếp phần còn lại từ đầu B.</w:t>
            </w:r>
          </w:p>
          <w:p w14:paraId="21643D6C">
            <w:pPr>
              <w:spacing w:after="0" w:line="240" w:lineRule="auto"/>
            </w:pPr>
            <w:r>
              <w:t>2a1. Hệ thống quy đổi về cùng quy ước mốc, không coi là một dây mới.</w:t>
            </w:r>
          </w:p>
          <w:p w14:paraId="4D64DFFA">
            <w:pPr>
              <w:spacing w:after="0" w:line="240" w:lineRule="auto"/>
            </w:pPr>
            <w:r>
              <w:rPr>
                <w:i/>
              </w:rPr>
              <w:t>Use Case tiếp tục bước 3.</w:t>
            </w:r>
          </w:p>
          <w:p w14:paraId="0125916F">
            <w:pPr>
              <w:spacing w:after="0" w:line="240" w:lineRule="auto"/>
            </w:pPr>
            <w:r>
              <w:t>2b. Không đo được chính xác độ dài phần lối.</w:t>
            </w:r>
          </w:p>
          <w:p w14:paraId="45B01E02">
            <w:pPr>
              <w:spacing w:after="0" w:line="240" w:lineRule="auto"/>
            </w:pPr>
            <w:r>
              <w:t>2b1. Người thao tác ghi mốc thực địa có thể kiểm tra, không điền tỷ lệ giả.</w:t>
            </w:r>
          </w:p>
          <w:p w14:paraId="477C953F">
            <w:pPr>
              <w:spacing w:after="0" w:line="240" w:lineRule="auto"/>
            </w:pPr>
            <w:r>
              <w:rPr>
                <w:i/>
              </w:rPr>
              <w:t>Use Case tiếp tục bước 3.</w:t>
            </w:r>
          </w:p>
        </w:tc>
      </w:tr>
      <w:tr w14:paraId="56336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8F9E50E">
            <w:pPr>
              <w:spacing w:after="0" w:line="240" w:lineRule="auto"/>
              <w:jc w:val="right"/>
            </w:pPr>
            <w:r>
              <w:t>Exception Flows</w:t>
            </w:r>
          </w:p>
        </w:tc>
        <w:tc>
          <w:tcPr>
            <w:tcW w:w="7508" w:type="dxa"/>
            <w:gridSpan w:val="3"/>
          </w:tcPr>
          <w:p w14:paraId="0DC80551">
            <w:pPr>
              <w:spacing w:after="0" w:line="240" w:lineRule="auto"/>
            </w:pPr>
            <w:r>
              <w:t>3a. Lô giống khác giống dự kiến của chu kỳ.</w:t>
            </w:r>
          </w:p>
          <w:p w14:paraId="12144E23">
            <w:pPr>
              <w:spacing w:after="0" w:line="240" w:lineRule="auto"/>
            </w:pPr>
            <w:r>
              <w:t>3a1. Hệ thống yêu cầu nhập lý do khác biệt trước khi lưu. (</w:t>
              <w:fldChar w:fldCharType="begin"/>
              <w:instrText xml:space="preserve"> HYPERLINK \l "MSG31" \o "MSG31 (Cảnh báo): Lô giống khác giống dự kiến. Vui lòng ghi lý do khác biệt trước khi lưu." </w:instrText>
              <w:fldChar w:fldCharType="separate"/>
              <w:t>MSG31</w:t>
              <w:fldChar w:fldCharType="end"/>
              <w:t>)</w:t>
            </w:r>
          </w:p>
          <w:p w14:paraId="39018EC7">
            <w:pPr>
              <w:spacing w:after="0" w:line="240" w:lineRule="auto"/>
            </w:pPr>
            <w:r>
              <w:rPr>
                <w:i/>
              </w:rPr>
              <w:t>Use Case tiếp tục bước 3.</w:t>
            </w:r>
          </w:p>
          <w:p w14:paraId="3D132340">
            <w:pPr>
              <w:spacing w:after="0" w:line="240" w:lineRule="auto"/>
            </w:pPr>
            <w:r>
              <w:t>4a. Phần lối chồng buổi thả trước.</w:t>
            </w:r>
          </w:p>
          <w:p w14:paraId="1986E521">
            <w:pPr>
              <w:spacing w:after="0" w:line="240" w:lineRule="auto"/>
            </w:pPr>
            <w:r>
              <w:t>4a1. Hệ thống từ chối, trừ khi có sự kiện thay thế được ghi rõ. (</w:t>
              <w:fldChar w:fldCharType="begin"/>
              <w:instrText xml:space="preserve"> HYPERLINK \l "MSG30" \o "MSG30 (Cảnh báo): Phần lối {segment_range} chồng với bản ghi đã có. Hãy điều chỉnh hoặc dùng quy trình sửa có lịch sử." </w:instrText>
              <w:fldChar w:fldCharType="separate"/>
              <w:t>MSG30</w:t>
              <w:fldChar w:fldCharType="end"/>
              <w:t>)</w:t>
            </w:r>
          </w:p>
          <w:p w14:paraId="46EE89E4">
            <w:pPr>
              <w:spacing w:after="0" w:line="240" w:lineRule="auto"/>
            </w:pPr>
            <w:r>
              <w:rPr>
                <w:i/>
              </w:rPr>
              <w:t>Use Case tiếp tục bước 2.</w:t>
            </w:r>
          </w:p>
        </w:tc>
      </w:tr>
      <w:tr w14:paraId="3E7D4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C90E494">
            <w:pPr>
              <w:spacing w:after="0" w:line="240" w:lineRule="auto"/>
              <w:jc w:val="right"/>
            </w:pPr>
            <w:r>
              <w:t>Postconditions</w:t>
            </w:r>
          </w:p>
        </w:tc>
        <w:tc>
          <w:tcPr>
            <w:tcW w:w="7508" w:type="dxa"/>
            <w:gridSpan w:val="3"/>
          </w:tcPr>
          <w:p w14:paraId="515DDCE1">
            <w:pPr>
              <w:spacing w:after="0" w:line="240" w:lineRule="auto"/>
            </w:pPr>
            <w:r>
              <w:t>• Buổi thả có phần lối, lô giống và ngày thực tế; phần lối chưa thả vẫn trống.</w:t>
            </w:r>
          </w:p>
        </w:tc>
      </w:tr>
      <w:tr w14:paraId="3354D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AB284C1">
            <w:pPr>
              <w:spacing w:after="0" w:line="240" w:lineRule="auto"/>
              <w:jc w:val="right"/>
            </w:pPr>
            <w:r>
              <w:t>Business Rules / NFR</w:t>
            </w:r>
          </w:p>
        </w:tc>
        <w:tc>
          <w:tcPr>
            <w:tcW w:w="7508" w:type="dxa"/>
            <w:gridSpan w:val="3"/>
          </w:tcPr>
          <w:p w14:paraId="3E4296E6">
            <w:pPr>
              <w:spacing w:after="0" w:line="240" w:lineRule="auto"/>
            </w:pPr>
            <w:r>
              <w:t>Business Rules: BR-02, BR-03, BR-04.</w:t>
            </w:r>
          </w:p>
        </w:tc>
      </w:tr>
    </w:tbl>
    <w:p w14:paraId="60B67955">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24E2B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39841265">
            <w:pPr>
              <w:spacing w:after="0" w:line="240" w:lineRule="auto"/>
            </w:pPr>
            <w:r>
              <w:rPr>
                <w:rFonts w:ascii="Consolas" w:hAnsi="Consolas"/>
                <w:sz w:val="17"/>
              </w:rPr>
              <w:t>[Chu kỳ] [Sơ đồ bè/lối] [Tô phần chiều dài đã thả] [Ngày] [Lô giống] [Người làm] [Bằng chứng]</w:t>
            </w:r>
          </w:p>
        </w:tc>
      </w:tr>
    </w:tbl>
    <w:p w14:paraId="293078E0">
      <w:pPr>
        <w:pStyle w:val="5"/>
      </w:pPr>
      <w:r>
        <w:t>Dữ liệu nhập / lựa chọn</w:t>
      </w:r>
    </w:p>
    <w:p w14:paraId="321F24D4">
      <w:r>
        <w:t>• Thời điểm làm, lô giống thực tế, lối và phần chiều dài từ đầu A/B: bắt buộc.</w:t>
      </w:r>
    </w:p>
    <w:p w14:paraId="13EF847E">
      <w:r>
        <w:t>• Người thực hiện: ghi nếu có thể xác định.</w:t>
      </w:r>
    </w:p>
    <w:p w14:paraId="305A595D">
      <w:r>
        <w:t>• Lượng giống theo đơn vị gốc: ghi khi có dữ liệu thật; không tự biến thành kg hàu thương phẩm.</w:t>
      </w:r>
    </w:p>
    <w:p w14:paraId="3DDD3BFA">
      <w:r>
        <w:t>• Chứng cứ/ghi chú: khi có.</w:t>
      </w:r>
    </w:p>
    <w:p w14:paraId="1A2BA3B3">
      <w:pPr>
        <w:pStyle w:val="5"/>
      </w:pPr>
      <w:r>
        <w:t>UC liên kết và dữ liệu chuyển tiếp</w:t>
      </w:r>
    </w:p>
    <w:p w14:paraId="1E913C7C">
      <w:r>
        <w:t>• UC18: lối và mốc</w:t>
      </w:r>
    </w:p>
    <w:p w14:paraId="023BD73A">
      <w:r>
        <w:t>• UC23: lô giống</w:t>
      </w:r>
    </w:p>
    <w:p w14:paraId="601FDBC1">
      <w:r>
        <w:t>• UC27: tiến độ</w:t>
      </w:r>
    </w:p>
    <w:p w14:paraId="06D438DE">
      <w:r>
        <w:t>• UC31: liên kết nguồn lúc thu</w:t>
      </w:r>
    </w:p>
    <w:p w14:paraId="09DBC372">
      <w:r>
        <w:t>• UC36: truy ngược</w:t>
      </w:r>
    </w:p>
    <w:p w14:paraId="6D423224">
      <w:pPr>
        <w:pStyle w:val="5"/>
      </w:pPr>
      <w:r>
        <w:t>Các process trong UC</w:t>
      </w:r>
    </w:p>
    <w:p w14:paraId="58EC95B8">
      <w:r>
        <w:t>1. Ghi nhận buổi thả giống — chọn phần lối/lô giống và hướng A-B</w:t>
      </w:r>
    </w:p>
    <w:p w14:paraId="37C249E6">
      <w:r>
        <w:t>2. Ghi nhận buổi thả giống — xác nhận buổi thả và cập nhật tiến độ</w:t>
      </w:r>
    </w:p>
    <w:p w14:paraId="32A43035">
      <w:pPr>
        <w:pStyle w:val="4"/>
      </w:pPr>
      <w:bookmarkStart w:id="110" w:name="_Toc15713"/>
      <w:bookmarkStart w:id="111" w:name="_Toc13191"/>
      <w:r>
        <w:t>5.3 UC26 - Ghi nhật ký nuôi trồng và chỉ số nước</w:t>
      </w:r>
      <w:bookmarkEnd w:id="110"/>
      <w:bookmarkEnd w:id="111"/>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5971C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6CC8383">
            <w:pPr>
              <w:spacing w:after="0" w:line="240" w:lineRule="auto"/>
              <w:jc w:val="right"/>
            </w:pPr>
            <w:r>
              <w:t>Primary Actors</w:t>
            </w:r>
          </w:p>
        </w:tc>
        <w:tc>
          <w:tcPr>
            <w:tcW w:w="2685" w:type="dxa"/>
          </w:tcPr>
          <w:p w14:paraId="0F0B9385">
            <w:pPr>
              <w:spacing w:after="0" w:line="240" w:lineRule="auto"/>
            </w:pPr>
            <w:r>
              <w:t>Chủ HTX; Quản lý khu.</w:t>
            </w:r>
          </w:p>
        </w:tc>
        <w:tc>
          <w:tcPr>
            <w:tcW w:w="1890" w:type="dxa"/>
          </w:tcPr>
          <w:p w14:paraId="6D8A0AF8">
            <w:pPr>
              <w:spacing w:after="0" w:line="240" w:lineRule="auto"/>
              <w:jc w:val="right"/>
            </w:pPr>
            <w:r>
              <w:t>Secondary Actors</w:t>
            </w:r>
          </w:p>
        </w:tc>
        <w:tc>
          <w:tcPr>
            <w:tcW w:w="2933" w:type="dxa"/>
          </w:tcPr>
          <w:p w14:paraId="7213BD77">
            <w:pPr>
              <w:spacing w:after="0" w:line="240" w:lineRule="auto"/>
            </w:pPr>
            <w:r>
              <w:t>Dịch vụ OCR; Dịch vụ lưu trữ đám mây; Dịch vụ thông báo đẩy.</w:t>
            </w:r>
          </w:p>
        </w:tc>
      </w:tr>
      <w:tr w14:paraId="3E846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FE902EC">
            <w:pPr>
              <w:spacing w:after="0" w:line="240" w:lineRule="auto"/>
              <w:jc w:val="right"/>
            </w:pPr>
            <w:r>
              <w:t>Description</w:t>
            </w:r>
          </w:p>
        </w:tc>
        <w:tc>
          <w:tcPr>
            <w:tcW w:w="7508" w:type="dxa"/>
            <w:gridSpan w:val="3"/>
          </w:tcPr>
          <w:p w14:paraId="30E7DFF8">
            <w:pPr>
              <w:spacing w:after="0" w:line="240" w:lineRule="auto"/>
            </w:pPr>
            <w:r>
              <w:t>Tôi với vai trò là Chủ HTX hoặc Quản lý khu, tôi muốn ghi nhật ký nuôi và chỉ số pH, độ mặn ít nhất mỗi tháng, để theo dõi môi trường, nhận cảnh báo và có dữ liệu truy xuất.</w:t>
            </w:r>
          </w:p>
        </w:tc>
      </w:tr>
      <w:tr w14:paraId="29835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3280C0C">
            <w:pPr>
              <w:spacing w:after="0" w:line="240" w:lineRule="auto"/>
              <w:jc w:val="right"/>
            </w:pPr>
            <w:r>
              <w:t>Trigger</w:t>
            </w:r>
          </w:p>
        </w:tc>
        <w:tc>
          <w:tcPr>
            <w:tcW w:w="7508" w:type="dxa"/>
            <w:gridSpan w:val="3"/>
          </w:tcPr>
          <w:p w14:paraId="153CA3F4">
            <w:pPr>
              <w:spacing w:after="0" w:line="240" w:lineRule="auto"/>
            </w:pPr>
            <w:r>
              <w:t>Có sự việc tại bè, hoặc đến kỳ đo nước hằng tháng.</w:t>
            </w:r>
          </w:p>
        </w:tc>
      </w:tr>
      <w:tr w14:paraId="30019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2852EAB">
            <w:pPr>
              <w:spacing w:after="0" w:line="240" w:lineRule="auto"/>
              <w:jc w:val="right"/>
            </w:pPr>
            <w:r>
              <w:t>Priority</w:t>
            </w:r>
          </w:p>
        </w:tc>
        <w:tc>
          <w:tcPr>
            <w:tcW w:w="7508" w:type="dxa"/>
            <w:gridSpan w:val="3"/>
          </w:tcPr>
          <w:p w14:paraId="68679137">
            <w:pPr>
              <w:spacing w:after="0" w:line="240" w:lineRule="auto"/>
            </w:pPr>
            <w:r>
              <w:t>Must have (đề xuất)</w:t>
            </w:r>
          </w:p>
        </w:tc>
      </w:tr>
      <w:tr w14:paraId="48320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3627923">
            <w:pPr>
              <w:spacing w:after="0" w:line="240" w:lineRule="auto"/>
              <w:jc w:val="right"/>
            </w:pPr>
            <w:r>
              <w:t>Preconditions</w:t>
            </w:r>
          </w:p>
        </w:tc>
        <w:tc>
          <w:tcPr>
            <w:tcW w:w="7508" w:type="dxa"/>
            <w:gridSpan w:val="3"/>
          </w:tcPr>
          <w:p w14:paraId="2B77ECCD">
            <w:pPr>
              <w:spacing w:after="0" w:line="240" w:lineRule="auto"/>
            </w:pPr>
            <w:r>
              <w:t>• Vùng nuôi (UC15) có điểm đo; nếu ghi theo bè thì bè và buổi thả tương ứng đã có.</w:t>
            </w:r>
          </w:p>
          <w:p w14:paraId="3618550A">
            <w:pPr>
              <w:spacing w:after="0" w:line="240" w:lineRule="auto"/>
            </w:pPr>
            <w:r>
              <w:t>• Quản lý khu phải có vai trò được quyền trên chức năng Nhật ký nuôi trồng tại khu đó.</w:t>
            </w:r>
          </w:p>
        </w:tc>
      </w:tr>
      <w:tr w14:paraId="01AA7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00606AA">
            <w:pPr>
              <w:spacing w:after="0" w:line="240" w:lineRule="auto"/>
              <w:jc w:val="right"/>
            </w:pPr>
            <w:r>
              <w:t>Normal Flow</w:t>
            </w:r>
          </w:p>
        </w:tc>
        <w:tc>
          <w:tcPr>
            <w:tcW w:w="7508" w:type="dxa"/>
            <w:gridSpan w:val="3"/>
          </w:tcPr>
          <w:p w14:paraId="3B122827">
            <w:pPr>
              <w:spacing w:after="0" w:line="240" w:lineRule="auto"/>
            </w:pPr>
            <w:r>
              <w:t>1. Người thao tác chọn vùng, bè hoặc chu kỳ và mở Nhật ký; hệ thống hiện dòng thời gian. (SCR-18)</w:t>
            </w:r>
          </w:p>
          <w:p w14:paraId="19C66911">
            <w:pPr>
              <w:spacing w:after="0" w:line="240" w:lineRule="auto"/>
            </w:pPr>
            <w:r>
              <w:t>2. Người thao tác chọn Thêm mục Chỉ số nước và chụp ảnh máy đo.</w:t>
            </w:r>
          </w:p>
          <w:p w14:paraId="761A9465">
            <w:pPr>
              <w:spacing w:after="0" w:line="240" w:lineRule="auto"/>
            </w:pPr>
            <w:r>
              <w:t>3. Hệ thống gửi ảnh tới Dịch vụ OCR; dịch vụ đề xuất pH, độ mặn, thời điểm và đánh dấu trường không chắc chắn.</w:t>
            </w:r>
          </w:p>
          <w:p w14:paraId="19C8BF03">
            <w:pPr>
              <w:spacing w:after="0" w:line="240" w:lineRule="auto"/>
            </w:pPr>
            <w:r>
              <w:t>4. Người thao tác đối chiếu ảnh, chỉnh giá trị và xác nhận.</w:t>
            </w:r>
          </w:p>
          <w:p w14:paraId="252C787C">
            <w:pPr>
              <w:spacing w:after="0" w:line="240" w:lineRule="auto"/>
            </w:pPr>
            <w:r>
              <w:t>5. Hệ thống kiểm tra vị trí thuộc khu được gán, thời gian và giá trị hợp lệ, rồi lưu mục với người nhập và người xác nhận.</w:t>
            </w:r>
          </w:p>
          <w:p w14:paraId="1513612A">
            <w:pPr>
              <w:spacing w:after="0" w:line="240" w:lineRule="auto"/>
            </w:pPr>
            <w:r>
              <w:t>6. Hệ thống so phép đo với ngưỡng hiện hành.</w:t>
            </w:r>
          </w:p>
          <w:p w14:paraId="73C18F9E">
            <w:pPr>
              <w:spacing w:after="0" w:line="240" w:lineRule="auto"/>
            </w:pPr>
            <w:r>
              <w:t>7. Hệ thống cập nhật biểu đồ nước theo tháng.</w:t>
            </w:r>
          </w:p>
        </w:tc>
      </w:tr>
      <w:tr w14:paraId="5635D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5433D4E">
            <w:pPr>
              <w:spacing w:after="0" w:line="240" w:lineRule="auto"/>
              <w:jc w:val="right"/>
            </w:pPr>
            <w:r>
              <w:t>Alternative Flows</w:t>
            </w:r>
          </w:p>
        </w:tc>
        <w:tc>
          <w:tcPr>
            <w:tcW w:w="7508" w:type="dxa"/>
            <w:gridSpan w:val="3"/>
          </w:tcPr>
          <w:p w14:paraId="0E0E7C17">
            <w:pPr>
              <w:spacing w:after="0" w:line="240" w:lineRule="auto"/>
            </w:pPr>
            <w:r>
              <w:t>1a. Chủ HTX cập nhật ngưỡng nước.</w:t>
            </w:r>
          </w:p>
          <w:p w14:paraId="275BB139">
            <w:pPr>
              <w:spacing w:after="0" w:line="240" w:lineRule="auto"/>
            </w:pPr>
            <w:r>
              <w:t>1a1. Chủ HTX nhập ngưỡng mới.</w:t>
            </w:r>
          </w:p>
          <w:p w14:paraId="6D594296">
            <w:pPr>
              <w:spacing w:after="0" w:line="240" w:lineRule="auto"/>
            </w:pPr>
            <w:r>
              <w:t xml:space="preserve">1a2. Hệ thống kiểm tra tối thiểu &lt; tối đa, lưu ngưỡng mới và ghi nhật ký kiểm toán (trước – sau); cảnh báo cũ giữ ngưỡng đã dùng. </w:t>
            </w:r>
            <w:del w:id="2064" w:author="Claude" w:date="2026-10-08T00:00:00Z">
              <w:r>
                <w:delText xml:space="preserve">(</w:delText>
                <w:fldChar w:fldCharType="begin"/>
                <w:delInstrText xml:space="preserve"> HYPERLINK \l "MSG27" \o "MSG27 (Cảnh báo): Chỉ số {metric_name} tại vùng {zone_name} vượt ngưỡng đã đặt." </w:delInstrText>
                <w:fldChar w:fldCharType="separate"/>
                <w:delText xml:space="preserve">MSG27</w:delText>
                <w:fldChar w:fldCharType="end"/>
                <w:delText xml:space="preserve">,</w:delText>
              </w:r>
            </w:del>
            <w:ins w:id="2065" w:author="Claude" w:date="2026-10-08T00:00:00Z">
              <w:r>
                <w:t xml:space="preserve">(MSG28</w:t>
              </w:r>
            </w:ins>
            <w:r>
              <w:t xml:space="preserve"> </w:t>
            </w:r>
            <w:del w:id="2062" w:author="Claude" w:date="2026-10-08T00:00:00Z">
              <w:r>
                <w:fldChar w:fldCharType="begin"/>
                <w:delInstrText xml:space="preserve"> HYPERLINK \l "MSG28" \o "MSG28 (Lỗi): Giá trị tối thiểu phải nhỏ hơn giá trị tối đa." </w:delInstrText>
                <w:fldChar w:fldCharType="separate"/>
                <w:delText xml:space="preserve">MSG28</w:delText>
                <w:fldChar w:fldCharType="end"/>
                <w:delText xml:space="preserve">)</w:delText>
              </w:r>
            </w:del>
            <w:ins w:id="2063" w:author="Claude" w:date="2026-10-08T00:00:00Z">
              <w:r>
                <w:t xml:space="preserve">khi tối thiểu không nhỏ hơn tối đa)</w:t>
              </w:r>
            </w:ins>
          </w:p>
          <w:p w14:paraId="0E9B58EF">
            <w:pPr>
              <w:spacing w:after="0" w:line="240" w:lineRule="auto"/>
            </w:pPr>
            <w:r>
              <w:rPr>
                <w:i/>
              </w:rPr>
              <w:t>Use Case kết thúc thành công.</w:t>
            </w:r>
          </w:p>
          <w:p w14:paraId="7CD5BBB9">
            <w:pPr>
              <w:spacing w:after="0" w:line="240" w:lineRule="auto"/>
            </w:pPr>
            <w:r>
              <w:t>2a. Người thao tác thêm mục Quan sát, Hoạt động hoặc Loại bỏ đoạn lối.</w:t>
            </w:r>
          </w:p>
          <w:p w14:paraId="565BE157">
            <w:pPr>
              <w:spacing w:after="0" w:line="240" w:lineRule="auto"/>
            </w:pPr>
            <w:r>
              <w:t>2a1. Người thao tác nhập thời điểm, vị trí, mô tả, người làm và ảnh.</w:t>
            </w:r>
          </w:p>
          <w:p w14:paraId="05D76C6C">
            <w:pPr>
              <w:spacing w:after="0" w:line="240" w:lineRule="auto"/>
            </w:pPr>
            <w:r>
              <w:t>2a2. Với Loại bỏ đoạn lối, đoạn đó hiện “đã loại bỏ” ở UC18/UC27.</w:t>
            </w:r>
          </w:p>
          <w:p w14:paraId="4813F4C8">
            <w:pPr>
              <w:spacing w:after="0" w:line="240" w:lineRule="auto"/>
            </w:pPr>
            <w:r>
              <w:rPr>
                <w:i/>
              </w:rPr>
              <w:t>Use Case tiếp tục bước 5.</w:t>
            </w:r>
          </w:p>
          <w:p w14:paraId="72FDC35D">
            <w:pPr>
              <w:spacing w:after="0" w:line="240" w:lineRule="auto"/>
            </w:pPr>
            <w:r>
              <w:t>2c. Người thao tác chọn Hiệu chỉnh một phép đo đã xác nhận.</w:t>
            </w:r>
          </w:p>
          <w:p w14:paraId="1746ACD6">
            <w:pPr>
              <w:spacing w:after="0" w:line="240" w:lineRule="auto"/>
            </w:pPr>
            <w:r>
              <w:t>2c1. Hệ thống hiện giá trị, ảnh và người xác nhận hiện tại.</w:t>
            </w:r>
          </w:p>
          <w:p w14:paraId="463A0058">
            <w:pPr>
              <w:spacing w:after="0" w:line="240" w:lineRule="auto"/>
            </w:pPr>
            <w:r>
              <w:t>2c2. Nếu người khác đang mở sửa phép đo này, hệ thống hiện tên người đó và thời điểm bắt đầu, không khóa (</w:t>
              <w:fldChar w:fldCharType="begin"/>
              <w:instrText xml:space="preserve"> HYPERLINK \l "MSG58" \o "MSG58 (Thông tin): {user_name} đang sửa bản ghi này từ {time}. Bạn có thể đợi hoặc vẫn sửa; nếu lưu sau, bạn sẽ được xem bản mới trước khi lưu." </w:instrText>
              <w:fldChar w:fldCharType="separate"/>
              <w:t>MSG58</w:t>
              <w:fldChar w:fldCharType="end"/>
              <w:t>, NFR-13)</w:t>
            </w:r>
          </w:p>
          <w:p w14:paraId="065430CD">
            <w:pPr>
              <w:spacing w:after="0" w:line="240" w:lineRule="auto"/>
            </w:pPr>
            <w:r>
              <w:t>2c3. Người thao tác nhập giá trị mới và lý do hiệu chỉnh.</w:t>
            </w:r>
          </w:p>
          <w:p w14:paraId="4013CD4A">
            <w:pPr>
              <w:spacing w:after="0" w:line="240" w:lineRule="auto"/>
            </w:pPr>
            <w:r>
              <w:rPr>
                <w:i/>
              </w:rPr>
              <w:t>Use Case tiếp tục bước 5.</w:t>
            </w:r>
          </w:p>
          <w:p w14:paraId="2E5034CA">
            <w:pPr>
              <w:spacing w:after="0" w:line="240" w:lineRule="auto"/>
            </w:pPr>
            <w:r>
              <w:t>3a. Không có ảnh, Dịch vụ OCR lỗi hoặc thiết bị mất mạng.</w:t>
            </w:r>
          </w:p>
          <w:p w14:paraId="03F898D4">
            <w:pPr>
              <w:spacing w:after="0" w:line="240" w:lineRule="auto"/>
            </w:pPr>
            <w:r>
              <w:t>3a1. Người thao tác nhập tay pH và độ mặn, hoặc giữ ảnh làm nháp để nhận dạng khi có mạng.</w:t>
            </w:r>
          </w:p>
          <w:p w14:paraId="6179CE64">
            <w:pPr>
              <w:spacing w:after="0" w:line="240" w:lineRule="auto"/>
            </w:pPr>
            <w:r>
              <w:rPr>
                <w:i/>
              </w:rPr>
              <w:t>Use Case tiếp tục bước 4.</w:t>
            </w:r>
          </w:p>
          <w:p w14:paraId="435B6B3C">
            <w:pPr>
              <w:spacing w:after="0" w:line="240" w:lineRule="auto"/>
            </w:pPr>
            <w:r>
              <w:t>5a. Thiết bị mất mạng.</w:t>
            </w:r>
          </w:p>
          <w:p w14:paraId="730F9CCC">
            <w:pPr>
              <w:spacing w:after="0" w:line="240" w:lineRule="auto"/>
            </w:pPr>
            <w:r>
              <w:t>5a1. Hệ thống lưu nháp trên thiết bị và đồng bộ khi có mạng; xung đột xử lý theo NFR-09. (</w:t>
              <w:fldChar w:fldCharType="begin"/>
              <w:instrText xml:space="preserve"> HYPERLINK \l "MSG07" \o "MSG07 (Cảnh báo): Không có kết nối. Dữ liệu được giữ tạm trên thiết bị và đồng bộ khi có mạng; dữ liệu bảo vệ không được hiển thị từ bản lưu cục bộ." </w:instrText>
              <w:fldChar w:fldCharType="separate"/>
              <w:t>MSG07</w:t>
              <w:fldChar w:fldCharType="end"/>
              <w:t>)</w:t>
            </w:r>
          </w:p>
          <w:p w14:paraId="2D9B0103">
            <w:pPr>
              <w:spacing w:after="0" w:line="240" w:lineRule="auto"/>
            </w:pPr>
            <w:r>
              <w:rPr>
                <w:i/>
              </w:rPr>
              <w:t>Use Case tiếp tục bước 6.</w:t>
            </w:r>
          </w:p>
          <w:p w14:paraId="78BA4142">
            <w:pPr>
              <w:spacing w:after="0" w:line="240" w:lineRule="auto"/>
            </w:pPr>
            <w:r>
              <w:t>6a. Phép đo vượt ngưỡng.</w:t>
            </w:r>
          </w:p>
          <w:p w14:paraId="4CB29A4A">
            <w:pPr>
              <w:spacing w:after="0" w:line="240" w:lineRule="auto"/>
            </w:pPr>
            <w:r>
              <w:t>6a1. Hệ thống tạo cảnh báo của vùng.</w:t>
            </w:r>
            <w:ins w:id="2066" w:author="Claude" w:date="2026-10-08T00:00:00Z">
              <w:r>
                <w:t xml:space="preserve"> (MSG27)</w:t>
              </w:r>
            </w:ins>
          </w:p>
          <w:p w14:paraId="1FAB7D47">
            <w:pPr>
              <w:spacing w:after="0" w:line="240" w:lineRule="auto"/>
            </w:pPr>
            <w:r>
              <w:t>6a2. Hệ thống gửi thông báo cho Chủ HTX và Quản lý khu của khu (UC69).</w:t>
            </w:r>
          </w:p>
          <w:p w14:paraId="6A5C0BCA">
            <w:pPr>
              <w:spacing w:after="0" w:line="240" w:lineRule="auto"/>
            </w:pPr>
            <w:r>
              <w:rPr>
                <w:i/>
              </w:rPr>
              <w:t>Use Case tiếp tục bước 7.</w:t>
            </w:r>
          </w:p>
          <w:p w14:paraId="6F401905">
            <w:pPr>
              <w:spacing w:after="0" w:line="240" w:lineRule="auto"/>
            </w:pPr>
            <w:r>
              <w:t>6b. Phép đo vừa hiệu chỉnh làm đổi kết quả so với ngưỡng đã dùng.</w:t>
            </w:r>
          </w:p>
          <w:p w14:paraId="202663F4">
            <w:pPr>
              <w:spacing w:after="0" w:line="240" w:lineRule="auto"/>
            </w:pPr>
            <w:r>
              <w:t>6b1. Hệ thống đánh dấu cảnh báo cũ là “đã hiệu chỉnh”, không xóa.</w:t>
            </w:r>
          </w:p>
          <w:p w14:paraId="5B89513A">
            <w:pPr>
              <w:spacing w:after="0" w:line="240" w:lineRule="auto"/>
            </w:pPr>
            <w:r>
              <w:t>6b2. Hệ thống tạo cảnh báo mới nếu giá trị mới vượt ngưỡng.</w:t>
            </w:r>
          </w:p>
          <w:p w14:paraId="25734D25">
            <w:pPr>
              <w:spacing w:after="0" w:line="240" w:lineRule="auto"/>
            </w:pPr>
            <w:r>
              <w:rPr>
                <w:i/>
              </w:rPr>
              <w:t>Use Case tiếp tục bước 7.</w:t>
            </w:r>
          </w:p>
        </w:tc>
      </w:tr>
      <w:tr w14:paraId="42BB7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8E0FA83">
            <w:pPr>
              <w:spacing w:after="0" w:line="240" w:lineRule="auto"/>
              <w:jc w:val="right"/>
            </w:pPr>
            <w:r>
              <w:t>Exception Flows</w:t>
            </w:r>
          </w:p>
        </w:tc>
        <w:tc>
          <w:tcPr>
            <w:tcW w:w="7508" w:type="dxa"/>
            <w:gridSpan w:val="3"/>
          </w:tcPr>
          <w:p w14:paraId="02D8A7FF">
            <w:pPr>
              <w:spacing w:after="0" w:line="240" w:lineRule="auto"/>
            </w:pPr>
            <w:r>
              <w:t>2b. Loại bỏ đoạn lối đã thu hoặc đã gắn lô.</w:t>
            </w:r>
          </w:p>
          <w:p w14:paraId="56C9A441">
            <w:pPr>
              <w:spacing w:after="0" w:line="240" w:lineRule="auto"/>
            </w:pPr>
            <w:r>
              <w:t>2b1. Hệ thống chặn. (</w:t>
              <w:fldChar w:fldCharType="begin"/>
              <w:instrText xml:space="preserve"> HYPERLINK \l "MSG11" \o "MSG11 (Lỗi): Không thể thực hiện vì còn {count} bản ghi đang sử dụng: {related_list}. Vui lòng xử lý các bản ghi này trước." </w:instrText>
              <w:fldChar w:fldCharType="separate"/>
              <w:t>MSG11</w:t>
              <w:fldChar w:fldCharType="end"/>
              <w:t>)</w:t>
            </w:r>
          </w:p>
          <w:p w14:paraId="12E7C8DA">
            <w:pPr>
              <w:spacing w:after="0" w:line="240" w:lineRule="auto"/>
            </w:pPr>
            <w:r>
              <w:rPr>
                <w:i/>
              </w:rPr>
              <w:t>Use Case tiếp tục bước 2.</w:t>
            </w:r>
          </w:p>
          <w:p w14:paraId="26DBE543">
            <w:pPr>
              <w:spacing w:after="0" w:line="240" w:lineRule="auto"/>
            </w:pPr>
            <w:r>
              <w:t>4a. Người thao tác không xác nhận bản OCR.</w:t>
            </w:r>
          </w:p>
          <w:p w14:paraId="0AC1E26C">
            <w:pPr>
              <w:spacing w:after="0" w:line="240" w:lineRule="auto"/>
            </w:pPr>
            <w:r>
              <w:t>4a1. Bản OCR chỉ là nháp, không dùng cho báo cáo hay cảnh báo.</w:t>
            </w:r>
          </w:p>
          <w:p w14:paraId="7B87F52A">
            <w:pPr>
              <w:spacing w:after="0" w:line="240" w:lineRule="auto"/>
            </w:pPr>
            <w:r>
              <w:rPr>
                <w:i/>
              </w:rPr>
              <w:t>Use Case dừng lại.</w:t>
            </w:r>
          </w:p>
          <w:p w14:paraId="01A07CC7">
            <w:pPr>
              <w:spacing w:after="0" w:line="240" w:lineRule="auto"/>
            </w:pPr>
            <w:r>
              <w:t>5b. Khi lưu, phép đo đã có phiên bản mới hơn bản người thao tác đang sửa (người khác vừa lưu).</w:t>
            </w:r>
          </w:p>
          <w:p w14:paraId="72BF8C1A">
            <w:pPr>
              <w:spacing w:after="0" w:line="240" w:lineRule="auto"/>
            </w:pPr>
            <w:r>
              <w:t>5b1. Hệ thống không lưu, không ghi đè và hiện bản mới cạnh bản đang nhập (</w:t>
              <w:fldChar w:fldCharType="begin"/>
              <w:instrText xml:space="preserve"> HYPERLINK \l "MSG06" \o "MSG06 (Cảnh báo): Dữ liệu vừa được {user_name} cập nhật lúc {time}. Thay đổi của bạn chưa được lưu; vui lòng xem bản mới rồi lưu lại hoặc hủy." </w:instrText>
              <w:fldChar w:fldCharType="separate"/>
              <w:t>MSG06</w:t>
              <w:fldChar w:fldCharType="end"/>
              <w:t>)</w:t>
            </w:r>
          </w:p>
          <w:p w14:paraId="155E5D82">
            <w:pPr>
              <w:spacing w:after="0" w:line="240" w:lineRule="auto"/>
            </w:pPr>
            <w:r>
              <w:t>5b2. Người thao tác xem bản mới, rồi lưu lại kèm lý do hoặc hủy.</w:t>
            </w:r>
          </w:p>
          <w:p w14:paraId="338176E5">
            <w:pPr>
              <w:spacing w:after="0" w:line="240" w:lineRule="auto"/>
            </w:pPr>
            <w:r>
              <w:rPr>
                <w:i/>
              </w:rPr>
              <w:t>Use Case tiếp tục bước 5.</w:t>
            </w:r>
          </w:p>
        </w:tc>
      </w:tr>
      <w:tr w14:paraId="3D942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07B2B04">
            <w:pPr>
              <w:spacing w:after="0" w:line="240" w:lineRule="auto"/>
              <w:jc w:val="right"/>
            </w:pPr>
            <w:r>
              <w:t>Postconditions</w:t>
            </w:r>
          </w:p>
        </w:tc>
        <w:tc>
          <w:tcPr>
            <w:tcW w:w="7508" w:type="dxa"/>
            <w:gridSpan w:val="3"/>
          </w:tcPr>
          <w:p w14:paraId="4F3ADBCD">
            <w:pPr>
              <w:spacing w:after="0" w:line="240" w:lineRule="auto"/>
            </w:pPr>
            <w:r>
              <w:t>• Nhật ký có vị trí, thời gian, người liên quan và lịch sử; phép đo đã xác nhận có ảnh và ngưỡng đã dùng.</w:t>
            </w:r>
          </w:p>
          <w:p w14:paraId="65802CDF">
            <w:pPr>
              <w:spacing w:after="0" w:line="240" w:lineRule="auto"/>
            </w:pPr>
            <w:r>
              <w:t>• Hiệu chỉnh giữ ảnh, giá trị cũ và mọi phiên bản; đổi ngưỡng và hiệu chỉnh phép đo được ghi nhật ký kiểm toán (người, thời điểm, lý do).</w:t>
            </w:r>
          </w:p>
          <w:p w14:paraId="294535B0">
            <w:pPr>
              <w:spacing w:after="0" w:line="240" w:lineRule="auto"/>
            </w:pPr>
            <w:r>
              <w:t>• Vùng quá 1 tháng chưa có chỉ số nước được nhắc qua JOB-05 và UC69. (</w:t>
              <w:fldChar w:fldCharType="begin"/>
              <w:instrText xml:space="preserve"> HYPERLINK \l "MSG26" \o "MSG26 (Cảnh báo): Vùng {zone_name} chưa có chỉ số nước được xác nhận trong hơn 1 tháng. Vui lòng đo và ghi nhận." </w:instrText>
              <w:fldChar w:fldCharType="separate"/>
              <w:t>MSG26</w:t>
              <w:fldChar w:fldCharType="end"/>
              <w:t>)</w:t>
            </w:r>
          </w:p>
        </w:tc>
      </w:tr>
      <w:tr w14:paraId="18892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4CFDFBF">
            <w:pPr>
              <w:spacing w:after="0" w:line="240" w:lineRule="auto"/>
              <w:jc w:val="right"/>
            </w:pPr>
            <w:r>
              <w:t>Business Rules / NFR</w:t>
            </w:r>
          </w:p>
        </w:tc>
        <w:tc>
          <w:tcPr>
            <w:tcW w:w="7508" w:type="dxa"/>
            <w:gridSpan w:val="3"/>
          </w:tcPr>
          <w:p w14:paraId="0A063AC6">
            <w:pPr>
              <w:spacing w:after="0" w:line="240" w:lineRule="auto"/>
            </w:pPr>
            <w:r>
              <w:t>Business Rules: BR-06, BR-07, BR-21.</w:t>
            </w:r>
          </w:p>
          <w:p w14:paraId="76D2007A">
            <w:pPr>
              <w:spacing w:after="0" w:line="240" w:lineRule="auto"/>
            </w:pPr>
            <w:r>
              <w:t>NFR: NFR-02, NFR-05, NFR-09, NFR-13.</w:t>
            </w:r>
          </w:p>
        </w:tc>
      </w:tr>
    </w:tbl>
    <w:p w14:paraId="08AEE4BD">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06D41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0BAE804E">
            <w:pPr>
              <w:spacing w:after="0" w:line="240" w:lineRule="auto"/>
            </w:pPr>
            <w:r>
              <w:rPr>
                <w:rFonts w:ascii="Consolas" w:hAnsi="Consolas"/>
                <w:sz w:val="17"/>
              </w:rPr>
              <w:t>[Nhật ký nuôi trồng] Chọn vùng / bè / chu kỳ; Timeline theo ngày</w:t>
            </w:r>
          </w:p>
          <w:p w14:paraId="56BF4DDA">
            <w:pPr>
              <w:spacing w:after="0" w:line="240" w:lineRule="auto"/>
            </w:pPr>
            <w:r>
              <w:rPr>
                <w:rFonts w:ascii="Consolas" w:hAnsi="Consolas"/>
                <w:sz w:val="17"/>
              </w:rPr>
              <w:t>[Thêm mục] Loại* [Quan sát | Hoạt động | Loại bỏ đoạn lối | Chỉ số nước]</w:t>
            </w:r>
          </w:p>
          <w:p w14:paraId="39A43496">
            <w:pPr>
              <w:spacing w:after="0" w:line="240" w:lineRule="auto"/>
            </w:pPr>
            <w:r>
              <w:rPr>
                <w:rFonts w:ascii="Consolas" w:hAnsi="Consolas"/>
                <w:sz w:val="17"/>
              </w:rPr>
              <w:t>- Quan sát/Hoạt động: thời điểm*, vị trí (vùng/bè/lối), mô tả*, người làm, ảnh</w:t>
            </w:r>
          </w:p>
          <w:p w14:paraId="5F0DA071">
            <w:pPr>
              <w:spacing w:after="0" w:line="240" w:lineRule="auto"/>
            </w:pPr>
            <w:r>
              <w:rPr>
                <w:rFonts w:ascii="Consolas" w:hAnsi="Consolas"/>
                <w:sz w:val="17"/>
              </w:rPr>
              <w:t>- Loại bỏ đoạn lối: lối*, đoạn từ mốc A/B*, lý do*, ảnh*; không nhập kg</w:t>
            </w:r>
          </w:p>
          <w:p w14:paraId="3AE3BBED">
            <w:pPr>
              <w:spacing w:after="0" w:line="240" w:lineRule="auto"/>
            </w:pPr>
            <w:r>
              <w:rPr>
                <w:rFonts w:ascii="Consolas" w:hAnsi="Consolas"/>
                <w:sz w:val="17"/>
              </w:rPr>
              <w:t>- Chỉ số nước (mỗi tháng ít nhất 1 lần): ảnh máy đo → OCR đề xuất pH, độ mặn (‰) → người dùng đối chiếu, sửa, xác nhận; có nút nhập tay</w:t>
            </w:r>
          </w:p>
          <w:p w14:paraId="19AA2008">
            <w:pPr>
              <w:spacing w:after="0" w:line="240" w:lineRule="auto"/>
            </w:pPr>
            <w:r>
              <w:rPr>
                <w:rFonts w:ascii="Consolas" w:hAnsi="Consolas"/>
                <w:sz w:val="17"/>
              </w:rPr>
              <w:t>[Ngưỡng nước] pH tối thiểu–tối đa, độ mặn ‰ tối thiểu–tối đa (chỉ Chủ HTX sửa)</w:t>
            </w:r>
          </w:p>
          <w:p w14:paraId="39EAC1BF">
            <w:pPr>
              <w:spacing w:after="0" w:line="240" w:lineRule="auto"/>
            </w:pPr>
            <w:r>
              <w:rPr>
                <w:rFonts w:ascii="Consolas" w:hAnsi="Consolas"/>
                <w:sz w:val="17"/>
              </w:rPr>
              <w:t>[Biểu đồ nước] theo tháng: trung bình, nhỏ nhất, lớn nhất, số lần đo; tháng thiếu dữ liệu được đánh dấu</w:t>
            </w:r>
          </w:p>
          <w:p w14:paraId="161EF80D">
            <w:pPr>
              <w:spacing w:after="0" w:line="240" w:lineRule="auto"/>
            </w:pPr>
            <w:r>
              <w:rPr>
                <w:rFonts w:ascii="Consolas" w:hAnsi="Consolas"/>
                <w:sz w:val="17"/>
              </w:rPr>
              <w:t>[Lưu] [Lưu nháp ngoại tuyến]</w:t>
            </w:r>
          </w:p>
        </w:tc>
      </w:tr>
    </w:tbl>
    <w:p w14:paraId="6EBD49B7">
      <w:pPr>
        <w:pStyle w:val="5"/>
      </w:pPr>
      <w:r>
        <w:t>Dữ liệu nhập / lựa chọn</w:t>
      </w:r>
    </w:p>
    <w:p w14:paraId="54F0BDE1">
      <w:r>
        <w:t>• Mục nhật ký: thời điểm, loại, vị trí, mô tả bắt buộc; người làm/quan sát và ảnh theo thực tế.</w:t>
      </w:r>
    </w:p>
    <w:p w14:paraId="43A97AE3">
      <w:r>
        <w:t>• Loại bỏ đoạn lối: lối, đoạn chiều dài từ mốc A/B, lý do và ảnh bắt buộc; không nhập kg.</w:t>
      </w:r>
    </w:p>
    <w:p w14:paraId="674D0F2D">
      <w:r>
        <w:t>• Chỉ số nước: vùng/điểm đo, thời điểm đo, pH, độ mặn (‰) bắt buộc sau khi người dùng kiểm lại; ảnh máy đo bắt buộc trong luồng OCR, lưu trên dịch vụ lưu trữ đám mây.</w:t>
      </w:r>
    </w:p>
    <w:p w14:paraId="42A4914E">
      <w:r>
        <w:t>• Ngưỡng nước: pH và độ mặn tối thiểu–tối đa; chỉ Chủ HTX nhập.</w:t>
      </w:r>
    </w:p>
    <w:p w14:paraId="2B2B1B28">
      <w:pPr>
        <w:pStyle w:val="5"/>
      </w:pPr>
      <w:r>
        <w:t>UC liên kết và dữ liệu chuyển tiếp</w:t>
      </w:r>
    </w:p>
    <w:p w14:paraId="0B29B517">
      <w:r>
        <w:t>• UC15: vùng và điểm đo.</w:t>
      </w:r>
    </w:p>
    <w:p w14:paraId="373CC4BA">
      <w:r>
        <w:t>• UC18/UC25: bè và phần lối đã thả.</w:t>
      </w:r>
    </w:p>
    <w:p w14:paraId="13BCC2C5">
      <w:r>
        <w:t>• UC27: đóng chu kỳ tính cả đoạn đã loại bỏ.</w:t>
      </w:r>
    </w:p>
    <w:p w14:paraId="4104886B">
      <w:r>
        <w:t>• UC30/UC31: kế hoạch và thu hoạch.</w:t>
      </w:r>
    </w:p>
    <w:p w14:paraId="7AA87E96">
      <w:r>
        <w:t>• UC32/UC40: dữ liệu nước đã xác nhận cho truy xuất.</w:t>
      </w:r>
    </w:p>
    <w:p w14:paraId="22AF70D7">
      <w:r>
        <w:t>• UC69: cảnh báo vượt ngưỡng và nhắc đo quá hạn.</w:t>
      </w:r>
    </w:p>
    <w:p w14:paraId="5C0AF1ED">
      <w:pPr>
        <w:pStyle w:val="5"/>
      </w:pPr>
      <w:r>
        <w:t>Các process trong UC</w:t>
      </w:r>
    </w:p>
    <w:p w14:paraId="314FB9AC">
      <w:r>
        <w:t>1. Nhật ký nuôi trồng — ghi sự việc, quan sát và loại bỏ đoạn lối</w:t>
      </w:r>
    </w:p>
    <w:p w14:paraId="169DA6F0">
      <w:r>
        <w:t>2. Nhật ký nuôi trồng — cập nhật chỉ số nước bằng OCR/nhập tay</w:t>
      </w:r>
    </w:p>
    <w:p w14:paraId="074E6D98">
      <w:r>
        <w:t>3. Nhật ký nuôi trồng — ngưỡng nước và cảnh báo</w:t>
      </w:r>
    </w:p>
    <w:p w14:paraId="636731E7">
      <w:r>
        <w:t>Điểm cần xác nhận / lưu ý: Đã chốt: chỉ số nước gồm pH và độ mặn (‰), cập nhật ít nhất mỗi tháng; tóm tắt tháng dùng trung bình kèm nhỏ nhất/lớn nhất. Đã chốt 04/10/2026: OCR dùng Dịch vụ OCR bên ngoài (API-11); mất mạng thì nhập tay hoặc giữ ảnh để nhận dạng sau.</w:t>
      </w:r>
    </w:p>
    <w:p w14:paraId="29832B99">
      <w:pPr>
        <w:pStyle w:val="4"/>
      </w:pPr>
      <w:bookmarkStart w:id="112" w:name="_Toc8370"/>
      <w:bookmarkStart w:id="113" w:name="_Toc31407"/>
      <w:r>
        <w:t>5.4 UC27 - Theo dõi tiến độ chu kỳ nuôi</w:t>
      </w:r>
      <w:bookmarkEnd w:id="112"/>
      <w:bookmarkEnd w:id="113"/>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14425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81C2C7E">
            <w:pPr>
              <w:spacing w:after="0" w:line="240" w:lineRule="auto"/>
              <w:jc w:val="right"/>
            </w:pPr>
            <w:r>
              <w:t>Primary Actors</w:t>
            </w:r>
          </w:p>
        </w:tc>
        <w:tc>
          <w:tcPr>
            <w:tcW w:w="2685" w:type="dxa"/>
          </w:tcPr>
          <w:p w14:paraId="0A67FD1C">
            <w:pPr>
              <w:spacing w:after="0" w:line="240" w:lineRule="auto"/>
            </w:pPr>
            <w:r>
              <w:t>Chủ HTX; Quản lý khu.</w:t>
            </w:r>
          </w:p>
        </w:tc>
        <w:tc>
          <w:tcPr>
            <w:tcW w:w="1890" w:type="dxa"/>
          </w:tcPr>
          <w:p w14:paraId="66C70BAC">
            <w:pPr>
              <w:spacing w:after="0" w:line="240" w:lineRule="auto"/>
              <w:jc w:val="right"/>
            </w:pPr>
            <w:r>
              <w:t>Secondary Actors</w:t>
            </w:r>
          </w:p>
        </w:tc>
        <w:tc>
          <w:tcPr>
            <w:tcW w:w="2933" w:type="dxa"/>
          </w:tcPr>
          <w:p w14:paraId="4CBB1F5C">
            <w:pPr>
              <w:spacing w:after="0" w:line="240" w:lineRule="auto"/>
            </w:pPr>
            <w:r>
              <w:t>Không có.</w:t>
            </w:r>
          </w:p>
        </w:tc>
      </w:tr>
      <w:tr w14:paraId="0AB03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37E1FD8">
            <w:pPr>
              <w:spacing w:after="0" w:line="240" w:lineRule="auto"/>
              <w:jc w:val="right"/>
            </w:pPr>
            <w:r>
              <w:t>Description</w:t>
            </w:r>
          </w:p>
        </w:tc>
        <w:tc>
          <w:tcPr>
            <w:tcW w:w="7508" w:type="dxa"/>
            <w:gridSpan w:val="3"/>
          </w:tcPr>
          <w:p w14:paraId="70659503">
            <w:pPr>
              <w:spacing w:after="0" w:line="240" w:lineRule="auto"/>
            </w:pPr>
            <w:r>
              <w:t>Tôi với vai trò là Chủ HTX hoặc Quản lý khu, tôi muốn theo dõi tiến độ chu kỳ trên sơ đồ bè, để biết phần nào đang nuôi, đã thu hoặc đã loại bỏ.</w:t>
            </w:r>
          </w:p>
        </w:tc>
      </w:tr>
      <w:tr w14:paraId="1A384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0B71BE7">
            <w:pPr>
              <w:spacing w:after="0" w:line="240" w:lineRule="auto"/>
              <w:jc w:val="right"/>
            </w:pPr>
            <w:r>
              <w:t>Trigger</w:t>
            </w:r>
          </w:p>
        </w:tc>
        <w:tc>
          <w:tcPr>
            <w:tcW w:w="7508" w:type="dxa"/>
            <w:gridSpan w:val="3"/>
          </w:tcPr>
          <w:p w14:paraId="22808E5A">
            <w:pPr>
              <w:spacing w:after="0" w:line="240" w:lineRule="auto"/>
            </w:pPr>
            <w:r>
              <w:t>Người dùng cần biết tình trạng chu kỳ, hoặc bè vừa thu xong phần cuối.</w:t>
            </w:r>
          </w:p>
        </w:tc>
      </w:tr>
      <w:tr w14:paraId="68618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1FC94BC">
            <w:pPr>
              <w:spacing w:after="0" w:line="240" w:lineRule="auto"/>
              <w:jc w:val="right"/>
            </w:pPr>
            <w:r>
              <w:t>Priority</w:t>
            </w:r>
          </w:p>
        </w:tc>
        <w:tc>
          <w:tcPr>
            <w:tcW w:w="7508" w:type="dxa"/>
            <w:gridSpan w:val="3"/>
          </w:tcPr>
          <w:p w14:paraId="753BF803">
            <w:pPr>
              <w:spacing w:after="0" w:line="240" w:lineRule="auto"/>
            </w:pPr>
            <w:r>
              <w:t>Must have (đề xuất)</w:t>
            </w:r>
          </w:p>
        </w:tc>
      </w:tr>
      <w:tr w14:paraId="42E82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F755A93">
            <w:pPr>
              <w:spacing w:after="0" w:line="240" w:lineRule="auto"/>
              <w:jc w:val="right"/>
            </w:pPr>
            <w:r>
              <w:t>Preconditions</w:t>
            </w:r>
          </w:p>
        </w:tc>
        <w:tc>
          <w:tcPr>
            <w:tcW w:w="7508" w:type="dxa"/>
            <w:gridSpan w:val="3"/>
          </w:tcPr>
          <w:p w14:paraId="724E6C1E">
            <w:pPr>
              <w:spacing w:after="0" w:line="240" w:lineRule="auto"/>
            </w:pPr>
            <w:r>
              <w:t>• Chu kỳ (UC24) đã có.</w:t>
            </w:r>
          </w:p>
          <w:p w14:paraId="66B9AF10">
            <w:pPr>
              <w:spacing w:after="0" w:line="240" w:lineRule="auto"/>
            </w:pPr>
            <w:r>
              <w:t xml:space="preserve">• Quản lý khu phải có vai trò được quyền xem tại khu của </w:t>
            </w:r>
            <w:del w:id="2067" w:author="Claude" w:date="2026-10-08T00:00:00Z">
              <w:r>
                <w:delText xml:space="preserve">bè.</w:delText>
              </w:r>
            </w:del>
            <w:ins w:id="2068" w:author="Claude" w:date="2026-10-08T00:00:00Z">
              <w:r>
                <w:t xml:space="preserve">bè; ghi hoàn tất giai đoạn thả và đóng chu kỳ cần quyền Sửa trên chức năng Chu kỳ nuôi.</w:t>
              </w:r>
            </w:ins>
          </w:p>
        </w:tc>
      </w:tr>
      <w:tr w14:paraId="6D12F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6CC2A1A">
            <w:pPr>
              <w:spacing w:after="0" w:line="240" w:lineRule="auto"/>
              <w:jc w:val="right"/>
            </w:pPr>
            <w:r>
              <w:t>Normal Flow</w:t>
            </w:r>
          </w:p>
        </w:tc>
        <w:tc>
          <w:tcPr>
            <w:tcW w:w="7508" w:type="dxa"/>
            <w:gridSpan w:val="3"/>
          </w:tcPr>
          <w:p w14:paraId="26237C63">
            <w:pPr>
              <w:spacing w:after="0" w:line="240" w:lineRule="auto"/>
            </w:pPr>
            <w:r>
              <w:t>1. Người thao tác mở chu kỳ; hệ thống tổng hợp các sự kiện đã xác nhận của UC25, UC26, UC31. (SCR-16)</w:t>
            </w:r>
          </w:p>
          <w:p w14:paraId="2AFA58DB">
            <w:pPr>
              <w:spacing w:after="0" w:line="240" w:lineRule="auto"/>
            </w:pPr>
            <w:r>
              <w:t>2. Hệ thống hiện từng phần lối với nguồn giống, ngày thả và trạng thái (chưa thả, đang nuôi, đã thu, đã loại bỏ).</w:t>
            </w:r>
          </w:p>
          <w:p w14:paraId="4348F421">
            <w:pPr>
              <w:spacing w:after="0" w:line="240" w:lineRule="auto"/>
            </w:pPr>
            <w:r>
              <w:t>3. Người thao tác chọn một phần lối để xem chi tiết sự kiện.</w:t>
            </w:r>
          </w:p>
        </w:tc>
      </w:tr>
      <w:tr w14:paraId="3FEE5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F76AE82">
            <w:pPr>
              <w:spacing w:after="0" w:line="240" w:lineRule="auto"/>
              <w:jc w:val="right"/>
            </w:pPr>
            <w:r>
              <w:t>Alternative Flows</w:t>
            </w:r>
          </w:p>
        </w:tc>
        <w:tc>
          <w:tcPr>
            <w:tcW w:w="7508" w:type="dxa"/>
            <w:gridSpan w:val="3"/>
          </w:tcPr>
          <w:p w14:paraId="4AAC517B">
            <w:pPr>
              <w:spacing w:after="0" w:line="240" w:lineRule="auto"/>
            </w:pPr>
            <w:r>
              <w:t>3a. Không còn dự định thả tiếp.</w:t>
            </w:r>
          </w:p>
          <w:p w14:paraId="3D401F0A">
            <w:pPr>
              <w:spacing w:after="0" w:line="240" w:lineRule="auto"/>
            </w:pPr>
            <w:r>
              <w:t>3a1. Người thao tác ghi Hoàn tất giai đoạn thả kèm lý do.</w:t>
            </w:r>
          </w:p>
          <w:p w14:paraId="0085F84E">
            <w:pPr>
              <w:spacing w:after="0" w:line="240" w:lineRule="auto"/>
            </w:pPr>
            <w:r>
              <w:t>3a2. Hệ thống lưu mốc, không đổi phần lối trống thành đã thả.</w:t>
            </w:r>
          </w:p>
          <w:p w14:paraId="6C0067D3">
            <w:pPr>
              <w:spacing w:after="0" w:line="240" w:lineRule="auto"/>
            </w:pPr>
            <w:r>
              <w:rPr>
                <w:i/>
              </w:rPr>
              <w:t>Use Case kết thúc thành công.</w:t>
            </w:r>
          </w:p>
          <w:p w14:paraId="723A1FAA">
            <w:pPr>
              <w:spacing w:after="0" w:line="240" w:lineRule="auto"/>
            </w:pPr>
            <w:r>
              <w:t xml:space="preserve">3b. </w:t>
            </w:r>
            <w:del w:id="2069" w:author="Claude" w:date="2026-10-08T00:00:00Z">
              <w:r>
                <w:delText xml:space="preserve">[Extension point: Đóng chu kỳ] </w:delText>
              </w:r>
            </w:del>
            <w:r>
              <w:t xml:space="preserve">Mọi đoạn lối đã thả đều đã thu hết hoặc đã loại bỏ (BR-21).</w:t>
            </w:r>
          </w:p>
          <w:p w14:paraId="4AEC0639">
            <w:pPr>
              <w:spacing w:after="0" w:line="240" w:lineRule="auto"/>
            </w:pPr>
            <w:r>
              <w:t>3b1. Người thao tác chọn Đóng chu kỳ.</w:t>
            </w:r>
          </w:p>
          <w:p w14:paraId="2814A842">
            <w:pPr>
              <w:spacing w:after="0" w:line="240" w:lineRule="auto"/>
            </w:pPr>
            <w:r>
              <w:t>3b2. Hệ thống đối chiếu phần đã thả (UC25) với phần đã thu (UC31) và đã loại bỏ (UC26)</w:t>
            </w:r>
          </w:p>
          <w:p w14:paraId="1E4832BB">
            <w:pPr>
              <w:spacing w:after="0" w:line="240" w:lineRule="auto"/>
            </w:pPr>
            <w:r>
              <w:t>3b3. Người thao tác nhập ngày đóng, tóm tắt và xác nhận.</w:t>
            </w:r>
          </w:p>
          <w:p w14:paraId="0C94095F">
            <w:pPr>
              <w:spacing w:after="0" w:line="240" w:lineRule="auto"/>
            </w:pPr>
            <w:r>
              <w:t>3b4. Hệ thống lưu người, thời điểm, chuyển chu kỳ Đang mở → Đã đóng; bè có thể mở chu kỳ mới (UC24).</w:t>
            </w:r>
          </w:p>
          <w:p w14:paraId="7FF63AC2">
            <w:pPr>
              <w:spacing w:after="0" w:line="240" w:lineRule="auto"/>
            </w:pPr>
            <w:r>
              <w:rPr>
                <w:i/>
              </w:rPr>
              <w:t>Use Case kết thúc thành công.</w:t>
            </w:r>
          </w:p>
        </w:tc>
      </w:tr>
      <w:tr w14:paraId="1655F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FB2D5D9">
            <w:pPr>
              <w:spacing w:after="0" w:line="240" w:lineRule="auto"/>
              <w:jc w:val="right"/>
            </w:pPr>
            <w:r>
              <w:t>Exception Flows</w:t>
            </w:r>
          </w:p>
        </w:tc>
        <w:tc>
          <w:tcPr>
            <w:tcW w:w="7508" w:type="dxa"/>
            <w:gridSpan w:val="3"/>
          </w:tcPr>
          <w:p w14:paraId="58A24554">
            <w:pPr>
              <w:spacing w:after="0" w:line="240" w:lineRule="auto"/>
            </w:pPr>
            <w:r>
              <w:t>3c. Còn đoạn lối chưa thu hết và chưa loại bỏ khi chọn Đóng chu kỳ.</w:t>
            </w:r>
          </w:p>
          <w:p w14:paraId="3880E3E8">
            <w:pPr>
              <w:spacing w:after="0" w:line="240" w:lineRule="auto"/>
            </w:pPr>
            <w:r>
              <w:t>3c1. Hệ thống chặn đóng và chỉ rõ vị trí còn hàu. (</w:t>
              <w:fldChar w:fldCharType="begin"/>
              <w:instrText xml:space="preserve"> HYPERLINK \l "MSG11" \o "MSG11 (Lỗi): Không thể thực hiện vì còn {count} bản ghi đang sử dụng: {related_list}. Vui lòng xử lý các bản ghi này trước." </w:instrText>
              <w:fldChar w:fldCharType="separate"/>
              <w:t>MSG11</w:t>
              <w:fldChar w:fldCharType="end"/>
              <w:t>)</w:t>
            </w:r>
          </w:p>
          <w:p w14:paraId="1802C261">
            <w:pPr>
              <w:spacing w:after="0" w:line="240" w:lineRule="auto"/>
            </w:pPr>
            <w:r>
              <w:rPr>
                <w:i/>
              </w:rPr>
              <w:t>Use Case tiếp tục bước 3.</w:t>
            </w:r>
          </w:p>
        </w:tc>
      </w:tr>
      <w:tr w14:paraId="560A7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3AB986C">
            <w:pPr>
              <w:spacing w:after="0" w:line="240" w:lineRule="auto"/>
              <w:jc w:val="right"/>
            </w:pPr>
            <w:r>
              <w:t>Postconditions</w:t>
            </w:r>
          </w:p>
        </w:tc>
        <w:tc>
          <w:tcPr>
            <w:tcW w:w="7508" w:type="dxa"/>
            <w:gridSpan w:val="3"/>
          </w:tcPr>
          <w:p w14:paraId="53F36072">
            <w:pPr>
              <w:spacing w:after="0" w:line="240" w:lineRule="auto"/>
            </w:pPr>
            <w:r>
              <w:t>• Tiến độ thể hiện đúng sự kiện thực tế; không tính một tuổi hàu chung cho cả bè.</w:t>
            </w:r>
          </w:p>
          <w:p w14:paraId="2962F2C6">
            <w:pPr>
              <w:spacing w:after="0" w:line="240" w:lineRule="auto"/>
            </w:pPr>
            <w:r>
              <w:t>• Khi đóng: chu kỳ có ngày và người xác nhận, bè có thể mở chu kỳ mới.</w:t>
            </w:r>
          </w:p>
        </w:tc>
      </w:tr>
      <w:tr w14:paraId="59494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4E917D0">
            <w:pPr>
              <w:spacing w:after="0" w:line="240" w:lineRule="auto"/>
              <w:jc w:val="right"/>
            </w:pPr>
            <w:r>
              <w:t>Include / Extend</w:t>
            </w:r>
          </w:p>
        </w:tc>
        <w:tc>
          <w:tcPr>
            <w:tcW w:w="7508" w:type="dxa"/>
            <w:gridSpan w:val="3"/>
          </w:tcPr>
          <w:p w14:paraId="0EC7F79E">
            <w:pPr>
              <w:spacing w:after="0" w:line="240" w:lineRule="auto"/>
            </w:pPr>
            <w:del w:id="2072" w:author="Claude" w:date="2026-10-08T00:00:00Z">
              <w:r>
                <w:delText xml:space="preserve">Extension</w:delText>
              </w:r>
            </w:del>
            <w:ins w:id="2073" w:author="Claude" w:date="2026-10-08T00:00:00Z">
              <w:r>
                <w:t xml:space="preserve">Không</w:t>
              </w:r>
            </w:ins>
            <w:r>
              <w:t xml:space="preserve"> </w:t>
            </w:r>
            <w:del w:id="2070" w:author="Claude" w:date="2026-10-08T00:00:00Z">
              <w:r>
                <w:delText xml:space="preserve">points: Đóng chu kỳ.</w:delText>
              </w:r>
            </w:del>
            <w:ins w:id="2071" w:author="Claude" w:date="2026-10-08T00:00:00Z">
              <w:r>
                <w:t xml:space="preserve">có.</w:t>
              </w:r>
            </w:ins>
          </w:p>
        </w:tc>
      </w:tr>
      <w:tr w14:paraId="587B1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BE0B832">
            <w:pPr>
              <w:spacing w:after="0" w:line="240" w:lineRule="auto"/>
              <w:jc w:val="right"/>
            </w:pPr>
            <w:r>
              <w:t>Business Rules / NFR</w:t>
            </w:r>
          </w:p>
        </w:tc>
        <w:tc>
          <w:tcPr>
            <w:tcW w:w="7508" w:type="dxa"/>
            <w:gridSpan w:val="3"/>
          </w:tcPr>
          <w:p w14:paraId="27FC9EE6">
            <w:pPr>
              <w:spacing w:after="0" w:line="240" w:lineRule="auto"/>
            </w:pPr>
            <w:r>
              <w:t>Business Rules: BR-03, BR-21.</w:t>
            </w:r>
          </w:p>
        </w:tc>
      </w:tr>
    </w:tbl>
    <w:p w14:paraId="7DC933A3">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3FF4C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3012843C">
            <w:pPr>
              <w:spacing w:after="0" w:line="240" w:lineRule="auto"/>
            </w:pPr>
            <w:r>
              <w:rPr>
                <w:rFonts w:ascii="Consolas" w:hAnsi="Consolas"/>
                <w:sz w:val="17"/>
              </w:rPr>
              <w:t>[Sơ đồ lối] Bộ lọc ngày/chu kỳ; màu phần chưa thả, đang nuôi, đã thu, đã loại bỏ; chi tiết sự kiện UC25/UC26/UC31.</w:t>
            </w:r>
          </w:p>
          <w:p w14:paraId="01AF1CB0">
            <w:pPr>
              <w:spacing w:after="0" w:line="240" w:lineRule="auto"/>
            </w:pPr>
            <w:r>
              <w:rPr>
                <w:rFonts w:ascii="Consolas" w:hAnsi="Consolas"/>
                <w:sz w:val="17"/>
              </w:rPr>
              <w:t>[Đóng chu kỳ] Nút chỉ bật khi không còn đoạn lối nào còn hàu; ngày đóng* và tóm tắt*; không có ô hao hụt.</w:t>
            </w:r>
          </w:p>
        </w:tc>
      </w:tr>
    </w:tbl>
    <w:p w14:paraId="246229D6">
      <w:pPr>
        <w:pStyle w:val="5"/>
      </w:pPr>
      <w:r>
        <w:t>Dữ liệu nhập / lựa chọn</w:t>
      </w:r>
    </w:p>
    <w:p w14:paraId="3E048F77">
      <w:r>
        <w:t>• Chu kỳ: bắt buộc chọn.</w:t>
      </w:r>
    </w:p>
    <w:p w14:paraId="67792BCD">
      <w:r>
        <w:t>• Xác nhận hoàn tất giai đoạn thả và ngày/lý do: chỉ khi người dùng chủ động đánh dấu.</w:t>
      </w:r>
    </w:p>
    <w:p w14:paraId="11B7D10A">
      <w:r>
        <w:t>• Ngày đóng chu kỳ và tóm tắt: bắt buộc khi đóng. Không nhập số hao hụt.</w:t>
      </w:r>
    </w:p>
    <w:p w14:paraId="1FB904C6">
      <w:pPr>
        <w:pStyle w:val="5"/>
      </w:pPr>
      <w:r>
        <w:t>UC liên kết và dữ liệu chuyển tiếp</w:t>
      </w:r>
    </w:p>
    <w:p w14:paraId="69602006">
      <w:r>
        <w:t>• UC18: lịch sử bè</w:t>
      </w:r>
    </w:p>
    <w:p w14:paraId="360290BB">
      <w:r>
        <w:t>• UC24: chu kỳ mới sau khi đóng</w:t>
      </w:r>
    </w:p>
    <w:p w14:paraId="53CB47A7">
      <w:r>
        <w:t>• UC25: các lần thả</w:t>
      </w:r>
    </w:p>
    <w:p w14:paraId="0F17CA51">
      <w:r>
        <w:t>• UC26: sự kiện loại bỏ đoạn lối</w:t>
      </w:r>
    </w:p>
    <w:p w14:paraId="56559FD4">
      <w:r>
        <w:t>• UC31: phạm vi thu thực tế</w:t>
      </w:r>
    </w:p>
    <w:p w14:paraId="1DDF3224">
      <w:pPr>
        <w:pStyle w:val="5"/>
      </w:pPr>
      <w:r>
        <w:t>Các process trong UC</w:t>
      </w:r>
    </w:p>
    <w:p w14:paraId="1ACF397B">
      <w:r>
        <w:t>1. Theo dõi tiến độ chu kỳ nuôi — tổng hợp phần lối đã thả/chưa thả/đã thu/đã loại bỏ</w:t>
      </w:r>
    </w:p>
    <w:p w14:paraId="5ABE90E9">
      <w:r>
        <w:t>2. Theo dõi tiến độ chu kỳ nuôi — ghi hoàn tất giai đoạn thả khi được xác nhận</w:t>
      </w:r>
    </w:p>
    <w:p w14:paraId="1EC11121">
      <w:r>
        <w:t>3. Hoàn tất chu kỳ nuôi — đóng chu kỳ khi bè không còn hàu cũ</w:t>
      </w:r>
    </w:p>
    <w:p w14:paraId="0803E815">
      <w:pPr>
        <w:pStyle w:val="3"/>
      </w:pPr>
      <w:bookmarkStart w:id="114" w:name="_Toc31326"/>
      <w:bookmarkStart w:id="115" w:name="_Toc23088"/>
      <w:r>
        <w:t>6. Thu hoạch và truy xuất</w:t>
      </w:r>
      <w:bookmarkEnd w:id="114"/>
      <w:bookmarkEnd w:id="115"/>
    </w:p>
    <w:p w14:paraId="4E0CFB5E">
      <w:pPr>
        <w:pStyle w:val="4"/>
      </w:pPr>
      <w:bookmarkStart w:id="116" w:name="_Toc27883"/>
      <w:bookmarkStart w:id="117" w:name="_Toc23281"/>
      <w:r>
        <w:t>6.1 UC30 - Lập kế hoạch thu hoạch</w:t>
      </w:r>
      <w:bookmarkEnd w:id="116"/>
      <w:bookmarkEnd w:id="117"/>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52885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08170C1">
            <w:pPr>
              <w:spacing w:after="0" w:line="240" w:lineRule="auto"/>
              <w:jc w:val="right"/>
            </w:pPr>
            <w:r>
              <w:t>Primary Actors</w:t>
            </w:r>
          </w:p>
        </w:tc>
        <w:tc>
          <w:tcPr>
            <w:tcW w:w="2685" w:type="dxa"/>
          </w:tcPr>
          <w:p w14:paraId="2A078164">
            <w:pPr>
              <w:spacing w:after="0" w:line="240" w:lineRule="auto"/>
            </w:pPr>
            <w:r>
              <w:t>Chủ HTX; Quản lý khu.</w:t>
            </w:r>
          </w:p>
        </w:tc>
        <w:tc>
          <w:tcPr>
            <w:tcW w:w="1890" w:type="dxa"/>
          </w:tcPr>
          <w:p w14:paraId="0DC81B5D">
            <w:pPr>
              <w:spacing w:after="0" w:line="240" w:lineRule="auto"/>
              <w:jc w:val="right"/>
            </w:pPr>
            <w:r>
              <w:t>Secondary Actors</w:t>
            </w:r>
          </w:p>
        </w:tc>
        <w:tc>
          <w:tcPr>
            <w:tcW w:w="2933" w:type="dxa"/>
          </w:tcPr>
          <w:p w14:paraId="634FFA50">
            <w:pPr>
              <w:spacing w:after="0" w:line="240" w:lineRule="auto"/>
            </w:pPr>
            <w:r>
              <w:t>Không có.</w:t>
            </w:r>
          </w:p>
        </w:tc>
      </w:tr>
      <w:tr w14:paraId="28270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E5510FD">
            <w:pPr>
              <w:spacing w:after="0" w:line="240" w:lineRule="auto"/>
              <w:jc w:val="right"/>
            </w:pPr>
            <w:r>
              <w:t>Description</w:t>
            </w:r>
          </w:p>
        </w:tc>
        <w:tc>
          <w:tcPr>
            <w:tcW w:w="7508" w:type="dxa"/>
            <w:gridSpan w:val="3"/>
          </w:tcPr>
          <w:p w14:paraId="152E0940">
            <w:pPr>
              <w:spacing w:after="0" w:line="240" w:lineRule="auto"/>
            </w:pPr>
            <w:r>
              <w:t>Tôi với vai trò là Chủ HTX hoặc Quản lý khu phụ trách đơn, tôi muốn lập kế hoạch thu trên các bè, lối và ngày dự kiến, để thu đủ lượng thương lái cần.</w:t>
            </w:r>
          </w:p>
        </w:tc>
      </w:tr>
      <w:tr w14:paraId="16969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FFF0634">
            <w:pPr>
              <w:spacing w:after="0" w:line="240" w:lineRule="auto"/>
              <w:jc w:val="right"/>
            </w:pPr>
            <w:r>
              <w:t>Trigger</w:t>
            </w:r>
          </w:p>
        </w:tc>
        <w:tc>
          <w:tcPr>
            <w:tcW w:w="7508" w:type="dxa"/>
            <w:gridSpan w:val="3"/>
          </w:tcPr>
          <w:p w14:paraId="6ACBC2B3">
            <w:pPr>
              <w:spacing w:after="0" w:line="240" w:lineRule="auto"/>
            </w:pPr>
            <w:r>
              <w:t>Đơn của thương lái vừa được xác nhận ở UC44.</w:t>
            </w:r>
          </w:p>
        </w:tc>
      </w:tr>
      <w:tr w14:paraId="0DBD9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0F20C11">
            <w:pPr>
              <w:spacing w:after="0" w:line="240" w:lineRule="auto"/>
              <w:jc w:val="right"/>
            </w:pPr>
            <w:r>
              <w:t>Priority</w:t>
            </w:r>
          </w:p>
        </w:tc>
        <w:tc>
          <w:tcPr>
            <w:tcW w:w="7508" w:type="dxa"/>
            <w:gridSpan w:val="3"/>
          </w:tcPr>
          <w:p w14:paraId="4435B62C">
            <w:pPr>
              <w:spacing w:after="0" w:line="240" w:lineRule="auto"/>
            </w:pPr>
            <w:r>
              <w:t>Must have (đề xuất)</w:t>
            </w:r>
          </w:p>
        </w:tc>
      </w:tr>
      <w:tr w14:paraId="28AF4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B9AA73B">
            <w:pPr>
              <w:spacing w:after="0" w:line="240" w:lineRule="auto"/>
              <w:jc w:val="right"/>
            </w:pPr>
            <w:r>
              <w:t>Preconditions</w:t>
            </w:r>
          </w:p>
        </w:tc>
        <w:tc>
          <w:tcPr>
            <w:tcW w:w="7508" w:type="dxa"/>
            <w:gridSpan w:val="3"/>
          </w:tcPr>
          <w:p w14:paraId="72741065">
            <w:pPr>
              <w:spacing w:after="0" w:line="240" w:lineRule="auto"/>
            </w:pPr>
            <w:r>
              <w:t>• Đơn đã được xác nhận ở UC44.</w:t>
            </w:r>
          </w:p>
          <w:p w14:paraId="316C38DA">
            <w:pPr>
              <w:spacing w:after="0" w:line="240" w:lineRule="auto"/>
            </w:pPr>
            <w:r>
              <w:t>• Quản lý khu phải có vai trò được quyền tại khu phụ trách đơn.</w:t>
            </w:r>
          </w:p>
        </w:tc>
      </w:tr>
      <w:tr w14:paraId="37986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FBB4CB6">
            <w:pPr>
              <w:spacing w:after="0" w:line="240" w:lineRule="auto"/>
              <w:jc w:val="right"/>
            </w:pPr>
            <w:r>
              <w:t>Normal Flow</w:t>
            </w:r>
          </w:p>
        </w:tc>
        <w:tc>
          <w:tcPr>
            <w:tcW w:w="7508" w:type="dxa"/>
            <w:gridSpan w:val="3"/>
          </w:tcPr>
          <w:p w14:paraId="26AF4115">
            <w:pPr>
              <w:spacing w:after="0" w:line="240" w:lineRule="auto"/>
            </w:pPr>
            <w:r>
              <w:t>1. Người thao tác mở đơn đã xác nhận và xem mục tiêu kg. (SCR-19)</w:t>
            </w:r>
          </w:p>
          <w:p w14:paraId="213A72A8">
            <w:pPr>
              <w:spacing w:after="0" w:line="240" w:lineRule="auto"/>
            </w:pPr>
            <w:r>
              <w:t xml:space="preserve">2. Hệ thống hiện các lối còn nuôi trên các bè thuộc </w:t>
            </w:r>
            <w:del w:id="2074" w:author="Claude" w:date="2026-10-08T00:00:00Z">
              <w:r>
                <w:delText xml:space="preserve">khu.</w:delText>
              </w:r>
            </w:del>
            <w:ins w:id="2075" w:author="Claude" w:date="2026-10-08T00:00:00Z">
              <w:r>
                <w:t xml:space="preserve">khu phụ trách đơn; người có quyền tại khu khác (hoặc Chủ HTX) chọn thêm bè ở khu đó (BR-09).</w:t>
              </w:r>
            </w:ins>
          </w:p>
          <w:p w14:paraId="2F7312FE">
            <w:pPr>
              <w:spacing w:after="0" w:line="240" w:lineRule="auto"/>
            </w:pPr>
            <w:r>
              <w:t>3. Người thao tác chọn thứ tự lối dự kiến (thường xong một lối rồi sang lối khác).</w:t>
            </w:r>
          </w:p>
          <w:p w14:paraId="3DDE6D23">
            <w:pPr>
              <w:spacing w:after="0" w:line="240" w:lineRule="auto"/>
            </w:pPr>
            <w:r>
              <w:t xml:space="preserve">4. Người thao tác nhập </w:t>
            </w:r>
            <w:del w:id="2078" w:author="Claude" w:date="2026-10-08T00:00:00Z">
              <w:r>
                <w:delText xml:space="preserve">ngày,</w:delText>
              </w:r>
            </w:del>
            <w:ins w:id="2079" w:author="Claude" w:date="2026-10-08T00:00:00Z">
              <w:r>
                <w:t xml:space="preserve">ngày</w:t>
              </w:r>
            </w:ins>
            <w:r>
              <w:t xml:space="preserve"> </w:t>
            </w:r>
            <w:del w:id="2076" w:author="Claude" w:date="2026-10-08T00:00:00Z">
              <w:r>
                <w:delText xml:space="preserve">đội</w:delText>
              </w:r>
            </w:del>
            <w:ins w:id="2077" w:author="Claude" w:date="2026-10-08T00:00:00Z">
              <w:r>
                <w:t xml:space="preserve">dự kiến</w:t>
              </w:r>
            </w:ins>
            <w:r>
              <w:t xml:space="preserve"> và kg ước tính.</w:t>
            </w:r>
          </w:p>
          <w:p w14:paraId="319BA3DC">
            <w:pPr>
              <w:spacing w:after="0" w:line="240" w:lineRule="auto"/>
            </w:pPr>
            <w:r>
              <w:t>5. Hệ thống kiểm tra phạm vi dự kiến không chồng phần đã thu và lưu kế hoạch gắn đơn; đơn chuyển Đã xác nhận → Đang thu hoạch.</w:t>
            </w:r>
          </w:p>
        </w:tc>
      </w:tr>
      <w:tr w14:paraId="3B421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A800798">
            <w:pPr>
              <w:spacing w:after="0" w:line="240" w:lineRule="auto"/>
              <w:jc w:val="right"/>
            </w:pPr>
            <w:r>
              <w:t>Alternative Flows</w:t>
            </w:r>
          </w:p>
        </w:tc>
        <w:tc>
          <w:tcPr>
            <w:tcW w:w="7508" w:type="dxa"/>
            <w:gridSpan w:val="3"/>
          </w:tcPr>
          <w:p w14:paraId="4FD3DF4B">
            <w:pPr>
              <w:spacing w:after="0" w:line="240" w:lineRule="auto"/>
            </w:pPr>
            <w:r>
              <w:t>1a. Đổi bè, ngày hoặc lối trước khi thu.</w:t>
            </w:r>
          </w:p>
          <w:p w14:paraId="1EC8FE2D">
            <w:pPr>
              <w:spacing w:after="0" w:line="240" w:lineRule="auto"/>
            </w:pPr>
            <w:r>
              <w:t>1a1. Hệ thống cập nhật kế hoạch kèm lý do và ghi nhật ký kiểm toán (trước – sau).</w:t>
            </w:r>
          </w:p>
          <w:p w14:paraId="4DD650D3">
            <w:pPr>
              <w:spacing w:after="0" w:line="240" w:lineRule="auto"/>
            </w:pPr>
            <w:r>
              <w:rPr>
                <w:i/>
              </w:rPr>
              <w:t>Use Case tiếp tục bước 2.</w:t>
            </w:r>
          </w:p>
          <w:p w14:paraId="3BCE46E9">
            <w:pPr>
              <w:spacing w:after="0" w:line="240" w:lineRule="auto"/>
            </w:pPr>
            <w:r>
              <w:t>1b. Không lập kế hoạch chi tiết.</w:t>
            </w:r>
          </w:p>
          <w:p w14:paraId="28B7ED2A">
            <w:pPr>
              <w:spacing w:after="0" w:line="240" w:lineRule="auto"/>
            </w:pPr>
            <w:r>
              <w:t>1b1. Người thao tác ghi thu thực tế ở UC31 kèm lý do.</w:t>
            </w:r>
          </w:p>
          <w:p w14:paraId="5F07A301">
            <w:pPr>
              <w:spacing w:after="0" w:line="240" w:lineRule="auto"/>
            </w:pPr>
            <w:r>
              <w:rPr>
                <w:i/>
              </w:rPr>
              <w:t>Use Case tiếp tục UC31.</w:t>
            </w:r>
          </w:p>
          <w:p w14:paraId="3AD11C9E">
            <w:pPr>
              <w:spacing w:after="0" w:line="240" w:lineRule="auto"/>
            </w:pPr>
            <w:r>
              <w:t>4a. Tổng kg ước tính chưa đủ mục tiêu.</w:t>
            </w:r>
          </w:p>
          <w:p w14:paraId="60EFD020">
            <w:pPr>
              <w:spacing w:after="0" w:line="240" w:lineRule="auto"/>
            </w:pPr>
            <w:r>
              <w:t>4a1. Hệ thống hiện phần thiếu dự kiến.</w:t>
            </w:r>
          </w:p>
          <w:p w14:paraId="71D73DCF">
            <w:pPr>
              <w:spacing w:after="0" w:line="240" w:lineRule="auto"/>
            </w:pPr>
            <w:r>
              <w:t>4a2. Người thao tác bổ sung lối/bè hoặc tiếp tục với cảnh báo. (</w:t>
              <w:fldChar w:fldCharType="begin"/>
              <w:instrText xml:space="preserve"> HYPERLINK \l "MSG33" \o "MSG33 (Cảnh báo): Khối lượng ước tính chưa đạt mục tiêu của đơn (thiếu {shortfall_kg} kg)." </w:instrText>
              <w:fldChar w:fldCharType="separate"/>
              <w:t>MSG33</w:t>
              <w:fldChar w:fldCharType="end"/>
              <w:t>)</w:t>
            </w:r>
          </w:p>
          <w:p w14:paraId="2B880842">
            <w:pPr>
              <w:spacing w:after="0" w:line="240" w:lineRule="auto"/>
            </w:pPr>
            <w:r>
              <w:rPr>
                <w:i/>
              </w:rPr>
              <w:t>Use Case tiếp tục bước 5.</w:t>
            </w:r>
          </w:p>
        </w:tc>
      </w:tr>
      <w:tr w14:paraId="79022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A3D2AFB">
            <w:pPr>
              <w:spacing w:after="0" w:line="240" w:lineRule="auto"/>
              <w:jc w:val="right"/>
            </w:pPr>
            <w:r>
              <w:t>Exception Flows</w:t>
            </w:r>
          </w:p>
        </w:tc>
        <w:tc>
          <w:tcPr>
            <w:tcW w:w="7508" w:type="dxa"/>
            <w:gridSpan w:val="3"/>
          </w:tcPr>
          <w:p w14:paraId="2C5B48E6">
            <w:pPr>
              <w:spacing w:after="0" w:line="240" w:lineRule="auto"/>
            </w:pPr>
            <w:r>
              <w:t>Không có.</w:t>
            </w:r>
          </w:p>
        </w:tc>
      </w:tr>
      <w:tr w14:paraId="0B1BD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246BD34">
            <w:pPr>
              <w:spacing w:after="0" w:line="240" w:lineRule="auto"/>
              <w:jc w:val="right"/>
            </w:pPr>
            <w:r>
              <w:t>Postconditions</w:t>
            </w:r>
          </w:p>
        </w:tc>
        <w:tc>
          <w:tcPr>
            <w:tcW w:w="7508" w:type="dxa"/>
            <w:gridSpan w:val="3"/>
          </w:tcPr>
          <w:p w14:paraId="6D337438">
            <w:pPr>
              <w:spacing w:after="0" w:line="240" w:lineRule="auto"/>
            </w:pPr>
            <w:r>
              <w:t>• Có kế hoạch nguồn dự kiến gắn đúng một đơn; mọi số kg chỉ là ước tính.</w:t>
            </w:r>
          </w:p>
          <w:p w14:paraId="6FB67B8C">
            <w:pPr>
              <w:spacing w:after="0" w:line="240" w:lineRule="auto"/>
            </w:pPr>
            <w:r>
              <w:t>• Chưa tạo lô, hàng tồn hay số cân thực tế.</w:t>
            </w:r>
          </w:p>
        </w:tc>
      </w:tr>
      <w:tr w14:paraId="65BA0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68A59C3">
            <w:pPr>
              <w:spacing w:after="0" w:line="240" w:lineRule="auto"/>
              <w:jc w:val="right"/>
            </w:pPr>
            <w:r>
              <w:t>Business Rules / NFR</w:t>
            </w:r>
          </w:p>
        </w:tc>
        <w:tc>
          <w:tcPr>
            <w:tcW w:w="7508" w:type="dxa"/>
            <w:gridSpan w:val="3"/>
          </w:tcPr>
          <w:p w14:paraId="506D586D">
            <w:pPr>
              <w:spacing w:after="0" w:line="240" w:lineRule="auto"/>
            </w:pPr>
            <w:r>
              <w:t>Business Rules: BR-05, BR-08.</w:t>
            </w:r>
          </w:p>
        </w:tc>
      </w:tr>
    </w:tbl>
    <w:p w14:paraId="0180EA84">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34ADE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072F423E">
            <w:pPr>
              <w:spacing w:after="0" w:line="240" w:lineRule="auto"/>
            </w:pPr>
            <w:r>
              <w:rPr>
                <w:rFonts w:ascii="Consolas" w:hAnsi="Consolas"/>
                <w:sz w:val="17"/>
              </w:rPr>
              <w:t xml:space="preserve">Màn hình đơn có nút “Lập kế hoạch thu hoạch”; bảng mục tiêu kg, thời hạn, nguồn dự kiến. Bên dưới là bản đồ các bè trong </w:t>
            </w:r>
            <w:del w:id="2080" w:author="Claude" w:date="2026-10-08T00:00:00Z">
              <w:r>
                <w:rPr>
                  <w:rFonts w:ascii="Consolas" w:hAnsi="Consolas"/>
                  <w:sz w:val="17"/>
                </w:rPr>
                <w:delText xml:space="preserve">vùng,</w:delText>
              </w:r>
            </w:del>
            <w:ins w:id="2081" w:author="Claude" w:date="2026-10-08T00:00:00Z">
              <w:r>
                <w:rPr>
                  <w:rFonts w:ascii="Consolas" w:hAnsi="Consolas"/>
                  <w:sz w:val="17"/>
                </w:rPr>
                <w:t xml:space="preserve">khu phụ trách đơn (thêm được bè khu khác nếu có quyền),</w:t>
              </w:r>
            </w:ins>
            <w:r>
              <w:rPr>
                <w:rFonts w:ascii="Consolas" w:hAnsi="Consolas"/>
                <w:sz w:val="17"/>
              </w:rPr>
              <w:t xml:space="preserve"> mỗi bè có các lối theo chiều dài và phần đã thu tô màu. Người dùng chọn bè, tô các đoạn lối dự kiến theo thứ tự, chọn ngày và đội; khung bên phải cộng kg ước tính, chênh với mục tiêu và cảnh báo chồng lấn. Sửa kế hoạch được ghi nhật ký kiểm toán (trước – sau).</w:t>
            </w:r>
          </w:p>
        </w:tc>
      </w:tr>
    </w:tbl>
    <w:p w14:paraId="1A809B2E">
      <w:pPr>
        <w:pStyle w:val="5"/>
      </w:pPr>
      <w:r>
        <w:t>Dữ liệu nhập / lựa chọn</w:t>
      </w:r>
    </w:p>
    <w:p w14:paraId="1C7C783F">
      <w:r>
        <w:t>• Mã đơn đã xác nhận</w:t>
      </w:r>
    </w:p>
    <w:p w14:paraId="24A654B8">
      <w:r>
        <w:t xml:space="preserve">• </w:t>
      </w:r>
      <w:del w:id="2084" w:author="Claude" w:date="2026-10-08T00:00:00Z">
        <w:r>
          <w:delText xml:space="preserve">Farming</w:delText>
        </w:r>
      </w:del>
      <w:ins w:id="2085" w:author="Claude" w:date="2026-10-08T00:00:00Z">
        <w:r>
          <w:t xml:space="preserve">Vùng</w:t>
        </w:r>
      </w:ins>
      <w:r>
        <w:t xml:space="preserve"> </w:t>
      </w:r>
      <w:del w:id="2082" w:author="Claude" w:date="2026-10-08T00:00:00Z">
        <w:r>
          <w:delText xml:space="preserve">zone</w:delText>
        </w:r>
      </w:del>
      <w:ins w:id="2083" w:author="Claude" w:date="2026-10-08T00:00:00Z">
        <w:r>
          <w:t xml:space="preserve">nuôi</w:t>
        </w:r>
      </w:ins>
      <w:r>
        <w:t xml:space="preserve"> và các bè dự kiến</w:t>
      </w:r>
    </w:p>
    <w:p w14:paraId="3A1C42B4">
      <w:r>
        <w:t>• Lối và đoạn chiều dài dự kiến trên từng bè</w:t>
      </w:r>
    </w:p>
    <w:p w14:paraId="49FEE09C">
      <w:r>
        <w:t xml:space="preserve">• Ngày </w:t>
      </w:r>
      <w:del w:id="2090" w:author="Claude" w:date="2026-10-08T00:00:00Z">
        <w:r>
          <w:delText xml:space="preserve">và</w:delText>
        </w:r>
      </w:del>
      <w:ins w:id="2091" w:author="Claude" w:date="2026-10-08T00:00:00Z">
        <w:r>
          <w:t xml:space="preserve">thu</w:t>
        </w:r>
      </w:ins>
      <w:r>
        <w:t xml:space="preserve"> </w:t>
      </w:r>
      <w:del w:id="2088" w:author="Claude" w:date="2026-10-08T00:00:00Z">
        <w:r>
          <w:delText xml:space="preserve">đội</w:delText>
        </w:r>
      </w:del>
      <w:ins w:id="2089" w:author="Claude" w:date="2026-10-08T00:00:00Z">
        <w:r>
          <w:t xml:space="preserve">dự</w:t>
        </w:r>
      </w:ins>
      <w:r>
        <w:t xml:space="preserve"> </w:t>
      </w:r>
      <w:del w:id="2086" w:author="Claude" w:date="2026-10-08T00:00:00Z">
        <w:r>
          <w:delText xml:space="preserve">thu</w:delText>
        </w:r>
      </w:del>
      <w:ins w:id="2087" w:author="Claude" w:date="2026-10-08T00:00:00Z">
        <w:r>
          <w:t xml:space="preserve">kiến</w:t>
        </w:r>
      </w:ins>
    </w:p>
    <w:p w14:paraId="70805C8F">
      <w:r>
        <w:t>• Kg ước tính toàn kế hoạch và tùy chọn theo bè/lối, gắn nhãn ước tính</w:t>
      </w:r>
    </w:p>
    <w:p w14:paraId="64611E47">
      <w:r>
        <w:t>• Ghi chú nguồn ước tính, thời tiết hoặc thay đổi kế hoạch</w:t>
      </w:r>
    </w:p>
    <w:p w14:paraId="532F9C95">
      <w:pPr>
        <w:pStyle w:val="5"/>
      </w:pPr>
      <w:r>
        <w:t>UC liên kết và dữ liệu chuyển tiếp</w:t>
      </w:r>
    </w:p>
    <w:p w14:paraId="28E829A0">
      <w:r>
        <w:t>• UC44: đơn đã xác nhận</w:t>
      </w:r>
    </w:p>
    <w:p w14:paraId="3241C72E">
      <w:r>
        <w:t>• UC18/UC26/UC27: cấu hình, tình trạng và quan sát bè/lối</w:t>
      </w:r>
    </w:p>
    <w:p w14:paraId="35E80F04">
      <w:r>
        <w:t>• UC31: đối chiếu thực thu</w:t>
      </w:r>
    </w:p>
    <w:p w14:paraId="5907920D">
      <w:pPr>
        <w:pStyle w:val="5"/>
      </w:pPr>
      <w:r>
        <w:t>Các process trong UC</w:t>
      </w:r>
    </w:p>
    <w:p w14:paraId="3FD97D40">
      <w:r>
        <w:t>1. Lập kế hoạch thu hoạch: chọn đơn và nguồn dự kiến</w:t>
      </w:r>
    </w:p>
    <w:p w14:paraId="26A0137D">
      <w:r>
        <w:t xml:space="preserve">2. Lập kế hoạch thu hoạch — điều chỉnh lối, </w:t>
      </w:r>
      <w:del w:id="2092" w:author="Claude" w:date="2026-10-08T00:00:00Z">
        <w:r>
          <w:delText xml:space="preserve">ngày, đội</w:delText>
        </w:r>
      </w:del>
      <w:ins w:id="2093" w:author="Claude" w:date="2026-10-08T00:00:00Z">
        <w:r>
          <w:t xml:space="preserve">ngày</w:t>
        </w:r>
      </w:ins>
      <w:r>
        <w:t xml:space="preserve"> (ghi nhật ký kiểm toán)</w:t>
      </w:r>
    </w:p>
    <w:p w14:paraId="7E646300">
      <w:pPr>
        <w:pStyle w:val="4"/>
      </w:pPr>
      <w:bookmarkStart w:id="118" w:name="_Toc14148"/>
      <w:bookmarkStart w:id="119" w:name="_Toc85"/>
      <w:r>
        <w:t>6.2 UC31 - Ghi nhận thu hoạch thực tế</w:t>
      </w:r>
      <w:bookmarkEnd w:id="118"/>
      <w:bookmarkEnd w:id="119"/>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14CF2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7325564">
            <w:pPr>
              <w:spacing w:after="0" w:line="240" w:lineRule="auto"/>
              <w:jc w:val="right"/>
            </w:pPr>
            <w:r>
              <w:t>Primary Actors</w:t>
            </w:r>
          </w:p>
        </w:tc>
        <w:tc>
          <w:tcPr>
            <w:tcW w:w="2685" w:type="dxa"/>
          </w:tcPr>
          <w:p w14:paraId="4D079AE2">
            <w:pPr>
              <w:spacing w:after="0" w:line="240" w:lineRule="auto"/>
            </w:pPr>
            <w:r>
              <w:t>Chủ HTX; Quản lý khu.</w:t>
            </w:r>
          </w:p>
        </w:tc>
        <w:tc>
          <w:tcPr>
            <w:tcW w:w="1890" w:type="dxa"/>
          </w:tcPr>
          <w:p w14:paraId="20CA51DC">
            <w:pPr>
              <w:spacing w:after="0" w:line="240" w:lineRule="auto"/>
              <w:jc w:val="right"/>
            </w:pPr>
            <w:r>
              <w:t>Secondary Actors</w:t>
            </w:r>
          </w:p>
        </w:tc>
        <w:tc>
          <w:tcPr>
            <w:tcW w:w="2933" w:type="dxa"/>
          </w:tcPr>
          <w:p w14:paraId="676D91A5">
            <w:pPr>
              <w:spacing w:after="0" w:line="240" w:lineRule="auto"/>
            </w:pPr>
            <w:r>
              <w:t>Dịch vụ lưu trữ đám mây.</w:t>
            </w:r>
          </w:p>
        </w:tc>
      </w:tr>
      <w:tr w14:paraId="01A22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15D3E55">
            <w:pPr>
              <w:spacing w:after="0" w:line="240" w:lineRule="auto"/>
              <w:jc w:val="right"/>
            </w:pPr>
            <w:r>
              <w:t>Description</w:t>
            </w:r>
          </w:p>
        </w:tc>
        <w:tc>
          <w:tcPr>
            <w:tcW w:w="7508" w:type="dxa"/>
            <w:gridSpan w:val="3"/>
          </w:tcPr>
          <w:p w14:paraId="63A4CA5F">
            <w:pPr>
              <w:spacing w:after="0" w:line="240" w:lineRule="auto"/>
            </w:pPr>
            <w:r>
              <w:t>Tôi với vai trò là Chủ HTX hoặc Quản lý khu phụ trách đơn, tôi muốn ghi phần lối thực thu và gom các nguồn thành một lô có một QR, để hàng về cảng có hồ sơ nguồn đầy đủ.</w:t>
            </w:r>
          </w:p>
        </w:tc>
      </w:tr>
      <w:tr w14:paraId="032E5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F65B8FF">
            <w:pPr>
              <w:spacing w:after="0" w:line="240" w:lineRule="auto"/>
              <w:jc w:val="right"/>
            </w:pPr>
            <w:r>
              <w:t>Trigger</w:t>
            </w:r>
          </w:p>
        </w:tc>
        <w:tc>
          <w:tcPr>
            <w:tcW w:w="7508" w:type="dxa"/>
            <w:gridSpan w:val="3"/>
          </w:tcPr>
          <w:p w14:paraId="397958E2">
            <w:pPr>
              <w:spacing w:after="0" w:line="240" w:lineRule="auto"/>
            </w:pPr>
            <w:r>
              <w:t>Đội thu hoạch xong phần lối theo kế hoạch của đơn.</w:t>
            </w:r>
          </w:p>
        </w:tc>
      </w:tr>
      <w:tr w14:paraId="12DEA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5239033">
            <w:pPr>
              <w:spacing w:after="0" w:line="240" w:lineRule="auto"/>
              <w:jc w:val="right"/>
            </w:pPr>
            <w:r>
              <w:t>Priority</w:t>
            </w:r>
          </w:p>
        </w:tc>
        <w:tc>
          <w:tcPr>
            <w:tcW w:w="7508" w:type="dxa"/>
            <w:gridSpan w:val="3"/>
          </w:tcPr>
          <w:p w14:paraId="3A30ED7E">
            <w:pPr>
              <w:spacing w:after="0" w:line="240" w:lineRule="auto"/>
            </w:pPr>
            <w:r>
              <w:t>Must have (đề xuất)</w:t>
            </w:r>
          </w:p>
        </w:tc>
      </w:tr>
      <w:tr w14:paraId="28ACC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A66F8B1">
            <w:pPr>
              <w:spacing w:after="0" w:line="240" w:lineRule="auto"/>
              <w:jc w:val="right"/>
            </w:pPr>
            <w:r>
              <w:t>Preconditions</w:t>
            </w:r>
          </w:p>
        </w:tc>
        <w:tc>
          <w:tcPr>
            <w:tcW w:w="7508" w:type="dxa"/>
            <w:gridSpan w:val="3"/>
          </w:tcPr>
          <w:p w14:paraId="3B62CBA6">
            <w:pPr>
              <w:spacing w:after="0" w:line="240" w:lineRule="auto"/>
            </w:pPr>
            <w:r>
              <w:t>• Đơn đã được xác nhận ở UC44.</w:t>
            </w:r>
          </w:p>
          <w:p w14:paraId="5FBF9D29">
            <w:pPr>
              <w:spacing w:after="0" w:line="240" w:lineRule="auto"/>
            </w:pPr>
            <w:r>
              <w:t>• Sơ đồ lối của bè và các buổi thả đã được ghi.</w:t>
            </w:r>
          </w:p>
          <w:p w14:paraId="4F50AAFC">
            <w:pPr>
              <w:spacing w:after="0" w:line="240" w:lineRule="auto"/>
            </w:pPr>
            <w:r>
              <w:t>• Quản lý khu phải có vai trò được quyền tại khu phụ trách đơn.</w:t>
            </w:r>
          </w:p>
        </w:tc>
      </w:tr>
      <w:tr w14:paraId="12B2B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8D7D27D">
            <w:pPr>
              <w:spacing w:after="0" w:line="240" w:lineRule="auto"/>
              <w:jc w:val="right"/>
            </w:pPr>
            <w:r>
              <w:t>Normal Flow</w:t>
            </w:r>
          </w:p>
        </w:tc>
        <w:tc>
          <w:tcPr>
            <w:tcW w:w="7508" w:type="dxa"/>
            <w:gridSpan w:val="3"/>
          </w:tcPr>
          <w:p w14:paraId="00B0C968">
            <w:pPr>
              <w:spacing w:after="0" w:line="240" w:lineRule="auto"/>
            </w:pPr>
            <w:r>
              <w:t>1. Người thao tác mở đơn; hệ thống gắn một mã lô thương mại duy nhất cho đơn. (SCR-19)</w:t>
            </w:r>
          </w:p>
          <w:p w14:paraId="337AADBE">
            <w:pPr>
              <w:spacing w:after="0" w:line="240" w:lineRule="auto"/>
            </w:pPr>
            <w:r>
              <w:t>2. Người thao tác chọn bè và tô phần lối đã thu, kèm ngày và người xác nhận.</w:t>
            </w:r>
          </w:p>
          <w:p w14:paraId="68C1B8E3">
            <w:pPr>
              <w:spacing w:after="0" w:line="240" w:lineRule="auto"/>
            </w:pPr>
            <w:r>
              <w:t>3. Người thao tác nhập kg ước tính và ảnh lô.</w:t>
            </w:r>
          </w:p>
          <w:p w14:paraId="758F95A7">
            <w:pPr>
              <w:spacing w:after="0" w:line="240" w:lineRule="auto"/>
            </w:pPr>
            <w:r>
              <w:t>4. Người thao tác lặp lại bước 2–3 cho các bè khác của cùng đơn.</w:t>
            </w:r>
          </w:p>
          <w:p w14:paraId="6F6A8856">
            <w:pPr>
              <w:spacing w:after="0" w:line="240" w:lineRule="auto"/>
            </w:pPr>
            <w:r>
              <w:t>5. Hệ thống lưu các đường nguồn của lô, cập nhật tiến độ bè và chu kỳ (UC18, UC27); đơn còn ở Đã xác nhận (không lập kế hoạch, UC30 nhánh 1b) thì chuyển Đang thu hoạch.</w:t>
            </w:r>
          </w:p>
          <w:p w14:paraId="13AF42C5">
            <w:pPr>
              <w:spacing w:after="0" w:line="240" w:lineRule="auto"/>
            </w:pPr>
            <w:r>
              <w:t xml:space="preserve">6. Cuối ngày, người thao tác xác nhận các lần thu trong ngày (lần thu Nháp → Đã xác nhận); khi</w:t>
            </w:r>
            <w:ins w:id="2099" w:author="Claude" w:date="2026-10-08T00:00:00Z">
              <w:r>
                <w:t xml:space="preserve"> đã thu đủ, người thao tác chọn Thu xong; hệ thống kiểm mọi lần thu của đơn đã</w:t>
              </w:r>
            </w:ins>
            <w:r>
              <w:t xml:space="preserve"> xác nhận </w:t>
            </w:r>
            <w:del w:id="2097" w:author="Claude" w:date="2026-10-08T00:00:00Z">
              <w:r>
                <w:delText xml:space="preserve">lần</w:delText>
              </w:r>
            </w:del>
            <w:ins w:id="2098" w:author="Claude" w:date="2026-10-08T00:00:00Z">
              <w:r>
                <w:t xml:space="preserve">và</w:t>
              </w:r>
            </w:ins>
            <w:r>
              <w:t xml:space="preserve"> </w:t>
            </w:r>
            <w:del w:id="2095" w:author="Claude" w:date="2026-10-08T00:00:00Z">
              <w:r>
                <w:delText xml:space="preserve">thu cuối của đơn,</w:delText>
              </w:r>
            </w:del>
            <w:ins w:id="2096" w:author="Claude" w:date="2026-10-08T00:00:00Z">
              <w:r>
                <w:t xml:space="preserve">chuyển</w:t>
              </w:r>
            </w:ins>
            <w:r>
              <w:t xml:space="preserve"> đơn</w:t>
            </w:r>
            <w:del w:id="2094" w:author="Claude" w:date="2026-10-08T00:00:00Z">
              <w:r>
                <w:delText xml:space="preserve"> chuyển</w:delText>
              </w:r>
            </w:del>
            <w:r>
              <w:t xml:space="preserve"> Đang thu hoạch → Đã thu.</w:t>
            </w:r>
          </w:p>
        </w:tc>
      </w:tr>
      <w:tr w14:paraId="68432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F052654">
            <w:pPr>
              <w:spacing w:after="0" w:line="240" w:lineRule="auto"/>
              <w:jc w:val="right"/>
            </w:pPr>
            <w:r>
              <w:t>Alternative Flows</w:t>
            </w:r>
          </w:p>
        </w:tc>
        <w:tc>
          <w:tcPr>
            <w:tcW w:w="7508" w:type="dxa"/>
            <w:gridSpan w:val="3"/>
          </w:tcPr>
          <w:p w14:paraId="2625B81E">
            <w:pPr>
              <w:spacing w:after="0" w:line="240" w:lineRule="auto"/>
            </w:pPr>
            <w:r>
              <w:t>2a. Thu thực tế khác kế hoạch UC30.</w:t>
            </w:r>
          </w:p>
          <w:p w14:paraId="68466DE0">
            <w:pPr>
              <w:spacing w:after="0" w:line="240" w:lineRule="auto"/>
            </w:pPr>
            <w:r>
              <w:t>2a1. Người thao tác ghi nguồn thực tế kèm lý do; kế hoạch cũ giữ nguyên.</w:t>
            </w:r>
          </w:p>
          <w:p w14:paraId="351A79CB">
            <w:pPr>
              <w:spacing w:after="0" w:line="240" w:lineRule="auto"/>
            </w:pPr>
            <w:r>
              <w:rPr>
                <w:i/>
              </w:rPr>
              <w:t>Use Case tiếp tục bước 3.</w:t>
            </w:r>
          </w:p>
          <w:p w14:paraId="0F1DC37F">
            <w:pPr>
              <w:spacing w:after="0" w:line="240" w:lineRule="auto"/>
            </w:pPr>
            <w:r>
              <w:t>3a. Kg ước tính khác mục tiêu.</w:t>
            </w:r>
          </w:p>
          <w:p w14:paraId="42837B77">
            <w:pPr>
              <w:spacing w:after="0" w:line="240" w:lineRule="auto"/>
            </w:pPr>
            <w:r>
              <w:t>3a1. Hệ thống hiện chênh tạm; số tính tiền lấy từ cân cảng ở UC45.</w:t>
            </w:r>
          </w:p>
          <w:p w14:paraId="5834F5EF">
            <w:pPr>
              <w:spacing w:after="0" w:line="240" w:lineRule="auto"/>
            </w:pPr>
            <w:r>
              <w:rPr>
                <w:i/>
              </w:rPr>
              <w:t>Use Case tiếp tục bước 4.</w:t>
            </w:r>
          </w:p>
          <w:p w14:paraId="23141187">
            <w:pPr>
              <w:spacing w:after="0" w:line="240" w:lineRule="auto"/>
            </w:pPr>
            <w:r>
              <w:t>5a. Chưa có cân tại cảng khi người dùng muốn bàn giao.</w:t>
            </w:r>
          </w:p>
          <w:p w14:paraId="0C8C265E">
            <w:pPr>
              <w:spacing w:after="0" w:line="240" w:lineRule="auto"/>
            </w:pPr>
            <w:r>
              <w:t>5a1. Hệ thống vẫn lưu thực thu; UC45 chưa bàn giao được. (</w:t>
              <w:fldChar w:fldCharType="begin"/>
              <w:instrText xml:space="preserve"> HYPERLINK \l "MSG32" \o "MSG32 (Thông tin): Chưa có số cân tại cảng; số liệu đang hiển thị là ước tính." </w:instrText>
              <w:fldChar w:fldCharType="separate"/>
              <w:t>MSG32</w:t>
              <w:fldChar w:fldCharType="end"/>
              <w:t>)</w:t>
            </w:r>
          </w:p>
          <w:p w14:paraId="7E41AB94">
            <w:pPr>
              <w:spacing w:after="0" w:line="240" w:lineRule="auto"/>
            </w:pPr>
            <w:r>
              <w:rPr>
                <w:i/>
              </w:rPr>
              <w:t>Use Case tiếp tục bước 6.</w:t>
            </w:r>
          </w:p>
        </w:tc>
      </w:tr>
      <w:tr w14:paraId="2E380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B39E4C8">
            <w:pPr>
              <w:spacing w:after="0" w:line="240" w:lineRule="auto"/>
              <w:jc w:val="right"/>
            </w:pPr>
            <w:r>
              <w:t>Exception Flows</w:t>
            </w:r>
          </w:p>
        </w:tc>
        <w:tc>
          <w:tcPr>
            <w:tcW w:w="7508" w:type="dxa"/>
            <w:gridSpan w:val="3"/>
          </w:tcPr>
          <w:p w14:paraId="6C145DBF">
            <w:pPr>
              <w:spacing w:after="0" w:line="240" w:lineRule="auto"/>
            </w:pPr>
            <w:r>
              <w:t>2b. Tô trùng phần lối đã thu.</w:t>
            </w:r>
          </w:p>
          <w:p w14:paraId="73CA6905">
            <w:pPr>
              <w:spacing w:after="0" w:line="240" w:lineRule="auto"/>
            </w:pPr>
            <w:r>
              <w:t>2b1. Hệ thống từ chối; chỉ sửa qua UC39 có lịch sử. (</w:t>
              <w:fldChar w:fldCharType="begin"/>
              <w:instrText xml:space="preserve"> HYPERLINK \l "MSG30" \o "MSG30 (Cảnh báo): Phần lối {segment_range} chồng với bản ghi đã có. Hãy điều chỉnh hoặc dùng quy trình sửa có lịch sử." </w:instrText>
              <w:fldChar w:fldCharType="separate"/>
              <w:t>MSG30</w:t>
              <w:fldChar w:fldCharType="end"/>
              <w:t>)</w:t>
            </w:r>
          </w:p>
          <w:p w14:paraId="663EF684">
            <w:pPr>
              <w:spacing w:after="0" w:line="240" w:lineRule="auto"/>
            </w:pPr>
            <w:r>
              <w:rPr>
                <w:i/>
              </w:rPr>
              <w:t>Use Case tiếp tục bước 2.</w:t>
            </w:r>
          </w:p>
        </w:tc>
      </w:tr>
      <w:tr w14:paraId="421C0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54CD297">
            <w:pPr>
              <w:spacing w:after="0" w:line="240" w:lineRule="auto"/>
              <w:jc w:val="right"/>
            </w:pPr>
            <w:r>
              <w:t>Postconditions</w:t>
            </w:r>
          </w:p>
        </w:tc>
        <w:tc>
          <w:tcPr>
            <w:tcW w:w="7508" w:type="dxa"/>
            <w:gridSpan w:val="3"/>
          </w:tcPr>
          <w:p w14:paraId="510CF672">
            <w:pPr>
              <w:spacing w:after="0" w:line="240" w:lineRule="auto"/>
            </w:pPr>
            <w:r>
              <w:t>• Một đơn có đúng một lô và một QR; lô có thể gồm nhiều bè nhưng chỉ có một cân tổng ở UC45.</w:t>
            </w:r>
          </w:p>
          <w:p w14:paraId="08D9D94B">
            <w:pPr>
              <w:spacing w:after="0" w:line="240" w:lineRule="auto"/>
            </w:pPr>
            <w:r>
              <w:t>• Chưa có giao dịch bán hay công nợ; nội dung QR chưa công khai trước UC32.</w:t>
            </w:r>
          </w:p>
          <w:p w14:paraId="01005FE5">
            <w:pPr>
              <w:spacing w:after="0" w:line="240" w:lineRule="auto"/>
            </w:pPr>
            <w:r>
              <w:t xml:space="preserve">• Lần thu được xác nhận cuối ngày; đơn ở Đã thu khi </w:t>
            </w:r>
            <w:del w:id="2110" w:author="Claude" w:date="2026-10-08T00:00:00Z">
              <w:r>
                <w:delText xml:space="preserve">lần</w:delText>
              </w:r>
            </w:del>
            <w:ins w:id="2111" w:author="Claude" w:date="2026-10-08T00:00:00Z">
              <w:r>
                <w:t xml:space="preserve">người</w:t>
              </w:r>
            </w:ins>
            <w:r>
              <w:t xml:space="preserve"> </w:t>
            </w:r>
            <w:del w:id="2108" w:author="Claude" w:date="2026-10-08T00:00:00Z">
              <w:r>
                <w:delText xml:space="preserve">thu</w:delText>
              </w:r>
            </w:del>
            <w:ins w:id="2109" w:author="Claude" w:date="2026-10-08T00:00:00Z">
              <w:r>
                <w:t xml:space="preserve">thao</w:t>
              </w:r>
            </w:ins>
            <w:r>
              <w:t xml:space="preserve"> </w:t>
            </w:r>
            <w:del w:id="2106" w:author="Claude" w:date="2026-10-08T00:00:00Z">
              <w:r>
                <w:delText xml:space="preserve">cuối</w:delText>
              </w:r>
            </w:del>
            <w:ins w:id="2107" w:author="Claude" w:date="2026-10-08T00:00:00Z">
              <w:r>
                <w:t xml:space="preserve">tác</w:t>
              </w:r>
            </w:ins>
            <w:r>
              <w:t xml:space="preserve"> </w:t>
            </w:r>
            <w:del w:id="2104" w:author="Claude" w:date="2026-10-08T00:00:00Z">
              <w:r>
                <w:delText xml:space="preserve">được</w:delText>
              </w:r>
            </w:del>
            <w:ins w:id="2105" w:author="Claude" w:date="2026-10-08T00:00:00Z">
              <w:r>
                <w:t xml:space="preserve">chọn</w:t>
              </w:r>
            </w:ins>
            <w:r>
              <w:t xml:space="preserve"> </w:t>
            </w:r>
            <w:del w:id="2102" w:author="Claude" w:date="2026-10-08T00:00:00Z">
              <w:r>
                <w:delText xml:space="preserve">xác</w:delText>
              </w:r>
            </w:del>
            <w:ins w:id="2103" w:author="Claude" w:date="2026-10-08T00:00:00Z">
              <w:r>
                <w:t xml:space="preserve">Thu</w:t>
              </w:r>
            </w:ins>
            <w:r>
              <w:t xml:space="preserve"> </w:t>
            </w:r>
            <w:del w:id="2100" w:author="Claude" w:date="2026-10-08T00:00:00Z">
              <w:r>
                <w:delText xml:space="preserve">nhận.</w:delText>
              </w:r>
            </w:del>
            <w:ins w:id="2101" w:author="Claude" w:date="2026-10-08T00:00:00Z">
              <w:r>
                <w:t xml:space="preserve">xong.</w:t>
              </w:r>
            </w:ins>
          </w:p>
        </w:tc>
      </w:tr>
      <w:tr w14:paraId="03618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EC9ED5C">
            <w:pPr>
              <w:spacing w:after="0" w:line="240" w:lineRule="auto"/>
              <w:jc w:val="right"/>
            </w:pPr>
            <w:r>
              <w:t>Business Rules / NFR</w:t>
            </w:r>
          </w:p>
        </w:tc>
        <w:tc>
          <w:tcPr>
            <w:tcW w:w="7508" w:type="dxa"/>
            <w:gridSpan w:val="3"/>
          </w:tcPr>
          <w:p w14:paraId="29151C54">
            <w:pPr>
              <w:spacing w:after="0" w:line="240" w:lineRule="auto"/>
            </w:pPr>
            <w:r>
              <w:t>Business Rules: BR-03, BR-09, BR-10, BR-11.</w:t>
            </w:r>
          </w:p>
        </w:tc>
      </w:tr>
    </w:tbl>
    <w:p w14:paraId="470DC54B">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1035A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59C30D88">
            <w:pPr>
              <w:spacing w:after="0" w:line="240" w:lineRule="auto"/>
            </w:pPr>
            <w:r>
              <w:rPr>
                <w:rFonts w:ascii="Consolas" w:hAnsi="Consolas"/>
                <w:sz w:val="17"/>
              </w:rPr>
              <w:t xml:space="preserve">Tab “Thu hoạch” của đơn: danh sách bè nguồn, bản đồ lối dọc đã thu/còn lại, công cụ tô từng đoạn, lịch sử theo ngày, kg ước tính và mã lô/QR nội </w:t>
            </w:r>
            <w:del w:id="2112" w:author="Claude" w:date="2026-10-08T00:00:00Z">
              <w:r>
                <w:rPr>
                  <w:rFonts w:ascii="Consolas" w:hAnsi="Consolas"/>
                  <w:sz w:val="17"/>
                </w:rPr>
                <w:delText xml:space="preserve">bộ.</w:delText>
              </w:r>
            </w:del>
            <w:ins w:id="2113" w:author="Claude" w:date="2026-10-08T00:00:00Z">
              <w:r>
                <w:rPr>
                  <w:rFonts w:ascii="Consolas" w:hAnsi="Consolas"/>
                  <w:sz w:val="17"/>
                </w:rPr>
                <w:t xml:space="preserve">bộ; nút [Xác nhận lần thu trong ngày] và [Thu xong].</w:t>
              </w:r>
            </w:ins>
            <w:r>
              <w:rPr>
                <w:rFonts w:ascii="Consolas" w:hAnsi="Consolas"/>
                <w:sz w:val="17"/>
              </w:rPr>
              <w:t xml:space="preserve"> Phiếu cân thương mại nằm trong UC45.</w:t>
            </w:r>
          </w:p>
        </w:tc>
      </w:tr>
    </w:tbl>
    <w:p w14:paraId="2926FD08">
      <w:pPr>
        <w:pStyle w:val="5"/>
      </w:pPr>
      <w:r>
        <w:t>Dữ liệu nhập / lựa chọn</w:t>
      </w:r>
    </w:p>
    <w:p w14:paraId="51826697">
      <w:r>
        <w:t>• Mã đơn và vùng nguồn</w:t>
      </w:r>
    </w:p>
    <w:p w14:paraId="722AA015">
      <w:r>
        <w:t xml:space="preserve">• </w:t>
      </w:r>
      <w:del w:id="2115" w:author="Claude" w:date="2026-10-08T00:00:00Z">
        <w:r>
          <w:delText xml:space="preserve">Ngày/đội/người</w:delText>
        </w:r>
      </w:del>
      <w:ins w:id="2116" w:author="Claude" w:date="2026-10-08T00:00:00Z">
        <w:r>
          <w:t xml:space="preserve">Ngày thu và người</w:t>
        </w:r>
      </w:ins>
      <w:r>
        <w:t xml:space="preserve"> xác nhận</w:t>
      </w:r>
      <w:del w:id="2114" w:author="Claude" w:date="2026-10-08T00:00:00Z">
        <w:r>
          <w:delText xml:space="preserve"> thu thực tế</w:delText>
        </w:r>
      </w:del>
    </w:p>
    <w:p w14:paraId="5DA94E68">
      <w:r>
        <w:t>• Danh sách bè và lối, mốc bắt đầu/kết thúc phần chiều dài đã thu, trạng thái đủ/một phần</w:t>
      </w:r>
    </w:p>
    <w:p w14:paraId="47DFBD69">
      <w:r>
        <w:t xml:space="preserve">• Kg ước tính tại bè hoặc cả </w:t>
      </w:r>
      <w:del w:id="2117" w:author="Claude" w:date="2026-10-08T00:00:00Z">
        <w:r>
          <w:delText xml:space="preserve">chuyến</w:delText>
        </w:r>
      </w:del>
      <w:ins w:id="2118" w:author="Claude" w:date="2026-10-08T00:00:00Z">
        <w:r>
          <w:t xml:space="preserve">lô</w:t>
        </w:r>
      </w:ins>
      <w:r>
        <w:t xml:space="preserve">, ghi rõ là ước tính</w:t>
      </w:r>
    </w:p>
    <w:p w14:paraId="0C9400B1">
      <w:r>
        <w:t>• Không nhập xác nhận kg của người mua trong UC31; UC45 ghi căn cứ đó.</w:t>
      </w:r>
    </w:p>
    <w:p w14:paraId="1C990B3C">
      <w:r>
        <w:t>• Chênh lệch tạm thời giữa mục tiêu và kg ước tính, ghi rõ chưa phải số bán.</w:t>
      </w:r>
    </w:p>
    <w:p w14:paraId="4FA90DC1">
      <w:pPr>
        <w:pStyle w:val="5"/>
      </w:pPr>
      <w:r>
        <w:t>UC liên kết và dữ liệu chuyển tiếp</w:t>
      </w:r>
    </w:p>
    <w:p w14:paraId="5526A1B8">
      <w:r>
        <w:t>• UC25: nguồn thả giống</w:t>
      </w:r>
    </w:p>
    <w:p w14:paraId="4033A4EE">
      <w:r>
        <w:t>• UC18/UC27: tiến độ bè và chu kỳ</w:t>
      </w:r>
    </w:p>
    <w:p w14:paraId="583490A6">
      <w:r>
        <w:t>• UC30: kế hoạch tham khảo</w:t>
      </w:r>
    </w:p>
    <w:p w14:paraId="22DE5980">
      <w:r>
        <w:t>• UC32: rà hồ sơ</w:t>
      </w:r>
    </w:p>
    <w:p w14:paraId="6FA3F03A">
      <w:r>
        <w:t>• UC39: đính chính</w:t>
      </w:r>
    </w:p>
    <w:p w14:paraId="5A0C7765">
      <w:r>
        <w:t>• UC45/UC48: cân cảng, bàn giao và chốt bán.</w:t>
      </w:r>
    </w:p>
    <w:p w14:paraId="46F605C7">
      <w:r>
        <w:t>• UC48: xử lý chênh lệch đơn</w:t>
      </w:r>
    </w:p>
    <w:p w14:paraId="71F42395">
      <w:pPr>
        <w:pStyle w:val="5"/>
      </w:pPr>
      <w:r>
        <w:t>Các process trong UC</w:t>
      </w:r>
    </w:p>
    <w:p w14:paraId="2AB938B4">
      <w:r>
        <w:t>1. Ghi nhận thu hoạch thực tế: tô phần lối theo từng bè</w:t>
      </w:r>
    </w:p>
    <w:p w14:paraId="44D1614F">
      <w:r>
        <w:t>2. Ghi nhận thu hoạch thực tế: gom nguồn vào lô của đơn</w:t>
      </w:r>
    </w:p>
    <w:p w14:paraId="70AB9C11">
      <w:r>
        <w:t>3. Ghi nhận thu hoạch thực tế: xác nhận lần thu cuối ngày và chuyển lô sang cân cảng UC45</w:t>
      </w:r>
    </w:p>
    <w:p w14:paraId="0A29C4B6">
      <w:pPr>
        <w:pStyle w:val="4"/>
      </w:pPr>
      <w:bookmarkStart w:id="120" w:name="_Toc20525"/>
      <w:bookmarkStart w:id="121" w:name="_Toc18658"/>
      <w:r>
        <w:t>6.3 UC32 - Rà soát và công bố hồ sơ truy xuất</w:t>
      </w:r>
      <w:bookmarkEnd w:id="120"/>
      <w:bookmarkEnd w:id="121"/>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7F2B5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71BDF5F">
            <w:pPr>
              <w:spacing w:after="0" w:line="240" w:lineRule="auto"/>
              <w:jc w:val="right"/>
            </w:pPr>
            <w:r>
              <w:t>Primary Actors</w:t>
            </w:r>
          </w:p>
        </w:tc>
        <w:tc>
          <w:tcPr>
            <w:tcW w:w="2685" w:type="dxa"/>
          </w:tcPr>
          <w:p w14:paraId="17DADDCF">
            <w:pPr>
              <w:spacing w:after="0" w:line="240" w:lineRule="auto"/>
            </w:pPr>
            <w:r>
              <w:t>Chủ HTX; Quản lý khu.</w:t>
            </w:r>
          </w:p>
        </w:tc>
        <w:tc>
          <w:tcPr>
            <w:tcW w:w="1890" w:type="dxa"/>
          </w:tcPr>
          <w:p w14:paraId="0F74D224">
            <w:pPr>
              <w:spacing w:after="0" w:line="240" w:lineRule="auto"/>
              <w:jc w:val="right"/>
            </w:pPr>
            <w:r>
              <w:t>Secondary Actors</w:t>
            </w:r>
          </w:p>
        </w:tc>
        <w:tc>
          <w:tcPr>
            <w:tcW w:w="2933" w:type="dxa"/>
          </w:tcPr>
          <w:p w14:paraId="53B7B73B">
            <w:pPr>
              <w:spacing w:after="0" w:line="240" w:lineRule="auto"/>
            </w:pPr>
            <w:r>
              <w:t>Dịch vụ lưu trữ đám mây.</w:t>
            </w:r>
          </w:p>
        </w:tc>
      </w:tr>
      <w:tr w14:paraId="47518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3A8B3CC">
            <w:pPr>
              <w:spacing w:after="0" w:line="240" w:lineRule="auto"/>
              <w:jc w:val="right"/>
            </w:pPr>
            <w:r>
              <w:t>Description</w:t>
            </w:r>
          </w:p>
        </w:tc>
        <w:tc>
          <w:tcPr>
            <w:tcW w:w="7508" w:type="dxa"/>
            <w:gridSpan w:val="3"/>
          </w:tcPr>
          <w:p w14:paraId="0FB0182F">
            <w:pPr>
              <w:spacing w:after="0" w:line="240" w:lineRule="auto"/>
            </w:pPr>
            <w:r>
              <w:t>Tôi với vai trò là Chủ HTX hoặc Quản lý khu phụ trách đơn, tôi muốn rà soát và công bố hồ sơ truy xuất của lô, để người mua quét QR thấy nguồn gốc đã được kiểm tra.</w:t>
            </w:r>
          </w:p>
        </w:tc>
      </w:tr>
      <w:tr w14:paraId="7647E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FB8DA8A">
            <w:pPr>
              <w:spacing w:after="0" w:line="240" w:lineRule="auto"/>
              <w:jc w:val="right"/>
            </w:pPr>
            <w:r>
              <w:t>Trigger</w:t>
            </w:r>
          </w:p>
        </w:tc>
        <w:tc>
          <w:tcPr>
            <w:tcW w:w="7508" w:type="dxa"/>
            <w:gridSpan w:val="3"/>
          </w:tcPr>
          <w:p w14:paraId="197D875C">
            <w:pPr>
              <w:spacing w:after="0" w:line="240" w:lineRule="auto"/>
            </w:pPr>
            <w:r>
              <w:t xml:space="preserve">Lô đã có phiếu cân ở UC45 (UC45 gọi), hoặc lô bàn giao ngoại tuyến vừa đồng bộ, hoặc bản công bố của lô chuyển Cần rà lại sau đính chính </w:t>
            </w:r>
            <w:del w:id="2119" w:author="Claude" w:date="2026-10-08T00:00:00Z">
              <w:r>
                <w:delText xml:space="preserve">(UC39).</w:delText>
              </w:r>
            </w:del>
            <w:ins w:id="2120" w:author="Claude" w:date="2026-10-08T00:00:00Z">
              <w:r>
                <w:t xml:space="preserve">(UC39), hoặc cần in lại nhãn cho đơn bán lại hàng trả (nhánh 5b).</w:t>
              </w:r>
            </w:ins>
          </w:p>
        </w:tc>
      </w:tr>
      <w:tr w14:paraId="1F92D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D1A3929">
            <w:pPr>
              <w:spacing w:after="0" w:line="240" w:lineRule="auto"/>
              <w:jc w:val="right"/>
            </w:pPr>
            <w:r>
              <w:t>Priority</w:t>
            </w:r>
          </w:p>
        </w:tc>
        <w:tc>
          <w:tcPr>
            <w:tcW w:w="7508" w:type="dxa"/>
            <w:gridSpan w:val="3"/>
          </w:tcPr>
          <w:p w14:paraId="22854BFA">
            <w:pPr>
              <w:spacing w:after="0" w:line="240" w:lineRule="auto"/>
            </w:pPr>
            <w:r>
              <w:t>Must have (đề xuất)</w:t>
            </w:r>
          </w:p>
        </w:tc>
      </w:tr>
      <w:tr w14:paraId="35CA5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B5301F9">
            <w:pPr>
              <w:spacing w:after="0" w:line="240" w:lineRule="auto"/>
              <w:jc w:val="right"/>
            </w:pPr>
            <w:r>
              <w:t>Preconditions</w:t>
            </w:r>
          </w:p>
        </w:tc>
        <w:tc>
          <w:tcPr>
            <w:tcW w:w="7508" w:type="dxa"/>
            <w:gridSpan w:val="3"/>
          </w:tcPr>
          <w:p w14:paraId="095ECC50">
            <w:pPr>
              <w:spacing w:after="0" w:line="240" w:lineRule="auto"/>
            </w:pPr>
            <w:r>
              <w:t>• UC31 đã ghi nguồn của lô; UC45 đã ghi phiếu cân được người mua xác nhận.</w:t>
            </w:r>
          </w:p>
          <w:p w14:paraId="0AB3A7A3">
            <w:pPr>
              <w:spacing w:after="0" w:line="240" w:lineRule="auto"/>
            </w:pPr>
            <w:r>
              <w:t>• Quản lý khu phải có vai trò được quyền trên chức năng Hồ sơ truy xuất và được giao phụ trách đơn.</w:t>
            </w:r>
          </w:p>
        </w:tc>
      </w:tr>
      <w:tr w14:paraId="5388F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4B0955D">
            <w:pPr>
              <w:spacing w:after="0" w:line="240" w:lineRule="auto"/>
              <w:jc w:val="right"/>
            </w:pPr>
            <w:r>
              <w:t>Normal Flow</w:t>
            </w:r>
          </w:p>
        </w:tc>
        <w:tc>
          <w:tcPr>
            <w:tcW w:w="7508" w:type="dxa"/>
            <w:gridSpan w:val="3"/>
          </w:tcPr>
          <w:p w14:paraId="05FEBEBE">
            <w:pPr>
              <w:spacing w:after="0" w:line="240" w:lineRule="auto"/>
            </w:pPr>
            <w:r>
              <w:t>1. Người thao tác mở hồ sơ truy xuất của lô; hệ thống hiện cây nguồn, phiếu cân, giấy tờ vùng, chỉ số nước và cảnh báo thiếu liên kết. (SCR-20)</w:t>
            </w:r>
          </w:p>
          <w:p w14:paraId="2D0ED990">
            <w:pPr>
              <w:spacing w:after="0" w:line="240" w:lineRule="auto"/>
            </w:pPr>
            <w:r>
              <w:t>2. Người thao tác duyệt từng đường nguồn bè/lối/giống và đối chiếu nội dung tiếng Việt/tiếng Anh.</w:t>
            </w:r>
          </w:p>
          <w:p w14:paraId="2D43657B">
            <w:pPr>
              <w:spacing w:after="0" w:line="240" w:lineRule="auto"/>
            </w:pPr>
            <w:r>
              <w:t>3. Người thao tác ghi kết luận Đạt; hệ thống lưu kết luận gắn phiên bản dữ liệu.</w:t>
            </w:r>
          </w:p>
          <w:p w14:paraId="1D23DC63">
            <w:pPr>
              <w:spacing w:after="0" w:line="240" w:lineRule="auto"/>
            </w:pPr>
            <w:r>
              <w:t>4. Người thao tác chọn Công bố; hệ thống kiểm dữ liệu chưa đổi sau rà (đã đổi thì bản về Nháp, rà lại theo nhánh 3a) và lưu phiên bản công bố (một QR chung cho lô); bản trước của lô đang Cần rà lại chuyển Đã thay thế.</w:t>
            </w:r>
          </w:p>
          <w:p w14:paraId="6556D2F9">
            <w:pPr>
              <w:spacing w:after="0" w:line="240" w:lineRule="auto"/>
            </w:pPr>
            <w:r>
              <w:t xml:space="preserve">5. </w:t>
            </w:r>
            <w:del w:id="2121" w:author="Claude" w:date="2026-10-08T00:00:00Z">
              <w:r>
                <w:delText xml:space="preserve">[Extension point: Phát hành nhãn QR] </w:delText>
              </w:r>
            </w:del>
            <w:r>
              <w:t xml:space="preserve">Người thao tác xem trước và in nhãn QR; hệ thống ghi lần in vào nhật ký kiểm toán.</w:t>
            </w:r>
          </w:p>
        </w:tc>
      </w:tr>
      <w:tr w14:paraId="5AB98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97C840C">
            <w:pPr>
              <w:spacing w:after="0" w:line="240" w:lineRule="auto"/>
              <w:jc w:val="right"/>
            </w:pPr>
            <w:r>
              <w:t>Alternative Flows</w:t>
            </w:r>
          </w:p>
        </w:tc>
        <w:tc>
          <w:tcPr>
            <w:tcW w:w="7508" w:type="dxa"/>
            <w:gridSpan w:val="3"/>
          </w:tcPr>
          <w:p w14:paraId="3D2226B2">
            <w:pPr>
              <w:spacing w:after="0" w:line="240" w:lineRule="auto"/>
            </w:pPr>
            <w:r>
              <w:t xml:space="preserve">1a.</w:t>
            </w:r>
            <w:del w:id="2124" w:author="Claude" w:date="2026-10-08T00:00:00Z">
              <w:r>
                <w:delText xml:space="preserve"> [Extension point: Rút công bố]</w:delText>
              </w:r>
            </w:del>
            <w:r>
              <w:t xml:space="preserve"> Số cân hoặc nguồn đã công bố bị chứng minh </w:t>
            </w:r>
            <w:del w:id="2122" w:author="Claude" w:date="2026-10-08T00:00:00Z">
              <w:r>
                <w:delText xml:space="preserve">sai.</w:delText>
              </w:r>
            </w:del>
            <w:ins w:id="2123" w:author="Claude" w:date="2026-10-08T00:00:00Z">
              <w:r>
                <w:t xml:space="preserve">sai và chưa đính chính được ngay, hoặc lô không tiếp tục được dùng.</w:t>
              </w:r>
            </w:ins>
          </w:p>
          <w:p w14:paraId="66AE8935">
            <w:pPr>
              <w:spacing w:after="0" w:line="240" w:lineRule="auto"/>
            </w:pPr>
            <w:r>
              <w:t>1a1. Người thao tác nhập lý do và xác nhận.</w:t>
            </w:r>
          </w:p>
          <w:p w14:paraId="3E5CC281">
            <w:pPr>
              <w:spacing w:after="0" w:line="240" w:lineRule="auto"/>
            </w:pPr>
            <w:r>
              <w:t>1a2. Bản công bố (Đã công bố hoặc Cần rà lại) chuyển sang Đã rút, trang QR hiện trạng thái này; bản cũ và lý do được lưu; UC45 chặn bàn giao mới từ lô này. (</w:t>
              <w:fldChar w:fldCharType="begin"/>
              <w:instrText xml:space="preserve"> HYPERLINK \l "MSG09" \o "MSG09 (Xác nhận): Bạn có chắc chắn muốn {action}? Thao tác được ghi lại trong nhật ký kiểm toán." </w:instrText>
              <w:fldChar w:fldCharType="separate"/>
              <w:t>MSG09</w:t>
              <w:fldChar w:fldCharType="end"/>
              <w:t>)</w:t>
            </w:r>
          </w:p>
          <w:p w14:paraId="253B0073">
            <w:pPr>
              <w:spacing w:after="0" w:line="240" w:lineRule="auto"/>
            </w:pPr>
            <w:r>
              <w:rPr>
                <w:i/>
              </w:rPr>
              <w:t>Use Case kết thúc thành công.</w:t>
            </w:r>
          </w:p>
          <w:p w14:paraId="135E345B">
            <w:pPr>
              <w:spacing w:after="0" w:line="240" w:lineRule="auto"/>
            </w:pPr>
            <w:r>
              <w:t>1b. Công bố lại sau khi rút.</w:t>
            </w:r>
          </w:p>
          <w:p w14:paraId="31A6FB71">
            <w:pPr>
              <w:spacing w:after="0" w:line="240" w:lineRule="auto"/>
            </w:pPr>
            <w:r>
              <w:t>1b1. Người thao tác sửa qua UC39 rồi rà lại.</w:t>
            </w:r>
          </w:p>
          <w:p w14:paraId="286181FB">
            <w:pPr>
              <w:spacing w:after="0" w:line="240" w:lineRule="auto"/>
            </w:pPr>
            <w:r>
              <w:rPr>
                <w:i/>
              </w:rPr>
              <w:t>Use Case tiếp tục bước 2.</w:t>
            </w:r>
          </w:p>
          <w:p w14:paraId="4C512A92">
            <w:pPr>
              <w:spacing w:after="0" w:line="240" w:lineRule="auto"/>
            </w:pPr>
            <w:r>
              <w:t>1c. Bản công bố hiện hành của lô ở Cần rà lại (sau đính chính ở UC39).</w:t>
            </w:r>
          </w:p>
          <w:p w14:paraId="4446AA94">
            <w:pPr>
              <w:spacing w:after="0" w:line="240" w:lineRule="auto"/>
            </w:pPr>
            <w:r>
              <w:t>1c1. Người thao tác rà bản mới lập từ dữ liệu đã đính chính.</w:t>
            </w:r>
          </w:p>
          <w:p w14:paraId="4891CCD1">
            <w:pPr>
              <w:spacing w:after="0" w:line="240" w:lineRule="auto"/>
            </w:pPr>
            <w:r>
              <w:t>1c2. Trong lúc rà, trang QR vẫn hiện bản đang công bố kèm dòng “đang cập nhật”; UC45 chặn bàn giao, bán lại và UC41 chặn đồng bộ lô này.</w:t>
            </w:r>
          </w:p>
          <w:p w14:paraId="7D15FBC9">
            <w:pPr>
              <w:spacing w:after="0" w:line="240" w:lineRule="auto"/>
            </w:pPr>
            <w:r>
              <w:rPr>
                <w:i/>
              </w:rPr>
              <w:t>Use Case tiếp tục bước 2.</w:t>
            </w:r>
          </w:p>
          <w:p w14:paraId="5B13E390">
            <w:pPr>
              <w:spacing w:after="0" w:line="240" w:lineRule="auto"/>
            </w:pPr>
            <w:r>
              <w:t xml:space="preserve">4a. </w:t>
            </w:r>
            <w:ins w:id="2126" w:author="Claude" w:date="2026-10-08T00:00:00Z">
              <w:r>
                <w:t xml:space="preserve">[Extension point: Gửi QR cho thương lái] </w:t>
              </w:r>
            </w:ins>
            <w:r>
              <w:t xml:space="preserve">Lô đã bàn giao ngoại tuyến (UC45 nhánh 5a).</w:t>
            </w:r>
          </w:p>
          <w:p w14:paraId="5C327D7B">
            <w:pPr>
              <w:spacing w:after="0" w:line="240" w:lineRule="auto"/>
            </w:pPr>
            <w:r>
              <w:t>4a1. Sau khi công bố, hệ thống tự gửi QR cho thương lái của đơn qua UC70 (extend).</w:t>
            </w:r>
          </w:p>
          <w:p w14:paraId="6CDD8D23">
            <w:pPr>
              <w:spacing w:after="0" w:line="240" w:lineRule="auto"/>
            </w:pPr>
            <w:r>
              <w:rPr>
                <w:i/>
              </w:rPr>
              <w:t>Use Case tiếp tục UC70.</w:t>
            </w:r>
          </w:p>
          <w:p w14:paraId="132539B0">
            <w:pPr>
              <w:spacing w:after="0" w:line="240" w:lineRule="auto"/>
            </w:pPr>
            <w:r>
              <w:t>5a. In nhãn sai mã.</w:t>
            </w:r>
          </w:p>
          <w:p w14:paraId="18FB3310">
            <w:pPr>
              <w:spacing w:after="0" w:line="240" w:lineRule="auto"/>
            </w:pPr>
            <w:r>
              <w:t>5a1. Người thao tác hủy lần in lỗi (ghi nhật ký kiểm toán) và in lại đúng mã.</w:t>
            </w:r>
          </w:p>
          <w:p w14:paraId="74507835">
            <w:pPr>
              <w:spacing w:after="0" w:line="240" w:lineRule="auto"/>
            </w:pPr>
            <w:r>
              <w:rPr>
                <w:i/>
              </w:rPr>
              <w:t>Use Case tiếp tục bước 5.</w:t>
            </w:r>
          </w:p>
          <w:p w14:paraId="73449CC1">
            <w:pPr>
              <w:spacing w:after="0" w:line="240" w:lineRule="auto"/>
            </w:pPr>
            <w:r>
              <w:t>5b. Bán lại hàng trả cho người mua khác.</w:t>
            </w:r>
          </w:p>
          <w:p w14:paraId="747FF468">
            <w:pPr>
              <w:spacing w:after="0" w:line="240" w:lineRule="auto"/>
            </w:pPr>
            <w:r>
              <w:t>5b1. Hệ thống dùng lại QR của lô nguồn và ghi lần in lại nhãn; cân của lần bán lại chỉ lưu nội bộ.</w:t>
            </w:r>
          </w:p>
          <w:p w14:paraId="6D131DCA">
            <w:pPr>
              <w:spacing w:after="0" w:line="240" w:lineRule="auto"/>
            </w:pPr>
            <w:r>
              <w:rPr>
                <w:i/>
              </w:rPr>
              <w:t>Use Case kết thúc thành công.</w:t>
            </w:r>
          </w:p>
        </w:tc>
      </w:tr>
      <w:tr w14:paraId="1C96E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92CB587">
            <w:pPr>
              <w:spacing w:after="0" w:line="240" w:lineRule="auto"/>
              <w:jc w:val="right"/>
            </w:pPr>
            <w:r>
              <w:t>Exception Flows</w:t>
            </w:r>
          </w:p>
        </w:tc>
        <w:tc>
          <w:tcPr>
            <w:tcW w:w="7508" w:type="dxa"/>
            <w:gridSpan w:val="3"/>
          </w:tcPr>
          <w:p w14:paraId="1A98CB39">
            <w:pPr>
              <w:spacing w:after="0" w:line="240" w:lineRule="auto"/>
            </w:pPr>
            <w:r>
              <w:t xml:space="preserve">3a.</w:t>
            </w:r>
            <w:ins w:id="2125" w:author="Claude" w:date="2026-10-08T00:00:00Z">
              <w:r>
                <w:t xml:space="preserve"> [Extension point: Đính chính]</w:t>
              </w:r>
            </w:ins>
            <w:r>
              <w:t xml:space="preserve"> Hồ sơ chưa đạt (thiếu liên kết nguồn, thiếu phiếu cân, giấy tờ vùng không hợp lệ hoặc dữ liệu đổi sau rà).</w:t>
            </w:r>
          </w:p>
          <w:p w14:paraId="3638E6BC">
            <w:pPr>
              <w:spacing w:after="0" w:line="240" w:lineRule="auto"/>
            </w:pPr>
            <w:r>
              <w:t>3a1. Người thao tác ghi Yêu cầu sửa.</w:t>
            </w:r>
          </w:p>
          <w:p w14:paraId="59BF6FF6">
            <w:pPr>
              <w:spacing w:after="0" w:line="240" w:lineRule="auto"/>
            </w:pPr>
            <w:r>
              <w:t>3a2. Sửa qua UC39 (extend) rồi rà lại; lô chưa được công bố và chưa bàn giao. (</w:t>
              <w:fldChar w:fldCharType="begin"/>
              <w:instrText xml:space="preserve"> HYPERLINK \l "MSG34" \o "MSG34 (Lỗi): Hồ sơ truy xuất chưa đạt: {reason}. Vui lòng sửa rồi rà soát lại." </w:instrText>
              <w:fldChar w:fldCharType="separate"/>
              <w:t>MSG34</w:t>
              <w:fldChar w:fldCharType="end"/>
              <w:t>)</w:t>
            </w:r>
          </w:p>
          <w:p w14:paraId="57099724">
            <w:pPr>
              <w:spacing w:after="0" w:line="240" w:lineRule="auto"/>
            </w:pPr>
            <w:r>
              <w:rPr>
                <w:i/>
              </w:rPr>
              <w:t>Use Case tiếp tục bước 1.</w:t>
            </w:r>
          </w:p>
          <w:p w14:paraId="189E1836">
            <w:pPr>
              <w:spacing w:after="0" w:line="240" w:lineRule="auto"/>
            </w:pPr>
            <w:r>
              <w:t>3b. Lô bàn giao ngoại tuyến rà không đạt.</w:t>
            </w:r>
          </w:p>
          <w:p w14:paraId="49C7EFA7">
            <w:pPr>
              <w:spacing w:after="0" w:line="240" w:lineRule="auto"/>
            </w:pPr>
            <w:r>
              <w:t>3b1. Chỉ Chủ HTX sửa hồ sơ.</w:t>
            </w:r>
          </w:p>
          <w:p w14:paraId="5526E6F7">
            <w:pPr>
              <w:spacing w:after="0" w:line="240" w:lineRule="auto"/>
            </w:pPr>
            <w:r>
              <w:t>3b2. Hệ thống báo thương lái QR đang hoàn thiện; giao dịch bán giữ nguyên.</w:t>
            </w:r>
          </w:p>
          <w:p w14:paraId="5E25E69F">
            <w:pPr>
              <w:spacing w:after="0" w:line="240" w:lineRule="auto"/>
            </w:pPr>
            <w:r>
              <w:rPr>
                <w:i/>
              </w:rPr>
              <w:t>Use Case tiếp tục bước 1.</w:t>
            </w:r>
          </w:p>
          <w:p w14:paraId="2A8979AA">
            <w:pPr>
              <w:spacing w:after="0" w:line="240" w:lineRule="auto"/>
            </w:pPr>
            <w:r>
              <w:t xml:space="preserve">4b. Không đủ quyền </w:t>
            </w:r>
            <w:del w:id="2139" w:author="Claude" w:date="2026-10-08T00:00:00Z">
              <w:r>
                <w:delText xml:space="preserve">hoặc</w:delText>
              </w:r>
            </w:del>
            <w:ins w:id="2140" w:author="Claude" w:date="2026-10-08T00:00:00Z">
              <w:r>
                <w:t xml:space="preserve">công</w:t>
              </w:r>
            </w:ins>
            <w:r>
              <w:t xml:space="preserve"> </w:t>
            </w:r>
            <w:del w:id="2137" w:author="Claude" w:date="2026-10-08T00:00:00Z">
              <w:r>
                <w:delText xml:space="preserve">nội dung tiếng Việt/tiếng Anh không khớp.</w:delText>
              </w:r>
            </w:del>
            <w:ins w:id="2138" w:author="Claude" w:date="2026-10-08T00:00:00Z">
              <w:r>
                <w:t xml:space="preserve">bố.</w:t>
              </w:r>
            </w:ins>
          </w:p>
          <w:p w14:paraId="6BC23535">
            <w:pPr>
              <w:spacing w:after="0" w:line="240" w:lineRule="auto"/>
            </w:pPr>
            <w:r>
              <w:t>4b1. Hệ thống chặn công bố. (</w:t>
              <w:fldChar w:fldCharType="begin"/>
              <w:instrText xml:space="preserve"> HYPERLINK \l "MSG02" \o "MSG02 (Lỗi): Bạn không có quyền thực hiện thao tác này." </w:instrText>
              <w:fldChar w:fldCharType="separate"/>
              <w:t>MSG02</w:t>
              <w:fldChar w:fldCharType="end"/>
              <w:t>)</w:t>
            </w:r>
          </w:p>
          <w:p w14:paraId="784DC3AD">
            <w:pPr>
              <w:spacing w:after="0" w:line="240" w:lineRule="auto"/>
            </w:pPr>
            <w:r>
              <w:rPr>
                <w:i/>
              </w:rPr>
              <w:t>Use Case tiếp tục bước 2.</w:t>
            </w:r>
          </w:p>
          <w:p>
            <w:pPr>
              <w:spacing w:after="0" w:line="240" w:lineRule="auto"/>
              <w:rPr>
                <w:ins w:id="2141" w:author="Claude" w:date="2026-10-08T00:00:00Z"/>
              </w:rPr>
            </w:pPr>
            <w:ins w:id="2142" w:author="Claude" w:date="2026-10-08T00:00:00Z">
              <w:r>
                <w:rPr>
                  <w:i/>
                </w:rPr>
                <w:t xml:space="preserve">4c. Nội dung tiếng Việt/tiếng Anh không khớp.</w:t>
              </w:r>
            </w:ins>
          </w:p>
          <w:p>
            <w:pPr>
              <w:spacing w:after="0" w:line="240" w:lineRule="auto"/>
              <w:rPr>
                <w:ins w:id="2143" w:author="Claude" w:date="2026-10-08T00:00:00Z"/>
              </w:rPr>
            </w:pPr>
            <w:ins w:id="2144" w:author="Claude" w:date="2026-10-08T00:00:00Z">
              <w:r>
                <w:rPr>
                  <w:i/>
                </w:rPr>
                <w:t xml:space="preserve">4c1. Hệ thống chặn công bố và chỉ rõ trường lệch. (MSG34)</w:t>
              </w:r>
            </w:ins>
          </w:p>
          <w:p>
            <w:pPr>
              <w:spacing w:after="0" w:line="240" w:lineRule="auto"/>
              <w:rPr>
                <w:ins w:id="2145" w:author="Claude" w:date="2026-10-08T00:00:00Z"/>
              </w:rPr>
            </w:pPr>
            <w:ins w:id="2146" w:author="Claude" w:date="2026-10-08T00:00:00Z">
              <w:r>
                <w:rPr>
                  <w:i/>
                </w:rPr>
                <w:t xml:space="preserve">Use Case tiếp tục bước 2.</w:t>
              </w:r>
            </w:ins>
          </w:p>
        </w:tc>
      </w:tr>
      <w:tr w14:paraId="70369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935B890">
            <w:pPr>
              <w:spacing w:after="0" w:line="240" w:lineRule="auto"/>
              <w:jc w:val="right"/>
            </w:pPr>
            <w:r>
              <w:t>Postconditions</w:t>
            </w:r>
          </w:p>
        </w:tc>
        <w:tc>
          <w:tcPr>
            <w:tcW w:w="7508" w:type="dxa"/>
            <w:gridSpan w:val="3"/>
          </w:tcPr>
          <w:p w14:paraId="171AE42C">
            <w:pPr>
              <w:spacing w:after="0" w:line="240" w:lineRule="auto"/>
            </w:pPr>
            <w:r>
              <w:t>• Lô có kết luận rà soát và phiên bản công bố hiện hành (hoặc trạng thái Cần rà lại, Đã rút), có lịch sử in và gửi QR.</w:t>
            </w:r>
          </w:p>
          <w:p w14:paraId="0D1E53B2">
            <w:pPr>
              <w:spacing w:after="0" w:line="240" w:lineRule="auto"/>
            </w:pPr>
            <w:r>
              <w:t>• Giá, công nợ, lương và chứng cứ riêng tư không hiện trên trang công khai.</w:t>
            </w:r>
          </w:p>
          <w:p w14:paraId="6FA7F7D2">
            <w:pPr>
              <w:spacing w:after="0" w:line="240" w:lineRule="auto"/>
            </w:pPr>
            <w:r>
              <w:t>• Kết luận rà soát (kể cả không đạt), công bố và rút công bố được ghi nhật ký kiểm toán (người, thời điểm, lý do).</w:t>
            </w:r>
          </w:p>
        </w:tc>
      </w:tr>
      <w:tr w14:paraId="79306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66E5577">
            <w:pPr>
              <w:spacing w:after="0" w:line="240" w:lineRule="auto"/>
              <w:jc w:val="right"/>
            </w:pPr>
            <w:r>
              <w:t>Include / Extend</w:t>
            </w:r>
          </w:p>
        </w:tc>
        <w:tc>
          <w:tcPr>
            <w:tcW w:w="7508" w:type="dxa"/>
            <w:gridSpan w:val="3"/>
          </w:tcPr>
          <w:p w14:paraId="7AED173B">
            <w:pPr>
              <w:spacing w:after="0" w:line="240" w:lineRule="auto"/>
            </w:pPr>
            <w:r>
              <w:t xml:space="preserve">Extension points: </w:t>
            </w:r>
            <w:del w:id="2135" w:author="Claude" w:date="2026-10-08T00:00:00Z">
              <w:r>
                <w:delText xml:space="preserve">Rút</w:delText>
              </w:r>
            </w:del>
            <w:ins w:id="2136" w:author="Claude" w:date="2026-10-08T00:00:00Z">
              <w:r>
                <w:t xml:space="preserve">Đính</w:t>
              </w:r>
            </w:ins>
            <w:r>
              <w:t xml:space="preserve"> </w:t>
            </w:r>
            <w:del w:id="2133" w:author="Claude" w:date="2026-10-08T00:00:00Z">
              <w:r>
                <w:delText xml:space="preserve">công</w:delText>
              </w:r>
            </w:del>
            <w:ins w:id="2134" w:author="Claude" w:date="2026-10-08T00:00:00Z">
              <w:r>
                <w:t xml:space="preserve">chính</w:t>
              </w:r>
            </w:ins>
            <w:r>
              <w:t xml:space="preserve"> </w:t>
            </w:r>
            <w:del w:id="2131" w:author="Claude" w:date="2026-10-08T00:00:00Z">
              <w:r>
                <w:delText xml:space="preserve">bố;</w:delText>
              </w:r>
            </w:del>
            <w:ins w:id="2132" w:author="Claude" w:date="2026-10-08T00:00:00Z">
              <w:r>
                <w:t xml:space="preserve">(nhánh</w:t>
              </w:r>
            </w:ins>
            <w:r>
              <w:t xml:space="preserve"> </w:t>
            </w:r>
            <w:del w:id="2129" w:author="Claude" w:date="2026-10-08T00:00:00Z">
              <w:r>
                <w:delText xml:space="preserve">Phát hành nhãn QR;</w:delText>
              </w:r>
            </w:del>
            <w:ins w:id="2130" w:author="Claude" w:date="2026-10-08T00:00:00Z">
              <w:r>
                <w:t xml:space="preserve">3a);</w:t>
              </w:r>
            </w:ins>
            <w:r>
              <w:t xml:space="preserve"> Gửi QR cho thương </w:t>
            </w:r>
            <w:del w:id="2127" w:author="Claude" w:date="2026-10-08T00:00:00Z">
              <w:r>
                <w:delText xml:space="preserve">lái.</w:delText>
              </w:r>
            </w:del>
            <w:ins w:id="2128" w:author="Claude" w:date="2026-10-08T00:00:00Z">
              <w:r>
                <w:t xml:space="preserve">lái (nhánh 4a).</w:t>
              </w:r>
            </w:ins>
          </w:p>
        </w:tc>
      </w:tr>
      <w:tr w14:paraId="3F893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1281663">
            <w:pPr>
              <w:spacing w:after="0" w:line="240" w:lineRule="auto"/>
              <w:jc w:val="right"/>
            </w:pPr>
            <w:r>
              <w:t>Business Rules / NFR</w:t>
            </w:r>
          </w:p>
        </w:tc>
        <w:tc>
          <w:tcPr>
            <w:tcW w:w="7508" w:type="dxa"/>
            <w:gridSpan w:val="3"/>
          </w:tcPr>
          <w:p w14:paraId="647018C8">
            <w:pPr>
              <w:spacing w:after="0" w:line="240" w:lineRule="auto"/>
            </w:pPr>
            <w:r>
              <w:t>Business Rules: BR-09, BR-14.</w:t>
            </w:r>
          </w:p>
          <w:p w14:paraId="24639D27">
            <w:pPr>
              <w:spacing w:after="0" w:line="240" w:lineRule="auto"/>
            </w:pPr>
            <w:r>
              <w:t>NFR: NFR-02, NFR-03.</w:t>
            </w:r>
          </w:p>
        </w:tc>
      </w:tr>
    </w:tbl>
    <w:p w14:paraId="008AFD41">
      <w:pPr>
        <w:sectPr>
          <w:footerReference r:id="rId21" w:type="default"/>
          <w:pgSz w:w="11906" w:h="16838"/>
          <w:pgMar w:top="1440" w:right="1416" w:bottom="1440" w:left="1440" w:header="708" w:footer="708" w:gutter="0"/>
          <w:cols w:space="720" w:num="1"/>
        </w:sectPr>
      </w:pPr>
    </w:p>
    <w:p w14:paraId="1A274D3C">
      <w:pPr>
        <w:keepNext/>
        <w:spacing w:after="40"/>
        <w:jc w:val="center"/>
      </w:pPr>
      <w:r>
        <w:drawing>
          <wp:inline distT="0" distB="0" distL="114300" distR="114300">
            <wp:extent cx="8306435" cy="4984115"/>
            <wp:effectExtent l="0" t="0" r="11430" b="698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69"/>
                    <a:stretch>
                      <a:fillRect/>
                    </a:stretch>
                  </pic:blipFill>
                  <pic:spPr>
                    <a:xfrm>
                      <a:off x="0" y="0"/>
                      <a:ext cx="8306858" cy="4984115"/>
                    </a:xfrm>
                    <a:prstGeom prst="rect">
                      <a:avLst/>
                    </a:prstGeom>
                  </pic:spPr>
                </pic:pic>
              </a:graphicData>
            </a:graphic>
          </wp:inline>
        </w:drawing>
      </w:r>
    </w:p>
    <w:p w14:paraId="5410F09B">
      <w:pPr>
        <w:pStyle w:val="12"/>
        <w:jc w:val="center"/>
        <w:sectPr>
          <w:footerReference r:id="rId22" w:type="default"/>
          <w:pgSz w:w="16838" w:h="11906" w:orient="landscape"/>
          <w:pgMar w:top="1440" w:right="1416" w:bottom="1440" w:left="1440" w:header="708" w:footer="708" w:gutter="0"/>
          <w:cols w:space="720" w:num="1"/>
        </w:sectPr>
      </w:pPr>
      <w:r>
        <w:rPr>
          <w:i w:val="0"/>
        </w:rPr>
        <w:t>Hình UC32-1. Sơ đồ luồng UC32 Rà soát và công bố hồ sơ truy xuất (chính, thay thế, ngoại lệ)</w:t>
      </w:r>
    </w:p>
    <w:p w14:paraId="39456B16">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6A89F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59E2C3DD">
            <w:pPr>
              <w:spacing w:after="0" w:line="240" w:lineRule="auto"/>
            </w:pPr>
            <w:r>
              <w:rPr>
                <w:rFonts w:ascii="Consolas" w:hAnsi="Consolas"/>
                <w:sz w:val="17"/>
              </w:rPr>
              <w:t>[Hồ sơ truy xuất] Mã đơn / lô / QR, trạng thái: Nháp | Đạt | Đã công bố | Cần rà lại | Đã rút</w:t>
            </w:r>
          </w:p>
          <w:p w14:paraId="65652AA0">
            <w:pPr>
              <w:spacing w:after="0" w:line="240" w:lineRule="auto"/>
            </w:pPr>
            <w:r>
              <w:rPr>
                <w:rFonts w:ascii="Consolas" w:hAnsi="Consolas"/>
                <w:sz w:val="17"/>
              </w:rPr>
              <w:t>[Rà soát] cây nguồn: bè → lối → buổi thả → lô giống; phiếu cân và xác nhận; giấy tờ vùng còn hiệu lực; chỉ số nước; cảnh báo thiếu liên kết</w:t>
            </w:r>
          </w:p>
          <w:p w14:paraId="4819A9B3">
            <w:pPr>
              <w:spacing w:after="0" w:line="240" w:lineRule="auto"/>
            </w:pPr>
            <w:r>
              <w:rPr>
                <w:rFonts w:ascii="Consolas" w:hAnsi="Consolas"/>
                <w:sz w:val="17"/>
              </w:rPr>
              <w:t>[Xem trước QR] tiếng Việt / tiếng Anh; dữ liệu riêng tư đã ẩn; ảnh lô/vùng</w:t>
            </w:r>
          </w:p>
          <w:p w14:paraId="3658BF9D">
            <w:pPr>
              <w:spacing w:after="0" w:line="240" w:lineRule="auto"/>
            </w:pPr>
            <w:r>
              <w:rPr>
                <w:rFonts w:ascii="Consolas" w:hAnsi="Consolas"/>
                <w:sz w:val="17"/>
              </w:rPr>
              <w:t>[Nút] Đạt | Yêu cầu sửa | Công bố | Rút công bố (lý do*) | Phát hành / In lại nhãn | Gửi QR cho thương lái</w:t>
            </w:r>
          </w:p>
          <w:p w14:paraId="2529E97C">
            <w:pPr>
              <w:spacing w:after="0" w:line="240" w:lineRule="auto"/>
            </w:pPr>
            <w:r>
              <w:rPr>
                <w:rFonts w:ascii="Consolas" w:hAnsi="Consolas"/>
                <w:sz w:val="17"/>
              </w:rPr>
              <w:t>[Lịch sử] phiên bản, người, thời điểm, lý do; lịch sử in và gửi</w:t>
            </w:r>
          </w:p>
        </w:tc>
      </w:tr>
    </w:tbl>
    <w:p w14:paraId="21EDE2CE">
      <w:pPr>
        <w:pStyle w:val="5"/>
      </w:pPr>
      <w:r>
        <w:t>Dữ liệu nhập / lựa chọn</w:t>
      </w:r>
    </w:p>
    <w:p w14:paraId="7914EFD7">
      <w:r>
        <w:t>• Mã lô: bắt buộc.</w:t>
      </w:r>
    </w:p>
    <w:p w14:paraId="35DB0CF9">
      <w:r>
        <w:t>• Kết luận rà soát (Đạt / Yêu cầu sửa) và lý do khi yêu cầu sửa.</w:t>
      </w:r>
    </w:p>
    <w:p w14:paraId="5070E75C">
      <w:r>
        <w:t>• Lý do rút công bố: bắt buộc.</w:t>
      </w:r>
    </w:p>
    <w:p w14:paraId="327DC8AB">
      <w:r>
        <w:t>• Số bản in, lý do in lại: khi phát hành nhãn.</w:t>
      </w:r>
    </w:p>
    <w:p w14:paraId="7DA6270B">
      <w:r>
        <w:t>• Kênh gửi QR (Zalo OA / email / SMS): khi gửi cho thương lái.</w:t>
      </w:r>
    </w:p>
    <w:p w14:paraId="3347268C">
      <w:pPr>
        <w:pStyle w:val="5"/>
      </w:pPr>
      <w:r>
        <w:t>UC liên kết và dữ liệu chuyển tiếp</w:t>
      </w:r>
    </w:p>
    <w:p w14:paraId="4B226DA2">
      <w:r>
        <w:t>• UC31: nguồn bè/lối.</w:t>
      </w:r>
    </w:p>
    <w:p w14:paraId="257190C3">
      <w:r>
        <w:t>• UC45: phiếu cân, bàn giao.</w:t>
      </w:r>
    </w:p>
    <w:p w14:paraId="42B81703">
      <w:r>
        <w:t>• UC39: đính chính.</w:t>
      </w:r>
    </w:p>
    <w:p w14:paraId="283133D0">
      <w:r>
        <w:t>• UC36/UC37: truy vết.</w:t>
      </w:r>
    </w:p>
    <w:p w14:paraId="78093594">
      <w:r>
        <w:t>• UC40: trang công khai.</w:t>
      </w:r>
    </w:p>
    <w:p w14:paraId="72827E23">
      <w:r>
        <w:t>• UC69/UC70: thông báo và gửi QR cho thương lái.</w:t>
      </w:r>
    </w:p>
    <w:p w14:paraId="08E951B8">
      <w:r>
        <w:t>• UC15: giấy tờ vùng.</w:t>
      </w:r>
    </w:p>
    <w:p w14:paraId="5835D65D">
      <w:pPr>
        <w:pStyle w:val="5"/>
      </w:pPr>
      <w:r>
        <w:t>Các process trong UC</w:t>
      </w:r>
    </w:p>
    <w:p w14:paraId="165B164E">
      <w:r>
        <w:t>1. Hồ sơ truy xuất — rà soát</w:t>
      </w:r>
    </w:p>
    <w:p w14:paraId="3BF5C6F6">
      <w:r>
        <w:t>2. Hồ sơ truy xuất — công bố và rút công bố</w:t>
      </w:r>
    </w:p>
    <w:p w14:paraId="2EEB9A9A">
      <w:r>
        <w:t>3. Hồ sơ truy xuất — phát hành nhãn và gửi QR</w:t>
      </w:r>
    </w:p>
    <w:p w14:paraId="060AE5A9">
      <w:r>
        <w:rPr>
          <w:b/>
        </w:rPr>
        <w:t>Điểm cần xác nhận / lưu ý:</w:t>
      </w:r>
      <w:r>
        <w:t xml:space="preserve"> Đã chốt: bàn giao ngoại tuyến được phép, QR gửi sau khi công bố.</w:t>
      </w:r>
    </w:p>
    <w:p w14:paraId="4998F555">
      <w:pPr>
        <w:pStyle w:val="4"/>
      </w:pPr>
      <w:bookmarkStart w:id="122" w:name="_Toc17351"/>
      <w:bookmarkStart w:id="123" w:name="_Toc30212"/>
      <w:r>
        <w:t>6.4 UC36 - Truy ngược nguồn lô</w:t>
      </w:r>
      <w:bookmarkEnd w:id="122"/>
      <w:bookmarkEnd w:id="123"/>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6695A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0168E25">
            <w:pPr>
              <w:spacing w:after="0" w:line="240" w:lineRule="auto"/>
              <w:jc w:val="right"/>
            </w:pPr>
            <w:r>
              <w:t>Primary Actors</w:t>
            </w:r>
          </w:p>
        </w:tc>
        <w:tc>
          <w:tcPr>
            <w:tcW w:w="2685" w:type="dxa"/>
          </w:tcPr>
          <w:p w14:paraId="0347D25D">
            <w:pPr>
              <w:spacing w:after="0" w:line="240" w:lineRule="auto"/>
            </w:pPr>
            <w:r>
              <w:t>Chủ HTX; Quản lý khu; Kế toán.</w:t>
            </w:r>
          </w:p>
        </w:tc>
        <w:tc>
          <w:tcPr>
            <w:tcW w:w="1890" w:type="dxa"/>
          </w:tcPr>
          <w:p w14:paraId="1A0D9E52">
            <w:pPr>
              <w:spacing w:after="0" w:line="240" w:lineRule="auto"/>
              <w:jc w:val="right"/>
            </w:pPr>
            <w:r>
              <w:t>Secondary Actors</w:t>
            </w:r>
          </w:p>
        </w:tc>
        <w:tc>
          <w:tcPr>
            <w:tcW w:w="2933" w:type="dxa"/>
          </w:tcPr>
          <w:p w14:paraId="5F2641F0">
            <w:pPr>
              <w:spacing w:after="0" w:line="240" w:lineRule="auto"/>
            </w:pPr>
            <w:r>
              <w:t>Không có.</w:t>
            </w:r>
          </w:p>
        </w:tc>
      </w:tr>
      <w:tr w14:paraId="51A21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003435A">
            <w:pPr>
              <w:spacing w:after="0" w:line="240" w:lineRule="auto"/>
              <w:jc w:val="right"/>
            </w:pPr>
            <w:r>
              <w:t>Description</w:t>
            </w:r>
          </w:p>
        </w:tc>
        <w:tc>
          <w:tcPr>
            <w:tcW w:w="7508" w:type="dxa"/>
            <w:gridSpan w:val="3"/>
          </w:tcPr>
          <w:p w14:paraId="29D6C04F">
            <w:pPr>
              <w:spacing w:after="0" w:line="240" w:lineRule="auto"/>
            </w:pPr>
            <w:r>
              <w:t>Tôi với vai trò là Chủ HTX, Quản lý khu hoặc Kế toán, tôi muốn truy ngược một lô tới mọi bè, lối, buổi thả, lô giống và nhà cung cấp, để trả lời hàu này đến từ đâu.</w:t>
            </w:r>
          </w:p>
        </w:tc>
      </w:tr>
      <w:tr w14:paraId="04CC6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A5D0857">
            <w:pPr>
              <w:spacing w:after="0" w:line="240" w:lineRule="auto"/>
              <w:jc w:val="right"/>
            </w:pPr>
            <w:r>
              <w:t>Trigger</w:t>
            </w:r>
          </w:p>
        </w:tc>
        <w:tc>
          <w:tcPr>
            <w:tcW w:w="7508" w:type="dxa"/>
            <w:gridSpan w:val="3"/>
          </w:tcPr>
          <w:p w14:paraId="36093455">
            <w:pPr>
              <w:spacing w:after="0" w:line="240" w:lineRule="auto"/>
            </w:pPr>
            <w:r>
              <w:t>Có câu hỏi về nguồn gốc của một lô (khách, đối tác hoặc cơ quan).</w:t>
            </w:r>
          </w:p>
        </w:tc>
      </w:tr>
      <w:tr w14:paraId="0669C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46E73D8">
            <w:pPr>
              <w:spacing w:after="0" w:line="240" w:lineRule="auto"/>
              <w:jc w:val="right"/>
            </w:pPr>
            <w:r>
              <w:t>Priority</w:t>
            </w:r>
          </w:p>
        </w:tc>
        <w:tc>
          <w:tcPr>
            <w:tcW w:w="7508" w:type="dxa"/>
            <w:gridSpan w:val="3"/>
          </w:tcPr>
          <w:p w14:paraId="2194F5DD">
            <w:pPr>
              <w:spacing w:after="0" w:line="240" w:lineRule="auto"/>
            </w:pPr>
            <w:r>
              <w:t>Must have (đề xuất)</w:t>
            </w:r>
          </w:p>
        </w:tc>
      </w:tr>
      <w:tr w14:paraId="0A58B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17F48B3">
            <w:pPr>
              <w:spacing w:after="0" w:line="240" w:lineRule="auto"/>
              <w:jc w:val="right"/>
            </w:pPr>
            <w:r>
              <w:t>Preconditions</w:t>
            </w:r>
          </w:p>
        </w:tc>
        <w:tc>
          <w:tcPr>
            <w:tcW w:w="7508" w:type="dxa"/>
            <w:gridSpan w:val="3"/>
          </w:tcPr>
          <w:p w14:paraId="52529614">
            <w:pPr>
              <w:spacing w:after="0" w:line="240" w:lineRule="auto"/>
            </w:pPr>
            <w:r>
              <w:t>• Lô đã có trong hệ thống.</w:t>
            </w:r>
          </w:p>
          <w:p w14:paraId="2068C054">
            <w:pPr>
              <w:spacing w:after="0" w:line="240" w:lineRule="auto"/>
            </w:pPr>
            <w:r>
              <w:t>• Quản lý khu hoặc Kế toán phải có vai trò được quyền trên chức năng Truy xuất.</w:t>
            </w:r>
          </w:p>
        </w:tc>
      </w:tr>
      <w:tr w14:paraId="557C2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86F4DAF">
            <w:pPr>
              <w:spacing w:after="0" w:line="240" w:lineRule="auto"/>
              <w:jc w:val="right"/>
            </w:pPr>
            <w:r>
              <w:t>Normal Flow</w:t>
            </w:r>
          </w:p>
        </w:tc>
        <w:tc>
          <w:tcPr>
            <w:tcW w:w="7508" w:type="dxa"/>
            <w:gridSpan w:val="3"/>
          </w:tcPr>
          <w:p w14:paraId="7D350349">
            <w:pPr>
              <w:spacing w:after="0" w:line="240" w:lineRule="auto"/>
            </w:pPr>
            <w:r>
              <w:t>1. Người thao tác tìm lô theo mã lô hoặc QR. (SCR-21)</w:t>
            </w:r>
          </w:p>
          <w:p w14:paraId="79A60A0F">
            <w:pPr>
              <w:spacing w:after="0" w:line="240" w:lineRule="auto"/>
            </w:pPr>
            <w:r>
              <w:t>2. Hệ thống lấy mọi phần lối thực thu thuộc lô.</w:t>
            </w:r>
          </w:p>
          <w:p w14:paraId="7D5362FD">
            <w:pPr>
              <w:spacing w:after="0" w:line="240" w:lineRule="auto"/>
            </w:pPr>
            <w:r>
              <w:t>3. Hệ thống nối mỗi phần lối tới buổi thả, lô giống và nhà cung cấp.</w:t>
            </w:r>
          </w:p>
          <w:p w14:paraId="24728E04">
            <w:pPr>
              <w:spacing w:after="0" w:line="240" w:lineRule="auto"/>
            </w:pPr>
            <w:r>
              <w:t>4. Hệ thống hiện cân cảng là lượng của cả lô; kg từng bè ghi “không đo”.</w:t>
            </w:r>
          </w:p>
          <w:p w14:paraId="22C057B7">
            <w:pPr>
              <w:spacing w:after="0" w:line="240" w:lineRule="auto"/>
            </w:pPr>
            <w:r>
              <w:t>5. Người thao tác chọn Xuất đường dẫn bằng chứng cho UC38.</w:t>
            </w:r>
          </w:p>
        </w:tc>
      </w:tr>
      <w:tr w14:paraId="41D11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726A6E3">
            <w:pPr>
              <w:spacing w:after="0" w:line="240" w:lineRule="auto"/>
              <w:jc w:val="right"/>
            </w:pPr>
            <w:r>
              <w:t>Alternative Flows</w:t>
            </w:r>
          </w:p>
        </w:tc>
        <w:tc>
          <w:tcPr>
            <w:tcW w:w="7508" w:type="dxa"/>
            <w:gridSpan w:val="3"/>
          </w:tcPr>
          <w:p w14:paraId="0EAA49D9">
            <w:pPr>
              <w:spacing w:after="0" w:line="240" w:lineRule="auto"/>
            </w:pPr>
            <w:r>
              <w:t>3a. Một bản ghi nguồn đã được đính chính.</w:t>
            </w:r>
          </w:p>
          <w:p w14:paraId="2A42C07B">
            <w:pPr>
              <w:spacing w:after="0" w:line="240" w:lineRule="auto"/>
            </w:pPr>
            <w:r>
              <w:t>3a1. Hệ thống hiện phiên bản, lý do và người đính chính.</w:t>
            </w:r>
          </w:p>
          <w:p w14:paraId="4C5E40B4">
            <w:pPr>
              <w:spacing w:after="0" w:line="240" w:lineRule="auto"/>
            </w:pPr>
            <w:r>
              <w:rPr>
                <w:i/>
              </w:rPr>
              <w:t>Use Case tiếp tục bước 4.</w:t>
            </w:r>
          </w:p>
        </w:tc>
      </w:tr>
      <w:tr w14:paraId="30181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6343413">
            <w:pPr>
              <w:spacing w:after="0" w:line="240" w:lineRule="auto"/>
              <w:jc w:val="right"/>
            </w:pPr>
            <w:r>
              <w:t>Exception Flows</w:t>
            </w:r>
          </w:p>
        </w:tc>
        <w:tc>
          <w:tcPr>
            <w:tcW w:w="7508" w:type="dxa"/>
            <w:gridSpan w:val="3"/>
          </w:tcPr>
          <w:p w14:paraId="4276FBAF">
            <w:pPr>
              <w:spacing w:after="0" w:line="240" w:lineRule="auto"/>
            </w:pPr>
            <w:r>
              <w:t>3b. Thiếu một liên kết nguồn.</w:t>
            </w:r>
          </w:p>
          <w:p w14:paraId="460BB2CF">
            <w:pPr>
              <w:spacing w:after="0" w:line="240" w:lineRule="auto"/>
            </w:pPr>
            <w:r>
              <w:t>3b1. Hệ thống hiện lỗ hổng, không tự chọn bè thay thế. (</w:t>
              <w:fldChar w:fldCharType="begin"/>
              <w:instrText xml:space="preserve"> HYPERLINK \l "MSG37" \o "MSG37 (Cảnh báo): Thiếu liên kết nguồn: {missing_link}. Cần đính chính có lịch sử." </w:instrText>
              <w:fldChar w:fldCharType="separate"/>
              <w:t>MSG37</w:t>
              <w:fldChar w:fldCharType="end"/>
              <w:t>)</w:t>
            </w:r>
          </w:p>
          <w:p w14:paraId="2B06462A">
            <w:pPr>
              <w:spacing w:after="0" w:line="240" w:lineRule="auto"/>
            </w:pPr>
            <w:r>
              <w:rPr>
                <w:i/>
              </w:rPr>
              <w:t>Use Case tiếp tục bước 4.</w:t>
            </w:r>
          </w:p>
        </w:tc>
      </w:tr>
      <w:tr w14:paraId="5C72B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E5EA402">
            <w:pPr>
              <w:spacing w:after="0" w:line="240" w:lineRule="auto"/>
              <w:jc w:val="right"/>
            </w:pPr>
            <w:r>
              <w:t>Postconditions</w:t>
            </w:r>
          </w:p>
        </w:tc>
        <w:tc>
          <w:tcPr>
            <w:tcW w:w="7508" w:type="dxa"/>
            <w:gridSpan w:val="3"/>
          </w:tcPr>
          <w:p w14:paraId="586BCFB7">
            <w:pPr>
              <w:spacing w:after="0" w:line="240" w:lineRule="auto"/>
            </w:pPr>
            <w:r>
              <w:t>• Đường nguồn của mọi bè/lối góp hàng kiểm chứng được; không suy kg theo bè.</w:t>
            </w:r>
          </w:p>
        </w:tc>
      </w:tr>
      <w:tr w14:paraId="19285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6A9C875">
            <w:pPr>
              <w:spacing w:after="0" w:line="240" w:lineRule="auto"/>
              <w:jc w:val="right"/>
            </w:pPr>
            <w:r>
              <w:t>Business Rules / NFR</w:t>
            </w:r>
          </w:p>
        </w:tc>
        <w:tc>
          <w:tcPr>
            <w:tcW w:w="7508" w:type="dxa"/>
            <w:gridSpan w:val="3"/>
          </w:tcPr>
          <w:p w14:paraId="7F6F9EE7">
            <w:pPr>
              <w:spacing w:after="0" w:line="240" w:lineRule="auto"/>
            </w:pPr>
            <w:r>
              <w:t>Business Rules: BR-10.</w:t>
            </w:r>
          </w:p>
        </w:tc>
      </w:tr>
    </w:tbl>
    <w:p w14:paraId="450FE0AA">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1A0E8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4D0CEE20">
            <w:pPr>
              <w:spacing w:after="0" w:line="240" w:lineRule="auto"/>
            </w:pPr>
            <w:r>
              <w:rPr>
                <w:rFonts w:ascii="Consolas" w:hAnsi="Consolas"/>
                <w:sz w:val="17"/>
              </w:rPr>
              <w:t>Trang truy ngược bắt đầu từ đơn/lô/QR và một cân cảng; cây có nhiều nhánh bè → lối/đoạn đã thu → lần thả → lô giống → nhà cung cấp, cùng lịch sử vùng và chứng từ.</w:t>
            </w:r>
          </w:p>
        </w:tc>
      </w:tr>
    </w:tbl>
    <w:p w14:paraId="1B0C3FB3">
      <w:pPr>
        <w:pStyle w:val="5"/>
      </w:pPr>
      <w:r>
        <w:t>Dữ liệu nhập / lựa chọn</w:t>
      </w:r>
    </w:p>
    <w:p w14:paraId="284EED9D">
      <w:r>
        <w:t>• Mã đơn/lô/QR hoặc mốc thời gian báo cáo</w:t>
      </w:r>
    </w:p>
    <w:p w14:paraId="16DC2F82">
      <w:pPr>
        <w:pStyle w:val="5"/>
      </w:pPr>
      <w:r>
        <w:t>UC liên kết và dữ liệu chuyển tiếp</w:t>
      </w:r>
    </w:p>
    <w:p w14:paraId="30C93810">
      <w:r>
        <w:t>• UC25: thả giống</w:t>
      </w:r>
    </w:p>
    <w:p w14:paraId="71A78EC5">
      <w:r>
        <w:t>• UC31: phạm vi thu</w:t>
      </w:r>
    </w:p>
    <w:p w14:paraId="5E51896F">
      <w:r>
        <w:t>• UC38: báo cáo</w:t>
      </w:r>
    </w:p>
    <w:p w14:paraId="60A8B758">
      <w:r>
        <w:t>• UC39: lịch sử sửa</w:t>
      </w:r>
    </w:p>
    <w:p w14:paraId="1DE0AE71">
      <w:pPr>
        <w:pStyle w:val="5"/>
      </w:pPr>
      <w:r>
        <w:t>Các process trong UC</w:t>
      </w:r>
    </w:p>
    <w:p w14:paraId="3C824615">
      <w:r>
        <w:t>1. Truy ngược nguồn lô: mở lô và mọi nhánh nguồn</w:t>
      </w:r>
    </w:p>
    <w:p w14:paraId="6EFD0474">
      <w:r>
        <w:t>2. Truy ngược nguồn lô: xem chứng từ giống và vùng</w:t>
      </w:r>
    </w:p>
    <w:p w14:paraId="549BABCF">
      <w:pPr>
        <w:pStyle w:val="4"/>
      </w:pPr>
      <w:bookmarkStart w:id="124" w:name="_Toc31596"/>
      <w:bookmarkStart w:id="125" w:name="_Toc1905"/>
      <w:r>
        <w:t>6.5 UC37 - Truy xuôi lô tới khách</w:t>
      </w:r>
      <w:bookmarkEnd w:id="124"/>
      <w:bookmarkEnd w:id="125"/>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75270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4139E29">
            <w:pPr>
              <w:spacing w:after="0" w:line="240" w:lineRule="auto"/>
              <w:jc w:val="right"/>
            </w:pPr>
            <w:r>
              <w:t>Primary Actors</w:t>
            </w:r>
          </w:p>
        </w:tc>
        <w:tc>
          <w:tcPr>
            <w:tcW w:w="2685" w:type="dxa"/>
          </w:tcPr>
          <w:p w14:paraId="28CB88B9">
            <w:pPr>
              <w:spacing w:after="0" w:line="240" w:lineRule="auto"/>
            </w:pPr>
            <w:r>
              <w:t>Chủ HTX; Quản lý khu; Kế toán.</w:t>
            </w:r>
          </w:p>
        </w:tc>
        <w:tc>
          <w:tcPr>
            <w:tcW w:w="1890" w:type="dxa"/>
          </w:tcPr>
          <w:p w14:paraId="0A7CFEC0">
            <w:pPr>
              <w:spacing w:after="0" w:line="240" w:lineRule="auto"/>
              <w:jc w:val="right"/>
            </w:pPr>
            <w:r>
              <w:t>Secondary Actors</w:t>
            </w:r>
          </w:p>
        </w:tc>
        <w:tc>
          <w:tcPr>
            <w:tcW w:w="2933" w:type="dxa"/>
          </w:tcPr>
          <w:p w14:paraId="625CC793">
            <w:pPr>
              <w:spacing w:after="0" w:line="240" w:lineRule="auto"/>
            </w:pPr>
            <w:r>
              <w:t>Không có.</w:t>
            </w:r>
          </w:p>
        </w:tc>
      </w:tr>
      <w:tr w14:paraId="77B03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BCF9607">
            <w:pPr>
              <w:spacing w:after="0" w:line="240" w:lineRule="auto"/>
              <w:jc w:val="right"/>
            </w:pPr>
            <w:r>
              <w:t>Description</w:t>
            </w:r>
          </w:p>
        </w:tc>
        <w:tc>
          <w:tcPr>
            <w:tcW w:w="7508" w:type="dxa"/>
            <w:gridSpan w:val="3"/>
          </w:tcPr>
          <w:p w14:paraId="45EF67CD">
            <w:pPr>
              <w:spacing w:after="0" w:line="240" w:lineRule="auto"/>
            </w:pPr>
            <w:r>
              <w:t>Tôi với vai trò là Chủ HTX, Quản lý khu hoặc Kế toán, tôi muốn truy xuôi một lô tới lần bán đầu, hàng trả và các lần bán lại, để biết hàng đã đi tới những ai.</w:t>
            </w:r>
          </w:p>
        </w:tc>
      </w:tr>
      <w:tr w14:paraId="61EC3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A6CA89B">
            <w:pPr>
              <w:spacing w:after="0" w:line="240" w:lineRule="auto"/>
              <w:jc w:val="right"/>
            </w:pPr>
            <w:r>
              <w:t>Trigger</w:t>
            </w:r>
          </w:p>
        </w:tc>
        <w:tc>
          <w:tcPr>
            <w:tcW w:w="7508" w:type="dxa"/>
            <w:gridSpan w:val="3"/>
          </w:tcPr>
          <w:p w14:paraId="5D05DEA5">
            <w:pPr>
              <w:spacing w:after="0" w:line="240" w:lineRule="auto"/>
            </w:pPr>
            <w:r>
              <w:t>Cần biết hàng của một nguồn đã tới những ai (ví dụ khi phát hiện sự cố nguồn).</w:t>
            </w:r>
          </w:p>
        </w:tc>
      </w:tr>
      <w:tr w14:paraId="7A38C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F821C41">
            <w:pPr>
              <w:spacing w:after="0" w:line="240" w:lineRule="auto"/>
              <w:jc w:val="right"/>
            </w:pPr>
            <w:r>
              <w:t>Priority</w:t>
            </w:r>
          </w:p>
        </w:tc>
        <w:tc>
          <w:tcPr>
            <w:tcW w:w="7508" w:type="dxa"/>
            <w:gridSpan w:val="3"/>
          </w:tcPr>
          <w:p w14:paraId="1382336C">
            <w:pPr>
              <w:spacing w:after="0" w:line="240" w:lineRule="auto"/>
            </w:pPr>
            <w:r>
              <w:t>Should have (đề xuất)</w:t>
            </w:r>
          </w:p>
        </w:tc>
      </w:tr>
      <w:tr w14:paraId="1E346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2D862FF">
            <w:pPr>
              <w:spacing w:after="0" w:line="240" w:lineRule="auto"/>
              <w:jc w:val="right"/>
            </w:pPr>
            <w:r>
              <w:t>Preconditions</w:t>
            </w:r>
          </w:p>
        </w:tc>
        <w:tc>
          <w:tcPr>
            <w:tcW w:w="7508" w:type="dxa"/>
            <w:gridSpan w:val="3"/>
          </w:tcPr>
          <w:p w14:paraId="32A4027E">
            <w:pPr>
              <w:spacing w:after="0" w:line="240" w:lineRule="auto"/>
            </w:pPr>
            <w:r>
              <w:t>• Lô hoặc nguồn bè/lối đã được ghi.</w:t>
            </w:r>
          </w:p>
          <w:p w14:paraId="4465779E">
            <w:pPr>
              <w:spacing w:after="0" w:line="240" w:lineRule="auto"/>
            </w:pPr>
            <w:r>
              <w:t>• Quản lý khu hoặc Kế toán phải có vai trò được quyền trên chức năng Truy xuất.</w:t>
            </w:r>
          </w:p>
        </w:tc>
      </w:tr>
      <w:tr w14:paraId="24280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E544830">
            <w:pPr>
              <w:spacing w:after="0" w:line="240" w:lineRule="auto"/>
              <w:jc w:val="right"/>
            </w:pPr>
            <w:r>
              <w:t>Normal Flow</w:t>
            </w:r>
          </w:p>
        </w:tc>
        <w:tc>
          <w:tcPr>
            <w:tcW w:w="7508" w:type="dxa"/>
            <w:gridSpan w:val="3"/>
          </w:tcPr>
          <w:p w14:paraId="3D4A682C">
            <w:pPr>
              <w:spacing w:after="0" w:line="240" w:lineRule="auto"/>
            </w:pPr>
            <w:r>
              <w:t>1. Người thao tác chọn nguồn nuôi hoặc mã lô/QR. (SCR-21)</w:t>
            </w:r>
          </w:p>
          <w:p w14:paraId="7046847F">
            <w:pPr>
              <w:spacing w:after="0" w:line="240" w:lineRule="auto"/>
            </w:pPr>
            <w:r>
              <w:t>2. Hệ thống hiện đơn, thương lái và cân cảng của lần bán đầu.</w:t>
            </w:r>
          </w:p>
          <w:p w14:paraId="43D52624">
            <w:pPr>
              <w:spacing w:after="0" w:line="240" w:lineRule="auto"/>
            </w:pPr>
            <w:r>
              <w:t>3. Hệ thống nối các lần trả hàng (UC52) tới đơn bán lại cho người mua khác, vẫn cùng QR.</w:t>
            </w:r>
          </w:p>
          <w:p w14:paraId="1453B6F4">
            <w:pPr>
              <w:spacing w:after="0" w:line="240" w:lineRule="auto"/>
            </w:pPr>
            <w:r>
              <w:t>4. Hệ thống đối chiếu lượng trả và cân của từng lần bán lại để không bán trùng một phần hàng.</w:t>
            </w:r>
          </w:p>
          <w:p w14:paraId="3636675F">
            <w:pPr>
              <w:spacing w:after="0" w:line="240" w:lineRule="auto"/>
            </w:pPr>
            <w:r>
              <w:t>5. Hệ thống trả kết quả có mốc thời gian cho UC38.</w:t>
            </w:r>
          </w:p>
        </w:tc>
      </w:tr>
      <w:tr w14:paraId="4E898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86B818B">
            <w:pPr>
              <w:spacing w:after="0" w:line="240" w:lineRule="auto"/>
              <w:jc w:val="right"/>
            </w:pPr>
            <w:r>
              <w:t>Alternative Flows</w:t>
            </w:r>
          </w:p>
        </w:tc>
        <w:tc>
          <w:tcPr>
            <w:tcW w:w="7508" w:type="dxa"/>
            <w:gridSpan w:val="3"/>
          </w:tcPr>
          <w:p w14:paraId="4244BF2A">
            <w:pPr>
              <w:spacing w:after="0" w:line="240" w:lineRule="auto"/>
            </w:pPr>
            <w:r>
              <w:t>2a. Lô chưa bàn giao.</w:t>
            </w:r>
          </w:p>
          <w:p w14:paraId="00513502">
            <w:pPr>
              <w:spacing w:after="0" w:line="240" w:lineRule="auto"/>
            </w:pPr>
            <w:r>
              <w:t>2a1. Hệ thống hiện lô đang chuẩn bị, không coi là đã bán.</w:t>
            </w:r>
          </w:p>
          <w:p w14:paraId="3D103781">
            <w:pPr>
              <w:spacing w:after="0" w:line="240" w:lineRule="auto"/>
            </w:pPr>
            <w:r>
              <w:rPr>
                <w:i/>
              </w:rPr>
              <w:t>Use Case tiếp tục bước 5.</w:t>
            </w:r>
          </w:p>
        </w:tc>
      </w:tr>
      <w:tr w14:paraId="1E5E9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0376518">
            <w:pPr>
              <w:spacing w:after="0" w:line="240" w:lineRule="auto"/>
              <w:jc w:val="right"/>
            </w:pPr>
            <w:r>
              <w:t>Exception Flows</w:t>
            </w:r>
          </w:p>
        </w:tc>
        <w:tc>
          <w:tcPr>
            <w:tcW w:w="7508" w:type="dxa"/>
            <w:gridSpan w:val="3"/>
          </w:tcPr>
          <w:p w14:paraId="5DE625CF">
            <w:pPr>
              <w:spacing w:after="0" w:line="240" w:lineRule="auto"/>
            </w:pPr>
            <w:r>
              <w:t>3a. Thiếu liên kết nguồn hoặc đơn.</w:t>
            </w:r>
          </w:p>
          <w:p w14:paraId="7A3A9F33">
            <w:pPr>
              <w:spacing w:after="0" w:line="240" w:lineRule="auto"/>
            </w:pPr>
            <w:r>
              <w:t>3a1. Hệ thống báo lỗ hổng để đính chính ở UC39. (</w:t>
              <w:fldChar w:fldCharType="begin"/>
              <w:instrText xml:space="preserve"> HYPERLINK \l "MSG37" \o "MSG37 (Cảnh báo): Thiếu liên kết nguồn: {missing_link}. Cần đính chính có lịch sử." </w:instrText>
              <w:fldChar w:fldCharType="separate"/>
              <w:t>MSG37</w:t>
              <w:fldChar w:fldCharType="end"/>
              <w:t>)</w:t>
            </w:r>
          </w:p>
          <w:p w14:paraId="6239D933">
            <w:pPr>
              <w:spacing w:after="0" w:line="240" w:lineRule="auto"/>
            </w:pPr>
            <w:r>
              <w:rPr>
                <w:i/>
              </w:rPr>
              <w:t>Use Case tiếp tục bước 5.</w:t>
            </w:r>
          </w:p>
        </w:tc>
      </w:tr>
      <w:tr w14:paraId="265D2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639FB85">
            <w:pPr>
              <w:spacing w:after="0" w:line="240" w:lineRule="auto"/>
              <w:jc w:val="right"/>
            </w:pPr>
            <w:r>
              <w:t>Postconditions</w:t>
            </w:r>
          </w:p>
        </w:tc>
        <w:tc>
          <w:tcPr>
            <w:tcW w:w="7508" w:type="dxa"/>
            <w:gridSpan w:val="3"/>
          </w:tcPr>
          <w:p w14:paraId="252781CB">
            <w:pPr>
              <w:spacing w:after="0" w:line="240" w:lineRule="auto"/>
            </w:pPr>
            <w:r>
              <w:t>• Một lô/QR tìm được mọi đơn và người nhận liên quan; không nhân kg thu hoạch gốc.</w:t>
            </w:r>
          </w:p>
        </w:tc>
      </w:tr>
      <w:tr w14:paraId="2C81B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0FBA80A">
            <w:pPr>
              <w:spacing w:after="0" w:line="240" w:lineRule="auto"/>
              <w:jc w:val="right"/>
            </w:pPr>
            <w:r>
              <w:t>Business Rules / NFR</w:t>
            </w:r>
          </w:p>
        </w:tc>
        <w:tc>
          <w:tcPr>
            <w:tcW w:w="7508" w:type="dxa"/>
            <w:gridSpan w:val="3"/>
          </w:tcPr>
          <w:p w14:paraId="5CBB0A5A">
            <w:pPr>
              <w:spacing w:after="0" w:line="240" w:lineRule="auto"/>
            </w:pPr>
            <w:r>
              <w:t>Business Rules: BR-17, BR-18.</w:t>
            </w:r>
          </w:p>
        </w:tc>
      </w:tr>
    </w:tbl>
    <w:p w14:paraId="4C628C92">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58320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1B254FC5">
            <w:pPr>
              <w:spacing w:after="0" w:line="240" w:lineRule="auto"/>
            </w:pPr>
            <w:r>
              <w:rPr>
                <w:rFonts w:ascii="Consolas" w:hAnsi="Consolas"/>
                <w:sz w:val="17"/>
              </w:rPr>
              <w:t>[Truy xuôi lô] Một mã lô nguồn/QR; các bè/lối/giống góp nguồn.</w:t>
            </w:r>
          </w:p>
          <w:p w14:paraId="20A4A08E">
            <w:pPr>
              <w:spacing w:after="0" w:line="240" w:lineRule="auto"/>
            </w:pPr>
            <w:r>
              <w:rPr>
                <w:rFonts w:ascii="Consolas" w:hAnsi="Consolas"/>
                <w:sz w:val="17"/>
              </w:rPr>
              <w:t>[Lịch sử giao dịch] Đơn bán đầu → bàn giao cảng → hàng trả UC52 → quyết định UC52 → đơn mới của người mua khác → bán lại.</w:t>
            </w:r>
          </w:p>
          <w:p w14:paraId="5E6CF357">
            <w:pPr>
              <w:spacing w:after="0" w:line="240" w:lineRule="auto"/>
            </w:pPr>
            <w:r>
              <w:rPr>
                <w:rFonts w:ascii="Consolas" w:hAnsi="Consolas"/>
                <w:sz w:val="17"/>
              </w:rPr>
              <w:t>[Đối chiếu lượng] Cân cảng gốc | Lượng bị trả | Cân cảng từng lần bán lại | Phần còn giữ tạm; ẩn thông tin người mua theo quyền.</w:t>
            </w:r>
          </w:p>
        </w:tc>
      </w:tr>
    </w:tbl>
    <w:p w14:paraId="264EEDD0">
      <w:pPr>
        <w:pStyle w:val="5"/>
      </w:pPr>
      <w:r>
        <w:t>Dữ liệu nhập / lựa chọn</w:t>
      </w:r>
    </w:p>
    <w:p w14:paraId="2D80FA66">
      <w:r>
        <w:t>• Mã nguồn bè/lối/giống hoặc mã lô</w:t>
      </w:r>
    </w:p>
    <w:p w14:paraId="4054D319">
      <w:r>
        <w:t>• Mốc thời gian báo cáo</w:t>
      </w:r>
    </w:p>
    <w:p w14:paraId="3B37C113">
      <w:pPr>
        <w:pStyle w:val="5"/>
      </w:pPr>
      <w:r>
        <w:t>UC liên kết và dữ liệu chuyển tiếp</w:t>
      </w:r>
    </w:p>
    <w:p w14:paraId="6BC8CD2F">
      <w:r>
        <w:t>• UC31: nguồn lô</w:t>
      </w:r>
    </w:p>
    <w:p w14:paraId="1F33ED36">
      <w:r>
        <w:t>• UC32: QR</w:t>
      </w:r>
    </w:p>
    <w:p w14:paraId="318C9D9B">
      <w:r>
        <w:t>• UC45/UC48: bàn giao và sale</w:t>
      </w:r>
    </w:p>
    <w:p w14:paraId="42ABAC4F">
      <w:r>
        <w:t>• UC38: báo cáo</w:t>
      </w:r>
    </w:p>
    <w:p w14:paraId="5F610501">
      <w:pPr>
        <w:pStyle w:val="5"/>
      </w:pPr>
      <w:r>
        <w:t>Các process trong UC</w:t>
      </w:r>
    </w:p>
    <w:p w14:paraId="5EE7F28C">
      <w:r>
        <w:t>1. Truy xuôi lô tới khách — Truy xuôi lô: tìm đơn từ nguồn</w:t>
      </w:r>
    </w:p>
    <w:p w14:paraId="792DA7D1">
      <w:r>
        <w:t>2. Truy xuôi lô tới khách — Truy xuôi lô: xem bàn giao và thương lái</w:t>
      </w:r>
    </w:p>
    <w:p w14:paraId="16857EA4">
      <w:pPr>
        <w:pStyle w:val="4"/>
      </w:pPr>
      <w:bookmarkStart w:id="126" w:name="_Toc29910"/>
      <w:bookmarkStart w:id="127" w:name="_Toc16671"/>
      <w:r>
        <w:t>6.6 UC38 - Tạo báo cáo truy xuất</w:t>
      </w:r>
      <w:bookmarkEnd w:id="126"/>
      <w:bookmarkEnd w:id="127"/>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0C785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433DB0F">
            <w:pPr>
              <w:spacing w:after="0" w:line="240" w:lineRule="auto"/>
              <w:jc w:val="right"/>
            </w:pPr>
            <w:r>
              <w:t>Primary Actors</w:t>
            </w:r>
          </w:p>
        </w:tc>
        <w:tc>
          <w:tcPr>
            <w:tcW w:w="2685" w:type="dxa"/>
          </w:tcPr>
          <w:p w14:paraId="3EEBEE7C">
            <w:pPr>
              <w:spacing w:after="0" w:line="240" w:lineRule="auto"/>
            </w:pPr>
            <w:r>
              <w:t>Chủ HTX; Quản lý khu; Kế toán.</w:t>
            </w:r>
          </w:p>
        </w:tc>
        <w:tc>
          <w:tcPr>
            <w:tcW w:w="1890" w:type="dxa"/>
          </w:tcPr>
          <w:p w14:paraId="2BC104ED">
            <w:pPr>
              <w:spacing w:after="0" w:line="240" w:lineRule="auto"/>
              <w:jc w:val="right"/>
            </w:pPr>
            <w:r>
              <w:t>Secondary Actors</w:t>
            </w:r>
          </w:p>
        </w:tc>
        <w:tc>
          <w:tcPr>
            <w:tcW w:w="2933" w:type="dxa"/>
          </w:tcPr>
          <w:p w14:paraId="57E647B9">
            <w:pPr>
              <w:spacing w:after="0" w:line="240" w:lineRule="auto"/>
            </w:pPr>
            <w:r>
              <w:t>Không có.</w:t>
            </w:r>
          </w:p>
        </w:tc>
      </w:tr>
      <w:tr w14:paraId="0E6EE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5D5D15E">
            <w:pPr>
              <w:spacing w:after="0" w:line="240" w:lineRule="auto"/>
              <w:jc w:val="right"/>
            </w:pPr>
            <w:r>
              <w:t>Description</w:t>
            </w:r>
          </w:p>
        </w:tc>
        <w:tc>
          <w:tcPr>
            <w:tcW w:w="7508" w:type="dxa"/>
            <w:gridSpan w:val="3"/>
          </w:tcPr>
          <w:p w14:paraId="5A18667D">
            <w:pPr>
              <w:spacing w:after="0" w:line="240" w:lineRule="auto"/>
            </w:pPr>
            <w:r>
              <w:t>Tôi với vai trò là Chủ HTX, Quản lý khu hoặc Kế toán, tôi muốn tạo báo cáo truy xuất hai chiều của một lô, để cung cấp khi được yêu cầu.</w:t>
            </w:r>
          </w:p>
        </w:tc>
      </w:tr>
      <w:tr w14:paraId="22065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8F824CE">
            <w:pPr>
              <w:spacing w:after="0" w:line="240" w:lineRule="auto"/>
              <w:jc w:val="right"/>
            </w:pPr>
            <w:r>
              <w:t>Trigger</w:t>
            </w:r>
          </w:p>
        </w:tc>
        <w:tc>
          <w:tcPr>
            <w:tcW w:w="7508" w:type="dxa"/>
            <w:gridSpan w:val="3"/>
          </w:tcPr>
          <w:p w14:paraId="70691DDA">
            <w:pPr>
              <w:spacing w:after="0" w:line="240" w:lineRule="auto"/>
            </w:pPr>
            <w:r>
              <w:t>Đối tác hoặc cơ quan quản lý yêu cầu hồ sơ truy xuất của một lô.</w:t>
            </w:r>
          </w:p>
        </w:tc>
      </w:tr>
      <w:tr w14:paraId="4BB96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56F9495">
            <w:pPr>
              <w:spacing w:after="0" w:line="240" w:lineRule="auto"/>
              <w:jc w:val="right"/>
            </w:pPr>
            <w:r>
              <w:t>Priority</w:t>
            </w:r>
          </w:p>
        </w:tc>
        <w:tc>
          <w:tcPr>
            <w:tcW w:w="7508" w:type="dxa"/>
            <w:gridSpan w:val="3"/>
          </w:tcPr>
          <w:p w14:paraId="6841B038">
            <w:pPr>
              <w:spacing w:after="0" w:line="240" w:lineRule="auto"/>
            </w:pPr>
            <w:r>
              <w:t>Should have (đề xuất)</w:t>
            </w:r>
          </w:p>
        </w:tc>
      </w:tr>
      <w:tr w14:paraId="7928B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AE40422">
            <w:pPr>
              <w:spacing w:after="0" w:line="240" w:lineRule="auto"/>
              <w:jc w:val="right"/>
            </w:pPr>
            <w:r>
              <w:t>Preconditions</w:t>
            </w:r>
          </w:p>
        </w:tc>
        <w:tc>
          <w:tcPr>
            <w:tcW w:w="7508" w:type="dxa"/>
            <w:gridSpan w:val="3"/>
          </w:tcPr>
          <w:p w14:paraId="792CE79C">
            <w:pPr>
              <w:spacing w:after="0" w:line="240" w:lineRule="auto"/>
            </w:pPr>
            <w:r>
              <w:t>• Lô đã có trong hệ thống.</w:t>
            </w:r>
          </w:p>
          <w:p w14:paraId="036242B1">
            <w:pPr>
              <w:spacing w:after="0" w:line="240" w:lineRule="auto"/>
            </w:pPr>
            <w:r>
              <w:t>• Quản lý khu hoặc Kế toán phải có vai trò được quyền trên chức năng Truy xuất.</w:t>
            </w:r>
          </w:p>
        </w:tc>
      </w:tr>
      <w:tr w14:paraId="6C76B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DD09154">
            <w:pPr>
              <w:spacing w:after="0" w:line="240" w:lineRule="auto"/>
              <w:jc w:val="right"/>
            </w:pPr>
            <w:r>
              <w:t>Normal Flow</w:t>
            </w:r>
          </w:p>
        </w:tc>
        <w:tc>
          <w:tcPr>
            <w:tcW w:w="7508" w:type="dxa"/>
            <w:gridSpan w:val="3"/>
          </w:tcPr>
          <w:p w14:paraId="490A3709">
            <w:pPr>
              <w:spacing w:after="0" w:line="240" w:lineRule="auto"/>
            </w:pPr>
            <w:r>
              <w:t>1. Người thao tác chọn lô/QR và mốc chốt. (SCR-22)</w:t>
            </w:r>
          </w:p>
          <w:p w14:paraId="10E876D4">
            <w:pPr>
              <w:spacing w:after="0" w:line="240" w:lineRule="auto"/>
            </w:pPr>
            <w:r>
              <w:t>2. Hệ thống thực hiện UC36 (truy ngược) và UC37 (truy xuôi).</w:t>
            </w:r>
          </w:p>
          <w:p w14:paraId="6E8E16BD">
            <w:pPr>
              <w:spacing w:after="0" w:line="240" w:lineRule="auto"/>
            </w:pPr>
            <w:r>
              <w:t>3. Hệ thống hiện cân cảng lần bán đầu một lần, lượng trả và lượng bán lại theo từng giao dịch.</w:t>
            </w:r>
          </w:p>
          <w:p w14:paraId="2D16E4B4">
            <w:pPr>
              <w:spacing w:after="0" w:line="240" w:lineRule="auto"/>
            </w:pPr>
            <w:r>
              <w:t>4. Hệ thống kiểm quyền riêng tư và xuất báo cáo có phiên bản, dấu thời gian.</w:t>
            </w:r>
          </w:p>
        </w:tc>
      </w:tr>
      <w:tr w14:paraId="36366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AAF3C98">
            <w:pPr>
              <w:spacing w:after="0" w:line="240" w:lineRule="auto"/>
              <w:jc w:val="right"/>
            </w:pPr>
            <w:r>
              <w:t>Alternative Flows</w:t>
            </w:r>
          </w:p>
        </w:tc>
        <w:tc>
          <w:tcPr>
            <w:tcW w:w="7508" w:type="dxa"/>
            <w:gridSpan w:val="3"/>
          </w:tcPr>
          <w:p w14:paraId="62D2B978">
            <w:pPr>
              <w:spacing w:after="0" w:line="240" w:lineRule="auto"/>
            </w:pPr>
            <w:r>
              <w:t>2a. Bản công bố đã bị rút.</w:t>
            </w:r>
          </w:p>
          <w:p w14:paraId="3F3E1A79">
            <w:pPr>
              <w:spacing w:after="0" w:line="240" w:lineRule="auto"/>
            </w:pPr>
            <w:r>
              <w:t>2a1. Báo cáo thể hiện trạng thái rút và phiên bản lịch sử. (</w:t>
              <w:fldChar w:fldCharType="begin"/>
              <w:instrText xml:space="preserve"> HYPERLINK \l "MSG35" \o "MSG35 (Thông tin): Hồ sơ truy xuất này chưa được công bố hoặc đã được rút." </w:instrText>
              <w:fldChar w:fldCharType="separate"/>
              <w:t>MSG35</w:t>
              <w:fldChar w:fldCharType="end"/>
              <w:t>)</w:t>
            </w:r>
          </w:p>
          <w:p w14:paraId="2E0DCD51">
            <w:pPr>
              <w:spacing w:after="0" w:line="240" w:lineRule="auto"/>
            </w:pPr>
            <w:r>
              <w:rPr>
                <w:i/>
              </w:rPr>
              <w:t>Use Case tiếp tục bước 3.</w:t>
            </w:r>
          </w:p>
        </w:tc>
      </w:tr>
      <w:tr w14:paraId="073B9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717048D">
            <w:pPr>
              <w:spacing w:after="0" w:line="240" w:lineRule="auto"/>
              <w:jc w:val="right"/>
            </w:pPr>
            <w:r>
              <w:t>Exception Flows</w:t>
            </w:r>
          </w:p>
        </w:tc>
        <w:tc>
          <w:tcPr>
            <w:tcW w:w="7508" w:type="dxa"/>
            <w:gridSpan w:val="3"/>
          </w:tcPr>
          <w:p w14:paraId="1CD165BF">
            <w:pPr>
              <w:spacing w:after="0" w:line="240" w:lineRule="auto"/>
            </w:pPr>
            <w:r>
              <w:t>2b. Thiếu liên kết nguồn.</w:t>
            </w:r>
          </w:p>
          <w:p w14:paraId="6E595518">
            <w:pPr>
              <w:spacing w:after="0" w:line="240" w:lineRule="auto"/>
            </w:pPr>
            <w:r>
              <w:t>2b1. Báo cáo ghi rõ phần thiếu, không tự phân bổ kg. (</w:t>
              <w:fldChar w:fldCharType="begin"/>
              <w:instrText xml:space="preserve"> HYPERLINK \l "MSG37" \o "MSG37 (Cảnh báo): Thiếu liên kết nguồn: {missing_link}. Cần đính chính có lịch sử." </w:instrText>
              <w:fldChar w:fldCharType="separate"/>
              <w:t>MSG37</w:t>
              <w:fldChar w:fldCharType="end"/>
              <w:t>)</w:t>
            </w:r>
          </w:p>
          <w:p w14:paraId="747695F0">
            <w:pPr>
              <w:spacing w:after="0" w:line="240" w:lineRule="auto"/>
            </w:pPr>
            <w:r>
              <w:rPr>
                <w:i/>
              </w:rPr>
              <w:t>Use Case tiếp tục bước 3.</w:t>
            </w:r>
          </w:p>
        </w:tc>
      </w:tr>
      <w:tr w14:paraId="266F6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2E847A4">
            <w:pPr>
              <w:spacing w:after="0" w:line="240" w:lineRule="auto"/>
              <w:jc w:val="right"/>
            </w:pPr>
            <w:r>
              <w:t>Postconditions</w:t>
            </w:r>
          </w:p>
        </w:tc>
        <w:tc>
          <w:tcPr>
            <w:tcW w:w="7508" w:type="dxa"/>
            <w:gridSpan w:val="3"/>
          </w:tcPr>
          <w:p w14:paraId="2A85DCF2">
            <w:pPr>
              <w:spacing w:after="0" w:line="240" w:lineRule="auto"/>
            </w:pPr>
            <w:r>
              <w:t>• Báo cáo truy nguyên được lô nguồn và mọi giao dịch liên quan, kể cả bán lại.</w:t>
            </w:r>
          </w:p>
        </w:tc>
      </w:tr>
      <w:tr w14:paraId="47FB0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64C923B">
            <w:pPr>
              <w:spacing w:after="0" w:line="240" w:lineRule="auto"/>
              <w:jc w:val="right"/>
            </w:pPr>
            <w:r>
              <w:t>Include / Extend</w:t>
            </w:r>
          </w:p>
        </w:tc>
        <w:tc>
          <w:tcPr>
            <w:tcW w:w="7508" w:type="dxa"/>
            <w:gridSpan w:val="3"/>
          </w:tcPr>
          <w:p w14:paraId="6C2EFBB7">
            <w:pPr>
              <w:spacing w:after="0" w:line="240" w:lineRule="auto"/>
            </w:pPr>
            <w:r>
              <w:t>Include: UC36, UC37.</w:t>
            </w:r>
          </w:p>
        </w:tc>
      </w:tr>
      <w:tr w14:paraId="1B9A6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4BEDBBB">
            <w:pPr>
              <w:spacing w:after="0" w:line="240" w:lineRule="auto"/>
              <w:jc w:val="right"/>
            </w:pPr>
            <w:r>
              <w:t>Business Rules / NFR</w:t>
            </w:r>
          </w:p>
        </w:tc>
        <w:tc>
          <w:tcPr>
            <w:tcW w:w="7508" w:type="dxa"/>
            <w:gridSpan w:val="3"/>
          </w:tcPr>
          <w:p w14:paraId="06AE7133">
            <w:pPr>
              <w:spacing w:after="0" w:line="240" w:lineRule="auto"/>
            </w:pPr>
            <w:r>
              <w:t>Business Rules: BR-18.</w:t>
            </w:r>
          </w:p>
        </w:tc>
      </w:tr>
    </w:tbl>
    <w:p w14:paraId="71B4FBD9">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47DB1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14390F91">
            <w:pPr>
              <w:spacing w:after="0" w:line="240" w:lineRule="auto"/>
            </w:pPr>
            <w:r>
              <w:rPr>
                <w:rFonts w:ascii="Consolas" w:hAnsi="Consolas"/>
                <w:sz w:val="17"/>
              </w:rPr>
              <w:t>Màn hình chọn lô, mốc thời gian, phạm vi nội bộ/công khai; phần xem trước ghép UC36 và UC37, mọi nguồn bè/lối/giống, một phiếu cân cảng, QR, thương lái, lịch sử bản công bố và đính chính.</w:t>
            </w:r>
          </w:p>
          <w:p w14:paraId="402E50F0">
            <w:pPr>
              <w:spacing w:after="0" w:line="240" w:lineRule="auto"/>
            </w:pPr>
            <w:r>
              <w:rPr>
                <w:rFonts w:ascii="Consolas" w:hAnsi="Consolas"/>
                <w:sz w:val="17"/>
              </w:rPr>
              <w:t>[Ngoại lệ hàng trả] Cùng QR nguồn nhưng có thể có đơn bán đầu, bản trả và đơn bán lại; lượng bán của từng giao dịch tách riêng.</w:t>
            </w:r>
          </w:p>
        </w:tc>
      </w:tr>
    </w:tbl>
    <w:p w14:paraId="7EB21A24">
      <w:pPr>
        <w:pStyle w:val="5"/>
      </w:pPr>
      <w:r>
        <w:t>Dữ liệu nhập / lựa chọn</w:t>
      </w:r>
    </w:p>
    <w:p w14:paraId="29624EA2">
      <w:r>
        <w:t>• Mã lô</w:t>
      </w:r>
    </w:p>
    <w:p w14:paraId="0712046B">
      <w:r>
        <w:t>• Mốc chốt</w:t>
      </w:r>
    </w:p>
    <w:p w14:paraId="45BEDEE2">
      <w:r>
        <w:t>• Phạm vi người nhận báo cáo</w:t>
      </w:r>
    </w:p>
    <w:p w14:paraId="601F6165">
      <w:pPr>
        <w:pStyle w:val="5"/>
      </w:pPr>
      <w:r>
        <w:t>UC liên kết và dữ liệu chuyển tiếp</w:t>
      </w:r>
    </w:p>
    <w:p w14:paraId="1D1AB228">
      <w:r>
        <w:t>• UC36: include truy ngược</w:t>
      </w:r>
    </w:p>
    <w:p w14:paraId="0598F010">
      <w:r>
        <w:t>• UC37: include truy xuôi</w:t>
      </w:r>
    </w:p>
    <w:p w14:paraId="6170C7EE">
      <w:r>
        <w:t>• UC32/UC39: lịch sử công bố và sửa</w:t>
      </w:r>
    </w:p>
    <w:p w14:paraId="4F1F3BFC">
      <w:pPr>
        <w:pStyle w:val="5"/>
      </w:pPr>
      <w:r>
        <w:t>Các process trong UC</w:t>
      </w:r>
    </w:p>
    <w:p w14:paraId="51E7699D">
      <w:r>
        <w:t>1. Tạo báo cáo truy xuất: chọn mốc và phạm vi</w:t>
      </w:r>
    </w:p>
    <w:p w14:paraId="54762485">
      <w:r>
        <w:t>2. Tạo báo cáo truy xuất: ghép truy ngược và truy xuôi</w:t>
      </w:r>
    </w:p>
    <w:p w14:paraId="3F1AFA12">
      <w:pPr>
        <w:pStyle w:val="4"/>
      </w:pPr>
      <w:bookmarkStart w:id="128" w:name="_Toc24698"/>
      <w:bookmarkStart w:id="129" w:name="_Toc24803"/>
      <w:r>
        <w:t>6.7 UC39 - Đính chính dữ liệu nguồn gốc</w:t>
      </w:r>
      <w:bookmarkEnd w:id="128"/>
      <w:bookmarkEnd w:id="129"/>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2691F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E2E3188">
            <w:pPr>
              <w:spacing w:after="0" w:line="240" w:lineRule="auto"/>
              <w:jc w:val="right"/>
            </w:pPr>
            <w:r>
              <w:t>Primary Actors</w:t>
            </w:r>
          </w:p>
        </w:tc>
        <w:tc>
          <w:tcPr>
            <w:tcW w:w="2685" w:type="dxa"/>
          </w:tcPr>
          <w:p w14:paraId="4FCEE174">
            <w:pPr>
              <w:spacing w:after="0" w:line="240" w:lineRule="auto"/>
            </w:pPr>
            <w:r>
              <w:t>Chủ HTX; Quản lý khu.</w:t>
            </w:r>
          </w:p>
        </w:tc>
        <w:tc>
          <w:tcPr>
            <w:tcW w:w="1890" w:type="dxa"/>
          </w:tcPr>
          <w:p w14:paraId="3046CE87">
            <w:pPr>
              <w:spacing w:after="0" w:line="240" w:lineRule="auto"/>
              <w:jc w:val="right"/>
            </w:pPr>
            <w:r>
              <w:t>Secondary Actors</w:t>
            </w:r>
          </w:p>
        </w:tc>
        <w:tc>
          <w:tcPr>
            <w:tcW w:w="2933" w:type="dxa"/>
          </w:tcPr>
          <w:p w14:paraId="1B84C9BF">
            <w:pPr>
              <w:spacing w:after="0" w:line="240" w:lineRule="auto"/>
            </w:pPr>
            <w:r>
              <w:t>Không có.</w:t>
            </w:r>
          </w:p>
        </w:tc>
      </w:tr>
      <w:tr w14:paraId="6BEC9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47B303C">
            <w:pPr>
              <w:spacing w:after="0" w:line="240" w:lineRule="auto"/>
              <w:jc w:val="right"/>
            </w:pPr>
            <w:r>
              <w:t>Description</w:t>
            </w:r>
          </w:p>
        </w:tc>
        <w:tc>
          <w:tcPr>
            <w:tcW w:w="7508" w:type="dxa"/>
            <w:gridSpan w:val="3"/>
          </w:tcPr>
          <w:p w14:paraId="351E28CE">
            <w:pPr>
              <w:spacing w:after="0" w:line="240" w:lineRule="auto"/>
            </w:pPr>
            <w:r>
              <w:t>Tôi với vai trò là Chủ HTX hoặc Quản lý khu phụ trách đơn, tôi muốn đính chính dữ liệu nguồn hoặc số cân có lý do và lịch sử, để sửa sai mà không ghi đè dữ liệu gốc.</w:t>
            </w:r>
          </w:p>
        </w:tc>
      </w:tr>
      <w:tr w14:paraId="6A8E2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4D4A65B">
            <w:pPr>
              <w:spacing w:after="0" w:line="240" w:lineRule="auto"/>
              <w:jc w:val="right"/>
            </w:pPr>
            <w:r>
              <w:t>Trigger</w:t>
            </w:r>
          </w:p>
        </w:tc>
        <w:tc>
          <w:tcPr>
            <w:tcW w:w="7508" w:type="dxa"/>
            <w:gridSpan w:val="3"/>
          </w:tcPr>
          <w:p w14:paraId="34392BDD">
            <w:pPr>
              <w:spacing w:after="0" w:line="240" w:lineRule="auto"/>
            </w:pPr>
            <w:r>
              <w:t>Phát hiện sai trong dữ liệu nguồn hoặc số cân của lô, hoặc UC32 rà không đạt.</w:t>
            </w:r>
          </w:p>
        </w:tc>
      </w:tr>
      <w:tr w14:paraId="10A99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18DA629">
            <w:pPr>
              <w:spacing w:after="0" w:line="240" w:lineRule="auto"/>
              <w:jc w:val="right"/>
            </w:pPr>
            <w:r>
              <w:t>Priority</w:t>
            </w:r>
          </w:p>
        </w:tc>
        <w:tc>
          <w:tcPr>
            <w:tcW w:w="7508" w:type="dxa"/>
            <w:gridSpan w:val="3"/>
          </w:tcPr>
          <w:p w14:paraId="4751EBE4">
            <w:pPr>
              <w:spacing w:after="0" w:line="240" w:lineRule="auto"/>
            </w:pPr>
            <w:r>
              <w:t>Must have (đề xuất)</w:t>
            </w:r>
          </w:p>
        </w:tc>
      </w:tr>
      <w:tr w14:paraId="3E19E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C222719">
            <w:pPr>
              <w:spacing w:after="0" w:line="240" w:lineRule="auto"/>
              <w:jc w:val="right"/>
            </w:pPr>
            <w:r>
              <w:t>Preconditions</w:t>
            </w:r>
          </w:p>
        </w:tc>
        <w:tc>
          <w:tcPr>
            <w:tcW w:w="7508" w:type="dxa"/>
            <w:gridSpan w:val="3"/>
          </w:tcPr>
          <w:p w14:paraId="463FA34E">
            <w:pPr>
              <w:spacing w:after="0" w:line="240" w:lineRule="auto"/>
            </w:pPr>
            <w:r>
              <w:t>• Bản ghi nguồn hoặc phiếu cân cần sửa đã có.</w:t>
            </w:r>
          </w:p>
          <w:p w14:paraId="6872CEBE">
            <w:pPr>
              <w:spacing w:after="0" w:line="240" w:lineRule="auto"/>
            </w:pPr>
            <w:r>
              <w:t>• Quản lý khu phải được giao phụ trách đơn và có vai trò được quyền trên chức năng Hồ sơ truy xuất.</w:t>
            </w:r>
          </w:p>
          <w:p w14:paraId="2BA5F452">
            <w:pPr>
              <w:spacing w:after="0" w:line="240" w:lineRule="auto"/>
            </w:pPr>
            <w:r>
              <w:t>• Lô bàn giao ngoại tuyến rà không đạt (UC32 nhánh 3b): chỉ Chủ HTX đính chính.</w:t>
            </w:r>
          </w:p>
        </w:tc>
      </w:tr>
      <w:tr w14:paraId="0956A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00BF4AC">
            <w:pPr>
              <w:spacing w:after="0" w:line="240" w:lineRule="auto"/>
              <w:jc w:val="right"/>
            </w:pPr>
            <w:r>
              <w:t>Normal Flow</w:t>
            </w:r>
          </w:p>
        </w:tc>
        <w:tc>
          <w:tcPr>
            <w:tcW w:w="7508" w:type="dxa"/>
            <w:gridSpan w:val="3"/>
          </w:tcPr>
          <w:p w14:paraId="44CB8A99">
            <w:pPr>
              <w:spacing w:after="0" w:line="240" w:lineRule="auto"/>
            </w:pPr>
            <w:r>
              <w:t>1. Người thao tác chọn bản ghi; hệ thống hiện lịch sử và các lô, bản công bố bị ảnh hưởng. (SCR-23)</w:t>
            </w:r>
          </w:p>
          <w:p w14:paraId="11C9A3DA">
            <w:pPr>
              <w:spacing w:after="0" w:line="240" w:lineRule="auto"/>
            </w:pPr>
            <w:r>
              <w:t>2. Người thao tác nhập giá trị sửa, lý do và chứng cứ.</w:t>
            </w:r>
          </w:p>
          <w:p w14:paraId="671E8D26">
            <w:pPr>
              <w:spacing w:after="0" w:line="240" w:lineRule="auto"/>
            </w:pPr>
            <w:r>
              <w:t>3. Hệ thống kiểm tra việc sửa không tạo lô thứ hai hay xóa nguồn thực tế.</w:t>
            </w:r>
          </w:p>
          <w:p w14:paraId="102ECB2E">
            <w:pPr>
              <w:spacing w:after="0" w:line="240" w:lineRule="auto"/>
            </w:pPr>
            <w:r>
              <w:t>4. Hệ thống lưu phiên bản cũ và mới, người, thời điểm và chứng cứ.</w:t>
            </w:r>
          </w:p>
          <w:p w14:paraId="148CB081">
            <w:pPr>
              <w:spacing w:after="0" w:line="240" w:lineRule="auto"/>
            </w:pPr>
            <w:r>
              <w:t>5. Nếu bản ghi sửa thuộc nội dung của bản công bố đang ở Đã công bố, hệ thống chuyển bản đó sang Cần rà lại để rà và công bố lại ở UC32.</w:t>
            </w:r>
          </w:p>
        </w:tc>
      </w:tr>
      <w:tr w14:paraId="56B92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A350043">
            <w:pPr>
              <w:spacing w:after="0" w:line="240" w:lineRule="auto"/>
              <w:jc w:val="right"/>
            </w:pPr>
            <w:r>
              <w:t>Alternative Flows</w:t>
            </w:r>
          </w:p>
        </w:tc>
        <w:tc>
          <w:tcPr>
            <w:tcW w:w="7508" w:type="dxa"/>
            <w:gridSpan w:val="3"/>
          </w:tcPr>
          <w:p w14:paraId="4F997218">
            <w:pPr>
              <w:spacing w:after="0" w:line="240" w:lineRule="auto"/>
            </w:pPr>
            <w:r>
              <w:t>2a. Sửa số cân sau khi đã bán.</w:t>
            </w:r>
          </w:p>
          <w:p w14:paraId="65A96B22">
            <w:pPr>
              <w:spacing w:after="0" w:line="240" w:lineRule="auto"/>
            </w:pPr>
            <w:r>
              <w:t>2a1. Người thao tác ghi hồ sơ tranh chấp và chứng cứ.</w:t>
            </w:r>
          </w:p>
          <w:p w14:paraId="24EAB2B3">
            <w:pPr>
              <w:spacing w:after="0" w:line="240" w:lineRule="auto"/>
            </w:pPr>
            <w:r>
              <w:t xml:space="preserve">2a2. Thương lái xác nhận lại bằng phiếu cân </w:t>
            </w:r>
            <w:del w:id="2147" w:author="Claude" w:date="2026-10-08T00:00:00Z">
              <w:r>
                <w:delText xml:space="preserve">mới.</w:delText>
              </w:r>
            </w:del>
            <w:ins w:id="2148" w:author="Claude" w:date="2026-10-08T00:00:00Z">
              <w:r>
                <w:t xml:space="preserve">mới (chữ ký hoặc ảnh xác nhận đính kèm hồ sơ).</w:t>
              </w:r>
            </w:ins>
          </w:p>
          <w:p w14:paraId="11B97A2E">
            <w:pPr>
              <w:spacing w:after="0" w:line="240" w:lineRule="auto"/>
            </w:pPr>
            <w:r>
              <w:t xml:space="preserve">2a3. </w:t>
            </w:r>
            <w:del w:id="2156" w:author="Claude" w:date="2026-10-08T00:00:00Z">
              <w:r>
                <w:delText xml:space="preserve">Chênh</w:delText>
              </w:r>
            </w:del>
            <w:ins w:id="2157" w:author="Claude" w:date="2026-10-08T00:00:00Z">
              <w:r>
                <w:t xml:space="preserve">Hệ</w:t>
              </w:r>
            </w:ins>
            <w:r>
              <w:t xml:space="preserve"> </w:t>
            </w:r>
            <w:del w:id="2154" w:author="Claude" w:date="2026-10-08T00:00:00Z">
              <w:r>
                <w:delText xml:space="preserve">lệch</w:delText>
              </w:r>
            </w:del>
            <w:ins w:id="2155" w:author="Claude" w:date="2026-10-08T00:00:00Z">
              <w:r>
                <w:t xml:space="preserve">thống</w:t>
              </w:r>
            </w:ins>
            <w:r>
              <w:t xml:space="preserve"> </w:t>
            </w:r>
            <w:del w:id="2152" w:author="Claude" w:date="2026-10-08T00:00:00Z">
              <w:r>
                <w:delText xml:space="preserve">tiền ghi bằng</w:delText>
              </w:r>
            </w:del>
            <w:ins w:id="2153" w:author="Claude" w:date="2026-10-08T00:00:00Z">
              <w:r>
                <w:t xml:space="preserve">lập</w:t>
              </w:r>
            </w:ins>
            <w:r>
              <w:t xml:space="preserve"> phiếu điều chỉnh </w:t>
            </w:r>
            <w:ins w:id="2151" w:author="Claude" w:date="2026-10-08T00:00:00Z">
              <w:r>
                <w:t xml:space="preserve">(tăng/giảm do sửa cân) </w:t>
              </w:r>
            </w:ins>
            <w:r>
              <w:t xml:space="preserve">gắn giao dịch </w:t>
            </w:r>
            <w:del w:id="2149" w:author="Claude" w:date="2026-10-08T00:00:00Z">
              <w:r>
                <w:delText xml:space="preserve">gốc;</w:delText>
              </w:r>
            </w:del>
            <w:ins w:id="2150" w:author="Claude" w:date="2026-10-08T00:00:00Z">
              <w:r>
                <w:t xml:space="preserve">gốc ở trạng thái Nháp;</w:t>
              </w:r>
            </w:ins>
            <w:r>
              <w:t xml:space="preserve"> không ghi đè kg, QR hay công nợ.</w:t>
            </w:r>
          </w:p>
          <w:p>
            <w:pPr>
              <w:spacing w:after="0" w:line="240" w:lineRule="auto"/>
              <w:rPr>
                <w:ins w:id="2158" w:author="Claude" w:date="2026-10-08T00:00:00Z"/>
              </w:rPr>
            </w:pPr>
            <w:ins w:id="2159" w:author="Claude" w:date="2026-10-08T00:00:00Z">
              <w:r>
                <w:t xml:space="preserve">2a4. Chủ HTX duyệt phiếu điều chỉnh (Nháp → Đã duyệt) thì công nợ mới đổi theo; không duyệt thì phiếu chuyển Từ chối kèm lý do.</w:t>
              </w:r>
            </w:ins>
          </w:p>
          <w:p w14:paraId="41B70B29">
            <w:pPr>
              <w:spacing w:after="0" w:line="240" w:lineRule="auto"/>
            </w:pPr>
            <w:r>
              <w:rPr>
                <w:i/>
              </w:rPr>
              <w:t>Use Case tiếp tục bước 4.</w:t>
            </w:r>
          </w:p>
          <w:p w14:paraId="446F1F1F">
            <w:pPr>
              <w:spacing w:after="0" w:line="240" w:lineRule="auto"/>
            </w:pPr>
            <w:r>
              <w:t>5a. Sai sót nhỏ không ảnh hưởng nội dung công khai.</w:t>
            </w:r>
          </w:p>
          <w:p w14:paraId="12C81384">
            <w:pPr>
              <w:spacing w:after="0" w:line="240" w:lineRule="auto"/>
            </w:pPr>
            <w:r>
              <w:t>5a1. Hệ thống giữ lịch sử; bản công bố giữ Đã công bố, không yêu cầu công bố lại.</w:t>
            </w:r>
          </w:p>
          <w:p w14:paraId="21E0C7FF">
            <w:pPr>
              <w:spacing w:after="0" w:line="240" w:lineRule="auto"/>
            </w:pPr>
            <w:r>
              <w:rPr>
                <w:i/>
              </w:rPr>
              <w:t>Use Case kết thúc thành công.</w:t>
            </w:r>
          </w:p>
        </w:tc>
      </w:tr>
      <w:tr w14:paraId="39132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DBB1A47">
            <w:pPr>
              <w:spacing w:after="0" w:line="240" w:lineRule="auto"/>
              <w:jc w:val="right"/>
            </w:pPr>
            <w:r>
              <w:t>Exception Flows</w:t>
            </w:r>
          </w:p>
        </w:tc>
        <w:tc>
          <w:tcPr>
            <w:tcW w:w="7508" w:type="dxa"/>
            <w:gridSpan w:val="3"/>
          </w:tcPr>
          <w:p w14:paraId="7CF63FF2">
            <w:pPr>
              <w:spacing w:after="0" w:line="240" w:lineRule="auto"/>
            </w:pPr>
            <w:r>
              <w:t>2b. Không có căn cứ để sửa số cân đã xác nhận.</w:t>
            </w:r>
          </w:p>
          <w:p w14:paraId="6ED73478">
            <w:pPr>
              <w:spacing w:after="0" w:line="240" w:lineRule="auto"/>
            </w:pPr>
            <w:r>
              <w:t>2b1. Hệ thống từ chối sửa. (</w:t>
              <w:fldChar w:fldCharType="begin"/>
              <w:instrText xml:space="preserve"> HYPERLINK \l "MSG38" \o "MSG38 (Lỗi): Không có căn cứ để sửa số cân đã xác nhận." </w:instrText>
              <w:fldChar w:fldCharType="separate"/>
              <w:t>MSG38</w:t>
              <w:fldChar w:fldCharType="end"/>
              <w:t>)</w:t>
            </w:r>
          </w:p>
          <w:p w14:paraId="1F7214F2">
            <w:pPr>
              <w:spacing w:after="0" w:line="240" w:lineRule="auto"/>
            </w:pPr>
            <w:r>
              <w:rPr>
                <w:i/>
              </w:rPr>
              <w:t>Use Case dừng lại.</w:t>
            </w:r>
          </w:p>
          <w:p w14:paraId="6D428501">
            <w:pPr>
              <w:spacing w:after="0" w:line="240" w:lineRule="auto"/>
            </w:pPr>
            <w:r>
              <w:t>5b. Thương lái chưa xác nhận lại số cân mới.</w:t>
            </w:r>
          </w:p>
          <w:p w14:paraId="6D2C6AC9">
            <w:pPr>
              <w:spacing w:after="0" w:line="240" w:lineRule="auto"/>
            </w:pPr>
            <w:r>
              <w:t>5b1. Hệ thống chưa cho công bố bản mới ở UC32; bản hiện hành giữ Cần rà lại.</w:t>
            </w:r>
          </w:p>
          <w:p w14:paraId="0F9D082B">
            <w:pPr>
              <w:spacing w:after="0" w:line="240" w:lineRule="auto"/>
            </w:pPr>
            <w:r>
              <w:rPr>
                <w:i/>
              </w:rPr>
              <w:t>Use Case dừng lại.</w:t>
            </w:r>
          </w:p>
        </w:tc>
      </w:tr>
      <w:tr w14:paraId="6E3D7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FFD58E8">
            <w:pPr>
              <w:spacing w:after="0" w:line="240" w:lineRule="auto"/>
              <w:jc w:val="right"/>
            </w:pPr>
            <w:r>
              <w:t>Postconditions</w:t>
            </w:r>
          </w:p>
        </w:tc>
        <w:tc>
          <w:tcPr>
            <w:tcW w:w="7508" w:type="dxa"/>
            <w:gridSpan w:val="3"/>
          </w:tcPr>
          <w:p w14:paraId="74256F78">
            <w:pPr>
              <w:spacing w:after="0" w:line="240" w:lineRule="auto"/>
            </w:pPr>
            <w:r>
              <w:t>• Dấu vết sửa được giữ; quan hệ một đơn – một lô và phiếu cân gốc không mất.</w:t>
            </w:r>
          </w:p>
          <w:p w14:paraId="2BFFFACE">
            <w:pPr>
              <w:spacing w:after="0" w:line="240" w:lineRule="auto"/>
            </w:pPr>
            <w:r>
              <w:t>• Bản công bố bị ảnh hưởng ở Cần rà lại tới khi bản mới được công bố (Đã thay thế) hoặc bị rút (Đã rút).</w:t>
            </w:r>
          </w:p>
          <w:p>
            <w:pPr>
              <w:spacing w:after="0" w:line="240" w:lineRule="auto"/>
              <w:rPr>
                <w:ins w:id="2160" w:author="Claude" w:date="2026-10-08T00:00:00Z"/>
              </w:rPr>
            </w:pPr>
            <w:ins w:id="2161" w:author="Claude" w:date="2026-10-08T00:00:00Z">
              <w:r>
                <w:t xml:space="preserve">• Phiếu điều chỉnh do sửa cân sau bán chỉ tác động công nợ khi Chủ HTX duyệt.</w:t>
              </w:r>
            </w:ins>
          </w:p>
        </w:tc>
      </w:tr>
      <w:tr w14:paraId="445E0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253404B">
            <w:pPr>
              <w:spacing w:after="0" w:line="240" w:lineRule="auto"/>
              <w:jc w:val="right"/>
            </w:pPr>
            <w:r>
              <w:t>Include / Extend</w:t>
            </w:r>
          </w:p>
        </w:tc>
        <w:tc>
          <w:tcPr>
            <w:tcW w:w="7508" w:type="dxa"/>
            <w:gridSpan w:val="3"/>
          </w:tcPr>
          <w:p w14:paraId="08BF944D">
            <w:pPr>
              <w:spacing w:after="0" w:line="240" w:lineRule="auto"/>
            </w:pPr>
            <w:r>
              <w:t>Extend UC32 khi: Hồ sơ rà chưa đạt (UC32 nhánh 3a).</w:t>
            </w:r>
          </w:p>
        </w:tc>
      </w:tr>
      <w:tr w14:paraId="4DE0B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0DF5EDF">
            <w:pPr>
              <w:spacing w:after="0" w:line="240" w:lineRule="auto"/>
              <w:jc w:val="right"/>
            </w:pPr>
            <w:r>
              <w:t>Business Rules / NFR</w:t>
            </w:r>
          </w:p>
        </w:tc>
        <w:tc>
          <w:tcPr>
            <w:tcW w:w="7508" w:type="dxa"/>
            <w:gridSpan w:val="3"/>
          </w:tcPr>
          <w:p w14:paraId="195EC0F0">
            <w:pPr>
              <w:spacing w:after="0" w:line="240" w:lineRule="auto"/>
            </w:pPr>
            <w:r>
              <w:t>Business Rules: BR-23.</w:t>
            </w:r>
          </w:p>
          <w:p w14:paraId="22AB10CF">
            <w:pPr>
              <w:spacing w:after="0" w:line="240" w:lineRule="auto"/>
            </w:pPr>
            <w:r>
              <w:t>NFR: NFR-02.</w:t>
            </w:r>
          </w:p>
        </w:tc>
      </w:tr>
    </w:tbl>
    <w:p w14:paraId="30D4A1F2">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134A6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1E00886F">
            <w:pPr>
              <w:spacing w:after="0" w:line="240" w:lineRule="auto"/>
            </w:pPr>
            <w:r>
              <w:rPr>
                <w:rFonts w:ascii="Consolas" w:hAnsi="Consolas"/>
                <w:sz w:val="17"/>
              </w:rPr>
              <w:t>Màn hình so sánh trước/sau cho mã đơn/lô, nguồn bè/lối, phiếu cân, phiên bản QR, bàn giao và các báo cáo chịu ảnh hưởng; trường lý do, chứng cứ, người duyệt theo quyền.</w:t>
            </w:r>
          </w:p>
        </w:tc>
      </w:tr>
    </w:tbl>
    <w:p w14:paraId="14AD9E57">
      <w:pPr>
        <w:pStyle w:val="5"/>
      </w:pPr>
      <w:r>
        <w:t>Dữ liệu nhập / lựa chọn</w:t>
      </w:r>
    </w:p>
    <w:p w14:paraId="6DAD54E3">
      <w:r>
        <w:t>• Mã bản ghi và trường cần sửa</w:t>
      </w:r>
    </w:p>
    <w:p w14:paraId="16AE7236">
      <w:r>
        <w:t>• Giá trị mới</w:t>
      </w:r>
    </w:p>
    <w:p>
      <w:pPr>
        <w:rPr>
          <w:ins w:id="2162" w:author="Claude" w:date="2026-10-08T00:00:00Z"/>
        </w:rPr>
      </w:pPr>
      <w:ins w:id="2163" w:author="Claude" w:date="2026-10-08T00:00:00Z">
        <w:r>
          <w:t xml:space="preserve">• Phiếu cân mới, ảnh xác nhận của thương lái và số tiền chênh — khi sửa cân sau bán (nhánh 2a)</w:t>
        </w:r>
      </w:ins>
    </w:p>
    <w:p w14:paraId="0F3A3DD9">
      <w:r>
        <w:t>• Lý do và chứng cứ</w:t>
      </w:r>
    </w:p>
    <w:p w14:paraId="49FB3630">
      <w:r>
        <w:t>• Người duyệt nếu áp dụng</w:t>
      </w:r>
    </w:p>
    <w:p w14:paraId="19358E7A">
      <w:pPr>
        <w:pStyle w:val="5"/>
      </w:pPr>
      <w:r>
        <w:t>UC liên kết và dữ liệu chuyển tiếp</w:t>
      </w:r>
    </w:p>
    <w:p w14:paraId="56A114BC">
      <w:r>
        <w:t>• UC31: nguồn thực thu; UC45: phiếu cân cảng và căn cứ xác nhận.</w:t>
      </w:r>
    </w:p>
    <w:p w14:paraId="6FF1239F">
      <w:r>
        <w:t>• UC32: rà, công bố, rút phiên bản.</w:t>
      </w:r>
    </w:p>
    <w:p w14:paraId="64496FB3">
      <w:r>
        <w:t>• UC36/UC38: lịch sử truy xuất</w:t>
      </w:r>
    </w:p>
    <w:p w14:paraId="73C7811D">
      <w:pPr>
        <w:pStyle w:val="5"/>
      </w:pPr>
      <w:r>
        <w:t>Các process trong UC</w:t>
      </w:r>
    </w:p>
    <w:p w14:paraId="50307583">
      <w:r>
        <w:t>1. Đính chính dữ liệu nguồn gốc: đánh giá tác động</w:t>
      </w:r>
    </w:p>
    <w:p w14:paraId="219EFD40">
      <w:r>
        <w:t>2. Đính chính dữ liệu nguồn gốc: ghi phiên bản và kích hoạt rà lại</w:t>
      </w:r>
    </w:p>
    <w:p w14:paraId="3453B2A8">
      <w:pPr>
        <w:pStyle w:val="4"/>
      </w:pPr>
      <w:bookmarkStart w:id="130" w:name="_Toc11029"/>
      <w:bookmarkStart w:id="131" w:name="_Toc5916"/>
      <w:r>
        <w:t>6.8 UC40 - Xem truy xuất công khai</w:t>
      </w:r>
      <w:bookmarkEnd w:id="130"/>
      <w:bookmarkEnd w:id="131"/>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6E065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AA045B0">
            <w:pPr>
              <w:spacing w:after="0" w:line="240" w:lineRule="auto"/>
              <w:jc w:val="right"/>
            </w:pPr>
            <w:r>
              <w:t>Primary Actors</w:t>
            </w:r>
          </w:p>
        </w:tc>
        <w:tc>
          <w:tcPr>
            <w:tcW w:w="2685" w:type="dxa"/>
          </w:tcPr>
          <w:p w14:paraId="751D350E">
            <w:pPr>
              <w:spacing w:after="0" w:line="240" w:lineRule="auto"/>
            </w:pPr>
            <w:r>
              <w:t>Người xem QR.</w:t>
            </w:r>
          </w:p>
        </w:tc>
        <w:tc>
          <w:tcPr>
            <w:tcW w:w="1890" w:type="dxa"/>
          </w:tcPr>
          <w:p w14:paraId="6ED400B8">
            <w:pPr>
              <w:spacing w:after="0" w:line="240" w:lineRule="auto"/>
              <w:jc w:val="right"/>
            </w:pPr>
            <w:r>
              <w:t>Secondary Actors</w:t>
            </w:r>
          </w:p>
        </w:tc>
        <w:tc>
          <w:tcPr>
            <w:tcW w:w="2933" w:type="dxa"/>
          </w:tcPr>
          <w:p w14:paraId="744CCF53">
            <w:pPr>
              <w:spacing w:after="0" w:line="240" w:lineRule="auto"/>
            </w:pPr>
            <w:r>
              <w:t>Google Maps; Dịch vụ lưu trữ đám mây.</w:t>
            </w:r>
          </w:p>
        </w:tc>
      </w:tr>
      <w:tr w14:paraId="6DBC6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6C6F75F">
            <w:pPr>
              <w:spacing w:after="0" w:line="240" w:lineRule="auto"/>
              <w:jc w:val="right"/>
            </w:pPr>
            <w:r>
              <w:t>Description</w:t>
            </w:r>
          </w:p>
        </w:tc>
        <w:tc>
          <w:tcPr>
            <w:tcW w:w="7508" w:type="dxa"/>
            <w:gridSpan w:val="3"/>
          </w:tcPr>
          <w:p w14:paraId="321807F6">
            <w:pPr>
              <w:spacing w:after="0" w:line="240" w:lineRule="auto"/>
            </w:pPr>
            <w:r>
              <w:t>Tôi với vai trò là người xem QR, tôi muốn xem nguồn gốc lô hàu đã được công bố, để tin vào sản phẩm mà không cần đăng nhập.</w:t>
            </w:r>
          </w:p>
        </w:tc>
      </w:tr>
      <w:tr w14:paraId="23DF1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37058C4">
            <w:pPr>
              <w:spacing w:after="0" w:line="240" w:lineRule="auto"/>
              <w:jc w:val="right"/>
            </w:pPr>
            <w:r>
              <w:t>Trigger</w:t>
            </w:r>
          </w:p>
        </w:tc>
        <w:tc>
          <w:tcPr>
            <w:tcW w:w="7508" w:type="dxa"/>
            <w:gridSpan w:val="3"/>
          </w:tcPr>
          <w:p w14:paraId="25C77109">
            <w:pPr>
              <w:spacing w:after="0" w:line="240" w:lineRule="auto"/>
            </w:pPr>
            <w:r>
              <w:t>Người xem quét QR trên nhãn hoặc chứng từ.</w:t>
            </w:r>
          </w:p>
        </w:tc>
      </w:tr>
      <w:tr w14:paraId="62472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DB5B297">
            <w:pPr>
              <w:spacing w:after="0" w:line="240" w:lineRule="auto"/>
              <w:jc w:val="right"/>
            </w:pPr>
            <w:r>
              <w:t>Priority</w:t>
            </w:r>
          </w:p>
        </w:tc>
        <w:tc>
          <w:tcPr>
            <w:tcW w:w="7508" w:type="dxa"/>
            <w:gridSpan w:val="3"/>
          </w:tcPr>
          <w:p w14:paraId="5BA49FE7">
            <w:pPr>
              <w:spacing w:after="0" w:line="240" w:lineRule="auto"/>
            </w:pPr>
            <w:r>
              <w:t>Must have (đề xuất)</w:t>
            </w:r>
          </w:p>
        </w:tc>
      </w:tr>
      <w:tr w14:paraId="5B923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A3B8894">
            <w:pPr>
              <w:spacing w:after="0" w:line="240" w:lineRule="auto"/>
              <w:jc w:val="right"/>
            </w:pPr>
            <w:r>
              <w:t>Preconditions</w:t>
            </w:r>
          </w:p>
        </w:tc>
        <w:tc>
          <w:tcPr>
            <w:tcW w:w="7508" w:type="dxa"/>
            <w:gridSpan w:val="3"/>
          </w:tcPr>
          <w:p w14:paraId="5E8DB14D">
            <w:pPr>
              <w:spacing w:after="0" w:line="240" w:lineRule="auto"/>
            </w:pPr>
            <w:r>
              <w:t>• Người xem có QR in trên nhãn hoặc chứng từ.</w:t>
            </w:r>
          </w:p>
        </w:tc>
      </w:tr>
      <w:tr w14:paraId="75E09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38195B7">
            <w:pPr>
              <w:spacing w:after="0" w:line="240" w:lineRule="auto"/>
              <w:jc w:val="right"/>
            </w:pPr>
            <w:r>
              <w:t>Normal Flow</w:t>
            </w:r>
          </w:p>
        </w:tc>
        <w:tc>
          <w:tcPr>
            <w:tcW w:w="7508" w:type="dxa"/>
            <w:gridSpan w:val="3"/>
          </w:tcPr>
          <w:p w14:paraId="54DB90EF">
            <w:pPr>
              <w:spacing w:after="0" w:line="240" w:lineRule="auto"/>
            </w:pPr>
            <w:r>
              <w:t>1. Người xem quét QR. (SCR-24)</w:t>
            </w:r>
          </w:p>
          <w:p w14:paraId="3ACBAE66">
            <w:pPr>
              <w:spacing w:after="0" w:line="240" w:lineRule="auto"/>
            </w:pPr>
            <w:r>
              <w:t>2. Hệ thống tìm lô nguồn và phiên bản công bố hiện hành.</w:t>
            </w:r>
          </w:p>
          <w:p w14:paraId="04AB8AC7">
            <w:pPr>
              <w:spacing w:after="0" w:line="240" w:lineRule="auto"/>
            </w:pPr>
            <w:r>
              <w:t>3. Hệ thống hiện HTX, vùng và bè trên bản đồ (Google Maps), giống, mốc nuôi, thu hoạch và ảnh đã công bố.</w:t>
            </w:r>
          </w:p>
          <w:p w14:paraId="44E0074A">
            <w:pPr>
              <w:spacing w:after="0" w:line="240" w:lineRule="auto"/>
            </w:pPr>
            <w:r>
              <w:t>4. Hệ thống ẩn giá, công nợ, danh tính người mua, lương và lịch sử trả hàng.</w:t>
            </w:r>
          </w:p>
        </w:tc>
      </w:tr>
      <w:tr w14:paraId="6ABF8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75E0335">
            <w:pPr>
              <w:spacing w:after="0" w:line="240" w:lineRule="auto"/>
              <w:jc w:val="right"/>
            </w:pPr>
            <w:r>
              <w:t>Alternative Flows</w:t>
            </w:r>
          </w:p>
        </w:tc>
        <w:tc>
          <w:tcPr>
            <w:tcW w:w="7508" w:type="dxa"/>
            <w:gridSpan w:val="3"/>
          </w:tcPr>
          <w:p w14:paraId="228E1D47">
            <w:pPr>
              <w:spacing w:after="0" w:line="240" w:lineRule="auto"/>
            </w:pPr>
            <w:r>
              <w:t>3a. Bản công bố hiện hành ở Cần rà lại.</w:t>
            </w:r>
          </w:p>
          <w:p w14:paraId="7E60B1BC">
            <w:pPr>
              <w:spacing w:after="0" w:line="240" w:lineRule="auto"/>
            </w:pPr>
            <w:r>
              <w:t>3a1. Hệ thống hiện nội dung đã công bố kèm dòng “đang cập nhật”.</w:t>
            </w:r>
          </w:p>
          <w:p w14:paraId="710806DB">
            <w:pPr>
              <w:spacing w:after="0" w:line="240" w:lineRule="auto"/>
            </w:pPr>
            <w:r>
              <w:rPr>
                <w:i/>
              </w:rPr>
              <w:t>Use Case tiếp tục bước 4.</w:t>
            </w:r>
          </w:p>
        </w:tc>
      </w:tr>
      <w:tr w14:paraId="04F39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89DB4C7">
            <w:pPr>
              <w:spacing w:after="0" w:line="240" w:lineRule="auto"/>
              <w:jc w:val="right"/>
            </w:pPr>
            <w:r>
              <w:t>Exception Flows</w:t>
            </w:r>
          </w:p>
        </w:tc>
        <w:tc>
          <w:tcPr>
            <w:tcW w:w="7508" w:type="dxa"/>
            <w:gridSpan w:val="3"/>
          </w:tcPr>
          <w:p w14:paraId="35B3CA9D">
            <w:pPr>
              <w:spacing w:after="0" w:line="240" w:lineRule="auto"/>
            </w:pPr>
            <w:r>
              <w:t>2a. QR chưa công bố hoặc đã rút.</w:t>
            </w:r>
          </w:p>
          <w:p w14:paraId="7EC82014">
            <w:pPr>
              <w:spacing w:after="0" w:line="240" w:lineRule="auto"/>
            </w:pPr>
            <w:r>
              <w:t>2a1. Hệ thống hiện trạng thái, không hiện bản nguồn lỗi. (</w:t>
              <w:fldChar w:fldCharType="begin"/>
              <w:instrText xml:space="preserve"> HYPERLINK \l "MSG35" \o "MSG35 (Thông tin): Hồ sơ truy xuất này chưa được công bố hoặc đã được rút." </w:instrText>
              <w:fldChar w:fldCharType="separate"/>
              <w:t>MSG35</w:t>
              <w:fldChar w:fldCharType="end"/>
              <w:t>)</w:t>
            </w:r>
          </w:p>
          <w:p w14:paraId="483CB4DA">
            <w:pPr>
              <w:spacing w:after="0" w:line="240" w:lineRule="auto"/>
            </w:pPr>
            <w:r>
              <w:rPr>
                <w:i/>
              </w:rPr>
              <w:t>Use Case dừng lại.</w:t>
            </w:r>
          </w:p>
          <w:p w14:paraId="6232D177">
            <w:pPr>
              <w:spacing w:after="0" w:line="240" w:lineRule="auto"/>
            </w:pPr>
            <w:r>
              <w:t>2b. Không tìm thấy QR.</w:t>
            </w:r>
          </w:p>
          <w:p w14:paraId="1A4FBFBE">
            <w:pPr>
              <w:spacing w:after="0" w:line="240" w:lineRule="auto"/>
            </w:pPr>
            <w:r>
              <w:t>2b1. Hệ thống báo mã không hợp lệ, không đoán lô khác. (</w:t>
              <w:fldChar w:fldCharType="begin"/>
              <w:instrText xml:space="preserve"> HYPERLINK \l "MSG36" \o "MSG36 (Lỗi): Mã QR không hợp lệ. Vui lòng kiểm tra lại mã." </w:instrText>
              <w:fldChar w:fldCharType="separate"/>
              <w:t>MSG36</w:t>
              <w:fldChar w:fldCharType="end"/>
              <w:t>)</w:t>
            </w:r>
          </w:p>
          <w:p w14:paraId="48FB33AB">
            <w:pPr>
              <w:spacing w:after="0" w:line="240" w:lineRule="auto"/>
            </w:pPr>
            <w:r>
              <w:rPr>
                <w:i/>
              </w:rPr>
              <w:t>Use Case dừng lại.</w:t>
            </w:r>
          </w:p>
        </w:tc>
      </w:tr>
      <w:tr w14:paraId="4F617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85DAD19">
            <w:pPr>
              <w:spacing w:after="0" w:line="240" w:lineRule="auto"/>
              <w:jc w:val="right"/>
            </w:pPr>
            <w:r>
              <w:t>Postconditions</w:t>
            </w:r>
          </w:p>
        </w:tc>
        <w:tc>
          <w:tcPr>
            <w:tcW w:w="7508" w:type="dxa"/>
            <w:gridSpan w:val="3"/>
          </w:tcPr>
          <w:p w14:paraId="0064E256">
            <w:pPr>
              <w:spacing w:after="0" w:line="240" w:lineRule="auto"/>
            </w:pPr>
            <w:r>
              <w:t>• Người xem thấy một lô với các nguồn đã duyệt; không có kg suy diễn từng bè.</w:t>
            </w:r>
          </w:p>
        </w:tc>
      </w:tr>
      <w:tr w14:paraId="7E6C5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79F7531">
            <w:pPr>
              <w:spacing w:after="0" w:line="240" w:lineRule="auto"/>
              <w:jc w:val="right"/>
            </w:pPr>
            <w:r>
              <w:t>Business Rules / NFR</w:t>
            </w:r>
          </w:p>
        </w:tc>
        <w:tc>
          <w:tcPr>
            <w:tcW w:w="7508" w:type="dxa"/>
            <w:gridSpan w:val="3"/>
          </w:tcPr>
          <w:p w14:paraId="0641EC18">
            <w:pPr>
              <w:spacing w:after="0" w:line="240" w:lineRule="auto"/>
            </w:pPr>
            <w:r>
              <w:t>Business Rules: BR-09, BR-18.</w:t>
            </w:r>
          </w:p>
          <w:p w14:paraId="0AA5F21D">
            <w:pPr>
              <w:spacing w:after="0" w:line="240" w:lineRule="auto"/>
            </w:pPr>
            <w:r>
              <w:t>NFR: NFR-03, NFR-10.</w:t>
            </w:r>
          </w:p>
        </w:tc>
      </w:tr>
    </w:tbl>
    <w:p w14:paraId="2157256D">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24FAD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39BE3B52">
            <w:pPr>
              <w:spacing w:after="0" w:line="240" w:lineRule="auto"/>
            </w:pPr>
            <w:r>
              <w:rPr>
                <w:rFonts w:ascii="Consolas" w:hAnsi="Consolas"/>
                <w:sz w:val="17"/>
              </w:rPr>
              <w:t>Trang công khai sau quét QR: mã lô, vùng/bè/lối nguồn, giống, mốc nuôi/thu và dữ liệu đã duyệt. Không hiển thị lịch sử trả hàng, người mua, giá hoặc công nợ. Bản công bố ở Cần rà lại: hiện nội dung đã công bố kèm dòng “đang cập nhật”.</w:t>
            </w:r>
          </w:p>
        </w:tc>
      </w:tr>
    </w:tbl>
    <w:p w14:paraId="35146695">
      <w:pPr>
        <w:pStyle w:val="5"/>
      </w:pPr>
      <w:r>
        <w:t>Dữ liệu nhập / lựa chọn</w:t>
      </w:r>
    </w:p>
    <w:p w14:paraId="5099AF7B">
      <w:r>
        <w:t>• Mã QR hoặc liên kết trang</w:t>
      </w:r>
    </w:p>
    <w:p w14:paraId="4D9D59D8">
      <w:r>
        <w:t>• Ngôn ngữ Việt/Anh</w:t>
      </w:r>
    </w:p>
    <w:p w14:paraId="09B1EF04">
      <w:pPr>
        <w:pStyle w:val="5"/>
      </w:pPr>
      <w:r>
        <w:t>UC liên kết và dữ liệu chuyển tiếp</w:t>
      </w:r>
    </w:p>
    <w:p w14:paraId="24787DB1">
      <w:r>
        <w:t>• UC32: phiên bản, trạng thái và QR in trên nhãn</w:t>
      </w:r>
    </w:p>
    <w:p w14:paraId="3CAB2EEC">
      <w:pPr>
        <w:pStyle w:val="5"/>
      </w:pPr>
      <w:r>
        <w:t>Các process trong UC</w:t>
      </w:r>
    </w:p>
    <w:p w14:paraId="3F4CC56F">
      <w:r>
        <w:t>1. Xem truy xuất công khai: quét QR</w:t>
      </w:r>
    </w:p>
    <w:p w14:paraId="0744E189">
      <w:r>
        <w:t>2. Xem truy xuất công khai: đọc nguồn được duyệt</w:t>
      </w:r>
    </w:p>
    <w:p w14:paraId="5F79561E">
      <w:pPr>
        <w:pStyle w:val="4"/>
      </w:pPr>
      <w:bookmarkStart w:id="132" w:name="_Toc8996"/>
      <w:bookmarkStart w:id="133" w:name="_Toc18"/>
      <w:r>
        <w:t>6.9 UC41 - Đồng bộ hồ sơ truy xuất</w:t>
      </w:r>
      <w:bookmarkEnd w:id="132"/>
      <w:bookmarkEnd w:id="133"/>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6851B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DF4474A">
            <w:pPr>
              <w:spacing w:after="0" w:line="240" w:lineRule="auto"/>
              <w:jc w:val="right"/>
            </w:pPr>
            <w:r>
              <w:t>Primary Actors</w:t>
            </w:r>
          </w:p>
        </w:tc>
        <w:tc>
          <w:tcPr>
            <w:tcW w:w="2685" w:type="dxa"/>
          </w:tcPr>
          <w:p w14:paraId="0B4ADFBF">
            <w:pPr>
              <w:spacing w:after="0" w:line="240" w:lineRule="auto"/>
            </w:pPr>
            <w:r>
              <w:t>Chủ HTX.</w:t>
            </w:r>
          </w:p>
        </w:tc>
        <w:tc>
          <w:tcPr>
            <w:tcW w:w="1890" w:type="dxa"/>
          </w:tcPr>
          <w:p w14:paraId="141870FC">
            <w:pPr>
              <w:spacing w:after="0" w:line="240" w:lineRule="auto"/>
              <w:jc w:val="right"/>
            </w:pPr>
            <w:r>
              <w:t>Secondary Actors</w:t>
            </w:r>
          </w:p>
        </w:tc>
        <w:tc>
          <w:tcPr>
            <w:tcW w:w="2933" w:type="dxa"/>
          </w:tcPr>
          <w:p w14:paraId="4DF18661">
            <w:pPr>
              <w:spacing w:after="0" w:line="240" w:lineRule="auto"/>
            </w:pPr>
            <w:r>
              <w:t>Cổng truy xuất quốc gia.</w:t>
            </w:r>
          </w:p>
        </w:tc>
      </w:tr>
      <w:tr w14:paraId="28179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14970E0">
            <w:pPr>
              <w:spacing w:after="0" w:line="240" w:lineRule="auto"/>
              <w:jc w:val="right"/>
            </w:pPr>
            <w:r>
              <w:t>Description</w:t>
            </w:r>
          </w:p>
        </w:tc>
        <w:tc>
          <w:tcPr>
            <w:tcW w:w="7508" w:type="dxa"/>
            <w:gridSpan w:val="3"/>
          </w:tcPr>
          <w:p w14:paraId="5CCB6C4F">
            <w:pPr>
              <w:spacing w:after="0" w:line="240" w:lineRule="auto"/>
            </w:pPr>
            <w:r>
              <w:t>Tôi với vai trò là Chủ HTX, tôi muốn đồng bộ hồ sơ truy xuất của lô lên cổng truy xuất quốc gia, để đáp ứng yêu cầu của cơ quan quản lý.</w:t>
            </w:r>
          </w:p>
        </w:tc>
      </w:tr>
      <w:tr w14:paraId="59733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A26B54B">
            <w:pPr>
              <w:spacing w:after="0" w:line="240" w:lineRule="auto"/>
              <w:jc w:val="right"/>
            </w:pPr>
            <w:r>
              <w:t>Trigger</w:t>
            </w:r>
          </w:p>
        </w:tc>
        <w:tc>
          <w:tcPr>
            <w:tcW w:w="7508" w:type="dxa"/>
            <w:gridSpan w:val="3"/>
          </w:tcPr>
          <w:p w14:paraId="75D2E283">
            <w:pPr>
              <w:spacing w:after="0" w:line="240" w:lineRule="auto"/>
            </w:pPr>
            <w:r>
              <w:t>Lô có bản công bố mới và HTX đã có kết nối chính thức với cổng quốc gia.</w:t>
            </w:r>
          </w:p>
        </w:tc>
      </w:tr>
      <w:tr w14:paraId="0C780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77550C5">
            <w:pPr>
              <w:spacing w:after="0" w:line="240" w:lineRule="auto"/>
              <w:jc w:val="right"/>
            </w:pPr>
            <w:r>
              <w:t>Priority</w:t>
            </w:r>
          </w:p>
        </w:tc>
        <w:tc>
          <w:tcPr>
            <w:tcW w:w="7508" w:type="dxa"/>
            <w:gridSpan w:val="3"/>
          </w:tcPr>
          <w:p w14:paraId="5501401B">
            <w:pPr>
              <w:spacing w:after="0" w:line="240" w:lineRule="auto"/>
            </w:pPr>
            <w:r>
              <w:t>Could have (đề xuất)</w:t>
            </w:r>
          </w:p>
        </w:tc>
      </w:tr>
      <w:tr w14:paraId="52A9D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97E413B">
            <w:pPr>
              <w:spacing w:after="0" w:line="240" w:lineRule="auto"/>
              <w:jc w:val="right"/>
            </w:pPr>
            <w:r>
              <w:t>Preconditions</w:t>
            </w:r>
          </w:p>
        </w:tc>
        <w:tc>
          <w:tcPr>
            <w:tcW w:w="7508" w:type="dxa"/>
            <w:gridSpan w:val="3"/>
          </w:tcPr>
          <w:p w14:paraId="4CA3B601">
            <w:pPr>
              <w:spacing w:after="0" w:line="240" w:lineRule="auto"/>
            </w:pPr>
            <w:r>
              <w:t>• Kết nối và cách ánh xạ dữ liệu với cổng quốc gia đã được xác nhận (UC73).</w:t>
            </w:r>
          </w:p>
          <w:p w14:paraId="170CC098">
            <w:pPr>
              <w:spacing w:after="0" w:line="240" w:lineRule="auto"/>
            </w:pPr>
            <w:r>
              <w:t xml:space="preserve">• Lô có bản công bố ở Đã công bố (không ở Cần rà </w:t>
            </w:r>
            <w:del w:id="2168" w:author="Claude" w:date="2026-10-08T00:00:00Z">
              <w:r>
                <w:delText xml:space="preserve">lại</w:delText>
              </w:r>
            </w:del>
            <w:ins w:id="2169" w:author="Claude" w:date="2026-10-08T00:00:00Z">
              <w:r>
                <w:t xml:space="preserve">lại), hoặc bản đã đồng bộ trước đó vừa bị rút</w:t>
              </w:r>
            </w:ins>
            <w:r>
              <w:t xml:space="preserve"> hay </w:t>
            </w:r>
            <w:del w:id="2166" w:author="Claude" w:date="2026-10-08T00:00:00Z">
              <w:r>
                <w:delText xml:space="preserve">Đã</w:delText>
              </w:r>
            </w:del>
            <w:ins w:id="2167" w:author="Claude" w:date="2026-10-08T00:00:00Z">
              <w:r>
                <w:t xml:space="preserve">thay</w:t>
              </w:r>
            </w:ins>
            <w:r>
              <w:t xml:space="preserve"> </w:t>
            </w:r>
            <w:del w:id="2164" w:author="Claude" w:date="2026-10-08T00:00:00Z">
              <w:r>
                <w:delText xml:space="preserve">rút).</w:delText>
              </w:r>
            </w:del>
            <w:ins w:id="2165" w:author="Claude" w:date="2026-10-08T00:00:00Z">
              <w:r>
                <w:t xml:space="preserve">thế (nhánh 1a).</w:t>
              </w:r>
            </w:ins>
          </w:p>
        </w:tc>
      </w:tr>
      <w:tr w14:paraId="5C381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7C7C446">
            <w:pPr>
              <w:spacing w:after="0" w:line="240" w:lineRule="auto"/>
              <w:jc w:val="right"/>
            </w:pPr>
            <w:r>
              <w:t>Normal Flow</w:t>
            </w:r>
          </w:p>
        </w:tc>
        <w:tc>
          <w:tcPr>
            <w:tcW w:w="7508" w:type="dxa"/>
            <w:gridSpan w:val="3"/>
          </w:tcPr>
          <w:p w14:paraId="3F7145AA">
            <w:pPr>
              <w:spacing w:after="0" w:line="240" w:lineRule="auto"/>
            </w:pPr>
            <w:r>
              <w:t>1. Chủ HTX chọn bản truy xuất cần đồng bộ. (SCR-25)</w:t>
            </w:r>
          </w:p>
          <w:p w14:paraId="21FAC1B6">
            <w:pPr>
              <w:spacing w:after="0" w:line="240" w:lineRule="auto"/>
            </w:pPr>
            <w:r>
              <w:t>2. Hệ thống tạo gói dữ liệu một đơn – một lô – một QR với mọi nguồn và một cân tổng.</w:t>
            </w:r>
          </w:p>
          <w:p w14:paraId="3C817290">
            <w:pPr>
              <w:spacing w:after="0" w:line="240" w:lineRule="auto"/>
            </w:pPr>
            <w:r>
              <w:t>3. Hệ thống kiểm tra ánh xạ không gán kg riêng cho từng bè.</w:t>
            </w:r>
          </w:p>
          <w:p w14:paraId="6E7B6A44">
            <w:pPr>
              <w:spacing w:after="0" w:line="240" w:lineRule="auto"/>
            </w:pPr>
            <w:r>
              <w:t>4. Hệ thống gửi qua kết nối đã cấu hình và lưu phản hồi, thời điểm, mã ngoài.</w:t>
            </w:r>
          </w:p>
        </w:tc>
      </w:tr>
      <w:tr w14:paraId="56ECA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2DAC2A7">
            <w:pPr>
              <w:spacing w:after="0" w:line="240" w:lineRule="auto"/>
              <w:jc w:val="right"/>
            </w:pPr>
            <w:r>
              <w:t>Alternative Flows</w:t>
            </w:r>
          </w:p>
        </w:tc>
        <w:tc>
          <w:tcPr>
            <w:tcW w:w="7508" w:type="dxa"/>
            <w:gridSpan w:val="3"/>
          </w:tcPr>
          <w:p w14:paraId="75FECF79">
            <w:pPr>
              <w:spacing w:after="0" w:line="240" w:lineRule="auto"/>
            </w:pPr>
            <w:r>
              <w:t>1a. Bản công bố đã bị rút hoặc đã được thay bằng bản mới sau lần đồng bộ trước.</w:t>
            </w:r>
          </w:p>
          <w:p w14:paraId="170CDC1E">
            <w:pPr>
              <w:spacing w:after="0" w:line="240" w:lineRule="auto"/>
            </w:pPr>
            <w:r>
              <w:t>1a1. Hệ thống gửi cập nhật hoặc thông báo hủy theo cách tích hợp được xác nhận.</w:t>
            </w:r>
          </w:p>
          <w:p w14:paraId="211E4A27">
            <w:pPr>
              <w:spacing w:after="0" w:line="240" w:lineRule="auto"/>
            </w:pPr>
            <w:r>
              <w:rPr>
                <w:i/>
              </w:rPr>
              <w:t>Use Case tiếp tục bước 4.</w:t>
            </w:r>
          </w:p>
        </w:tc>
      </w:tr>
      <w:tr w14:paraId="40C42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DF24AD2">
            <w:pPr>
              <w:spacing w:after="0" w:line="240" w:lineRule="auto"/>
              <w:jc w:val="right"/>
            </w:pPr>
            <w:r>
              <w:t>Exception Flows</w:t>
            </w:r>
          </w:p>
        </w:tc>
        <w:tc>
          <w:tcPr>
            <w:tcW w:w="7508" w:type="dxa"/>
            <w:gridSpan w:val="3"/>
          </w:tcPr>
          <w:p w14:paraId="3874C453">
            <w:pPr>
              <w:spacing w:after="0" w:line="240" w:lineRule="auto"/>
            </w:pPr>
            <w:r>
              <w:t>1b. Bản công bố hiện hành ở Cần rà lại.</w:t>
            </w:r>
          </w:p>
          <w:p w14:paraId="47B17105">
            <w:pPr>
              <w:spacing w:after="0" w:line="240" w:lineRule="auto"/>
            </w:pPr>
            <w:r>
              <w:t>1b1. Hệ thống chặn đồng bộ tới khi bản mới được công bố ở UC32. (</w:t>
              <w:fldChar w:fldCharType="begin"/>
              <w:instrText xml:space="preserve"> HYPERLINK \l "MSG63" \o "MSG63 (Lỗi): Hồ sơ truy xuất của lô {batch_code} đang được cập nhật sau đính chính. Chưa thể {action} cho tới khi bản mới được công bố." </w:instrText>
              <w:fldChar w:fldCharType="separate"/>
              <w:t>MSG63</w:t>
              <w:fldChar w:fldCharType="end"/>
              <w:t>)</w:t>
            </w:r>
          </w:p>
          <w:p w14:paraId="2F8D99C8">
            <w:pPr>
              <w:spacing w:after="0" w:line="240" w:lineRule="auto"/>
            </w:pPr>
            <w:r>
              <w:rPr>
                <w:i/>
              </w:rPr>
              <w:t>Use Case dừng lại.</w:t>
            </w:r>
          </w:p>
          <w:p w14:paraId="70C90379">
            <w:pPr>
              <w:spacing w:after="0" w:line="240" w:lineRule="auto"/>
            </w:pPr>
            <w:r>
              <w:t>4a. Cổng quốc gia không sẵn sàng.</w:t>
            </w:r>
          </w:p>
          <w:p w14:paraId="0EE9BC4E">
            <w:pPr>
              <w:spacing w:after="0" w:line="240" w:lineRule="auto"/>
            </w:pPr>
            <w:r>
              <w:t>4a1. Hệ thống lưu lỗi và cho thử lại có kiểm soát, không tạo lô mới. (</w:t>
              <w:fldChar w:fldCharType="begin"/>
              <w:instrText xml:space="preserve"> HYPERLINK \l "MSG04" \o "MSG04 (Lỗi): Dịch vụ {service_name} hiện chưa phản hồi. Thao tác chưa hoàn tất, dữ liệu trong OMTS giữ nguyên; vui lòng thử lại sau." </w:instrText>
              <w:fldChar w:fldCharType="separate"/>
              <w:t>MSG04</w:t>
              <w:fldChar w:fldCharType="end"/>
              <w:t>)</w:t>
            </w:r>
          </w:p>
          <w:p w14:paraId="6F1EF238">
            <w:pPr>
              <w:spacing w:after="0" w:line="240" w:lineRule="auto"/>
            </w:pPr>
            <w:r>
              <w:rPr>
                <w:i/>
              </w:rPr>
              <w:t>Use Case dừng lại.</w:t>
            </w:r>
          </w:p>
        </w:tc>
      </w:tr>
      <w:tr w14:paraId="09578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4DB433B">
            <w:pPr>
              <w:spacing w:after="0" w:line="240" w:lineRule="auto"/>
              <w:jc w:val="right"/>
            </w:pPr>
            <w:r>
              <w:t>Postconditions</w:t>
            </w:r>
          </w:p>
        </w:tc>
        <w:tc>
          <w:tcPr>
            <w:tcW w:w="7508" w:type="dxa"/>
            <w:gridSpan w:val="3"/>
          </w:tcPr>
          <w:p w14:paraId="26C5A8E9">
            <w:pPr>
              <w:spacing w:after="0" w:line="240" w:lineRule="auto"/>
            </w:pPr>
            <w:r>
              <w:t>• Trạng thái đồng bộ kiểm tra được, tách biệt với trạng thái công bố nội bộ.</w:t>
            </w:r>
          </w:p>
        </w:tc>
      </w:tr>
      <w:tr w14:paraId="3FF52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5055731">
            <w:pPr>
              <w:spacing w:after="0" w:line="240" w:lineRule="auto"/>
              <w:jc w:val="right"/>
            </w:pPr>
            <w:r>
              <w:t>Business Rules / NFR</w:t>
            </w:r>
          </w:p>
        </w:tc>
        <w:tc>
          <w:tcPr>
            <w:tcW w:w="7508" w:type="dxa"/>
            <w:gridSpan w:val="3"/>
          </w:tcPr>
          <w:p w14:paraId="58C2E498">
            <w:pPr>
              <w:spacing w:after="0" w:line="240" w:lineRule="auto"/>
            </w:pPr>
            <w:r>
              <w:t>Business Rules: BR-09, BR-10.</w:t>
            </w:r>
          </w:p>
          <w:p w14:paraId="0C10F73B">
            <w:pPr>
              <w:spacing w:after="0" w:line="240" w:lineRule="auto"/>
            </w:pPr>
            <w:r>
              <w:t>NFR: NFR-08.</w:t>
            </w:r>
          </w:p>
        </w:tc>
      </w:tr>
    </w:tbl>
    <w:p w14:paraId="6B0E1336">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7DEE3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35E376AA">
            <w:pPr>
              <w:spacing w:after="0" w:line="240" w:lineRule="auto"/>
            </w:pPr>
            <w:r>
              <w:rPr>
                <w:rFonts w:ascii="Consolas" w:hAnsi="Consolas"/>
                <w:sz w:val="17"/>
              </w:rPr>
              <w:t>Màn hình hàng đợi đồng bộ cho mã lô/đơn, QR chung, phiên bản công bố, số nguồn bè/lối, tổng kg cân cảng, trạng thái gửi/nhận/ lỗi và nút gửi lại.</w:t>
            </w:r>
          </w:p>
        </w:tc>
      </w:tr>
    </w:tbl>
    <w:p w14:paraId="5AA16475">
      <w:pPr>
        <w:pStyle w:val="5"/>
      </w:pPr>
      <w:r>
        <w:t>Dữ liệu nhập / lựa chọn</w:t>
      </w:r>
    </w:p>
    <w:p w14:paraId="52056067">
      <w:r>
        <w:t>• Mã lô</w:t>
      </w:r>
    </w:p>
    <w:p w14:paraId="68416349">
      <w:r>
        <w:t>• Phiên bản dữ liệu</w:t>
      </w:r>
    </w:p>
    <w:p w14:paraId="558E95DD">
      <w:r>
        <w:t>• Lý do gửi lại hoặc hủy gửi</w:t>
      </w:r>
    </w:p>
    <w:p w14:paraId="4F1BED12">
      <w:pPr>
        <w:pStyle w:val="5"/>
      </w:pPr>
      <w:r>
        <w:t>UC liên kết và dữ liệu chuyển tiếp</w:t>
      </w:r>
    </w:p>
    <w:p w14:paraId="5A45E9D6">
      <w:r>
        <w:t>• UC32/UC39: phiên bản và sửa</w:t>
      </w:r>
    </w:p>
    <w:p w14:paraId="124EDC66">
      <w:r>
        <w:t>• UC31: nguồn thực thu; UC45: cân cảng đã xác nhận.</w:t>
      </w:r>
    </w:p>
    <w:p w14:paraId="0867B810">
      <w:pPr>
        <w:pStyle w:val="5"/>
      </w:pPr>
      <w:r>
        <w:t>Các process trong UC</w:t>
      </w:r>
    </w:p>
    <w:p w14:paraId="0FC44C2A">
      <w:r>
        <w:t>1. Đồng bộ hồ sơ truy xuất: tạo payload một lô nhiều nguồn</w:t>
      </w:r>
    </w:p>
    <w:p w14:paraId="7D846534">
      <w:r>
        <w:t>2. Đồng bộ hồ sơ truy xuất: gửi và đối soát phản hồi</w:t>
      </w:r>
    </w:p>
    <w:p w14:paraId="178E68CB">
      <w:pPr>
        <w:pStyle w:val="3"/>
      </w:pPr>
      <w:bookmarkStart w:id="134" w:name="_Toc29189"/>
      <w:bookmarkStart w:id="135" w:name="_Toc32192"/>
      <w:r>
        <w:t>7. Khách hàng, đơn hàng và bán hàng</w:t>
      </w:r>
      <w:bookmarkEnd w:id="134"/>
      <w:bookmarkEnd w:id="135"/>
    </w:p>
    <w:p w14:paraId="323E46F0">
      <w:pPr>
        <w:pStyle w:val="4"/>
      </w:pPr>
      <w:bookmarkStart w:id="136" w:name="_Toc25633"/>
      <w:bookmarkStart w:id="137" w:name="_Toc2229"/>
      <w:r>
        <w:t>7.1 UC42 - Quản lý hồ sơ khách hàng</w:t>
      </w:r>
      <w:bookmarkEnd w:id="136"/>
      <w:bookmarkEnd w:id="137"/>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5A253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6AB653E">
            <w:pPr>
              <w:spacing w:after="0" w:line="240" w:lineRule="auto"/>
              <w:jc w:val="right"/>
            </w:pPr>
            <w:r>
              <w:t>Primary Actors</w:t>
            </w:r>
          </w:p>
        </w:tc>
        <w:tc>
          <w:tcPr>
            <w:tcW w:w="2685" w:type="dxa"/>
          </w:tcPr>
          <w:p w14:paraId="328F1B3C">
            <w:pPr>
              <w:spacing w:after="0" w:line="240" w:lineRule="auto"/>
            </w:pPr>
            <w:r>
              <w:t>Chủ HTX; Quản lý khu.</w:t>
            </w:r>
          </w:p>
        </w:tc>
        <w:tc>
          <w:tcPr>
            <w:tcW w:w="1890" w:type="dxa"/>
          </w:tcPr>
          <w:p w14:paraId="4F7A7ECD">
            <w:pPr>
              <w:spacing w:after="0" w:line="240" w:lineRule="auto"/>
              <w:jc w:val="right"/>
            </w:pPr>
            <w:r>
              <w:t>Secondary Actors</w:t>
            </w:r>
          </w:p>
        </w:tc>
        <w:tc>
          <w:tcPr>
            <w:tcW w:w="2933" w:type="dxa"/>
          </w:tcPr>
          <w:p w14:paraId="78847C17">
            <w:pPr>
              <w:spacing w:after="0" w:line="240" w:lineRule="auto"/>
            </w:pPr>
            <w:r>
              <w:t>Không có.</w:t>
            </w:r>
          </w:p>
        </w:tc>
      </w:tr>
      <w:tr w14:paraId="70B6B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FC47CD1">
            <w:pPr>
              <w:spacing w:after="0" w:line="240" w:lineRule="auto"/>
              <w:jc w:val="right"/>
            </w:pPr>
            <w:r>
              <w:t>Description</w:t>
            </w:r>
          </w:p>
        </w:tc>
        <w:tc>
          <w:tcPr>
            <w:tcW w:w="7508" w:type="dxa"/>
            <w:gridSpan w:val="3"/>
          </w:tcPr>
          <w:p w14:paraId="5983ACC2">
            <w:pPr>
              <w:spacing w:after="0" w:line="240" w:lineRule="auto"/>
            </w:pPr>
            <w:r>
              <w:t>Tôi với vai trò là Chủ HTX hoặc Quản lý khu, tôi muốn lưu hồ sơ thương lái, kể cả người chưa có tài khoản, để dùng chung cho đơn, bàn giao và công nợ.</w:t>
            </w:r>
          </w:p>
        </w:tc>
      </w:tr>
      <w:tr w14:paraId="541ED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D94BD47">
            <w:pPr>
              <w:spacing w:after="0" w:line="240" w:lineRule="auto"/>
              <w:jc w:val="right"/>
            </w:pPr>
            <w:r>
              <w:t>Trigger</w:t>
            </w:r>
          </w:p>
        </w:tc>
        <w:tc>
          <w:tcPr>
            <w:tcW w:w="7508" w:type="dxa"/>
            <w:gridSpan w:val="3"/>
          </w:tcPr>
          <w:p w14:paraId="4D5ED87A">
            <w:pPr>
              <w:spacing w:after="0" w:line="240" w:lineRule="auto"/>
            </w:pPr>
            <w:r>
              <w:t>Có thương lái mới liên hệ, hoặc thông tin thương lái thay đổi.</w:t>
            </w:r>
          </w:p>
        </w:tc>
      </w:tr>
      <w:tr w14:paraId="360C1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1DD04A9">
            <w:pPr>
              <w:spacing w:after="0" w:line="240" w:lineRule="auto"/>
              <w:jc w:val="right"/>
            </w:pPr>
            <w:r>
              <w:t>Priority</w:t>
            </w:r>
          </w:p>
        </w:tc>
        <w:tc>
          <w:tcPr>
            <w:tcW w:w="7508" w:type="dxa"/>
            <w:gridSpan w:val="3"/>
          </w:tcPr>
          <w:p w14:paraId="06A71DF5">
            <w:pPr>
              <w:spacing w:after="0" w:line="240" w:lineRule="auto"/>
            </w:pPr>
            <w:r>
              <w:t>Must have (đề xuất)</w:t>
            </w:r>
          </w:p>
        </w:tc>
      </w:tr>
      <w:tr w14:paraId="75558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D863FCC">
            <w:pPr>
              <w:spacing w:after="0" w:line="240" w:lineRule="auto"/>
              <w:jc w:val="right"/>
            </w:pPr>
            <w:r>
              <w:t>Preconditions</w:t>
            </w:r>
          </w:p>
        </w:tc>
        <w:tc>
          <w:tcPr>
            <w:tcW w:w="7508" w:type="dxa"/>
            <w:gridSpan w:val="3"/>
          </w:tcPr>
          <w:p w14:paraId="7CB3707B">
            <w:pPr>
              <w:spacing w:after="0" w:line="240" w:lineRule="auto"/>
            </w:pPr>
            <w:r>
              <w:t xml:space="preserve">• Quản lý khu phải có vai trò được quyền trên chức năng Khách </w:t>
            </w:r>
            <w:del w:id="2170" w:author="Claude" w:date="2026-10-08T00:00:00Z">
              <w:r>
                <w:delText xml:space="preserve">hàng.</w:delText>
              </w:r>
            </w:del>
            <w:ins w:id="2171" w:author="Claude" w:date="2026-10-08T00:00:00Z">
              <w:r>
                <w:t xml:space="preserve">hàng, gán ở Toàn bộ khu (dữ liệu chung HTX, mục 4.4).</w:t>
              </w:r>
            </w:ins>
          </w:p>
        </w:tc>
      </w:tr>
      <w:tr w14:paraId="0F558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9C88CE8">
            <w:pPr>
              <w:spacing w:after="0" w:line="240" w:lineRule="auto"/>
              <w:jc w:val="right"/>
            </w:pPr>
            <w:r>
              <w:t>Normal Flow</w:t>
            </w:r>
          </w:p>
        </w:tc>
        <w:tc>
          <w:tcPr>
            <w:tcW w:w="7508" w:type="dxa"/>
            <w:gridSpan w:val="3"/>
          </w:tcPr>
          <w:p w14:paraId="6EE477CE">
            <w:pPr>
              <w:spacing w:after="0" w:line="240" w:lineRule="auto"/>
            </w:pPr>
            <w:r>
              <w:t>1. Người thao tác tìm khách hiện có để tránh trùng. (SCR-26)</w:t>
            </w:r>
          </w:p>
          <w:p w14:paraId="1556A7A1">
            <w:pPr>
              <w:spacing w:after="0" w:line="240" w:lineRule="auto"/>
            </w:pPr>
            <w:r>
              <w:t>2. Người thao tác nhập tên, số điện thoại, liên hệ và tài khoản Zalo (không bắt buộc; mỗi tài khoản Zalo chỉ gắn một khách).</w:t>
            </w:r>
          </w:p>
          <w:p w14:paraId="4F805B28">
            <w:pPr>
              <w:spacing w:after="0" w:line="240" w:lineRule="auto"/>
            </w:pPr>
            <w:r>
              <w:t>3. Hệ thống kiểm tra dấu hiệu trùng và lưu hồ sơ.</w:t>
            </w:r>
          </w:p>
          <w:p w14:paraId="5990F50D">
            <w:pPr>
              <w:spacing w:after="0" w:line="240" w:lineRule="auto"/>
            </w:pPr>
            <w:r>
              <w:t>4. Các UC43, UC51 dùng cùng định danh khách này.</w:t>
            </w:r>
          </w:p>
        </w:tc>
      </w:tr>
      <w:tr w14:paraId="69E8D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F8A96CA">
            <w:pPr>
              <w:spacing w:after="0" w:line="240" w:lineRule="auto"/>
              <w:jc w:val="right"/>
            </w:pPr>
            <w:r>
              <w:t>Alternative Flows</w:t>
            </w:r>
          </w:p>
        </w:tc>
        <w:tc>
          <w:tcPr>
            <w:tcW w:w="7508" w:type="dxa"/>
            <w:gridSpan w:val="3"/>
          </w:tcPr>
          <w:p w14:paraId="665C4286">
            <w:pPr>
              <w:spacing w:after="0" w:line="240" w:lineRule="auto"/>
            </w:pPr>
            <w:r>
              <w:t>1a. Người thao tác sửa liên hệ của khách có sẵn.</w:t>
            </w:r>
          </w:p>
          <w:p w14:paraId="4B7ED8B1">
            <w:pPr>
              <w:spacing w:after="0" w:line="240" w:lineRule="auto"/>
            </w:pPr>
            <w:r>
              <w:t>1a1. Hệ thống lưu liên hệ mới và ghi nhật ký kiểm toán; chứng từ cũ giữ danh tính tại thời điểm phát sinh.</w:t>
            </w:r>
          </w:p>
          <w:p w14:paraId="4CCB2819">
            <w:pPr>
              <w:spacing w:after="0" w:line="240" w:lineRule="auto"/>
            </w:pPr>
            <w:r>
              <w:rPr>
                <w:i/>
              </w:rPr>
              <w:t>Use Case tiếp tục bước 3.</w:t>
            </w:r>
          </w:p>
          <w:p w14:paraId="6DDA7A4A">
            <w:pPr>
              <w:spacing w:after="0" w:line="240" w:lineRule="auto"/>
            </w:pPr>
            <w:r>
              <w:t>1b. Khách ngừng giao dịch.</w:t>
            </w:r>
          </w:p>
          <w:p w14:paraId="4BDE21AB">
            <w:pPr>
              <w:spacing w:after="0" w:line="240" w:lineRule="auto"/>
            </w:pPr>
            <w:r>
              <w:t>1b1. Người thao tác đánh dấu ngừng; chứng từ và công nợ được giữ.</w:t>
            </w:r>
          </w:p>
          <w:p w14:paraId="02AF6552">
            <w:pPr>
              <w:spacing w:after="0" w:line="240" w:lineRule="auto"/>
            </w:pPr>
            <w:r>
              <w:rPr>
                <w:i/>
              </w:rPr>
              <w:t>Use Case kết thúc thành công.</w:t>
            </w:r>
          </w:p>
          <w:p w14:paraId="405337A2">
            <w:pPr>
              <w:spacing w:after="0" w:line="240" w:lineRule="auto"/>
            </w:pPr>
            <w:r>
              <w:t>3a. Khách vừa tự đăng ký tài khoản (UC01).</w:t>
            </w:r>
          </w:p>
          <w:p w14:paraId="359A2262">
            <w:pPr>
              <w:spacing w:after="0" w:line="240" w:lineRule="auto"/>
            </w:pPr>
            <w:r>
              <w:t xml:space="preserve">3a1. Hệ thống ghép tài khoản vào hồ sơ </w:t>
            </w:r>
            <w:ins w:id="2189" w:author="Claude" w:date="2026-10-08T00:00:00Z">
              <w:r>
                <w:t xml:space="preserve">offline </w:t>
              </w:r>
            </w:ins>
            <w:r>
              <w:t xml:space="preserve">khi</w:t>
            </w:r>
            <w:ins w:id="2188" w:author="Claude" w:date="2026-10-08T00:00:00Z">
              <w:r>
                <w:t xml:space="preserve"> số điện thoại đã xác minh</w:t>
              </w:r>
            </w:ins>
            <w:r>
              <w:t xml:space="preserve"> khớp </w:t>
            </w:r>
            <w:del w:id="2186" w:author="Claude" w:date="2026-10-08T00:00:00Z">
              <w:r>
                <w:delText xml:space="preserve">chắc</w:delText>
              </w:r>
            </w:del>
            <w:ins w:id="2187" w:author="Claude" w:date="2026-10-08T00:00:00Z">
              <w:r>
                <w:t xml:space="preserve">duy</w:t>
              </w:r>
            </w:ins>
            <w:r>
              <w:t xml:space="preserve"> </w:t>
            </w:r>
            <w:del w:id="2184" w:author="Claude" w:date="2026-10-08T00:00:00Z">
              <w:r>
                <w:delText xml:space="preserve">chắn,</w:delText>
              </w:r>
            </w:del>
            <w:ins w:id="2185" w:author="Claude" w:date="2026-10-08T00:00:00Z">
              <w:r>
                <w:t xml:space="preserve">nhất</w:t>
              </w:r>
            </w:ins>
            <w:r>
              <w:t xml:space="preserve"> </w:t>
            </w:r>
            <w:del w:id="2182" w:author="Claude" w:date="2026-10-08T00:00:00Z">
              <w:r>
                <w:delText xml:space="preserve">không</w:delText>
              </w:r>
            </w:del>
            <w:ins w:id="2183" w:author="Claude" w:date="2026-10-08T00:00:00Z">
              <w:r>
                <w:t xml:space="preserve">(UC01</w:t>
              </w:r>
            </w:ins>
            <w:r>
              <w:t xml:space="preserve"> </w:t>
            </w:r>
            <w:del w:id="2180" w:author="Claude" w:date="2026-10-08T00:00:00Z">
              <w:r>
                <w:delText xml:space="preserve">tạo</w:delText>
              </w:r>
            </w:del>
            <w:ins w:id="2181" w:author="Claude" w:date="2026-10-08T00:00:00Z">
              <w:r>
                <w:t xml:space="preserve">bước</w:t>
              </w:r>
            </w:ins>
            <w:r>
              <w:t xml:space="preserve"> </w:t>
            </w:r>
            <w:del w:id="2178" w:author="Claude" w:date="2026-10-08T00:00:00Z">
              <w:r>
                <w:delText xml:space="preserve">hồ</w:delText>
              </w:r>
            </w:del>
            <w:ins w:id="2179" w:author="Claude" w:date="2026-10-08T00:00:00Z">
              <w:r>
                <w:t xml:space="preserve">5);</w:t>
              </w:r>
            </w:ins>
            <w:r>
              <w:t xml:space="preserve"> </w:t>
            </w:r>
            <w:del w:id="2176" w:author="Claude" w:date="2026-10-08T00:00:00Z">
              <w:r>
                <w:delText xml:space="preserve">sơ</w:delText>
              </w:r>
            </w:del>
            <w:ins w:id="2177" w:author="Claude" w:date="2026-10-08T00:00:00Z">
              <w:r>
                <w:t xml:space="preserve">trường</w:t>
              </w:r>
            </w:ins>
            <w:r>
              <w:t xml:space="preserve"> </w:t>
            </w:r>
            <w:del w:id="2174" w:author="Claude" w:date="2026-10-08T00:00:00Z">
              <w:r>
                <w:delText xml:space="preserve">thứ</w:delText>
              </w:r>
            </w:del>
            <w:ins w:id="2175" w:author="Claude" w:date="2026-10-08T00:00:00Z">
              <w:r>
                <w:t xml:space="preserve">hợp</w:t>
              </w:r>
            </w:ins>
            <w:r>
              <w:t xml:space="preserve"> </w:t>
            </w:r>
            <w:del w:id="2172" w:author="Claude" w:date="2026-10-08T00:00:00Z">
              <w:r>
                <w:delText xml:space="preserve">hai.</w:delText>
              </w:r>
            </w:del>
            <w:ins w:id="2173" w:author="Claude" w:date="2026-10-08T00:00:00Z">
              <w:r>
                <w:t xml:space="preserve">khác xử lý theo nhánh 3c.</w:t>
              </w:r>
            </w:ins>
          </w:p>
          <w:p w14:paraId="36043684">
            <w:pPr>
              <w:spacing w:after="0" w:line="240" w:lineRule="auto"/>
            </w:pPr>
            <w:r>
              <w:rPr>
                <w:i/>
              </w:rPr>
              <w:t>Use Case tiếp tục bước 4.</w:t>
            </w:r>
          </w:p>
          <w:p>
            <w:pPr>
              <w:spacing w:after="0" w:line="240" w:lineRule="auto"/>
              <w:rPr>
                <w:ins w:id="2190" w:author="Claude" w:date="2026-10-08T00:00:00Z"/>
              </w:rPr>
            </w:pPr>
            <w:ins w:id="2191" w:author="Claude" w:date="2026-10-08T00:00:00Z">
              <w:r>
                <w:rPr>
                  <w:i/>
                </w:rPr>
                <w:t xml:space="preserve">3c. Chủ HTX ghép tay tài khoản thương lái với hồ sơ offline (UC01 nhánh 5a, 5b; UC02 nhánh 3d; UC05 nhánh 3g).</w:t>
              </w:r>
            </w:ins>
          </w:p>
          <w:p>
            <w:pPr>
              <w:spacing w:after="0" w:line="240" w:lineRule="auto"/>
              <w:rPr>
                <w:ins w:id="2192" w:author="Claude" w:date="2026-10-08T00:00:00Z"/>
              </w:rPr>
            </w:pPr>
            <w:ins w:id="2193" w:author="Claude" w:date="2026-10-08T00:00:00Z">
              <w:r>
                <w:rPr>
                  <w:i/>
                </w:rPr>
                <w:t xml:space="preserve">3c1. Chủ HTX chọn tài khoản và hồ sơ offline, đối chiếu tên, số điện thoại và lịch sử giao dịch.</w:t>
              </w:r>
            </w:ins>
          </w:p>
          <w:p>
            <w:pPr>
              <w:spacing w:after="0" w:line="240" w:lineRule="auto"/>
              <w:rPr>
                <w:ins w:id="2194" w:author="Claude" w:date="2026-10-08T00:00:00Z"/>
              </w:rPr>
            </w:pPr>
            <w:ins w:id="2195" w:author="Claude" w:date="2026-10-08T00:00:00Z">
              <w:r>
                <w:rPr>
                  <w:i/>
                </w:rPr>
                <w:t xml:space="preserve">3c2. Hệ thống gắn tài khoản vào hồ sơ offline; hồ sơ tạo lúc đăng ký (UC01 nhánh 5a1) được gộp vào hồ sơ offline (merged_into_customer_id), không dùng cho đơn mới; giao dịch cũ giữ danh tính tại thời điểm phát sinh, đơn và công nợ của hai hồ sơ hiển thị chung; hệ thống ghi nhật ký kiểm toán. (MSG10)</w:t>
              </w:r>
            </w:ins>
          </w:p>
          <w:p>
            <w:pPr>
              <w:spacing w:after="0" w:line="240" w:lineRule="auto"/>
              <w:rPr>
                <w:ins w:id="2196" w:author="Claude" w:date="2026-10-08T00:00:00Z"/>
              </w:rPr>
            </w:pPr>
            <w:ins w:id="2197" w:author="Claude" w:date="2026-10-08T00:00:00Z">
              <w:r>
                <w:rPr>
                  <w:i/>
                </w:rPr>
                <w:t xml:space="preserve">Use Case tiếp tục bước 4.</w:t>
              </w:r>
            </w:ins>
          </w:p>
        </w:tc>
      </w:tr>
      <w:tr w14:paraId="3B05D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7673700">
            <w:pPr>
              <w:spacing w:after="0" w:line="240" w:lineRule="auto"/>
              <w:jc w:val="right"/>
            </w:pPr>
            <w:r>
              <w:t>Exception Flows</w:t>
            </w:r>
          </w:p>
        </w:tc>
        <w:tc>
          <w:tcPr>
            <w:tcW w:w="7508" w:type="dxa"/>
            <w:gridSpan w:val="3"/>
          </w:tcPr>
          <w:p>
            <w:pPr>
              <w:spacing w:after="0" w:line="240" w:lineRule="auto"/>
              <w:rPr>
                <w:ins w:id="2198" w:author="Claude" w:date="2026-10-08T00:00:00Z"/>
              </w:rPr>
            </w:pPr>
            <w:ins w:id="2199" w:author="Claude" w:date="2026-10-08T00:00:00Z">
              <w:r>
                <w:t xml:space="preserve">1c. Khách còn đơn chưa ở Đã chốt bán hoặc trạng thái kết thúc, hoặc đơn Đã chốt bán chưa quá 24 giờ (mục 3.4.3).</w:t>
              </w:r>
            </w:ins>
          </w:p>
          <w:p>
            <w:pPr>
              <w:spacing w:after="0" w:line="240" w:lineRule="auto"/>
              <w:rPr>
                <w:ins w:id="2200" w:author="Claude" w:date="2026-10-08T00:00:00Z"/>
              </w:rPr>
            </w:pPr>
            <w:ins w:id="2201" w:author="Claude" w:date="2026-10-08T00:00:00Z">
              <w:r>
                <w:t xml:space="preserve">1c1. Hệ thống chặn Ngừng dùng và liệt kê các đơn đó. (MSG11)</w:t>
              </w:r>
            </w:ins>
          </w:p>
          <w:p>
            <w:pPr>
              <w:spacing w:after="0" w:line="240" w:lineRule="auto"/>
              <w:rPr>
                <w:ins w:id="2202" w:author="Claude" w:date="2026-10-08T00:00:00Z"/>
              </w:rPr>
            </w:pPr>
            <w:ins w:id="2203" w:author="Claude" w:date="2026-10-08T00:00:00Z">
              <w:r>
                <w:t xml:space="preserve">Use Case dừng lại.</w:t>
              </w:r>
            </w:ins>
          </w:p>
          <w:p w14:paraId="16CE2D06">
            <w:pPr>
              <w:spacing w:after="0" w:line="240" w:lineRule="auto"/>
            </w:pPr>
            <w:r>
              <w:t>3b. Số điện thoại trùng hoặc dùng chung, hoặc tài khoản Zalo đã gắn khách khác.</w:t>
            </w:r>
          </w:p>
          <w:p w14:paraId="3D2D1FDF">
            <w:pPr>
              <w:spacing w:after="0" w:line="240" w:lineRule="auto"/>
            </w:pPr>
            <w:r>
              <w:t>3b1. Hệ thống giữ chờ xác minh thêm, không lộ giao dịch cũ. (</w:t>
              <w:fldChar w:fldCharType="begin"/>
              <w:instrText xml:space="preserve"> HYPERLINK \l "MSG03" \o "MSG03 (Lỗi): {object_name} đã tồn tại. Hệ thống mở bản ghi hiện có để bạn kiểm tra, không tạo bản sao." </w:instrText>
              <w:fldChar w:fldCharType="separate"/>
              <w:t>MSG03</w:t>
              <w:fldChar w:fldCharType="end"/>
              <w:t>)</w:t>
            </w:r>
          </w:p>
          <w:p w14:paraId="710D4F46">
            <w:pPr>
              <w:spacing w:after="0" w:line="240" w:lineRule="auto"/>
            </w:pPr>
            <w:r>
              <w:rPr>
                <w:i/>
              </w:rPr>
              <w:t>Use Case dừng lại.</w:t>
            </w:r>
          </w:p>
        </w:tc>
      </w:tr>
      <w:tr w14:paraId="2FC2F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FA7A573">
            <w:pPr>
              <w:spacing w:after="0" w:line="240" w:lineRule="auto"/>
              <w:jc w:val="right"/>
            </w:pPr>
            <w:r>
              <w:t>Postconditions</w:t>
            </w:r>
          </w:p>
        </w:tc>
        <w:tc>
          <w:tcPr>
            <w:tcW w:w="7508" w:type="dxa"/>
            <w:gridSpan w:val="3"/>
          </w:tcPr>
          <w:p w14:paraId="6E87BE3B">
            <w:pPr>
              <w:spacing w:after="0" w:line="240" w:lineRule="auto"/>
            </w:pPr>
            <w:r>
              <w:t>• Hồ sơ khách có định danh ổn định; giao dịch cũ giữ danh tính tại thời điểm phát sinh.</w:t>
            </w:r>
          </w:p>
        </w:tc>
      </w:tr>
      <w:tr w14:paraId="6BE43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AB5708C">
            <w:pPr>
              <w:spacing w:after="0" w:line="240" w:lineRule="auto"/>
              <w:jc w:val="right"/>
            </w:pPr>
            <w:r>
              <w:t>Business Rules / NFR</w:t>
            </w:r>
          </w:p>
        </w:tc>
        <w:tc>
          <w:tcPr>
            <w:tcW w:w="7508" w:type="dxa"/>
            <w:gridSpan w:val="3"/>
          </w:tcPr>
          <w:p w14:paraId="413C33E9">
            <w:pPr>
              <w:spacing w:after="0" w:line="240" w:lineRule="auto"/>
            </w:pPr>
            <w:r>
              <w:t>NFR: NFR-11.</w:t>
            </w:r>
          </w:p>
        </w:tc>
      </w:tr>
    </w:tbl>
    <w:p w14:paraId="65CB49C7">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34B0A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5A390EBA">
            <w:pPr>
              <w:spacing w:after="0" w:line="240" w:lineRule="auto"/>
            </w:pPr>
            <w:r>
              <w:rPr>
                <w:rFonts w:ascii="Consolas" w:hAnsi="Consolas"/>
                <w:sz w:val="17"/>
              </w:rPr>
              <w:t>[Khách hàng] Tìm tên/số điện thoại, trạng thái có tài khoản/chưa có; danh sách giao dịch.</w:t>
            </w:r>
          </w:p>
          <w:p w14:paraId="0C2EE246">
            <w:pPr>
              <w:spacing w:after="0" w:line="240" w:lineRule="auto"/>
            </w:pPr>
            <w:r>
              <w:rPr>
                <w:rFonts w:ascii="Consolas" w:hAnsi="Consolas"/>
                <w:sz w:val="17"/>
              </w:rPr>
              <w:t>[Chi tiết] Tên pháp nhân/người liên hệ, số liên lạc, địa chỉ giao, kênh liên hệ, ghi chú; lịch sử thay đổi.</w:t>
            </w:r>
          </w:p>
          <w:p w14:paraId="3E71933F">
            <w:pPr>
              <w:spacing w:after="0" w:line="240" w:lineRule="auto"/>
            </w:pPr>
            <w:r>
              <w:rPr>
                <w:rFonts w:ascii="Consolas" w:hAnsi="Consolas"/>
                <w:sz w:val="17"/>
              </w:rPr>
              <w:t>[Hành động] Tạo | Lưu | Ngừng sử dụng | Xem giao dịch; liên kết tài khoản chỉ sau xác minh.</w:t>
            </w:r>
          </w:p>
        </w:tc>
      </w:tr>
    </w:tbl>
    <w:p w14:paraId="69E3BBA1">
      <w:pPr>
        <w:pStyle w:val="5"/>
      </w:pPr>
      <w:r>
        <w:t>Dữ liệu nhập / lựa chọn</w:t>
      </w:r>
    </w:p>
    <w:p w14:paraId="5F4440C3">
      <w:r>
        <w:t>• Tên khách/đối tác — bắt buộc</w:t>
      </w:r>
    </w:p>
    <w:p w14:paraId="0B7E44FE">
      <w:r>
        <w:t>• Thông tin liên hệ đủ để giao dịch — bắt buộc</w:t>
      </w:r>
    </w:p>
    <w:p w14:paraId="7340D8A7">
      <w:r>
        <w:t>• Địa chỉ và đầu mối nhận — theo giao dịch</w:t>
      </w:r>
    </w:p>
    <w:p w14:paraId="1D0E13B2">
      <w:r>
        <w:t xml:space="preserve">• Kênh </w:t>
      </w:r>
      <w:del w:id="2208" w:author="Claude" w:date="2026-10-08T00:00:00Z">
        <w:r>
          <w:delText xml:space="preserve">app/điện</w:delText>
        </w:r>
      </w:del>
      <w:ins w:id="2209" w:author="Claude" w:date="2026-10-08T00:00:00Z">
        <w:r>
          <w:t xml:space="preserve">liên</w:t>
        </w:r>
      </w:ins>
      <w:r>
        <w:t xml:space="preserve"> </w:t>
      </w:r>
      <w:del w:id="2206" w:author="Claude" w:date="2026-10-08T00:00:00Z">
        <w:r>
          <w:delText xml:space="preserve">thoại/Zalo</w:delText>
        </w:r>
      </w:del>
      <w:ins w:id="2207" w:author="Claude" w:date="2026-10-08T00:00:00Z">
        <w:r>
          <w:t xml:space="preserve">hệ (app/điện thoại/Zalo) và tài khoản Zalo</w:t>
        </w:r>
      </w:ins>
      <w:r>
        <w:t xml:space="preserve"> — tùy </w:t>
      </w:r>
      <w:del w:id="2204" w:author="Claude" w:date="2026-10-08T00:00:00Z">
        <w:r>
          <w:delText xml:space="preserve">chọn</w:delText>
        </w:r>
      </w:del>
      <w:ins w:id="2205" w:author="Claude" w:date="2026-10-08T00:00:00Z">
        <w:r>
          <w:t xml:space="preserve">chọn; mỗi tài khoản Zalo gắn tối đa một khách</w:t>
        </w:r>
      </w:ins>
    </w:p>
    <w:p w14:paraId="295F0F8B">
      <w:r>
        <w:t>• Liên kết tài khoản — chỉ khi xác minh không mơ hồ</w:t>
      </w:r>
    </w:p>
    <w:p w14:paraId="51DA5AA3">
      <w:pPr>
        <w:pStyle w:val="5"/>
      </w:pPr>
      <w:r>
        <w:t>UC liên kết và dữ liệu chuyển tiếp</w:t>
      </w:r>
    </w:p>
    <w:p w14:paraId="22A5EBDB">
      <w:r>
        <w:t>• UC43: yêu cầu đặt hàng</w:t>
      </w:r>
    </w:p>
    <w:p w14:paraId="7439E918">
      <w:r>
        <w:t>• UC45: bàn giao tại cảng</w:t>
      </w:r>
    </w:p>
    <w:p w14:paraId="3C3618EA">
      <w:r>
        <w:t>• UC46: khách xem đơn</w:t>
      </w:r>
    </w:p>
    <w:p w14:paraId="4CC4552D">
      <w:r>
        <w:t>• UC47: khách xem công nợ</w:t>
      </w:r>
    </w:p>
    <w:p>
      <w:pPr>
        <w:rPr>
          <w:ins w:id="2210" w:author="Claude" w:date="2026-10-08T00:00:00Z"/>
        </w:rPr>
      </w:pPr>
      <w:ins w:id="2211" w:author="Claude" w:date="2026-10-08T00:00:00Z">
        <w:r>
          <w:t xml:space="preserve">• UC01, UC02, UC05: tài khoản thương lái cần Chủ HTX ghép tay (nhánh 3c)</w:t>
        </w:r>
      </w:ins>
    </w:p>
    <w:p w14:paraId="04ADC927">
      <w:pPr>
        <w:pStyle w:val="5"/>
      </w:pPr>
      <w:r>
        <w:t>Các process trong UC</w:t>
      </w:r>
    </w:p>
    <w:p w14:paraId="0631D000">
      <w:r>
        <w:t>1. Quản lý hồ sơ khách hàng: tạo và cập nhật liên hệ</w:t>
      </w:r>
    </w:p>
    <w:p w14:paraId="6C63CF0A">
      <w:r>
        <w:t>2. Quản lý hồ sơ khách hàng: liên kết tài khoản đã xác minh</w:t>
      </w:r>
    </w:p>
    <w:p w14:paraId="27714243">
      <w:pPr>
        <w:pStyle w:val="4"/>
      </w:pPr>
      <w:bookmarkStart w:id="138" w:name="_Toc9664"/>
      <w:bookmarkStart w:id="139" w:name="_Toc4804"/>
      <w:r>
        <w:t>7.2 UC43 - Tạo yêu cầu mua hàng</w:t>
      </w:r>
      <w:bookmarkEnd w:id="138"/>
      <w:bookmarkEnd w:id="139"/>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000EC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4D93897">
            <w:pPr>
              <w:spacing w:after="0" w:line="240" w:lineRule="auto"/>
              <w:jc w:val="right"/>
            </w:pPr>
            <w:r>
              <w:t>Primary Actors</w:t>
            </w:r>
          </w:p>
        </w:tc>
        <w:tc>
          <w:tcPr>
            <w:tcW w:w="2685" w:type="dxa"/>
          </w:tcPr>
          <w:p w14:paraId="7892DB67">
            <w:pPr>
              <w:spacing w:after="0" w:line="240" w:lineRule="auto"/>
            </w:pPr>
            <w:r>
              <w:t>Thương lái; Chủ HTX.</w:t>
            </w:r>
          </w:p>
        </w:tc>
        <w:tc>
          <w:tcPr>
            <w:tcW w:w="1890" w:type="dxa"/>
          </w:tcPr>
          <w:p w14:paraId="1D10AD58">
            <w:pPr>
              <w:spacing w:after="0" w:line="240" w:lineRule="auto"/>
              <w:jc w:val="right"/>
            </w:pPr>
            <w:r>
              <w:t>Secondary Actors</w:t>
            </w:r>
          </w:p>
        </w:tc>
        <w:tc>
          <w:tcPr>
            <w:tcW w:w="2933" w:type="dxa"/>
          </w:tcPr>
          <w:p w14:paraId="67EE5388">
            <w:pPr>
              <w:spacing w:after="0" w:line="240" w:lineRule="auto"/>
            </w:pPr>
            <w:r>
              <w:t>Zalo OA; Dịch vụ thông báo đẩy.</w:t>
            </w:r>
          </w:p>
        </w:tc>
      </w:tr>
      <w:tr w14:paraId="09D04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7ACDF95">
            <w:pPr>
              <w:spacing w:after="0" w:line="240" w:lineRule="auto"/>
              <w:jc w:val="right"/>
            </w:pPr>
            <w:r>
              <w:t>Description</w:t>
            </w:r>
          </w:p>
        </w:tc>
        <w:tc>
          <w:tcPr>
            <w:tcW w:w="7508" w:type="dxa"/>
            <w:gridSpan w:val="3"/>
          </w:tcPr>
          <w:p w14:paraId="500295E9">
            <w:pPr>
              <w:spacing w:after="0" w:line="240" w:lineRule="auto"/>
            </w:pPr>
            <w:r>
              <w:t>Tôi với vai trò là thương lái (hoặc Chủ HTX ghi thay), tôi muốn gửi yêu cầu mua gồm sản phẩm, số kg và thời điểm mong muốn, để HTX chuẩn bị thu hoạch.</w:t>
            </w:r>
          </w:p>
        </w:tc>
      </w:tr>
      <w:tr w14:paraId="2C694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C4A07AD">
            <w:pPr>
              <w:spacing w:after="0" w:line="240" w:lineRule="auto"/>
              <w:jc w:val="right"/>
            </w:pPr>
            <w:r>
              <w:t>Trigger</w:t>
            </w:r>
          </w:p>
        </w:tc>
        <w:tc>
          <w:tcPr>
            <w:tcW w:w="7508" w:type="dxa"/>
            <w:gridSpan w:val="3"/>
          </w:tcPr>
          <w:p w14:paraId="647640DD">
            <w:pPr>
              <w:spacing w:after="0" w:line="240" w:lineRule="auto"/>
            </w:pPr>
            <w:r>
              <w:t>Thương lái cần mua hàu (qua ứng dụng, Zalo OA hoặc gọi điện).</w:t>
            </w:r>
          </w:p>
        </w:tc>
      </w:tr>
      <w:tr w14:paraId="1B1CE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BCE00E6">
            <w:pPr>
              <w:spacing w:after="0" w:line="240" w:lineRule="auto"/>
              <w:jc w:val="right"/>
            </w:pPr>
            <w:r>
              <w:t>Priority</w:t>
            </w:r>
          </w:p>
        </w:tc>
        <w:tc>
          <w:tcPr>
            <w:tcW w:w="7508" w:type="dxa"/>
            <w:gridSpan w:val="3"/>
          </w:tcPr>
          <w:p w14:paraId="212E7D27">
            <w:pPr>
              <w:spacing w:after="0" w:line="240" w:lineRule="auto"/>
            </w:pPr>
            <w:r>
              <w:t>Must have (đề xuất)</w:t>
            </w:r>
          </w:p>
        </w:tc>
      </w:tr>
      <w:tr w14:paraId="14B8B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5DD15A8">
            <w:pPr>
              <w:spacing w:after="0" w:line="240" w:lineRule="auto"/>
              <w:jc w:val="right"/>
            </w:pPr>
            <w:r>
              <w:t>Preconditions</w:t>
            </w:r>
          </w:p>
        </w:tc>
        <w:tc>
          <w:tcPr>
            <w:tcW w:w="7508" w:type="dxa"/>
            <w:gridSpan w:val="3"/>
          </w:tcPr>
          <w:p w14:paraId="078263F0">
            <w:pPr>
              <w:spacing w:after="0" w:line="240" w:lineRule="auto"/>
            </w:pPr>
            <w:r>
              <w:t>• Thương lái có tài khoản đã xác minh, hoặc Chủ HTX chọn hồ sơ khách ở UC42.</w:t>
            </w:r>
          </w:p>
          <w:p w14:paraId="683140AC">
            <w:pPr>
              <w:spacing w:after="0" w:line="240" w:lineRule="auto"/>
            </w:pPr>
            <w:r>
              <w:t>• Danh mục sản phẩm đã có (UC20).</w:t>
            </w:r>
          </w:p>
        </w:tc>
      </w:tr>
      <w:tr w14:paraId="15400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F71517D">
            <w:pPr>
              <w:spacing w:after="0" w:line="240" w:lineRule="auto"/>
              <w:jc w:val="right"/>
            </w:pPr>
            <w:r>
              <w:t>Normal Flow</w:t>
            </w:r>
          </w:p>
        </w:tc>
        <w:tc>
          <w:tcPr>
            <w:tcW w:w="7508" w:type="dxa"/>
            <w:gridSpan w:val="3"/>
          </w:tcPr>
          <w:p w14:paraId="71D7D91D">
            <w:pPr>
              <w:spacing w:after="0" w:line="240" w:lineRule="auto"/>
            </w:pPr>
            <w:r>
              <w:t>1. Thương lái mở Tạo yêu cầu mua. (SCR-27)</w:t>
            </w:r>
          </w:p>
          <w:p w14:paraId="4437C795">
            <w:pPr>
              <w:spacing w:after="0" w:line="240" w:lineRule="auto"/>
            </w:pPr>
            <w:r>
              <w:t>2. Thương lái chọn sản phẩm, nhập số kg cần và thời điểm mong muốn; không cần giá.</w:t>
            </w:r>
          </w:p>
          <w:p w14:paraId="0E80E55C">
            <w:pPr>
              <w:spacing w:after="0" w:line="240" w:lineRule="auto"/>
            </w:pPr>
            <w:r>
              <w:t>3. Hệ thống kiểm tra thông tin và lưu yêu cầu ở trạng thái Chờ xét.</w:t>
            </w:r>
          </w:p>
          <w:p w14:paraId="0512BD03">
            <w:pPr>
              <w:spacing w:after="0" w:line="240" w:lineRule="auto"/>
            </w:pPr>
            <w:r>
              <w:t>4. Hệ thống thông báo cho Chủ HTX (UC69).</w:t>
            </w:r>
          </w:p>
        </w:tc>
      </w:tr>
      <w:tr w14:paraId="0A4B6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5414062">
            <w:pPr>
              <w:spacing w:after="0" w:line="240" w:lineRule="auto"/>
              <w:jc w:val="right"/>
            </w:pPr>
            <w:r>
              <w:t>Alternative Flows</w:t>
            </w:r>
          </w:p>
        </w:tc>
        <w:tc>
          <w:tcPr>
            <w:tcW w:w="7508" w:type="dxa"/>
            <w:gridSpan w:val="3"/>
          </w:tcPr>
          <w:p w14:paraId="51849E09">
            <w:pPr>
              <w:spacing w:after="0" w:line="240" w:lineRule="auto"/>
            </w:pPr>
            <w:r>
              <w:t>1a. Thương lái gọi điện hoặc nhắn Zalo OA.</w:t>
            </w:r>
          </w:p>
          <w:p w14:paraId="311CDD3A">
            <w:pPr>
              <w:spacing w:after="0" w:line="240" w:lineRule="auto"/>
            </w:pPr>
            <w:r>
              <w:t>1a1. Với tin Zalo OA, hệ thống gợi ý hồ sơ khách theo tài khoản Zalo đã lưu; không khớp, hoặc khách gọi điện, thì Chủ HTX chọn hoặc tạo hồ sơ khách ở UC42 và ghi yêu cầu thay.</w:t>
            </w:r>
          </w:p>
          <w:p w14:paraId="0BFE8EF6">
            <w:pPr>
              <w:spacing w:after="0" w:line="240" w:lineRule="auto"/>
            </w:pPr>
            <w:r>
              <w:t>1a2. Tin Zalo được lưu làm chứng cứ kênh nhận.</w:t>
            </w:r>
          </w:p>
          <w:p w14:paraId="268880F0">
            <w:pPr>
              <w:spacing w:after="0" w:line="240" w:lineRule="auto"/>
            </w:pPr>
            <w:r>
              <w:rPr>
                <w:i/>
              </w:rPr>
              <w:t>Use Case tiếp tục bước 2.</w:t>
            </w:r>
          </w:p>
          <w:p w14:paraId="6F9BFB2C">
            <w:pPr>
              <w:spacing w:after="0" w:line="240" w:lineRule="auto"/>
            </w:pPr>
            <w:r>
              <w:t>2a. Người mua đặt phần hàng từng bị trả.</w:t>
            </w:r>
          </w:p>
          <w:p w14:paraId="54D59560">
            <w:pPr>
              <w:spacing w:after="0" w:line="240" w:lineRule="auto"/>
            </w:pPr>
            <w:r>
              <w:t>2a1. Người thao tác ghi tham chiếu hàng trả (UC52) và QR nguồn cũ; không tạo thu hoạch mới.</w:t>
            </w:r>
          </w:p>
          <w:p w14:paraId="2F03CDA3">
            <w:pPr>
              <w:spacing w:after="0" w:line="240" w:lineRule="auto"/>
            </w:pPr>
            <w:r>
              <w:rPr>
                <w:i/>
              </w:rPr>
              <w:t>Use Case tiếp tục bước 3.</w:t>
            </w:r>
          </w:p>
          <w:p w14:paraId="2B16EC21">
            <w:pPr>
              <w:spacing w:after="0" w:line="240" w:lineRule="auto"/>
            </w:pPr>
            <w:r>
              <w:t>3a. Người gửi muốn sửa sau khi gửi.</w:t>
            </w:r>
          </w:p>
          <w:p w14:paraId="3132DC62">
            <w:pPr>
              <w:spacing w:after="0" w:line="240" w:lineRule="auto"/>
            </w:pPr>
            <w:r>
              <w:t>3a1. Hệ thống giữ bản gốc và ghi đề xuất sửa để xét ở UC44.</w:t>
            </w:r>
          </w:p>
          <w:p w14:paraId="70364133">
            <w:pPr>
              <w:spacing w:after="0" w:line="240" w:lineRule="auto"/>
            </w:pPr>
            <w:r>
              <w:rPr>
                <w:i/>
              </w:rPr>
              <w:t>Use Case kết thúc thành công.</w:t>
            </w:r>
          </w:p>
        </w:tc>
      </w:tr>
      <w:tr w14:paraId="0FA61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4B5D74C">
            <w:pPr>
              <w:spacing w:after="0" w:line="240" w:lineRule="auto"/>
              <w:jc w:val="right"/>
            </w:pPr>
            <w:r>
              <w:t>Exception Flows</w:t>
            </w:r>
          </w:p>
        </w:tc>
        <w:tc>
          <w:tcPr>
            <w:tcW w:w="7508" w:type="dxa"/>
            <w:gridSpan w:val="3"/>
          </w:tcPr>
          <w:p w14:paraId="3CA89D36">
            <w:pPr>
              <w:spacing w:after="0" w:line="240" w:lineRule="auto"/>
            </w:pPr>
            <w:r>
              <w:t>1b. Hồ sơ khách của thương lái đang Ngừng dùng.</w:t>
            </w:r>
          </w:p>
          <w:p w14:paraId="41730890">
            <w:pPr>
              <w:spacing w:after="0" w:line="240" w:lineRule="auto"/>
            </w:pPr>
            <w:r>
              <w:t>1b1. Hệ thống không cho tạo yêu cầu mua mới; thương lái vẫn xem đơn và công nợ cũ ở UC46, UC47. (</w:t>
              <w:fldChar w:fldCharType="begin"/>
              <w:instrText xml:space="preserve"> HYPERLINK \l "MSG02" \o "MSG02 (Lỗi): Bạn không có quyền thực hiện thao tác này." </w:instrText>
              <w:fldChar w:fldCharType="separate"/>
              <w:t>MSG02</w:t>
              <w:fldChar w:fldCharType="end"/>
              <w:t>)</w:t>
            </w:r>
          </w:p>
          <w:p w14:paraId="341D5C27">
            <w:pPr>
              <w:spacing w:after="0" w:line="240" w:lineRule="auto"/>
            </w:pPr>
            <w:r>
              <w:rPr>
                <w:i/>
              </w:rPr>
              <w:t>Use Case dừng lại.</w:t>
            </w:r>
          </w:p>
          <w:p w14:paraId="14E9B797">
            <w:pPr>
              <w:spacing w:after="0" w:line="240" w:lineRule="auto"/>
            </w:pPr>
            <w:r>
              <w:t>2b. Sản phẩm đã ngừng bán.</w:t>
            </w:r>
          </w:p>
          <w:p w14:paraId="232A4DB8">
            <w:pPr>
              <w:spacing w:after="0" w:line="240" w:lineRule="auto"/>
            </w:pPr>
            <w:r>
              <w:t>2b1. Hệ thống báo không gửi được yêu cầu với sản phẩm đó, gợi ý sản phẩm đang bán. (</w:t>
              <w:fldChar w:fldCharType="begin"/>
              <w:instrText xml:space="preserve"> HYPERLINK \l "MSG39" \o "MSG39 (Lỗi): Sản phẩm {product_name} đã ngừng bán. Vui lòng chọn sản phẩm đang bán." </w:instrText>
              <w:fldChar w:fldCharType="separate"/>
              <w:t>MSG39</w:t>
              <w:fldChar w:fldCharType="end"/>
              <w:t>)</w:t>
            </w:r>
          </w:p>
          <w:p w14:paraId="65BF3EFB">
            <w:pPr>
              <w:spacing w:after="0" w:line="240" w:lineRule="auto"/>
            </w:pPr>
            <w:r>
              <w:rPr>
                <w:i/>
              </w:rPr>
              <w:t>Use Case tiếp tục bước 2.</w:t>
            </w:r>
          </w:p>
        </w:tc>
      </w:tr>
      <w:tr w14:paraId="56FD6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F948385">
            <w:pPr>
              <w:spacing w:after="0" w:line="240" w:lineRule="auto"/>
              <w:jc w:val="right"/>
            </w:pPr>
            <w:r>
              <w:t>Postconditions</w:t>
            </w:r>
          </w:p>
        </w:tc>
        <w:tc>
          <w:tcPr>
            <w:tcW w:w="7508" w:type="dxa"/>
            <w:gridSpan w:val="3"/>
          </w:tcPr>
          <w:p w14:paraId="2D6A2294">
            <w:pPr>
              <w:spacing w:after="0" w:line="240" w:lineRule="auto"/>
            </w:pPr>
            <w:r>
              <w:t>• Có yêu cầu mua nhận diện được, chưa phải đơn và chưa có giá; kênh nhận và người nhập có dấu vết.</w:t>
            </w:r>
          </w:p>
        </w:tc>
      </w:tr>
      <w:tr w14:paraId="1BD98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DF59124">
            <w:pPr>
              <w:spacing w:after="0" w:line="240" w:lineRule="auto"/>
              <w:jc w:val="right"/>
            </w:pPr>
            <w:r>
              <w:t>Business Rules / NFR</w:t>
            </w:r>
          </w:p>
        </w:tc>
        <w:tc>
          <w:tcPr>
            <w:tcW w:w="7508" w:type="dxa"/>
            <w:gridSpan w:val="3"/>
          </w:tcPr>
          <w:p w14:paraId="5BF04079">
            <w:pPr>
              <w:spacing w:after="0" w:line="240" w:lineRule="auto"/>
            </w:pPr>
            <w:r>
              <w:t>Business Rules: BR-05, BR-08, BR-17.</w:t>
            </w:r>
          </w:p>
        </w:tc>
      </w:tr>
    </w:tbl>
    <w:p w14:paraId="1351D1B2">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7F054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50" w:type="dxa"/>
            <w:shd w:val="clear" w:color="auto" w:fill="F4F7FA"/>
          </w:tcPr>
          <w:p w14:paraId="604B4120">
            <w:pPr>
              <w:spacing w:after="0" w:line="240" w:lineRule="auto"/>
            </w:pPr>
            <w:r>
              <w:rPr>
                <w:rFonts w:ascii="Consolas" w:hAnsi="Consolas"/>
                <w:sz w:val="17"/>
              </w:rPr>
              <w:t>[Yêu cầu mua] Người mua, sản phẩm, kg mục tiêu, thời điểm mong muốn và nguồn yêu cầu (ứng dụng/điện thoại).</w:t>
            </w:r>
          </w:p>
          <w:p w14:paraId="641B7CEC">
            <w:pPr>
              <w:spacing w:after="0" w:line="240" w:lineRule="auto"/>
            </w:pPr>
            <w:r>
              <w:rPr>
                <w:rFonts w:ascii="Consolas" w:hAnsi="Consolas"/>
                <w:sz w:val="17"/>
              </w:rPr>
              <w:t>[Trạng thái] Chờ Chủ HTX xác nhận UC44; chưa có giá chốt, lô thu hoạch hoặc doanh thu.</w:t>
            </w:r>
          </w:p>
        </w:tc>
      </w:tr>
    </w:tbl>
    <w:p w14:paraId="09ECBD04">
      <w:pPr>
        <w:pStyle w:val="5"/>
      </w:pPr>
      <w:r>
        <w:t>Dữ liệu nhập / lựa chọn</w:t>
      </w:r>
    </w:p>
    <w:p w14:paraId="7D432A4B">
      <w:r>
        <w:t>• Thương lái và sản phẩm — bắt buộc</w:t>
      </w:r>
    </w:p>
    <w:p w14:paraId="0215532B">
      <w:r>
        <w:t>• Lượng mục tiêu và thời điểm mong muốn — bắt buộc</w:t>
      </w:r>
    </w:p>
    <w:p w14:paraId="00CDB757">
      <w:r>
        <w:t>• Kênh nhận yêu cầu và người ghi — bắt buộc</w:t>
      </w:r>
    </w:p>
    <w:p w14:paraId="63516E8F">
      <w:pPr>
        <w:pStyle w:val="5"/>
      </w:pPr>
      <w:r>
        <w:t>UC liên kết và dữ liệu chuyển tiếp</w:t>
      </w:r>
    </w:p>
    <w:p w14:paraId="78903C9B">
      <w:r>
        <w:t>• UC42: hồ sơ thương lái</w:t>
      </w:r>
    </w:p>
    <w:p w14:paraId="1A72B2FE">
      <w:r>
        <w:t>• UC44: xác nhận yêu cầu</w:t>
      </w:r>
    </w:p>
    <w:p w14:paraId="03581164">
      <w:pPr>
        <w:pStyle w:val="5"/>
      </w:pPr>
      <w:r>
        <w:t>Các process trong UC</w:t>
      </w:r>
    </w:p>
    <w:p w14:paraId="76FC6976">
      <w:r>
        <w:t>1. Tạo yêu cầu mua hàng: nhập sản phẩm, lượng và thời gian cần</w:t>
      </w:r>
    </w:p>
    <w:p w14:paraId="0790EFF4">
      <w:r>
        <w:t>2. Tạo yêu cầu mua hàng: gửi và chờ xét</w:t>
      </w:r>
    </w:p>
    <w:p w14:paraId="7E35F3B6">
      <w:pPr>
        <w:pStyle w:val="4"/>
      </w:pPr>
      <w:bookmarkStart w:id="140" w:name="_Toc15485"/>
      <w:bookmarkStart w:id="141" w:name="_Toc3841"/>
      <w:r>
        <w:t>7.3 UC44 - Xét yêu cầu mua hàng</w:t>
      </w:r>
      <w:bookmarkEnd w:id="140"/>
      <w:bookmarkEnd w:id="141"/>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302C3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3E155EA">
            <w:pPr>
              <w:spacing w:after="0" w:line="240" w:lineRule="auto"/>
              <w:jc w:val="right"/>
            </w:pPr>
            <w:r>
              <w:t>Primary Actors</w:t>
            </w:r>
          </w:p>
        </w:tc>
        <w:tc>
          <w:tcPr>
            <w:tcW w:w="2685" w:type="dxa"/>
          </w:tcPr>
          <w:p w14:paraId="5611EF38">
            <w:pPr>
              <w:spacing w:after="0" w:line="240" w:lineRule="auto"/>
            </w:pPr>
            <w:r>
              <w:t>Chủ HTX.</w:t>
            </w:r>
          </w:p>
        </w:tc>
        <w:tc>
          <w:tcPr>
            <w:tcW w:w="1890" w:type="dxa"/>
          </w:tcPr>
          <w:p w14:paraId="47983E37">
            <w:pPr>
              <w:spacing w:after="0" w:line="240" w:lineRule="auto"/>
              <w:jc w:val="right"/>
            </w:pPr>
            <w:r>
              <w:t>Secondary Actors</w:t>
            </w:r>
          </w:p>
        </w:tc>
        <w:tc>
          <w:tcPr>
            <w:tcW w:w="2933" w:type="dxa"/>
          </w:tcPr>
          <w:p w14:paraId="3E24CAB4">
            <w:pPr>
              <w:spacing w:after="0" w:line="240" w:lineRule="auto"/>
            </w:pPr>
            <w:r>
              <w:t xml:space="preserve">Zalo OA;</w:t>
            </w:r>
            <w:ins w:id="2218" w:author="Claude" w:date="2026-10-08T00:00:00Z">
              <w:r>
                <w:t xml:space="preserve"> Dịch vụ SMS;</w:t>
              </w:r>
            </w:ins>
            <w:r>
              <w:t xml:space="preserve"> Dịch vụ thông báo đẩy.</w:t>
            </w:r>
          </w:p>
        </w:tc>
      </w:tr>
      <w:tr w14:paraId="42AE8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E53F868">
            <w:pPr>
              <w:spacing w:after="0" w:line="240" w:lineRule="auto"/>
              <w:jc w:val="right"/>
            </w:pPr>
            <w:r>
              <w:t>Description</w:t>
            </w:r>
          </w:p>
        </w:tc>
        <w:tc>
          <w:tcPr>
            <w:tcW w:w="7508" w:type="dxa"/>
            <w:gridSpan w:val="3"/>
          </w:tcPr>
          <w:p w14:paraId="506B3A48">
            <w:pPr>
              <w:spacing w:after="0" w:line="240" w:lineRule="auto"/>
            </w:pPr>
            <w:r>
              <w:t xml:space="preserve">Tôi với vai trò là Chủ HTX, tôi muốn xác nhận sản phẩm, lượng và khu phụ trách của yêu cầu mua rồi gửi thông tin </w:t>
            </w:r>
            <w:del w:id="2216" w:author="Claude" w:date="2026-10-08T00:00:00Z">
              <w:r>
                <w:delText xml:space="preserve">lô</w:delText>
              </w:r>
            </w:del>
            <w:ins w:id="2217" w:author="Claude" w:date="2026-10-08T00:00:00Z">
              <w:r>
                <w:t xml:space="preserve">đơn</w:t>
              </w:r>
            </w:ins>
            <w:r>
              <w:t xml:space="preserve"> </w:t>
            </w:r>
            <w:del w:id="2214" w:author="Claude" w:date="2026-10-08T00:00:00Z">
              <w:r>
                <w:delText xml:space="preserve">dự</w:delText>
              </w:r>
            </w:del>
            <w:ins w:id="2215" w:author="Claude" w:date="2026-10-08T00:00:00Z">
              <w:r>
                <w:t xml:space="preserve">đã</w:t>
              </w:r>
            </w:ins>
            <w:r>
              <w:t xml:space="preserve"> </w:t>
            </w:r>
            <w:del w:id="2212" w:author="Claude" w:date="2026-10-08T00:00:00Z">
              <w:r>
                <w:delText xml:space="preserve">kiến</w:delText>
              </w:r>
            </w:del>
            <w:ins w:id="2213" w:author="Claude" w:date="2026-10-08T00:00:00Z">
              <w:r>
                <w:t xml:space="preserve">xác nhận</w:t>
              </w:r>
            </w:ins>
            <w:r>
              <w:t xml:space="preserve"> cho thương lái, để hai bên thống nhất trước khi thu.</w:t>
            </w:r>
          </w:p>
        </w:tc>
      </w:tr>
      <w:tr w14:paraId="117DB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2DD4F83">
            <w:pPr>
              <w:spacing w:after="0" w:line="240" w:lineRule="auto"/>
              <w:jc w:val="right"/>
            </w:pPr>
            <w:r>
              <w:t>Trigger</w:t>
            </w:r>
          </w:p>
        </w:tc>
        <w:tc>
          <w:tcPr>
            <w:tcW w:w="7508" w:type="dxa"/>
            <w:gridSpan w:val="3"/>
          </w:tcPr>
          <w:p w14:paraId="2C4CC207">
            <w:pPr>
              <w:spacing w:after="0" w:line="240" w:lineRule="auto"/>
            </w:pPr>
            <w:r>
              <w:t>Có yêu cầu mua mới ở trạng thái Chờ xét.</w:t>
            </w:r>
          </w:p>
        </w:tc>
      </w:tr>
      <w:tr w14:paraId="01188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81E49CC">
            <w:pPr>
              <w:spacing w:after="0" w:line="240" w:lineRule="auto"/>
              <w:jc w:val="right"/>
            </w:pPr>
            <w:r>
              <w:t>Priority</w:t>
            </w:r>
          </w:p>
        </w:tc>
        <w:tc>
          <w:tcPr>
            <w:tcW w:w="7508" w:type="dxa"/>
            <w:gridSpan w:val="3"/>
          </w:tcPr>
          <w:p w14:paraId="0B58C9F1">
            <w:pPr>
              <w:spacing w:after="0" w:line="240" w:lineRule="auto"/>
            </w:pPr>
            <w:r>
              <w:t>Must have (đề xuất)</w:t>
            </w:r>
          </w:p>
        </w:tc>
      </w:tr>
      <w:tr w14:paraId="52F32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784E9DC">
            <w:pPr>
              <w:spacing w:after="0" w:line="240" w:lineRule="auto"/>
              <w:jc w:val="right"/>
            </w:pPr>
            <w:r>
              <w:t>Preconditions</w:t>
            </w:r>
          </w:p>
        </w:tc>
        <w:tc>
          <w:tcPr>
            <w:tcW w:w="7508" w:type="dxa"/>
            <w:gridSpan w:val="3"/>
          </w:tcPr>
          <w:p w14:paraId="06D4088A">
            <w:pPr>
              <w:spacing w:after="0" w:line="240" w:lineRule="auto"/>
            </w:pPr>
            <w:r>
              <w:t>• Yêu cầu mua đã có ở UC43.</w:t>
            </w:r>
          </w:p>
        </w:tc>
      </w:tr>
      <w:tr w14:paraId="10A75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F1E24BE">
            <w:pPr>
              <w:spacing w:after="0" w:line="240" w:lineRule="auto"/>
              <w:jc w:val="right"/>
            </w:pPr>
            <w:r>
              <w:t>Normal Flow</w:t>
            </w:r>
          </w:p>
        </w:tc>
        <w:tc>
          <w:tcPr>
            <w:tcW w:w="7508" w:type="dxa"/>
            <w:gridSpan w:val="3"/>
          </w:tcPr>
          <w:p w14:paraId="69AACE8F">
            <w:pPr>
              <w:spacing w:after="0" w:line="240" w:lineRule="auto"/>
            </w:pPr>
            <w:r>
              <w:t>1. Chủ HTX mở yêu cầu và xem sản phẩm, lượng, thời điểm. (SCR-28)</w:t>
            </w:r>
          </w:p>
          <w:p w14:paraId="4E9A636D">
            <w:pPr>
              <w:spacing w:after="0" w:line="240" w:lineRule="auto"/>
            </w:pPr>
            <w:r>
              <w:t>2. Chủ HTX xác nhận sản phẩm và lượng mục tiêu; đơn chuyển sang Đã xác nhận, giá chưa chốt.</w:t>
            </w:r>
          </w:p>
          <w:p w14:paraId="3A4FA9D7">
            <w:pPr>
              <w:spacing w:after="0" w:line="240" w:lineRule="auto"/>
            </w:pPr>
            <w:r>
              <w:t>3. Chủ HTX chọn khu phụ trách đơn.</w:t>
            </w:r>
          </w:p>
          <w:p w14:paraId="463D9B78">
            <w:pPr>
              <w:spacing w:after="0" w:line="240" w:lineRule="auto"/>
            </w:pPr>
            <w:r>
              <w:t xml:space="preserve">4. Hệ thống gửi thương lái thông tin đơn đã xác nhận qua Zalo </w:t>
            </w:r>
            <w:del w:id="2219" w:author="Claude" w:date="2026-10-08T00:00:00Z">
              <w:r>
                <w:delText xml:space="preserve">OA:</w:delText>
              </w:r>
            </w:del>
            <w:ins w:id="2220" w:author="Claude" w:date="2026-10-08T00:00:00Z">
              <w:r>
                <w:t xml:space="preserve">OA (khách không có tài khoản Zalo thì qua SMS) và ghi lần gửi (BR-26):</w:t>
              </w:r>
            </w:ins>
            <w:r>
              <w:t xml:space="preserve"> sản phẩm, lượng xác nhận, khu phụ trách và thời gian dự kiến.</w:t>
            </w:r>
          </w:p>
          <w:p w14:paraId="3B9F6929">
            <w:pPr>
              <w:spacing w:after="0" w:line="240" w:lineRule="auto"/>
            </w:pPr>
            <w:r>
              <w:t>5. Đơn chuyển sang lập kế hoạch thu (UC30).</w:t>
            </w:r>
          </w:p>
        </w:tc>
      </w:tr>
      <w:tr w14:paraId="37081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C665A67">
            <w:pPr>
              <w:spacing w:after="0" w:line="240" w:lineRule="auto"/>
              <w:jc w:val="right"/>
            </w:pPr>
            <w:r>
              <w:t>Alternative Flows</w:t>
            </w:r>
          </w:p>
        </w:tc>
        <w:tc>
          <w:tcPr>
            <w:tcW w:w="7508" w:type="dxa"/>
            <w:gridSpan w:val="3"/>
          </w:tcPr>
          <w:p w14:paraId="398F5A56">
            <w:pPr>
              <w:spacing w:after="0" w:line="240" w:lineRule="auto"/>
            </w:pPr>
            <w:r>
              <w:t>1a. Thương lái rút yêu cầu mua khi đơn còn ở Chờ xét hoặc Chờ khách đồng ý.</w:t>
            </w:r>
          </w:p>
          <w:p w14:paraId="46E8E53F">
            <w:pPr>
              <w:spacing w:after="0" w:line="240" w:lineRule="auto"/>
            </w:pPr>
            <w:r>
              <w:t>1a1. Chủ HTX chọn Hủy đơn và nhập lý do.</w:t>
            </w:r>
          </w:p>
          <w:p w14:paraId="2BFFDB93">
            <w:pPr>
              <w:spacing w:after="0" w:line="240" w:lineRule="auto"/>
            </w:pPr>
            <w:r>
              <w:t>1a2. Hệ thống chuyển đơn sang Đã hủy và ghi nhật ký kiểm toán.</w:t>
            </w:r>
          </w:p>
          <w:p w14:paraId="43B8E35A">
            <w:pPr>
              <w:spacing w:after="0" w:line="240" w:lineRule="auto"/>
            </w:pPr>
            <w:r>
              <w:rPr>
                <w:i/>
              </w:rPr>
              <w:t>Use Case kết thúc thành công.</w:t>
            </w:r>
          </w:p>
          <w:p w14:paraId="4C57E93C">
            <w:pPr>
              <w:spacing w:after="0" w:line="240" w:lineRule="auto"/>
            </w:pPr>
            <w:r>
              <w:t>2a. Đơn mua lại hàng trả.</w:t>
            </w:r>
          </w:p>
          <w:p w14:paraId="439E01AA">
            <w:pPr>
              <w:spacing w:after="0" w:line="240" w:lineRule="auto"/>
            </w:pPr>
            <w:r>
              <w:t>2a1. Hệ thống kiểm phần hàng trả còn đủ và chưa bán lại, giữ lô/QR cũ.</w:t>
            </w:r>
          </w:p>
          <w:p>
            <w:pPr>
              <w:spacing w:after="0" w:line="240" w:lineRule="auto"/>
              <w:rPr>
                <w:ins w:id="2223" w:author="Claude" w:date="2026-10-08T00:00:00Z"/>
              </w:rPr>
            </w:pPr>
            <w:ins w:id="2224" w:author="Claude" w:date="2026-10-08T00:00:00Z">
              <w:r>
                <w:t xml:space="preserve">2a2. Chủ HTX ghi lần trả nguồn, lượng phân bổ và chọn khu phụ trách đơn (khu đang giữ hàng trả); hệ thống gửi thông tin đơn như bước 4.</w:t>
              </w:r>
            </w:ins>
          </w:p>
          <w:p w14:paraId="6F273D4B">
            <w:pPr>
              <w:spacing w:after="0" w:line="240" w:lineRule="auto"/>
            </w:pPr>
            <w:del w:id="2221" w:author="Claude" w:date="2026-10-08T00:00:00Z">
              <w:r>
                <w:delText xml:space="preserve">2a2.</w:delText>
              </w:r>
            </w:del>
            <w:ins w:id="2222" w:author="Claude" w:date="2026-10-08T00:00:00Z">
              <w:r>
                <w:t xml:space="preserve">2a3.</w:t>
              </w:r>
            </w:ins>
            <w:r>
              <w:t xml:space="preserve"> Đơn không đi qua UC30, UC31.</w:t>
            </w:r>
          </w:p>
          <w:p w14:paraId="29F8830A">
            <w:pPr>
              <w:spacing w:after="0" w:line="240" w:lineRule="auto"/>
            </w:pPr>
            <w:r>
              <w:rPr>
                <w:i/>
              </w:rPr>
              <w:t>Use Case tiếp tục UC45.</w:t>
            </w:r>
          </w:p>
          <w:p w14:paraId="7D97E41D">
            <w:pPr>
              <w:spacing w:after="0" w:line="240" w:lineRule="auto"/>
            </w:pPr>
            <w:r>
              <w:t>2b. Chủ HTX đề xuất sửa lượng hoặc thời điểm.</w:t>
            </w:r>
          </w:p>
          <w:p w14:paraId="67C59B20">
            <w:pPr>
              <w:spacing w:after="0" w:line="240" w:lineRule="auto"/>
            </w:pPr>
            <w:r>
              <w:t>2b1. Hệ thống chuyển đơn sang Chờ khách đồng ý, chưa coi là đơn chốt.</w:t>
            </w:r>
          </w:p>
          <w:p w14:paraId="614EF7F6">
            <w:pPr>
              <w:spacing w:after="0" w:line="240" w:lineRule="auto"/>
            </w:pPr>
            <w:r>
              <w:t xml:space="preserve">2b2. Khi thương lái đồng ý, Chủ HTX ghi kênh (Zalo OA, điện thoại, gặp trực tiếp), thời điểm và căn cứ (ảnh tin nhắn hoặc ghi chú) rồi chuyển đơn sang Đã xác nhận; hệ thống ghi nhật ký kiểm toán.</w:t>
            </w:r>
            <w:del w:id="2225" w:author="Claude" w:date="2026-10-08T00:00:00Z">
              <w:r>
                <w:delText xml:space="preserve"> Khi không đồng ý, chuyển sang Từ chối.</w:delText>
              </w:r>
            </w:del>
          </w:p>
          <w:p w14:paraId="6EC076D1">
            <w:pPr>
              <w:spacing w:after="0" w:line="240" w:lineRule="auto"/>
            </w:pPr>
            <w:r>
              <w:rPr>
                <w:i/>
              </w:rPr>
              <w:t xml:space="preserve">Use Case </w:t>
            </w:r>
            <w:del w:id="2228" w:author="Claude" w:date="2026-10-08T00:00:00Z">
              <w:r>
                <w:rPr>
                  <w:i/>
                </w:rPr>
                <w:delText xml:space="preserve">dừng</w:delText>
              </w:r>
            </w:del>
            <w:ins w:id="2229" w:author="Claude" w:date="2026-10-08T00:00:00Z">
              <w:r>
                <w:rPr>
                  <w:i/>
                </w:rPr>
                <w:t xml:space="preserve">tiếp</w:t>
              </w:r>
            </w:ins>
            <w:r>
              <w:rPr>
                <w:i/>
              </w:rPr>
              <w:t xml:space="preserve"> </w:t>
            </w:r>
            <w:del w:id="2226" w:author="Claude" w:date="2026-10-08T00:00:00Z">
              <w:r>
                <w:rPr>
                  <w:i/>
                </w:rPr>
                <w:delText xml:space="preserve">lại.</w:delText>
              </w:r>
            </w:del>
            <w:ins w:id="2227" w:author="Claude" w:date="2026-10-08T00:00:00Z">
              <w:r>
                <w:rPr>
                  <w:i/>
                </w:rPr>
                <w:t xml:space="preserve">tục bước 3.</w:t>
              </w:r>
            </w:ins>
          </w:p>
          <w:p w14:paraId="7CB7DAE3">
            <w:pPr>
              <w:spacing w:after="0" w:line="240" w:lineRule="auto"/>
            </w:pPr>
            <w:r>
              <w:t xml:space="preserve">5a. Thương lái báo hủy đơn ở Đã xác </w:t>
            </w:r>
            <w:del w:id="2240" w:author="Claude" w:date="2026-10-08T00:00:00Z">
              <w:r>
                <w:delText xml:space="preserve">nhận hoặc</w:delText>
              </w:r>
            </w:del>
            <w:ins w:id="2241" w:author="Claude" w:date="2026-10-08T00:00:00Z">
              <w:r>
                <w:t xml:space="preserve">nhận,</w:t>
              </w:r>
            </w:ins>
            <w:r>
              <w:t xml:space="preserve"> Đang thu </w:t>
            </w:r>
            <w:del w:id="2238" w:author="Claude" w:date="2026-10-08T00:00:00Z">
              <w:r>
                <w:delText xml:space="preserve">hoạch.</w:delText>
              </w:r>
            </w:del>
            <w:ins w:id="2239" w:author="Claude" w:date="2026-10-08T00:00:00Z">
              <w:r>
                <w:t xml:space="preserve">hoạch hoặc Đã thu (chưa bàn giao).</w:t>
              </w:r>
            </w:ins>
          </w:p>
          <w:p w14:paraId="4EF236DA">
            <w:pPr>
              <w:spacing w:after="0" w:line="240" w:lineRule="auto"/>
            </w:pPr>
            <w:r>
              <w:t>5a1. Chủ HTX mở đơn, chọn Hủy đơn và nhập lý do.</w:t>
            </w:r>
          </w:p>
          <w:p w14:paraId="3B742763">
            <w:pPr>
              <w:spacing w:after="0" w:line="240" w:lineRule="auto"/>
            </w:pPr>
            <w:r>
              <w:t xml:space="preserve">5a2. Với đơn Đang thu </w:t>
            </w:r>
            <w:del w:id="2247" w:author="Claude" w:date="2026-10-08T00:00:00Z">
              <w:r>
                <w:delText xml:space="preserve">hoạch:</w:delText>
              </w:r>
            </w:del>
            <w:ins w:id="2248" w:author="Claude" w:date="2026-10-08T00:00:00Z">
              <w:r>
                <w:t xml:space="preserve">hoạch hoặc Đã thu:</w:t>
              </w:r>
            </w:ins>
            <w:r>
              <w:t xml:space="preserve"> hệ thống hủy kế hoạch thu còn lại và </w:t>
            </w:r>
            <w:ins w:id="2246" w:author="Claude" w:date="2026-10-08T00:00:00Z">
              <w:r>
                <w:t xml:space="preserve">xóa </w:t>
              </w:r>
            </w:ins>
            <w:r>
              <w:t xml:space="preserve">lần thu </w:t>
            </w:r>
            <w:del w:id="2244" w:author="Claude" w:date="2026-10-08T00:00:00Z">
              <w:r>
                <w:delText xml:space="preserve">Nháp;</w:delText>
              </w:r>
            </w:del>
            <w:ins w:id="2245" w:author="Claude" w:date="2026-10-08T00:00:00Z">
              <w:r>
                <w:t xml:space="preserve">còn Nháp (ghi nhật ký kiểm toán);</w:t>
              </w:r>
            </w:ins>
            <w:r>
              <w:t xml:space="preserve"> lô đã thu giữ nguyên lịch sử, Chủ HTX gắn lô sang một đơn Đã xác nhận khác cùng sản phẩm chưa có </w:t>
            </w:r>
            <w:del w:id="2242" w:author="Claude" w:date="2026-10-08T00:00:00Z">
              <w:r>
                <w:delText xml:space="preserve">lô,</w:delText>
              </w:r>
            </w:del>
            <w:ins w:id="2243" w:author="Claude" w:date="2026-10-08T00:00:00Z">
              <w:r>
                <w:t xml:space="preserve">lô (đơn đó chuyển Đã thu),</w:t>
              </w:r>
            </w:ins>
            <w:r>
              <w:t xml:space="preserve"> hoặc ghi xử lý khác kèm lý do.</w:t>
            </w:r>
          </w:p>
          <w:p w14:paraId="08B6728A">
            <w:pPr>
              <w:spacing w:after="0" w:line="240" w:lineRule="auto"/>
            </w:pPr>
            <w:r>
              <w:t xml:space="preserve">5a3. Hệ thống chuyển đơn sang Đã hủy, ghi nhật ký kiểm toán và báo thương lái qua Zalo </w:t>
            </w:r>
            <w:del w:id="2249" w:author="Claude" w:date="2026-10-08T00:00:00Z">
              <w:r>
                <w:delText xml:space="preserve">OA.</w:delText>
              </w:r>
            </w:del>
            <w:ins w:id="2250" w:author="Claude" w:date="2026-10-08T00:00:00Z">
              <w:r>
                <w:t xml:space="preserve">OA (không có Zalo thì qua SMS), ghi lần gửi (BR-26).</w:t>
              </w:r>
            </w:ins>
          </w:p>
          <w:p w14:paraId="4C8CB51B">
            <w:pPr>
              <w:spacing w:after="0" w:line="240" w:lineRule="auto"/>
            </w:pPr>
            <w:r>
              <w:rPr>
                <w:i/>
              </w:rPr>
              <w:t>Use Case kết thúc thành công.</w:t>
            </w:r>
          </w:p>
          <w:p>
            <w:pPr>
              <w:spacing w:after="0" w:line="240" w:lineRule="auto"/>
              <w:rPr>
                <w:ins w:id="2251" w:author="Claude" w:date="2026-10-08T00:00:00Z"/>
              </w:rPr>
            </w:pPr>
            <w:ins w:id="2252" w:author="Claude" w:date="2026-10-08T00:00:00Z">
              <w:r>
                <w:rPr>
                  <w:i/>
                </w:rPr>
                <w:t xml:space="preserve">5c. Hai bên thống nhất sửa lượng hoặc thời gian của đơn ở Đã xác nhận hoặc Đang thu hoạch.</w:t>
              </w:r>
            </w:ins>
          </w:p>
          <w:p>
            <w:pPr>
              <w:spacing w:after="0" w:line="240" w:lineRule="auto"/>
              <w:rPr>
                <w:ins w:id="2253" w:author="Claude" w:date="2026-10-08T00:00:00Z"/>
              </w:rPr>
            </w:pPr>
            <w:ins w:id="2254" w:author="Claude" w:date="2026-10-08T00:00:00Z">
              <w:r>
                <w:rPr>
                  <w:i/>
                </w:rPr>
                <w:t xml:space="preserve">5c1. Chủ HTX sửa phần chưa thực hiện và ghi căn cứ thương lái đồng ý; hệ thống giữ yêu cầu gốc và ghi nhật ký kiểm toán (trước – sau).</w:t>
              </w:r>
            </w:ins>
          </w:p>
          <w:p>
            <w:pPr>
              <w:spacing w:after="0" w:line="240" w:lineRule="auto"/>
              <w:rPr>
                <w:ins w:id="2255" w:author="Claude" w:date="2026-10-08T00:00:00Z"/>
              </w:rPr>
            </w:pPr>
            <w:ins w:id="2256" w:author="Claude" w:date="2026-10-08T00:00:00Z">
              <w:r>
                <w:rPr>
                  <w:i/>
                </w:rPr>
                <w:t xml:space="preserve">Use Case tiếp tục bước 5.</w:t>
              </w:r>
            </w:ins>
          </w:p>
        </w:tc>
      </w:tr>
      <w:tr w14:paraId="0DDB7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0777CC0">
            <w:pPr>
              <w:spacing w:after="0" w:line="240" w:lineRule="auto"/>
              <w:jc w:val="right"/>
            </w:pPr>
            <w:r>
              <w:t>Exception Flows</w:t>
            </w:r>
          </w:p>
        </w:tc>
        <w:tc>
          <w:tcPr>
            <w:tcW w:w="7508" w:type="dxa"/>
            <w:gridSpan w:val="3"/>
          </w:tcPr>
          <w:p w14:paraId="3CA714A4">
            <w:pPr>
              <w:spacing w:after="0" w:line="240" w:lineRule="auto"/>
            </w:pPr>
            <w:r>
              <w:t>2c. HTX không đáp ứng được.</w:t>
            </w:r>
          </w:p>
          <w:p w14:paraId="0B2807AD">
            <w:pPr>
              <w:spacing w:after="0" w:line="240" w:lineRule="auto"/>
            </w:pPr>
            <w:r>
              <w:t>2c1. Chủ HTX từ chối kèm lý do; đơn chuyển sang Từ chối, không tạo hàng ảo.</w:t>
            </w:r>
          </w:p>
          <w:p w14:paraId="0F5B3C22">
            <w:pPr>
              <w:spacing w:after="0" w:line="240" w:lineRule="auto"/>
            </w:pPr>
            <w:r>
              <w:rPr>
                <w:i/>
              </w:rPr>
              <w:t>Use Case dừng lại.</w:t>
            </w:r>
          </w:p>
          <w:p w14:paraId="4A85D5F1">
            <w:pPr>
              <w:spacing w:after="0" w:line="240" w:lineRule="auto"/>
            </w:pPr>
            <w:r>
              <w:t>2d. Đơn không còn ở Chờ xét hoặc Chờ khách đồng ý (người khác vừa xử lý).</w:t>
            </w:r>
          </w:p>
          <w:p w14:paraId="6E252E0A">
            <w:pPr>
              <w:spacing w:after="0" w:line="240" w:lineRule="auto"/>
            </w:pPr>
            <w:r>
              <w:t>2d1. Hệ thống không đổi trạng thái và hiện trạng thái hiện tại. (</w:t>
              <w:fldChar w:fldCharType="begin"/>
              <w:instrText xml:space="preserve"> HYPERLINK \l "MSG61" \o "MSG61 (Lỗi): Không thể chuyển {object_name} từ “{current_status}” sang “{new_status}”: {reason}." </w:instrText>
              <w:fldChar w:fldCharType="separate"/>
              <w:t>MSG61</w:t>
              <w:fldChar w:fldCharType="end"/>
              <w:t>)</w:t>
            </w:r>
          </w:p>
          <w:p w14:paraId="1451AC41">
            <w:pPr>
              <w:spacing w:after="0" w:line="240" w:lineRule="auto"/>
            </w:pPr>
            <w:r>
              <w:rPr>
                <w:i/>
              </w:rPr>
              <w:t>Use Case dừng lại.</w:t>
            </w:r>
          </w:p>
          <w:p>
            <w:pPr>
              <w:spacing w:after="0" w:line="240" w:lineRule="auto"/>
              <w:rPr>
                <w:ins w:id="2230" w:author="Claude" w:date="2026-10-08T00:00:00Z"/>
              </w:rPr>
            </w:pPr>
            <w:ins w:id="2231" w:author="Claude" w:date="2026-10-08T00:00:00Z">
              <w:r>
                <w:t xml:space="preserve">2e. Thương lái không đồng ý đề xuất sửa.</w:t>
              </w:r>
            </w:ins>
          </w:p>
          <w:p>
            <w:pPr>
              <w:spacing w:after="0" w:line="240" w:lineRule="auto"/>
              <w:rPr>
                <w:ins w:id="2232" w:author="Claude" w:date="2026-10-08T00:00:00Z"/>
              </w:rPr>
            </w:pPr>
            <w:ins w:id="2233" w:author="Claude" w:date="2026-10-08T00:00:00Z">
              <w:r>
                <w:t xml:space="preserve">2e1. Chủ HTX chuyển đơn Chờ khách đồng ý → Từ chối kèm lý do.</w:t>
              </w:r>
            </w:ins>
          </w:p>
          <w:p>
            <w:pPr>
              <w:spacing w:after="0" w:line="240" w:lineRule="auto"/>
              <w:rPr>
                <w:ins w:id="2234" w:author="Claude" w:date="2026-10-08T00:00:00Z"/>
              </w:rPr>
            </w:pPr>
            <w:ins w:id="2235" w:author="Claude" w:date="2026-10-08T00:00:00Z">
              <w:r>
                <w:t xml:space="preserve">Use Case dừng lại.</w:t>
              </w:r>
            </w:ins>
          </w:p>
          <w:p w14:paraId="41F4BC9B">
            <w:pPr>
              <w:spacing w:after="0" w:line="240" w:lineRule="auto"/>
            </w:pPr>
            <w:r>
              <w:t xml:space="preserve">5b. Hủy đơn đã ở Đã </w:t>
            </w:r>
            <w:del w:id="2236" w:author="Claude" w:date="2026-10-08T00:00:00Z">
              <w:r>
                <w:delText xml:space="preserve">thu</w:delText>
              </w:r>
            </w:del>
            <w:ins w:id="2237" w:author="Claude" w:date="2026-10-08T00:00:00Z">
              <w:r>
                <w:t xml:space="preserve">bàn giao</w:t>
              </w:r>
            </w:ins>
            <w:r>
              <w:t xml:space="preserve"> hoặc sau đó.</w:t>
            </w:r>
          </w:p>
          <w:p w14:paraId="71282913">
            <w:pPr>
              <w:spacing w:after="0" w:line="240" w:lineRule="auto"/>
            </w:pPr>
            <w:r>
              <w:t>5b1. Hệ thống chặn hủy và hiện trạng thái hiện tại. (</w:t>
              <w:fldChar w:fldCharType="begin"/>
              <w:instrText xml:space="preserve"> HYPERLINK \l "MSG61" \o "MSG61 (Lỗi): Không thể chuyển {object_name} từ “{current_status}” sang “{new_status}”: {reason}." </w:instrText>
              <w:fldChar w:fldCharType="separate"/>
              <w:t>MSG61</w:t>
              <w:fldChar w:fldCharType="end"/>
              <w:t>)</w:t>
            </w:r>
          </w:p>
          <w:p w14:paraId="350D06C0">
            <w:pPr>
              <w:spacing w:after="0" w:line="240" w:lineRule="auto"/>
            </w:pPr>
            <w:r>
              <w:rPr>
                <w:i/>
              </w:rPr>
              <w:t>Use Case dừng lại.</w:t>
            </w:r>
          </w:p>
        </w:tc>
      </w:tr>
      <w:tr w14:paraId="2EA69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0E1BE83">
            <w:pPr>
              <w:spacing w:after="0" w:line="240" w:lineRule="auto"/>
              <w:jc w:val="right"/>
            </w:pPr>
            <w:r>
              <w:t>Postconditions</w:t>
            </w:r>
          </w:p>
        </w:tc>
        <w:tc>
          <w:tcPr>
            <w:tcW w:w="7508" w:type="dxa"/>
            <w:gridSpan w:val="3"/>
          </w:tcPr>
          <w:p w14:paraId="3F32D402">
            <w:pPr>
              <w:spacing w:after="0" w:line="240" w:lineRule="auto"/>
            </w:pPr>
            <w:r>
              <w:t>• Đơn ở trạng thái Đã xác nhận có khu phụ trách; chưa có kg lô hay tiền.</w:t>
            </w:r>
          </w:p>
          <w:p w14:paraId="28C5A127">
            <w:pPr>
              <w:spacing w:after="0" w:line="240" w:lineRule="auto"/>
            </w:pPr>
            <w:r>
              <w:t xml:space="preserve">• Đơn Đã hủy giữ nguyên lịch sử và lý do hủy; kế hoạch thu còn lại </w:t>
            </w:r>
            <w:del w:id="2260" w:author="Claude" w:date="2026-10-08T00:00:00Z">
              <w:r>
                <w:delText xml:space="preserve">và</w:delText>
              </w:r>
            </w:del>
            <w:ins w:id="2261" w:author="Claude" w:date="2026-10-08T00:00:00Z">
              <w:r>
                <w:t xml:space="preserve">bị hủy,</w:t>
              </w:r>
            </w:ins>
            <w:r>
              <w:t xml:space="preserve"> lần thu </w:t>
            </w:r>
            <w:ins w:id="2259" w:author="Claude" w:date="2026-10-08T00:00:00Z">
              <w:r>
                <w:t xml:space="preserve">còn </w:t>
              </w:r>
            </w:ins>
            <w:r>
              <w:t xml:space="preserve">Nháp bị </w:t>
            </w:r>
            <w:del w:id="2257" w:author="Claude" w:date="2026-10-08T00:00:00Z">
              <w:r>
                <w:delText xml:space="preserve">hủy;</w:delText>
              </w:r>
            </w:del>
            <w:ins w:id="2258" w:author="Claude" w:date="2026-10-08T00:00:00Z">
              <w:r>
                <w:t xml:space="preserve">xóa;</w:t>
              </w:r>
            </w:ins>
            <w:r>
              <w:t xml:space="preserve"> lô đã thu (nếu có) gắn sang đơn khác hoặc có xử lý khác kèm lý do.</w:t>
            </w:r>
          </w:p>
        </w:tc>
      </w:tr>
      <w:tr w14:paraId="6FC8D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38261D8">
            <w:pPr>
              <w:spacing w:after="0" w:line="240" w:lineRule="auto"/>
              <w:jc w:val="right"/>
            </w:pPr>
            <w:r>
              <w:t>Business Rules / NFR</w:t>
            </w:r>
          </w:p>
        </w:tc>
        <w:tc>
          <w:tcPr>
            <w:tcW w:w="7508" w:type="dxa"/>
            <w:gridSpan w:val="3"/>
          </w:tcPr>
          <w:p w14:paraId="65386216">
            <w:pPr>
              <w:spacing w:after="0" w:line="240" w:lineRule="auto"/>
            </w:pPr>
            <w:r>
              <w:t xml:space="preserve">Business Rules: BR-05, BR-08, BR-12, BR-17, </w:t>
            </w:r>
            <w:ins w:id="3281" w:author="Claude" w:date="2026-10-08T00:00:00Z">
              <w:r>
                <w:t xml:space="preserve">BR-26, </w:t>
              </w:r>
            </w:ins>
            <w:r>
              <w:t xml:space="preserve">BR-30.</w:t>
            </w:r>
          </w:p>
        </w:tc>
      </w:tr>
    </w:tbl>
    <w:p w14:paraId="7C56D1CC">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2230E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5F6EBFEF">
            <w:pPr>
              <w:spacing w:after="0" w:line="240" w:lineRule="auto"/>
            </w:pPr>
            <w:r>
              <w:rPr>
                <w:rFonts w:ascii="Consolas" w:hAnsi="Consolas"/>
                <w:sz w:val="17"/>
              </w:rPr>
              <w:t>[Đơn mua] Thương lái, sản phẩm, lượng mục tiêu, thời điểm cần hàng; giá trạng thái ‘chưa chốt’ cho tới cân cảng.</w:t>
            </w:r>
          </w:p>
          <w:p w14:paraId="73D2427A">
            <w:pPr>
              <w:spacing w:after="0" w:line="240" w:lineRule="auto"/>
            </w:pPr>
            <w:r>
              <w:rPr>
                <w:rFonts w:ascii="Consolas" w:hAnsi="Consolas"/>
                <w:sz w:val="17"/>
              </w:rPr>
              <w:t>Giá được chốt tại UC45 sau cân; UC44 chỉ hiển thị.</w:t>
            </w:r>
          </w:p>
          <w:p>
            <w:pPr>
              <w:spacing w:after="0" w:line="240" w:lineRule="auto"/>
              <w:rPr>
                <w:ins w:id="2262" w:author="Claude" w:date="2026-10-08T00:00:00Z"/>
              </w:rPr>
            </w:pPr>
            <w:ins w:id="2263" w:author="Claude" w:date="2026-10-08T00:00:00Z">
              <w:r>
                <w:rPr>
                  <w:rFonts w:ascii="Consolas" w:hAnsi="Consolas"/>
                  <w:sz w:val="17"/>
                </w:rPr>
                <w:t xml:space="preserve">[Xét] Khu phụ trách* [chọn] | [Xác nhận] [Đề xuất sửa] [Từ chối (lý do*)] [Hủy đơn (lý do*; đơn đã có lô: chọn đơn nhận lô hoặc ghi xử lý khác)]</w:t>
              </w:r>
            </w:ins>
          </w:p>
        </w:tc>
      </w:tr>
    </w:tbl>
    <w:p w14:paraId="7BDC866E">
      <w:pPr>
        <w:pStyle w:val="5"/>
      </w:pPr>
      <w:r>
        <w:t>Dữ liệu nhập / lựa chọn</w:t>
      </w:r>
    </w:p>
    <w:p w14:paraId="57D2375B">
      <w:r>
        <w:t>• Thương lái và sản phẩm — bắt buộc</w:t>
      </w:r>
    </w:p>
    <w:p w14:paraId="4BF3303B">
      <w:r>
        <w:t>• Lượng mục tiêu và thời điểm mong muốn — bắt buộc</w:t>
      </w:r>
    </w:p>
    <w:p w14:paraId="10128923">
      <w:r>
        <w:t>• Giá bán — không nhập tại UC44; chốt tại UC45 sau cân</w:t>
      </w:r>
    </w:p>
    <w:p w14:paraId="6744B934">
      <w:r>
        <w:t>• Nguồn yêu cầu và người xác nhận — bắt buộc</w:t>
      </w:r>
    </w:p>
    <w:p>
      <w:pPr>
        <w:rPr>
          <w:ins w:id="2264" w:author="Claude" w:date="2026-10-08T00:00:00Z"/>
        </w:rPr>
      </w:pPr>
      <w:ins w:id="2265" w:author="Claude" w:date="2026-10-08T00:00:00Z">
        <w:r>
          <w:t xml:space="preserve">• Khu phụ trách đơn — bắt buộc khi xác nhận</w:t>
        </w:r>
      </w:ins>
    </w:p>
    <w:p>
      <w:pPr>
        <w:rPr>
          <w:ins w:id="2266" w:author="Claude" w:date="2026-10-08T00:00:00Z"/>
        </w:rPr>
      </w:pPr>
      <w:ins w:id="2267" w:author="Claude" w:date="2026-10-08T00:00:00Z">
        <w:r>
          <w:t xml:space="preserve">• Lý do — bắt buộc khi từ chối hoặc hủy đơn; đơn đã có lô thì chọn đơn nhận lô hoặc ghi xử lý khác</w:t>
        </w:r>
      </w:ins>
    </w:p>
    <w:p>
      <w:pPr>
        <w:rPr>
          <w:ins w:id="2268" w:author="Claude" w:date="2026-10-08T00:00:00Z"/>
        </w:rPr>
      </w:pPr>
      <w:ins w:id="2269" w:author="Claude" w:date="2026-10-08T00:00:00Z">
        <w:r>
          <w:t xml:space="preserve">• Đơn bán lại: lần trả nguồn và lượng phân bổ — bắt buộc (nhánh 2a)</w:t>
        </w:r>
      </w:ins>
    </w:p>
    <w:p w14:paraId="073B1EE4">
      <w:pPr>
        <w:pStyle w:val="5"/>
      </w:pPr>
      <w:r>
        <w:t>UC liên kết và dữ liệu chuyển tiếp</w:t>
      </w:r>
    </w:p>
    <w:p w14:paraId="1008403A">
      <w:r>
        <w:t>• UC43: yêu cầu gốc</w:t>
      </w:r>
    </w:p>
    <w:p w14:paraId="7B277395">
      <w:r>
        <w:t>• UC30: kế hoạch thu</w:t>
      </w:r>
    </w:p>
    <w:p w14:paraId="3044F6AD">
      <w:r>
        <w:t xml:space="preserve">• UC48: </w:t>
      </w:r>
      <w:del w:id="2272" w:author="Claude" w:date="2026-10-08T00:00:00Z">
        <w:r>
          <w:delText xml:space="preserve">chỉnh/đóng</w:delText>
        </w:r>
      </w:del>
      <w:ins w:id="2273" w:author="Claude" w:date="2026-10-08T00:00:00Z">
        <w:r>
          <w:t xml:space="preserve">chốt</w:t>
        </w:r>
      </w:ins>
      <w:r>
        <w:t xml:space="preserve"> </w:t>
      </w:r>
      <w:del w:id="2270" w:author="Claude" w:date="2026-10-08T00:00:00Z">
        <w:r>
          <w:delText xml:space="preserve">đơn</w:delText>
        </w:r>
      </w:del>
      <w:ins w:id="2271" w:author="Claude" w:date="2026-10-08T00:00:00Z">
        <w:r>
          <w:t xml:space="preserve">giao dịch bán</w:t>
        </w:r>
      </w:ins>
    </w:p>
    <w:p w14:paraId="3A77D637">
      <w:pPr>
        <w:pStyle w:val="5"/>
      </w:pPr>
      <w:r>
        <w:t>Các process trong UC</w:t>
      </w:r>
    </w:p>
    <w:p w14:paraId="317326DC">
      <w:r>
        <w:t>1. Xét yêu cầu mua hàng: so điều khoản</w:t>
      </w:r>
    </w:p>
    <w:p w14:paraId="084F9185">
      <w:r>
        <w:t>2. Xét yêu cầu mua hàng: xác nhận, đề xuất sửa hoặc từ chối</w:t>
      </w:r>
    </w:p>
    <w:p w14:paraId="46FF419E">
      <w:pPr>
        <w:pStyle w:val="4"/>
      </w:pPr>
      <w:bookmarkStart w:id="142" w:name="_Toc15145"/>
      <w:bookmarkStart w:id="143" w:name="_Toc14718"/>
      <w:r>
        <w:t>7.4 UC45 - Cân và bàn giao tại cảng theo đơn</w:t>
      </w:r>
      <w:bookmarkEnd w:id="142"/>
      <w:bookmarkEnd w:id="143"/>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7F10D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9A098A3">
            <w:pPr>
              <w:spacing w:after="0" w:line="240" w:lineRule="auto"/>
              <w:jc w:val="right"/>
            </w:pPr>
            <w:r>
              <w:t>Primary Actors</w:t>
            </w:r>
          </w:p>
        </w:tc>
        <w:tc>
          <w:tcPr>
            <w:tcW w:w="2685" w:type="dxa"/>
          </w:tcPr>
          <w:p w14:paraId="2E773A3D">
            <w:pPr>
              <w:spacing w:after="0" w:line="240" w:lineRule="auto"/>
            </w:pPr>
            <w:r>
              <w:t>Chủ HTX; Quản lý khu.</w:t>
            </w:r>
          </w:p>
        </w:tc>
        <w:tc>
          <w:tcPr>
            <w:tcW w:w="1890" w:type="dxa"/>
          </w:tcPr>
          <w:p w14:paraId="24F05A82">
            <w:pPr>
              <w:spacing w:after="0" w:line="240" w:lineRule="auto"/>
              <w:jc w:val="right"/>
            </w:pPr>
            <w:r>
              <w:t>Secondary Actors</w:t>
            </w:r>
          </w:p>
        </w:tc>
        <w:tc>
          <w:tcPr>
            <w:tcW w:w="2933" w:type="dxa"/>
          </w:tcPr>
          <w:p w14:paraId="32188042">
            <w:pPr>
              <w:spacing w:after="0" w:line="240" w:lineRule="auto"/>
            </w:pPr>
            <w:r>
              <w:t xml:space="preserve">Zalo </w:t>
            </w:r>
            <w:del w:id="2274" w:author="Claude" w:date="2026-10-08T00:00:00Z">
              <w:r>
                <w:delText xml:space="preserve">OA.</w:delText>
              </w:r>
            </w:del>
            <w:ins w:id="2275" w:author="Claude" w:date="2026-10-08T00:00:00Z">
              <w:r>
                <w:t xml:space="preserve">OA; Dịch vụ SMS.</w:t>
              </w:r>
            </w:ins>
          </w:p>
        </w:tc>
      </w:tr>
      <w:tr w14:paraId="59DC2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0D5CAD3">
            <w:pPr>
              <w:spacing w:after="0" w:line="240" w:lineRule="auto"/>
              <w:jc w:val="right"/>
            </w:pPr>
            <w:r>
              <w:t>Description</w:t>
            </w:r>
          </w:p>
        </w:tc>
        <w:tc>
          <w:tcPr>
            <w:tcW w:w="7508" w:type="dxa"/>
            <w:gridSpan w:val="3"/>
          </w:tcPr>
          <w:p w14:paraId="181BDF5E">
            <w:pPr>
              <w:spacing w:after="0" w:line="240" w:lineRule="auto"/>
            </w:pPr>
            <w:r>
              <w:t>Tôi với vai trò là Chủ HTX hoặc Quản lý khu phụ trách đơn, tôi muốn cân hàng cùng thương lái, chốt giá và bàn giao tại cảng, để lần bán có số liệu hai bên cùng công nhận.</w:t>
            </w:r>
          </w:p>
        </w:tc>
      </w:tr>
      <w:tr w14:paraId="49ADC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9506ABB">
            <w:pPr>
              <w:spacing w:after="0" w:line="240" w:lineRule="auto"/>
              <w:jc w:val="right"/>
            </w:pPr>
            <w:r>
              <w:t>Trigger</w:t>
            </w:r>
          </w:p>
        </w:tc>
        <w:tc>
          <w:tcPr>
            <w:tcW w:w="7508" w:type="dxa"/>
            <w:gridSpan w:val="3"/>
          </w:tcPr>
          <w:p w14:paraId="4764A497">
            <w:pPr>
              <w:spacing w:after="0" w:line="240" w:lineRule="auto"/>
            </w:pPr>
            <w:r>
              <w:t>Tàu chở hàng của đơn cập cảng.</w:t>
            </w:r>
          </w:p>
        </w:tc>
      </w:tr>
      <w:tr w14:paraId="3030B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EB370E5">
            <w:pPr>
              <w:spacing w:after="0" w:line="240" w:lineRule="auto"/>
              <w:jc w:val="right"/>
            </w:pPr>
            <w:r>
              <w:t>Priority</w:t>
            </w:r>
          </w:p>
        </w:tc>
        <w:tc>
          <w:tcPr>
            <w:tcW w:w="7508" w:type="dxa"/>
            <w:gridSpan w:val="3"/>
          </w:tcPr>
          <w:p w14:paraId="74C39871">
            <w:pPr>
              <w:spacing w:after="0" w:line="240" w:lineRule="auto"/>
            </w:pPr>
            <w:r>
              <w:t>Must have (đề xuất)</w:t>
            </w:r>
          </w:p>
        </w:tc>
      </w:tr>
      <w:tr w14:paraId="2DD36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0169632">
            <w:pPr>
              <w:spacing w:after="0" w:line="240" w:lineRule="auto"/>
              <w:jc w:val="right"/>
            </w:pPr>
            <w:r>
              <w:t>Preconditions</w:t>
            </w:r>
          </w:p>
        </w:tc>
        <w:tc>
          <w:tcPr>
            <w:tcW w:w="7508" w:type="dxa"/>
            <w:gridSpan w:val="3"/>
          </w:tcPr>
          <w:p w14:paraId="3827A869">
            <w:pPr>
              <w:spacing w:after="0" w:line="240" w:lineRule="auto"/>
            </w:pPr>
            <w:r>
              <w:t>• Đơn đã xác nhận ở UC44 và có lô nguồn thực thu ở UC31 (hoặc phần hàng trả được phép bán lại ở UC52).</w:t>
            </w:r>
          </w:p>
          <w:p w14:paraId="49F3F35B">
            <w:pPr>
              <w:spacing w:after="0" w:line="240" w:lineRule="auto"/>
            </w:pPr>
            <w:r>
              <w:t>• Quản lý khu phải được giao phụ trách đơn và có vai trò được quyền “Cân và bàn giao” tại khu của đơn (BR-19).</w:t>
            </w:r>
          </w:p>
        </w:tc>
      </w:tr>
      <w:tr w14:paraId="0A49D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EEA0128">
            <w:pPr>
              <w:spacing w:after="0" w:line="240" w:lineRule="auto"/>
              <w:jc w:val="right"/>
            </w:pPr>
            <w:r>
              <w:t>Normal Flow</w:t>
            </w:r>
          </w:p>
        </w:tc>
        <w:tc>
          <w:tcPr>
            <w:tcW w:w="7508" w:type="dxa"/>
            <w:gridSpan w:val="3"/>
          </w:tcPr>
          <w:p w14:paraId="45845B6D">
            <w:pPr>
              <w:spacing w:after="0" w:line="240" w:lineRule="auto"/>
            </w:pPr>
            <w:r>
              <w:t>1. Người thao tác mở đơn và lô nguồn. (SCR-29)</w:t>
            </w:r>
          </w:p>
          <w:p w14:paraId="5C85638A">
            <w:pPr>
              <w:spacing w:after="0" w:line="240" w:lineRule="auto"/>
            </w:pPr>
            <w:r>
              <w:t>2. Người thao tác cân hàng cùng thương lái; thương lái xác nhận số cân; hệ thống lưu phiếu cân, người và thời điểm.</w:t>
            </w:r>
          </w:p>
          <w:p w14:paraId="455ACC94">
            <w:pPr>
              <w:spacing w:after="0" w:line="240" w:lineRule="auto"/>
            </w:pPr>
            <w:r>
              <w:t>3. Người thao tác và thương lái thống nhất giá thị trường; hệ thống lưu giá và căn cứ đồng ý.</w:t>
            </w:r>
          </w:p>
          <w:p w14:paraId="4D97FA38">
            <w:pPr>
              <w:spacing w:after="0" w:line="240" w:lineRule="auto"/>
            </w:pPr>
            <w:r>
              <w:t xml:space="preserve">4. Hệ thống gửi số cân, giá và số tiền cho thương lái qua Zalo </w:t>
            </w:r>
            <w:del w:id="2276" w:author="Claude" w:date="2026-10-08T00:00:00Z">
              <w:r>
                <w:delText xml:space="preserve">OA.</w:delText>
              </w:r>
            </w:del>
            <w:ins w:id="2277" w:author="Claude" w:date="2026-10-08T00:00:00Z">
              <w:r>
                <w:t xml:space="preserve">OA (khách không có tài khoản Zalo thì qua SMS) và ghi lần gửi (BR-26).</w:t>
              </w:r>
            </w:ins>
          </w:p>
          <w:p w14:paraId="45999C88">
            <w:pPr>
              <w:spacing w:after="0" w:line="240" w:lineRule="auto"/>
            </w:pPr>
            <w:r>
              <w:t>5. Nếu lô chưa có bản công bố hiện hành, hệ thống thực hiện UC32 (rà soát và công bố hồ sơ truy xuất).</w:t>
            </w:r>
          </w:p>
          <w:p w14:paraId="43866359">
            <w:pPr>
              <w:spacing w:after="0" w:line="240" w:lineRule="auto"/>
            </w:pPr>
            <w:r>
              <w:t>6. Hệ thống kiểm phiếu cân, giá và QR trỏ đúng bản công bố hiện hành.</w:t>
            </w:r>
          </w:p>
          <w:p w14:paraId="6BDECE6C">
            <w:pPr>
              <w:spacing w:after="0" w:line="240" w:lineRule="auto"/>
            </w:pPr>
            <w:r>
              <w:t>7. Người thao tác ghi người nhận, thời điểm, cảng và xác nhận bàn giao.</w:t>
            </w:r>
          </w:p>
          <w:p w14:paraId="72DEA5DB">
            <w:pPr>
              <w:spacing w:after="0" w:line="240" w:lineRule="auto"/>
            </w:pPr>
            <w:r>
              <w:t>8. Hệ thống thực hiện UC48 (chốt giao dịch bán).</w:t>
            </w:r>
          </w:p>
        </w:tc>
      </w:tr>
      <w:tr w14:paraId="51D2E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A648468">
            <w:pPr>
              <w:spacing w:after="0" w:line="240" w:lineRule="auto"/>
              <w:jc w:val="right"/>
            </w:pPr>
            <w:r>
              <w:t>Alternative Flows</w:t>
            </w:r>
          </w:p>
        </w:tc>
        <w:tc>
          <w:tcPr>
            <w:tcW w:w="7508" w:type="dxa"/>
            <w:gridSpan w:val="3"/>
          </w:tcPr>
          <w:p w14:paraId="3B79684E">
            <w:pPr>
              <w:spacing w:after="0" w:line="240" w:lineRule="auto"/>
            </w:pPr>
            <w:r>
              <w:t>1a. Bán lại hàng trả.</w:t>
            </w:r>
          </w:p>
          <w:p w14:paraId="6CAAB1E4">
            <w:pPr>
              <w:spacing w:after="0" w:line="240" w:lineRule="auto"/>
            </w:pPr>
            <w:r>
              <w:t>1a1. Hệ thống kiểm đơn mới, QR cũ và phần hàng còn lại.</w:t>
            </w:r>
          </w:p>
          <w:p w14:paraId="3CAA888C">
            <w:pPr>
              <w:spacing w:after="0" w:line="240" w:lineRule="auto"/>
            </w:pPr>
            <w:r>
              <w:t>1a2. Người thao tác cân lại tại cảng; không tạo thu hoạch mới.</w:t>
            </w:r>
          </w:p>
          <w:p w14:paraId="54BD44D1">
            <w:pPr>
              <w:spacing w:after="0" w:line="240" w:lineRule="auto"/>
            </w:pPr>
            <w:r>
              <w:rPr>
                <w:i/>
              </w:rPr>
              <w:t>Use Case tiếp tục bước 2.</w:t>
            </w:r>
          </w:p>
          <w:p w14:paraId="38A816C2">
            <w:pPr>
              <w:spacing w:after="0" w:line="240" w:lineRule="auto"/>
            </w:pPr>
            <w:r>
              <w:t>5a. Cảng mất mạng.</w:t>
            </w:r>
          </w:p>
          <w:p w14:paraId="0B52EAB0">
            <w:pPr>
              <w:spacing w:after="0" w:line="240" w:lineRule="auto"/>
            </w:pPr>
            <w:r>
              <w:t>5a1. Người thao tác vẫn xác nhận bàn giao; phiếu cân, giá, người nhận và chứng cứ lưu trên thiết bị với đơn ở trạng thái Đã bàn giao, đánh dấu chờ đồng bộ.</w:t>
            </w:r>
          </w:p>
          <w:p w14:paraId="03D6FCE5">
            <w:pPr>
              <w:spacing w:after="0" w:line="240" w:lineRule="auto"/>
            </w:pPr>
            <w:r>
              <w:t>5a2. UC48 chốt giao dịch trên thiết bị có khóa chống trùng.</w:t>
            </w:r>
          </w:p>
          <w:p w14:paraId="400A623E">
            <w:pPr>
              <w:spacing w:after="0" w:line="240" w:lineRule="auto"/>
            </w:pPr>
            <w:r>
              <w:t>5a3. Khi có mạng, hệ thống đồng bộ, rồi UC32 rà và công bố, rồi UC70 gửi QR cho thương lái.</w:t>
            </w:r>
          </w:p>
          <w:p w14:paraId="71F0D864">
            <w:pPr>
              <w:spacing w:after="0" w:line="240" w:lineRule="auto"/>
            </w:pPr>
            <w:r>
              <w:t>5a4. Lô giao ngoại tuyến không có nhãn QR in tại lúc giao.</w:t>
            </w:r>
          </w:p>
          <w:p w14:paraId="5088AB20">
            <w:pPr>
              <w:spacing w:after="0" w:line="240" w:lineRule="auto"/>
            </w:pPr>
            <w:r>
              <w:rPr>
                <w:i/>
              </w:rPr>
              <w:t>Use Case kết thúc thành công.</w:t>
            </w:r>
          </w:p>
        </w:tc>
      </w:tr>
      <w:tr w14:paraId="3122C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DCB17E3">
            <w:pPr>
              <w:spacing w:after="0" w:line="240" w:lineRule="auto"/>
              <w:jc w:val="right"/>
            </w:pPr>
            <w:r>
              <w:t>Exception Flows</w:t>
            </w:r>
          </w:p>
        </w:tc>
        <w:tc>
          <w:tcPr>
            <w:tcW w:w="7508" w:type="dxa"/>
            <w:gridSpan w:val="3"/>
          </w:tcPr>
          <w:p w14:paraId="051A6DFC">
            <w:pPr>
              <w:spacing w:after="0" w:line="240" w:lineRule="auto"/>
            </w:pPr>
            <w:r>
              <w:t>3a. Hai bên chưa thống nhất giá.</w:t>
            </w:r>
          </w:p>
          <w:p w14:paraId="4AC835B5">
            <w:pPr>
              <w:spacing w:after="0" w:line="240" w:lineRule="auto"/>
            </w:pPr>
            <w:r>
              <w:t>3a1. Hệ thống giữ đơn chờ, chưa bàn giao. (</w:t>
              <w:fldChar w:fldCharType="begin"/>
              <w:instrText xml:space="preserve"> HYPERLINK \l "MSG40" \o "MSG40 (Cảnh báo): Chưa có giá hoặc số cân chốt nên chưa thể bàn giao hoặc chốt giao dịch." </w:instrText>
              <w:fldChar w:fldCharType="separate"/>
              <w:t>MSG40</w:t>
              <w:fldChar w:fldCharType="end"/>
              <w:t>)</w:t>
            </w:r>
          </w:p>
          <w:p w14:paraId="66DAAA2A">
            <w:pPr>
              <w:spacing w:after="0" w:line="240" w:lineRule="auto"/>
            </w:pPr>
            <w:r>
              <w:rPr>
                <w:i/>
              </w:rPr>
              <w:t>Use Case dừng lại.</w:t>
            </w:r>
          </w:p>
          <w:p w14:paraId="6D3EB445">
            <w:pPr>
              <w:spacing w:after="0" w:line="240" w:lineRule="auto"/>
            </w:pPr>
            <w:r>
              <w:t>5b. UC32 rà chưa đạt khi có mạng.</w:t>
            </w:r>
          </w:p>
          <w:p w14:paraId="16C8D659">
            <w:pPr>
              <w:spacing w:after="0" w:line="240" w:lineRule="auto"/>
            </w:pPr>
            <w:r>
              <w:t>5b1. Hệ thống giữ chờ; người thao tác sửa rồi rà lại trước khi bàn giao. (</w:t>
              <w:fldChar w:fldCharType="begin"/>
              <w:instrText xml:space="preserve"> HYPERLINK \l "MSG34" \o "MSG34 (Lỗi): Hồ sơ truy xuất chưa đạt: {reason}. Vui lòng sửa rồi rà soát lại." </w:instrText>
              <w:fldChar w:fldCharType="separate"/>
              <w:t>MSG34</w:t>
              <w:fldChar w:fldCharType="end"/>
              <w:t>)</w:t>
            </w:r>
          </w:p>
          <w:p w14:paraId="7B332095">
            <w:pPr>
              <w:spacing w:after="0" w:line="240" w:lineRule="auto"/>
            </w:pPr>
            <w:r>
              <w:rPr>
                <w:i/>
              </w:rPr>
              <w:t>Use Case tiếp tục bước 5.</w:t>
            </w:r>
          </w:p>
          <w:p w14:paraId="7848822F">
            <w:pPr>
              <w:spacing w:after="0" w:line="240" w:lineRule="auto"/>
            </w:pPr>
            <w:r>
              <w:t>6a. Bản công bố hiện hành của lô ở Cần rà lại (sau đính chính ở UC39).</w:t>
            </w:r>
          </w:p>
          <w:p w14:paraId="5D7BD7BF">
            <w:pPr>
              <w:spacing w:after="0" w:line="240" w:lineRule="auto"/>
            </w:pPr>
            <w:r>
              <w:t>6a1. Hệ thống chặn bàn giao, kể cả bán lại hàng trả, tới khi bản mới được công bố ở UC32. (</w:t>
              <w:fldChar w:fldCharType="begin"/>
              <w:instrText xml:space="preserve"> HYPERLINK \l "MSG63" \o "MSG63 (Lỗi): Hồ sơ truy xuất của lô {batch_code} đang được cập nhật sau đính chính. Chưa thể {action} cho tới khi bản mới được công bố." </w:instrText>
              <w:fldChar w:fldCharType="separate"/>
              <w:t>MSG63</w:t>
              <w:fldChar w:fldCharType="end"/>
              <w:t>)</w:t>
            </w:r>
          </w:p>
          <w:p w14:paraId="59FC1D09">
            <w:pPr>
              <w:spacing w:after="0" w:line="240" w:lineRule="auto"/>
            </w:pPr>
            <w:r>
              <w:rPr>
                <w:i/>
              </w:rPr>
              <w:t>Use Case tiếp tục bước 5.</w:t>
            </w:r>
          </w:p>
        </w:tc>
      </w:tr>
      <w:tr w14:paraId="6876D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6EBB520">
            <w:pPr>
              <w:spacing w:after="0" w:line="240" w:lineRule="auto"/>
              <w:jc w:val="right"/>
            </w:pPr>
            <w:r>
              <w:t>Postconditions</w:t>
            </w:r>
          </w:p>
        </w:tc>
        <w:tc>
          <w:tcPr>
            <w:tcW w:w="7508" w:type="dxa"/>
            <w:gridSpan w:val="3"/>
          </w:tcPr>
          <w:p w14:paraId="7D3B495E">
            <w:pPr>
              <w:spacing w:after="0" w:line="240" w:lineRule="auto"/>
            </w:pPr>
            <w:r>
              <w:t>• Bàn giao gắn đúng một lô và một đơn, ghi một lần.</w:t>
            </w:r>
          </w:p>
          <w:p w14:paraId="4084E783">
            <w:pPr>
              <w:spacing w:after="0" w:line="240" w:lineRule="auto"/>
            </w:pPr>
            <w:r>
              <w:t>• Bàn giao ngoại tuyến được theo dõi tới khi QR được gửi cho thương lái.</w:t>
            </w:r>
          </w:p>
          <w:p w14:paraId="474C1CCC">
            <w:pPr>
              <w:spacing w:after="0" w:line="240" w:lineRule="auto"/>
            </w:pPr>
            <w:r>
              <w:t>• Phiếu cân, giá và bàn giao được ghi nhật ký kiểm toán (người, thời điểm, lý do khi sửa).</w:t>
            </w:r>
          </w:p>
        </w:tc>
      </w:tr>
      <w:tr w14:paraId="02BD9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4470A26">
            <w:pPr>
              <w:spacing w:after="0" w:line="240" w:lineRule="auto"/>
              <w:jc w:val="right"/>
            </w:pPr>
            <w:r>
              <w:t>Include / Extend</w:t>
            </w:r>
          </w:p>
        </w:tc>
        <w:tc>
          <w:tcPr>
            <w:tcW w:w="7508" w:type="dxa"/>
            <w:gridSpan w:val="3"/>
          </w:tcPr>
          <w:p w14:paraId="0574EA19">
            <w:pPr>
              <w:spacing w:after="0" w:line="240" w:lineRule="auto"/>
            </w:pPr>
            <w:r>
              <w:t>Include: UC32, UC48.</w:t>
            </w:r>
          </w:p>
        </w:tc>
      </w:tr>
      <w:tr w14:paraId="4799D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415032A">
            <w:pPr>
              <w:spacing w:after="0" w:line="240" w:lineRule="auto"/>
              <w:jc w:val="right"/>
            </w:pPr>
            <w:r>
              <w:t>Business Rules / NFR</w:t>
            </w:r>
          </w:p>
        </w:tc>
        <w:tc>
          <w:tcPr>
            <w:tcW w:w="7508" w:type="dxa"/>
            <w:gridSpan w:val="3"/>
          </w:tcPr>
          <w:p w14:paraId="0797F0AD">
            <w:pPr>
              <w:spacing w:after="0" w:line="240" w:lineRule="auto"/>
            </w:pPr>
            <w:r>
              <w:t xml:space="preserve">Business Rules: BR-08, BR-11, BR-12, BR-14, </w:t>
            </w:r>
            <w:del w:id="3282" w:author="Claude" w:date="2026-10-08T00:00:00Z">
              <w:r>
                <w:delText xml:space="preserve">BR-17.</w:delText>
              </w:r>
            </w:del>
            <w:ins w:id="3283" w:author="Claude" w:date="2026-10-08T00:00:00Z">
              <w:r>
                <w:t xml:space="preserve">BR-17, BR-26.</w:t>
              </w:r>
            </w:ins>
          </w:p>
          <w:p w14:paraId="111FB6D9">
            <w:pPr>
              <w:spacing w:after="0" w:line="240" w:lineRule="auto"/>
            </w:pPr>
            <w:r>
              <w:t>NFR: NFR-08, NFR-09.</w:t>
            </w:r>
          </w:p>
        </w:tc>
      </w:tr>
    </w:tbl>
    <w:p w14:paraId="6FF1FA19">
      <w:pPr>
        <w:sectPr>
          <w:footerReference r:id="rId23" w:type="default"/>
          <w:pgSz w:w="11906" w:h="16838"/>
          <w:pgMar w:top="1440" w:right="1416" w:bottom="1440" w:left="1440" w:header="708" w:footer="708" w:gutter="0"/>
          <w:cols w:space="720" w:num="1"/>
        </w:sectPr>
      </w:pPr>
    </w:p>
    <w:p w14:paraId="202227C2">
      <w:pPr>
        <w:keepNext/>
        <w:spacing w:after="40"/>
        <w:jc w:val="center"/>
      </w:pPr>
      <w:r>
        <w:drawing>
          <wp:inline distT="0" distB="0" distL="114300" distR="114300">
            <wp:extent cx="7118350" cy="5095875"/>
            <wp:effectExtent l="0" t="0" r="635"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70"/>
                    <a:stretch>
                      <a:fillRect/>
                    </a:stretch>
                  </pic:blipFill>
                  <pic:spPr>
                    <a:xfrm>
                      <a:off x="0" y="0"/>
                      <a:ext cx="7118833" cy="5095875"/>
                    </a:xfrm>
                    <a:prstGeom prst="rect">
                      <a:avLst/>
                    </a:prstGeom>
                  </pic:spPr>
                </pic:pic>
              </a:graphicData>
            </a:graphic>
          </wp:inline>
        </w:drawing>
      </w:r>
    </w:p>
    <w:p w14:paraId="015AA32D">
      <w:pPr>
        <w:pStyle w:val="12"/>
        <w:jc w:val="center"/>
        <w:sectPr>
          <w:footerReference r:id="rId24" w:type="default"/>
          <w:pgSz w:w="16838" w:h="11906" w:orient="landscape"/>
          <w:pgMar w:top="1440" w:right="1416" w:bottom="1440" w:left="1440" w:header="708" w:footer="708" w:gutter="0"/>
          <w:cols w:space="720" w:num="1"/>
        </w:sectPr>
      </w:pPr>
      <w:r>
        <w:rPr>
          <w:i w:val="0"/>
        </w:rPr>
        <w:t>Hình UC45-1. Sơ đồ luồng UC45 Cân và bàn giao tại cảng theo đơn (chính, thay thế, ngoại lệ)</w:t>
      </w:r>
    </w:p>
    <w:p w14:paraId="2671F13C">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605BD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420C8E6E">
            <w:pPr>
              <w:spacing w:after="0" w:line="240" w:lineRule="auto"/>
            </w:pPr>
            <w:r>
              <w:rPr>
                <w:rFonts w:ascii="Consolas" w:hAnsi="Consolas"/>
                <w:sz w:val="17"/>
              </w:rPr>
              <w:t xml:space="preserve">[Cảng &gt; Cân và bàn giao theo đơn] Đơn | người mua | lô/QR nguồn | lượng đặt/ước tính. Tiến trình hiển thị (suy ra, không phải trạng thái lưu): Chờ cân → Đã xác nhận cân → </w:t>
            </w:r>
            <w:ins w:id="2278" w:author="Claude" w:date="2026-10-08T00:00:00Z">
              <w:r>
                <w:rPr>
                  <w:rFonts w:ascii="Consolas" w:hAnsi="Consolas"/>
                  <w:sz w:val="17"/>
                </w:rPr>
                <w:t xml:space="preserve">Đã thống nhất giá → </w:t>
              </w:r>
            </w:ins>
            <w:r>
              <w:rPr>
                <w:rFonts w:ascii="Consolas" w:hAnsi="Consolas"/>
                <w:sz w:val="17"/>
              </w:rPr>
              <w:t xml:space="preserve">Chờ rà → Chờ công bố QR → Sẵn sàng bàn giao → Đã bàn giao/chốt bán. Nhánh mất mạng: Đã xác nhận cân → Đã bàn giao – chờ đồng bộ → Đã đồng bộ – chờ công bố QR → Đã gửi QR. Phiếu cân, căn cứ xác nhận người mua, giá đã đồng ý và bản công bố hiện hành được hiển thị trước nút [Xác nhận bàn giao].</w:t>
            </w:r>
          </w:p>
        </w:tc>
      </w:tr>
    </w:tbl>
    <w:p w14:paraId="375BF3A8">
      <w:pPr>
        <w:pStyle w:val="5"/>
      </w:pPr>
      <w:r>
        <w:t>Dữ liệu nhập / lựa chọn</w:t>
      </w:r>
    </w:p>
    <w:p w14:paraId="0D47A440">
      <w:r>
        <w:t>• Mã đơn và lô nguồn/QR — bắt buộc</w:t>
      </w:r>
    </w:p>
    <w:p w14:paraId="7ACA9BE6">
      <w:r>
        <w:t>• Phiếu cân và kg thực được thương lái xác nhận trực tiếp tại cảng cùng Chủ HTX/Quản lý khu phụ trách đơn — bắt buộc trước rà và bàn giao.</w:t>
      </w:r>
    </w:p>
    <w:p w14:paraId="298417BA">
      <w:r>
        <w:t>• Giá thị trường hai bên đồng ý sau cân — bắt buộc trước chốt bán</w:t>
      </w:r>
    </w:p>
    <w:p w14:paraId="5B6DDBD1">
      <w:r>
        <w:t>• Người giao, người nhận, thời điểm và cảng bàn giao — bắt buộc</w:t>
      </w:r>
    </w:p>
    <w:p w14:paraId="4F776822">
      <w:pPr>
        <w:rPr>
          <w:del w:id="2282" w:author="Claude" w:date="2026-10-08T00:00:00Z"/>
        </w:rPr>
      </w:pPr>
      <w:del w:id="2281" w:author="Claude" w:date="2026-10-08T00:00:00Z">
        <w:r>
          <w:delText xml:space="preserve">• Lựa chọn thanh toán ngay hoặc ghi công nợ — bắt buộc ghi nhận</w:delText>
        </w:r>
      </w:del>
    </w:p>
    <w:p w14:paraId="444CF45C">
      <w:pPr>
        <w:pStyle w:val="5"/>
      </w:pPr>
      <w:r>
        <w:t>UC liên kết và dữ liệu chuyển tiếp</w:t>
      </w:r>
    </w:p>
    <w:p w14:paraId="3201E46F">
      <w:r>
        <w:t>• UC44 — đơn đã xác nhận lượng mục tiêu</w:t>
      </w:r>
    </w:p>
    <w:p w14:paraId="7B489ED6">
      <w:r>
        <w:t>• UC31 — lô nguồn và phần lối thực thu; UC32 — rà và công bố giữa cân với bàn giao.</w:t>
      </w:r>
    </w:p>
    <w:p w14:paraId="6985556C">
      <w:r>
        <w:t>• UC32/UC39 — phiên bản truy xuất và sửa có lịch sử.</w:t>
      </w:r>
    </w:p>
    <w:p w14:paraId="3712C40D">
      <w:r>
        <w:t>• UC48 — chốt bán sau cân/giá/bàn giao</w:t>
      </w:r>
    </w:p>
    <w:p w14:paraId="6CA00025">
      <w:r>
        <w:t>• UC49/UC50 — thu tiền ngay hoặc công nợ</w:t>
      </w:r>
    </w:p>
    <w:p w14:paraId="2C6E2D08">
      <w:r>
        <w:t>• UC52 — hàng trả đủ điều kiện để bán lại.</w:t>
      </w:r>
    </w:p>
    <w:p w14:paraId="06A7BAB6">
      <w:r>
        <w:t>• UC69/UC70 — thông báo và gửi QR cho thương lái sau khi lô bàn giao ngoại tuyến được công bố.</w:t>
      </w:r>
    </w:p>
    <w:p w14:paraId="731D886E">
      <w:pPr>
        <w:pStyle w:val="5"/>
      </w:pPr>
      <w:r>
        <w:t>Các process trong UC</w:t>
      </w:r>
    </w:p>
    <w:p w14:paraId="1C6C182A">
      <w:r>
        <w:t>1. Cân và bàn giao tại cảng theo đơn — ghi cân và căn cứ người mua xác nhận</w:t>
      </w:r>
    </w:p>
    <w:p w14:paraId="174A7D54">
      <w:r>
        <w:t xml:space="preserve">2. Cân và bàn giao tại cảng theo đơn — </w:t>
      </w:r>
      <w:del w:id="2280" w:author="Claude" w:date="2026-10-08T00:00:00Z">
        <w:r>
          <w:delText xml:space="preserve">chờ rà/công bố rồi </w:delText>
        </w:r>
      </w:del>
      <w:r>
        <w:t xml:space="preserve">thống nhất giá thị trường</w:t>
      </w:r>
      <w:ins w:id="2279" w:author="Claude" w:date="2026-10-08T00:00:00Z">
        <w:r>
          <w:t xml:space="preserve"> rồi rà/công bố</w:t>
        </w:r>
      </w:ins>
    </w:p>
    <w:p w14:paraId="30462418">
      <w:r>
        <w:t>3. Cân và bàn giao tại cảng theo đơn — kiểm QR hiện hành, bàn giao và gọi UC48</w:t>
      </w:r>
    </w:p>
    <w:p w14:paraId="6E557CA9">
      <w:r>
        <w:t>4. Cân và bàn giao tại cảng theo đơn — bàn giao ngoại tuyến, đồng bộ và gửi QR sau</w:t>
      </w:r>
    </w:p>
    <w:p w14:paraId="640CB3AD">
      <w:pPr>
        <w:pStyle w:val="4"/>
      </w:pPr>
      <w:bookmarkStart w:id="144" w:name="_Toc13676"/>
      <w:bookmarkStart w:id="145" w:name="_Toc9995"/>
      <w:r>
        <w:t>7.5 UC46 - Xem đơn và kết quả nhận tại cảng của tôi</w:t>
      </w:r>
      <w:bookmarkEnd w:id="144"/>
      <w:bookmarkEnd w:id="145"/>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36687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F83045D">
            <w:pPr>
              <w:spacing w:after="0" w:line="240" w:lineRule="auto"/>
              <w:jc w:val="right"/>
            </w:pPr>
            <w:r>
              <w:t>Primary Actors</w:t>
            </w:r>
          </w:p>
        </w:tc>
        <w:tc>
          <w:tcPr>
            <w:tcW w:w="2685" w:type="dxa"/>
          </w:tcPr>
          <w:p w14:paraId="3FBC7B95">
            <w:pPr>
              <w:spacing w:after="0" w:line="240" w:lineRule="auto"/>
            </w:pPr>
            <w:r>
              <w:t>Thương lái.</w:t>
            </w:r>
          </w:p>
        </w:tc>
        <w:tc>
          <w:tcPr>
            <w:tcW w:w="1890" w:type="dxa"/>
          </w:tcPr>
          <w:p w14:paraId="02128B21">
            <w:pPr>
              <w:spacing w:after="0" w:line="240" w:lineRule="auto"/>
              <w:jc w:val="right"/>
            </w:pPr>
            <w:r>
              <w:t>Secondary Actors</w:t>
            </w:r>
          </w:p>
        </w:tc>
        <w:tc>
          <w:tcPr>
            <w:tcW w:w="2933" w:type="dxa"/>
          </w:tcPr>
          <w:p w14:paraId="3FDD8405">
            <w:pPr>
              <w:spacing w:after="0" w:line="240" w:lineRule="auto"/>
            </w:pPr>
            <w:r>
              <w:t>Không có.</w:t>
            </w:r>
          </w:p>
        </w:tc>
      </w:tr>
      <w:tr w14:paraId="4A62D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C782052">
            <w:pPr>
              <w:spacing w:after="0" w:line="240" w:lineRule="auto"/>
              <w:jc w:val="right"/>
            </w:pPr>
            <w:r>
              <w:t>Description</w:t>
            </w:r>
          </w:p>
        </w:tc>
        <w:tc>
          <w:tcPr>
            <w:tcW w:w="7508" w:type="dxa"/>
            <w:gridSpan w:val="3"/>
          </w:tcPr>
          <w:p w14:paraId="1B687997">
            <w:pPr>
              <w:spacing w:after="0" w:line="240" w:lineRule="auto"/>
            </w:pPr>
            <w:r>
              <w:t>Tôi với vai trò là thương lái, tôi muốn xem đơn, số cân, giá đã chốt và kết quả nhận hàng của mình, để đối chiếu với HTX.</w:t>
            </w:r>
          </w:p>
        </w:tc>
      </w:tr>
      <w:tr w14:paraId="5B019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07474A4">
            <w:pPr>
              <w:spacing w:after="0" w:line="240" w:lineRule="auto"/>
              <w:jc w:val="right"/>
            </w:pPr>
            <w:r>
              <w:t>Trigger</w:t>
            </w:r>
          </w:p>
        </w:tc>
        <w:tc>
          <w:tcPr>
            <w:tcW w:w="7508" w:type="dxa"/>
            <w:gridSpan w:val="3"/>
          </w:tcPr>
          <w:p w14:paraId="0A89543B">
            <w:pPr>
              <w:spacing w:after="0" w:line="240" w:lineRule="auto"/>
            </w:pPr>
            <w:r>
              <w:t>Thương lái muốn đối chiếu đơn hoặc số cân với HTX.</w:t>
            </w:r>
          </w:p>
        </w:tc>
      </w:tr>
      <w:tr w14:paraId="0F02C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C3FCD42">
            <w:pPr>
              <w:spacing w:after="0" w:line="240" w:lineRule="auto"/>
              <w:jc w:val="right"/>
            </w:pPr>
            <w:r>
              <w:t>Priority</w:t>
            </w:r>
          </w:p>
        </w:tc>
        <w:tc>
          <w:tcPr>
            <w:tcW w:w="7508" w:type="dxa"/>
            <w:gridSpan w:val="3"/>
          </w:tcPr>
          <w:p w14:paraId="1A0A9CF3">
            <w:pPr>
              <w:spacing w:after="0" w:line="240" w:lineRule="auto"/>
            </w:pPr>
            <w:r>
              <w:t>Must have (đề xuất)</w:t>
            </w:r>
          </w:p>
        </w:tc>
      </w:tr>
      <w:tr w14:paraId="5DCE2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684F81A">
            <w:pPr>
              <w:spacing w:after="0" w:line="240" w:lineRule="auto"/>
              <w:jc w:val="right"/>
            </w:pPr>
            <w:r>
              <w:t>Preconditions</w:t>
            </w:r>
          </w:p>
        </w:tc>
        <w:tc>
          <w:tcPr>
            <w:tcW w:w="7508" w:type="dxa"/>
            <w:gridSpan w:val="3"/>
          </w:tcPr>
          <w:p w14:paraId="0694FC93">
            <w:pPr>
              <w:spacing w:after="0" w:line="240" w:lineRule="auto"/>
            </w:pPr>
            <w:r>
              <w:t>• Thương lái đã đăng nhập; tài khoản gắn đúng hồ sơ khách ở UC42.</w:t>
            </w:r>
          </w:p>
        </w:tc>
      </w:tr>
      <w:tr w14:paraId="358F2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A9542CC">
            <w:pPr>
              <w:spacing w:after="0" w:line="240" w:lineRule="auto"/>
              <w:jc w:val="right"/>
            </w:pPr>
            <w:r>
              <w:t>Normal Flow</w:t>
            </w:r>
          </w:p>
        </w:tc>
        <w:tc>
          <w:tcPr>
            <w:tcW w:w="7508" w:type="dxa"/>
            <w:gridSpan w:val="3"/>
          </w:tcPr>
          <w:p w14:paraId="7DC8AEC7">
            <w:pPr>
              <w:spacing w:after="0" w:line="240" w:lineRule="auto"/>
            </w:pPr>
            <w:r>
              <w:t>1. Thương lái mở Đơn của tôi. (SCR-30)</w:t>
            </w:r>
          </w:p>
          <w:p w14:paraId="2E4805C4">
            <w:pPr>
              <w:spacing w:after="0" w:line="240" w:lineRule="auto"/>
            </w:pPr>
            <w:r>
              <w:t>2. Hệ thống chỉ nạp đơn của hồ sơ khách gắn tài khoản, kể cả yêu cầu qua điện thoại đã ghép.</w:t>
            </w:r>
          </w:p>
          <w:p w14:paraId="225500AA">
            <w:pPr>
              <w:spacing w:after="0" w:line="240" w:lineRule="auto"/>
            </w:pPr>
            <w:r>
              <w:t>3. Thương lái chọn một đơn để xem lượng mục tiêu, kg ước tính, số cân đã xác nhận và trạng thái bàn giao.</w:t>
            </w:r>
          </w:p>
          <w:p w14:paraId="1611B495">
            <w:pPr>
              <w:spacing w:after="0" w:line="240" w:lineRule="auto"/>
            </w:pPr>
            <w:r>
              <w:t>4. Thương lái mở QR của lô để xem nguồn đã công bố, hoặc mở biên nhận ở UC47.</w:t>
            </w:r>
          </w:p>
        </w:tc>
      </w:tr>
      <w:tr w14:paraId="5F879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8A73864">
            <w:pPr>
              <w:spacing w:after="0" w:line="240" w:lineRule="auto"/>
              <w:jc w:val="right"/>
            </w:pPr>
            <w:r>
              <w:t>Alternative Flows</w:t>
            </w:r>
          </w:p>
        </w:tc>
        <w:tc>
          <w:tcPr>
            <w:tcW w:w="7508" w:type="dxa"/>
            <w:gridSpan w:val="3"/>
          </w:tcPr>
          <w:p w14:paraId="1F6EDA26">
            <w:pPr>
              <w:spacing w:after="0" w:line="240" w:lineRule="auto"/>
            </w:pPr>
            <w:r>
              <w:t>3a. Đơn mới lập hoặc chưa cân.</w:t>
            </w:r>
          </w:p>
          <w:p w14:paraId="197E9135">
            <w:pPr>
              <w:spacing w:after="0" w:line="240" w:lineRule="auto"/>
            </w:pPr>
            <w:r>
              <w:t>3a1. Hệ thống hiện số ước tính có nhãn rõ, không trình bày như kg chốt.</w:t>
            </w:r>
          </w:p>
          <w:p w14:paraId="1C2CCC52">
            <w:pPr>
              <w:spacing w:after="0" w:line="240" w:lineRule="auto"/>
            </w:pPr>
            <w:r>
              <w:rPr>
                <w:i/>
              </w:rPr>
              <w:t>Use Case tiếp tục bước 4.</w:t>
            </w:r>
          </w:p>
          <w:p w14:paraId="72BB747A">
            <w:pPr>
              <w:spacing w:after="0" w:line="240" w:lineRule="auto"/>
            </w:pPr>
            <w:r>
              <w:t>3b. Đơn mua lại hàng trả.</w:t>
            </w:r>
          </w:p>
          <w:p w14:paraId="65DE3C78">
            <w:pPr>
              <w:spacing w:after="0" w:line="240" w:lineRule="auto"/>
            </w:pPr>
            <w:r>
              <w:t>3b1. Hệ thống chỉ hiện đơn và số cân mới của thương lái này, không lộ đơn của người mua trước.</w:t>
            </w:r>
          </w:p>
          <w:p w14:paraId="6C2DC978">
            <w:pPr>
              <w:spacing w:after="0" w:line="240" w:lineRule="auto"/>
            </w:pPr>
            <w:r>
              <w:rPr>
                <w:i/>
              </w:rPr>
              <w:t>Use Case tiếp tục bước 4.</w:t>
            </w:r>
          </w:p>
        </w:tc>
      </w:tr>
      <w:tr w14:paraId="18968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D84368D">
            <w:pPr>
              <w:spacing w:after="0" w:line="240" w:lineRule="auto"/>
              <w:jc w:val="right"/>
            </w:pPr>
            <w:r>
              <w:t>Exception Flows</w:t>
            </w:r>
          </w:p>
        </w:tc>
        <w:tc>
          <w:tcPr>
            <w:tcW w:w="7508" w:type="dxa"/>
            <w:gridSpan w:val="3"/>
          </w:tcPr>
          <w:p w14:paraId="6FA94F62">
            <w:pPr>
              <w:spacing w:after="0" w:line="240" w:lineRule="auto"/>
            </w:pPr>
            <w:r>
              <w:t>2a. Hồ sơ điện thoại chưa ghép chắc chắn.</w:t>
            </w:r>
          </w:p>
          <w:p w14:paraId="625EB338">
            <w:pPr>
              <w:spacing w:after="0" w:line="240" w:lineRule="auto"/>
            </w:pPr>
            <w:r>
              <w:t xml:space="preserve">2a1. Hệ thống </w:t>
            </w:r>
            <w:del w:id="2285" w:author="Claude" w:date="2026-10-08T00:00:00Z">
              <w:r>
                <w:delText xml:space="preserve">không hiện</w:delText>
              </w:r>
            </w:del>
            <w:ins w:id="2286" w:author="Claude" w:date="2026-10-08T00:00:00Z">
              <w:r>
                <w:t xml:space="preserve">ẩn</w:t>
              </w:r>
            </w:ins>
            <w:r>
              <w:t xml:space="preserve"> chứng từ </w:t>
            </w:r>
            <w:del w:id="2283" w:author="Claude" w:date="2026-10-08T00:00:00Z">
              <w:r>
                <w:delText xml:space="preserve">cũ.</w:delText>
              </w:r>
            </w:del>
            <w:ins w:id="2284" w:author="Claude" w:date="2026-10-08T00:00:00Z">
              <w:r>
                <w:t xml:space="preserve">cũ chưa ghép, vẫn hiện đơn mới kèm dòng báo.</w:t>
              </w:r>
            </w:ins>
            <w:r>
              <w:t xml:space="preserve"> (</w:t>
              <w:fldChar w:fldCharType="begin"/>
              <w:instrText xml:space="preserve"> HYPERLINK \l "MSG57" \o "MSG57 (Thông tin): Chứng từ cũ tạm thời được ẩn cho tới khi xác minh xong danh tính." </w:instrText>
              <w:fldChar w:fldCharType="separate"/>
              <w:t>MSG57</w:t>
              <w:fldChar w:fldCharType="end"/>
              <w:t>)</w:t>
            </w:r>
          </w:p>
          <w:p w14:paraId="7D64D2F8">
            <w:pPr>
              <w:spacing w:after="0" w:line="240" w:lineRule="auto"/>
            </w:pPr>
            <w:r>
              <w:rPr>
                <w:i/>
              </w:rPr>
              <w:t xml:space="preserve">Use Case </w:t>
            </w:r>
            <w:del w:id="2289" w:author="Claude" w:date="2026-10-08T00:00:00Z">
              <w:r>
                <w:rPr>
                  <w:i/>
                </w:rPr>
                <w:delText xml:space="preserve">dừng</w:delText>
              </w:r>
            </w:del>
            <w:ins w:id="2290" w:author="Claude" w:date="2026-10-08T00:00:00Z">
              <w:r>
                <w:rPr>
                  <w:i/>
                </w:rPr>
                <w:t xml:space="preserve">tiếp</w:t>
              </w:r>
            </w:ins>
            <w:r>
              <w:rPr>
                <w:i/>
              </w:rPr>
              <w:t xml:space="preserve"> </w:t>
            </w:r>
            <w:del w:id="2287" w:author="Claude" w:date="2026-10-08T00:00:00Z">
              <w:r>
                <w:rPr>
                  <w:i/>
                </w:rPr>
                <w:delText xml:space="preserve">lại.</w:delText>
              </w:r>
            </w:del>
            <w:ins w:id="2288" w:author="Claude" w:date="2026-10-08T00:00:00Z">
              <w:r>
                <w:rPr>
                  <w:i/>
                </w:rPr>
                <w:t xml:space="preserve">tục bước 3.</w:t>
              </w:r>
            </w:ins>
          </w:p>
        </w:tc>
      </w:tr>
      <w:tr w14:paraId="377BA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DA20CF2">
            <w:pPr>
              <w:spacing w:after="0" w:line="240" w:lineRule="auto"/>
              <w:jc w:val="right"/>
            </w:pPr>
            <w:r>
              <w:t>Postconditions</w:t>
            </w:r>
          </w:p>
        </w:tc>
        <w:tc>
          <w:tcPr>
            <w:tcW w:w="7508" w:type="dxa"/>
            <w:gridSpan w:val="3"/>
          </w:tcPr>
          <w:p w14:paraId="0624BF98">
            <w:pPr>
              <w:spacing w:after="0" w:line="240" w:lineRule="auto"/>
            </w:pPr>
            <w:r>
              <w:t>• Thương lái chỉ xem đúng giao dịch của mình; không có thay đổi dữ liệu.</w:t>
            </w:r>
          </w:p>
        </w:tc>
      </w:tr>
      <w:tr w14:paraId="57CB3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468C3E3">
            <w:pPr>
              <w:spacing w:after="0" w:line="240" w:lineRule="auto"/>
              <w:jc w:val="right"/>
            </w:pPr>
            <w:r>
              <w:t>Business Rules / NFR</w:t>
            </w:r>
          </w:p>
        </w:tc>
        <w:tc>
          <w:tcPr>
            <w:tcW w:w="7508" w:type="dxa"/>
            <w:gridSpan w:val="3"/>
          </w:tcPr>
          <w:p w14:paraId="739F2FD1">
            <w:pPr>
              <w:spacing w:after="0" w:line="240" w:lineRule="auto"/>
            </w:pPr>
            <w:r>
              <w:t>Business Rules: BR-08.</w:t>
            </w:r>
          </w:p>
          <w:p w14:paraId="721B32E5">
            <w:pPr>
              <w:spacing w:after="0" w:line="240" w:lineRule="auto"/>
            </w:pPr>
            <w:r>
              <w:t>NFR: NFR-01, NFR-03.</w:t>
            </w:r>
          </w:p>
        </w:tc>
      </w:tr>
    </w:tbl>
    <w:p w14:paraId="4F92FC71">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07535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39155838">
            <w:pPr>
              <w:spacing w:after="0" w:line="240" w:lineRule="auto"/>
            </w:pPr>
            <w:r>
              <w:rPr>
                <w:rFonts w:ascii="Consolas" w:hAnsi="Consolas"/>
                <w:sz w:val="17"/>
              </w:rPr>
              <w:t>[Đơn của tôi] Sản phẩm, lượng đặt, trạng thái thu/cân.</w:t>
            </w:r>
          </w:p>
          <w:p w14:paraId="7B9E76F5">
            <w:pPr>
              <w:spacing w:after="0" w:line="240" w:lineRule="auto"/>
            </w:pPr>
            <w:r>
              <w:rPr>
                <w:rFonts w:ascii="Consolas" w:hAnsi="Consolas"/>
                <w:sz w:val="17"/>
              </w:rPr>
              <w:t>[Nhận tại cảng] Phiếu cân đã xác nhận, giá đơn, thành tiền, biên nhận và tiền đã trả/còn nợ; không theo dõi shipper.</w:t>
            </w:r>
          </w:p>
          <w:p w14:paraId="12D60426">
            <w:pPr>
              <w:spacing w:after="0" w:line="240" w:lineRule="auto"/>
            </w:pPr>
            <w:r>
              <w:rPr>
                <w:rFonts w:ascii="Consolas" w:hAnsi="Consolas"/>
                <w:sz w:val="17"/>
              </w:rPr>
              <w:t>Dòng báo khi lịch sử chưa ghép chắc chắn: chứng từ cũ tạm ẩn, chờ Chủ HTX đối chiếu ở UC42 (</w:t>
            </w:r>
            <w:r>
              <w:fldChar w:fldCharType="begin"/>
              <w:instrText xml:space="preserve"> HYPERLINK \l "MSG57" \o "MSG57 (Thông tin): Chứng từ cũ tạm thời được ẩn cho tới khi xác minh xong danh tính." </w:instrText>
              <w:fldChar w:fldCharType="separate"/>
            </w:r>
            <w:r>
              <w:rPr>
                <w:rFonts w:ascii="Consolas" w:hAnsi="Consolas"/>
                <w:sz w:val="17"/>
              </w:rPr>
              <w:t>MSG57</w:t>
              <w:fldChar w:fldCharType="end"/>
              <w:t>); lịch sử đã ghép (UC01 bước 5, UC02 nhánh 3a, UC05 nhánh 3b hoặc UC42) hiện cùng chứng từ mới.</w:t>
            </w:r>
          </w:p>
        </w:tc>
      </w:tr>
    </w:tbl>
    <w:p w14:paraId="64293E42">
      <w:pPr>
        <w:pStyle w:val="5"/>
      </w:pPr>
      <w:r>
        <w:t>Dữ liệu nhập / lựa chọn</w:t>
      </w:r>
    </w:p>
    <w:p w14:paraId="747D1CCF">
      <w:r>
        <w:t>• Bộ lọc ngày/trạng thái — tùy chọn</w:t>
      </w:r>
    </w:p>
    <w:p w14:paraId="3FD792EF">
      <w:r>
        <w:t>• Mã đơn để mở chi tiết — bắt buộc khi xem chi tiết</w:t>
      </w:r>
    </w:p>
    <w:p w14:paraId="43796ED6">
      <w:pPr>
        <w:pStyle w:val="5"/>
      </w:pPr>
      <w:r>
        <w:t>UC liên kết và dữ liệu chuyển tiếp</w:t>
      </w:r>
    </w:p>
    <w:p w14:paraId="679F3362">
      <w:r>
        <w:t>• UC42: xác minh hồ sơ</w:t>
      </w:r>
    </w:p>
    <w:p w14:paraId="598BD14A">
      <w:r>
        <w:t>• UC43: yêu cầu</w:t>
      </w:r>
    </w:p>
    <w:p w14:paraId="69003241">
      <w:r>
        <w:t>• UC45: bàn giao</w:t>
      </w:r>
    </w:p>
    <w:p w14:paraId="20B32194">
      <w:r>
        <w:t>• UC40: QR công khai</w:t>
      </w:r>
    </w:p>
    <w:p w14:paraId="22C65518">
      <w:pPr>
        <w:pStyle w:val="5"/>
      </w:pPr>
      <w:r>
        <w:t>Các process trong UC</w:t>
      </w:r>
    </w:p>
    <w:p w14:paraId="67466BD3">
      <w:r>
        <w:t>1. Xem đơn và kết quả nhận tại cảng của tôi — xem lượng đặt và cân</w:t>
      </w:r>
    </w:p>
    <w:p w14:paraId="2C8325A0">
      <w:r>
        <w:t>2. Xem đơn và kết quả nhận tại cảng của tôi — xem biên nhận, thanh toán/công nợ</w:t>
      </w:r>
    </w:p>
    <w:p w14:paraId="31CB9AD6">
      <w:pPr>
        <w:pStyle w:val="4"/>
      </w:pPr>
      <w:bookmarkStart w:id="146" w:name="_Toc26365"/>
      <w:bookmarkStart w:id="147" w:name="_Toc26910"/>
      <w:r>
        <w:t>7.6 UC47 - Xem biên nhận và công nợ của mình</w:t>
      </w:r>
      <w:bookmarkEnd w:id="146"/>
      <w:bookmarkEnd w:id="147"/>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4E58D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24D315C">
            <w:pPr>
              <w:spacing w:after="0" w:line="240" w:lineRule="auto"/>
              <w:jc w:val="right"/>
            </w:pPr>
            <w:r>
              <w:t>Primary Actors</w:t>
            </w:r>
          </w:p>
        </w:tc>
        <w:tc>
          <w:tcPr>
            <w:tcW w:w="2685" w:type="dxa"/>
          </w:tcPr>
          <w:p w14:paraId="3A20D5E7">
            <w:pPr>
              <w:spacing w:after="0" w:line="240" w:lineRule="auto"/>
            </w:pPr>
            <w:r>
              <w:t>Thương lái.</w:t>
            </w:r>
          </w:p>
        </w:tc>
        <w:tc>
          <w:tcPr>
            <w:tcW w:w="1890" w:type="dxa"/>
          </w:tcPr>
          <w:p w14:paraId="550823D0">
            <w:pPr>
              <w:spacing w:after="0" w:line="240" w:lineRule="auto"/>
              <w:jc w:val="right"/>
            </w:pPr>
            <w:r>
              <w:t>Secondary Actors</w:t>
            </w:r>
          </w:p>
        </w:tc>
        <w:tc>
          <w:tcPr>
            <w:tcW w:w="2933" w:type="dxa"/>
          </w:tcPr>
          <w:p w14:paraId="52EE8A64">
            <w:pPr>
              <w:spacing w:after="0" w:line="240" w:lineRule="auto"/>
            </w:pPr>
            <w:r>
              <w:t>Không có.</w:t>
            </w:r>
          </w:p>
        </w:tc>
      </w:tr>
      <w:tr w14:paraId="220E9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8D11D13">
            <w:pPr>
              <w:spacing w:after="0" w:line="240" w:lineRule="auto"/>
              <w:jc w:val="right"/>
            </w:pPr>
            <w:r>
              <w:t>Description</w:t>
            </w:r>
          </w:p>
        </w:tc>
        <w:tc>
          <w:tcPr>
            <w:tcW w:w="7508" w:type="dxa"/>
            <w:gridSpan w:val="3"/>
          </w:tcPr>
          <w:p w14:paraId="3D7AA34B">
            <w:pPr>
              <w:spacing w:after="0" w:line="240" w:lineRule="auto"/>
            </w:pPr>
            <w:r>
              <w:t>Tôi với vai trò là thương lái, tôi muốn xem biên nhận, khoản đã trả, giảm trừ, hoàn tiền và số còn nợ của mình, để biết chính xác công nợ với HTX.</w:t>
            </w:r>
          </w:p>
        </w:tc>
      </w:tr>
      <w:tr w14:paraId="6B5BD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AF715B5">
            <w:pPr>
              <w:spacing w:after="0" w:line="240" w:lineRule="auto"/>
              <w:jc w:val="right"/>
            </w:pPr>
            <w:r>
              <w:t>Trigger</w:t>
            </w:r>
          </w:p>
        </w:tc>
        <w:tc>
          <w:tcPr>
            <w:tcW w:w="7508" w:type="dxa"/>
            <w:gridSpan w:val="3"/>
          </w:tcPr>
          <w:p w14:paraId="581ED109">
            <w:pPr>
              <w:spacing w:after="0" w:line="240" w:lineRule="auto"/>
            </w:pPr>
            <w:r>
              <w:t>Thương lái muốn biết số còn nợ hoặc xem biên nhận.</w:t>
            </w:r>
          </w:p>
        </w:tc>
      </w:tr>
      <w:tr w14:paraId="58625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D4ABA7B">
            <w:pPr>
              <w:spacing w:after="0" w:line="240" w:lineRule="auto"/>
              <w:jc w:val="right"/>
            </w:pPr>
            <w:r>
              <w:t>Priority</w:t>
            </w:r>
          </w:p>
        </w:tc>
        <w:tc>
          <w:tcPr>
            <w:tcW w:w="7508" w:type="dxa"/>
            <w:gridSpan w:val="3"/>
          </w:tcPr>
          <w:p w14:paraId="20F8EBD4">
            <w:pPr>
              <w:spacing w:after="0" w:line="240" w:lineRule="auto"/>
            </w:pPr>
            <w:r>
              <w:t>Must have (đề xuất)</w:t>
            </w:r>
          </w:p>
        </w:tc>
      </w:tr>
      <w:tr w14:paraId="5ADE0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6941BCC">
            <w:pPr>
              <w:spacing w:after="0" w:line="240" w:lineRule="auto"/>
              <w:jc w:val="right"/>
            </w:pPr>
            <w:r>
              <w:t>Preconditions</w:t>
            </w:r>
          </w:p>
        </w:tc>
        <w:tc>
          <w:tcPr>
            <w:tcW w:w="7508" w:type="dxa"/>
            <w:gridSpan w:val="3"/>
          </w:tcPr>
          <w:p w14:paraId="71A24FDF">
            <w:pPr>
              <w:spacing w:after="0" w:line="240" w:lineRule="auto"/>
            </w:pPr>
            <w:r>
              <w:t>• Thương lái đã đăng nhập; tài khoản gắn đúng hồ sơ khách ở UC42.</w:t>
            </w:r>
          </w:p>
        </w:tc>
      </w:tr>
      <w:tr w14:paraId="4F485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313D251">
            <w:pPr>
              <w:spacing w:after="0" w:line="240" w:lineRule="auto"/>
              <w:jc w:val="right"/>
            </w:pPr>
            <w:r>
              <w:t>Normal Flow</w:t>
            </w:r>
          </w:p>
        </w:tc>
        <w:tc>
          <w:tcPr>
            <w:tcW w:w="7508" w:type="dxa"/>
            <w:gridSpan w:val="3"/>
          </w:tcPr>
          <w:p w14:paraId="2DF110DB">
            <w:pPr>
              <w:spacing w:after="0" w:line="240" w:lineRule="auto"/>
            </w:pPr>
            <w:r>
              <w:t>1. Thương lái mở Biên nhận và công nợ. (SCR-31)</w:t>
            </w:r>
          </w:p>
          <w:p w14:paraId="7ACE705D">
            <w:pPr>
              <w:spacing w:after="0" w:line="240" w:lineRule="auto"/>
            </w:pPr>
            <w:r>
              <w:t>2. Hệ thống lọc giao dịch theo hồ sơ của thương lái.</w:t>
            </w:r>
          </w:p>
          <w:p w14:paraId="493FCB7B">
            <w:pPr>
              <w:spacing w:after="0" w:line="240" w:lineRule="auto"/>
            </w:pPr>
            <w:r>
              <w:t>3. Hệ thống tổng hợp giá trị bán (UC48), tiền đã trả (UC49), điều chỉnh (UC53) và tiền hoàn (UC54).</w:t>
            </w:r>
          </w:p>
          <w:p w14:paraId="45381B56">
            <w:pPr>
              <w:spacing w:after="0" w:line="240" w:lineRule="auto"/>
            </w:pPr>
            <w:r>
              <w:t>4. Thương lái chọn một biên nhận để xem chi tiết và giải thích số dư.</w:t>
            </w:r>
          </w:p>
        </w:tc>
      </w:tr>
      <w:tr w14:paraId="32312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8332E3C">
            <w:pPr>
              <w:spacing w:after="0" w:line="240" w:lineRule="auto"/>
              <w:jc w:val="right"/>
            </w:pPr>
            <w:r>
              <w:t>Alternative Flows</w:t>
            </w:r>
          </w:p>
        </w:tc>
        <w:tc>
          <w:tcPr>
            <w:tcW w:w="7508" w:type="dxa"/>
            <w:gridSpan w:val="3"/>
          </w:tcPr>
          <w:p w14:paraId="670B9A77">
            <w:pPr>
              <w:spacing w:after="0" w:line="240" w:lineRule="auto"/>
            </w:pPr>
            <w:r>
              <w:t>2a. Chưa có giao dịch.</w:t>
            </w:r>
          </w:p>
          <w:p w14:paraId="42DD19D2">
            <w:pPr>
              <w:spacing w:after="0" w:line="240" w:lineRule="auto"/>
            </w:pPr>
            <w:r>
              <w:t>2a1. Hệ thống hiện danh sách rỗng và số dư 0. (</w:t>
              <w:fldChar w:fldCharType="begin"/>
              <w:instrText xml:space="preserve"> HYPERLINK \l "MSG08" \o "MSG08 (Thông tin): Chưa có dữ liệu cho {object_name} trong phạm vi đã chọn." </w:instrText>
              <w:fldChar w:fldCharType="separate"/>
              <w:t>MSG08</w:t>
              <w:fldChar w:fldCharType="end"/>
              <w:t>)</w:t>
            </w:r>
          </w:p>
          <w:p w14:paraId="5AE8A1C3">
            <w:pPr>
              <w:spacing w:after="0" w:line="240" w:lineRule="auto"/>
            </w:pPr>
            <w:r>
              <w:rPr>
                <w:i/>
              </w:rPr>
              <w:t>Use Case kết thúc thành công.</w:t>
            </w:r>
          </w:p>
          <w:p w14:paraId="19C0A13C">
            <w:pPr>
              <w:spacing w:after="0" w:line="240" w:lineRule="auto"/>
            </w:pPr>
            <w:r>
              <w:t>3a. Có trả hàng nhưng Chủ HTX chưa quyết định trừ nợ/hoàn tiền.</w:t>
            </w:r>
          </w:p>
          <w:p w14:paraId="56DC39E3">
            <w:pPr>
              <w:spacing w:after="0" w:line="240" w:lineRule="auto"/>
            </w:pPr>
            <w:r>
              <w:t>3a1. Hệ thống hiện trạng thái đang xử lý, không tự giảm nợ.</w:t>
            </w:r>
          </w:p>
          <w:p w14:paraId="2F2D7F15">
            <w:pPr>
              <w:spacing w:after="0" w:line="240" w:lineRule="auto"/>
            </w:pPr>
            <w:r>
              <w:rPr>
                <w:i/>
              </w:rPr>
              <w:t>Use Case tiếp tục bước 4.</w:t>
            </w:r>
          </w:p>
        </w:tc>
      </w:tr>
      <w:tr w14:paraId="478F2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D47A1D6">
            <w:pPr>
              <w:spacing w:after="0" w:line="240" w:lineRule="auto"/>
              <w:jc w:val="right"/>
            </w:pPr>
            <w:r>
              <w:t>Exception Flows</w:t>
            </w:r>
          </w:p>
        </w:tc>
        <w:tc>
          <w:tcPr>
            <w:tcW w:w="7508" w:type="dxa"/>
            <w:gridSpan w:val="3"/>
          </w:tcPr>
          <w:p w14:paraId="09B26B2D">
            <w:pPr>
              <w:spacing w:after="0" w:line="240" w:lineRule="auto"/>
            </w:pPr>
            <w:r>
              <w:t>2b. Lịch sử ghép mơ hồ.</w:t>
            </w:r>
          </w:p>
          <w:p w14:paraId="5C72FDF3">
            <w:pPr>
              <w:spacing w:after="0" w:line="240" w:lineRule="auto"/>
            </w:pPr>
            <w:r>
              <w:t xml:space="preserve">2b1. Hệ thống ẩn chứng từ cũ </w:t>
            </w:r>
            <w:ins w:id="2293" w:author="Claude" w:date="2026-10-08T00:00:00Z">
              <w:r>
                <w:t xml:space="preserve">chưa ghép </w:t>
              </w:r>
            </w:ins>
            <w:r>
              <w:t xml:space="preserve">tới khi xử lý danh </w:t>
            </w:r>
            <w:del w:id="2291" w:author="Claude" w:date="2026-10-08T00:00:00Z">
              <w:r>
                <w:delText xml:space="preserve">tính.</w:delText>
              </w:r>
            </w:del>
            <w:ins w:id="2292" w:author="Claude" w:date="2026-10-08T00:00:00Z">
              <w:r>
                <w:t xml:space="preserve">tính, vẫn hiện chứng từ mới kèm dòng báo.</w:t>
              </w:r>
            </w:ins>
            <w:r>
              <w:t xml:space="preserve"> (</w:t>
              <w:fldChar w:fldCharType="begin"/>
              <w:instrText xml:space="preserve"> HYPERLINK \l "MSG57" \o "MSG57 (Thông tin): Chứng từ cũ tạm thời được ẩn cho tới khi xác minh xong danh tính." </w:instrText>
              <w:fldChar w:fldCharType="separate"/>
              <w:t>MSG57</w:t>
              <w:fldChar w:fldCharType="end"/>
              <w:t>)</w:t>
            </w:r>
          </w:p>
          <w:p w14:paraId="7B8B811D">
            <w:pPr>
              <w:spacing w:after="0" w:line="240" w:lineRule="auto"/>
            </w:pPr>
            <w:r>
              <w:rPr>
                <w:i/>
              </w:rPr>
              <w:t xml:space="preserve">Use Case </w:t>
            </w:r>
            <w:del w:id="2296" w:author="Claude" w:date="2026-10-08T00:00:00Z">
              <w:r>
                <w:rPr>
                  <w:i/>
                </w:rPr>
                <w:delText xml:space="preserve">dừng</w:delText>
              </w:r>
            </w:del>
            <w:ins w:id="2297" w:author="Claude" w:date="2026-10-08T00:00:00Z">
              <w:r>
                <w:rPr>
                  <w:i/>
                </w:rPr>
                <w:t xml:space="preserve">tiếp</w:t>
              </w:r>
            </w:ins>
            <w:r>
              <w:rPr>
                <w:i/>
              </w:rPr>
              <w:t xml:space="preserve"> </w:t>
            </w:r>
            <w:del w:id="2294" w:author="Claude" w:date="2026-10-08T00:00:00Z">
              <w:r>
                <w:rPr>
                  <w:i/>
                </w:rPr>
                <w:delText xml:space="preserve">lại.</w:delText>
              </w:r>
            </w:del>
            <w:ins w:id="2295" w:author="Claude" w:date="2026-10-08T00:00:00Z">
              <w:r>
                <w:rPr>
                  <w:i/>
                </w:rPr>
                <w:t xml:space="preserve">tục bước 3.</w:t>
              </w:r>
            </w:ins>
          </w:p>
        </w:tc>
      </w:tr>
      <w:tr w14:paraId="545B0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A08136B">
            <w:pPr>
              <w:spacing w:after="0" w:line="240" w:lineRule="auto"/>
              <w:jc w:val="right"/>
            </w:pPr>
            <w:r>
              <w:t>Postconditions</w:t>
            </w:r>
          </w:p>
        </w:tc>
        <w:tc>
          <w:tcPr>
            <w:tcW w:w="7508" w:type="dxa"/>
            <w:gridSpan w:val="3"/>
          </w:tcPr>
          <w:p w14:paraId="6187BDA8">
            <w:pPr>
              <w:spacing w:after="0" w:line="240" w:lineRule="auto"/>
            </w:pPr>
            <w:r>
              <w:t>• Thương lái thấy số dư trong phạm vi của mình; không có thay đổi tài chính.</w:t>
            </w:r>
          </w:p>
        </w:tc>
      </w:tr>
      <w:tr w14:paraId="528B3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85F861D">
            <w:pPr>
              <w:spacing w:after="0" w:line="240" w:lineRule="auto"/>
              <w:jc w:val="right"/>
            </w:pPr>
            <w:r>
              <w:t>Business Rules / NFR</w:t>
            </w:r>
          </w:p>
        </w:tc>
        <w:tc>
          <w:tcPr>
            <w:tcW w:w="7508" w:type="dxa"/>
            <w:gridSpan w:val="3"/>
          </w:tcPr>
          <w:p w14:paraId="22F2CB3E">
            <w:pPr>
              <w:spacing w:after="0" w:line="240" w:lineRule="auto"/>
            </w:pPr>
            <w:r>
              <w:t>Business Rules: BR-22.</w:t>
            </w:r>
          </w:p>
          <w:p w14:paraId="3ED522BF">
            <w:pPr>
              <w:spacing w:after="0" w:line="240" w:lineRule="auto"/>
            </w:pPr>
            <w:r>
              <w:t>NFR: NFR-01, NFR-03.</w:t>
            </w:r>
          </w:p>
        </w:tc>
      </w:tr>
    </w:tbl>
    <w:p w14:paraId="6E97C77C">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0B878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59287B96">
            <w:pPr>
              <w:spacing w:after="0" w:line="240" w:lineRule="auto"/>
            </w:pPr>
            <w:r>
              <w:rPr>
                <w:rFonts w:ascii="Consolas" w:hAnsi="Consolas"/>
                <w:sz w:val="17"/>
              </w:rPr>
              <w:t>[Tài khoản &gt; Biên nhận &amp; công nợ] Danh sách biên nhận theo ngày/mã.</w:t>
            </w:r>
          </w:p>
          <w:p w14:paraId="0919BE9D">
            <w:pPr>
              <w:spacing w:after="0" w:line="240" w:lineRule="auto"/>
            </w:pPr>
            <w:r>
              <w:rPr>
                <w:rFonts w:ascii="Consolas" w:hAnsi="Consolas"/>
                <w:sz w:val="17"/>
              </w:rPr>
              <w:t>[Chi tiết] Lượng khách nhận, giá, giá trị gốc, giảm giá/credit, tiền đã nhận, hoàn thực, còn nợ hoặc tín dụng.</w:t>
            </w:r>
          </w:p>
          <w:p w14:paraId="7920C641">
            <w:pPr>
              <w:spacing w:after="0" w:line="240" w:lineRule="auto"/>
            </w:pPr>
            <w:r>
              <w:rPr>
                <w:rFonts w:ascii="Consolas" w:hAnsi="Consolas"/>
                <w:sz w:val="17"/>
              </w:rPr>
              <w:t>[Liên kết] Nguồn lô/QR; nhãn biên nhận nội bộ, không tự gọi hóa đơn điện tử pháp định.</w:t>
            </w:r>
          </w:p>
          <w:p w14:paraId="0284E1B8">
            <w:pPr>
              <w:spacing w:after="0" w:line="240" w:lineRule="auto"/>
            </w:pPr>
            <w:r>
              <w:rPr>
                <w:rFonts w:ascii="Consolas" w:hAnsi="Consolas"/>
                <w:sz w:val="17"/>
              </w:rPr>
              <w:t>Dòng báo khi lịch sử chưa ghép chắc chắn: chứng từ cũ tạm ẩn, chờ Chủ HTX đối chiếu ở UC42 (</w:t>
            </w:r>
            <w:r>
              <w:fldChar w:fldCharType="begin"/>
              <w:instrText xml:space="preserve"> HYPERLINK \l "MSG57" \o "MSG57 (Thông tin): Chứng từ cũ tạm thời được ẩn cho tới khi xác minh xong danh tính." </w:instrText>
              <w:fldChar w:fldCharType="separate"/>
            </w:r>
            <w:r>
              <w:rPr>
                <w:rFonts w:ascii="Consolas" w:hAnsi="Consolas"/>
                <w:sz w:val="17"/>
              </w:rPr>
              <w:t>MSG57</w:t>
              <w:fldChar w:fldCharType="end"/>
              <w:t>); lịch sử đã ghép (UC01 bước 5, UC02 nhánh 3a, UC05 nhánh 3b hoặc UC42) hiện cùng chứng từ mới.</w:t>
            </w:r>
          </w:p>
        </w:tc>
      </w:tr>
    </w:tbl>
    <w:p w14:paraId="0D199C0D">
      <w:pPr>
        <w:pStyle w:val="5"/>
      </w:pPr>
      <w:r>
        <w:t>Dữ liệu nhập / lựa chọn</w:t>
      </w:r>
    </w:p>
    <w:p w14:paraId="4BB1AC8C">
      <w:r>
        <w:t>• Bộ lọc kỳ/mã biên nhận — tùy chọn</w:t>
      </w:r>
    </w:p>
    <w:p w14:paraId="4C4E79AD">
      <w:r>
        <w:t>• Biên nhận được chọn — bắt buộc để xem chi tiết</w:t>
      </w:r>
    </w:p>
    <w:p w14:paraId="2284B02C">
      <w:pPr>
        <w:pStyle w:val="5"/>
      </w:pPr>
      <w:r>
        <w:t>UC liên kết và dữ liệu chuyển tiếp</w:t>
      </w:r>
    </w:p>
    <w:p w14:paraId="19FA6433">
      <w:r>
        <w:t>• UC42: xác minh hồ sơ</w:t>
      </w:r>
    </w:p>
    <w:p w14:paraId="5A568F18">
      <w:r>
        <w:t>• UC45: giao tại cảng</w:t>
      </w:r>
    </w:p>
    <w:p w14:paraId="56D5431C">
      <w:r>
        <w:t>• UC48: chốt bán</w:t>
      </w:r>
    </w:p>
    <w:p w14:paraId="27D91229">
      <w:r>
        <w:t>• UC53: giảm giá sau bán</w:t>
      </w:r>
    </w:p>
    <w:p w14:paraId="4B370120">
      <w:pPr>
        <w:pStyle w:val="5"/>
      </w:pPr>
      <w:r>
        <w:t>Các process trong UC</w:t>
      </w:r>
    </w:p>
    <w:p w14:paraId="3C70E4E5">
      <w:r>
        <w:t>1. Xem biên nhận và công nợ của mình: mở biên nhận</w:t>
      </w:r>
    </w:p>
    <w:p w14:paraId="15EFB5E3">
      <w:r>
        <w:t>2. Xem biên nhận và công nợ của mình: đối chiếu các khoản</w:t>
      </w:r>
    </w:p>
    <w:p w14:paraId="331404DE">
      <w:pPr>
        <w:pStyle w:val="4"/>
      </w:pPr>
      <w:bookmarkStart w:id="148" w:name="_Toc10153"/>
      <w:bookmarkStart w:id="149" w:name="_Toc18572"/>
      <w:r>
        <w:t>7.7 UC48 - Chốt giao dịch bán</w:t>
      </w:r>
      <w:bookmarkEnd w:id="148"/>
      <w:bookmarkEnd w:id="149"/>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79353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018ABAA">
            <w:pPr>
              <w:spacing w:after="0" w:line="240" w:lineRule="auto"/>
              <w:jc w:val="right"/>
            </w:pPr>
            <w:r>
              <w:t>Primary Actors</w:t>
            </w:r>
          </w:p>
        </w:tc>
        <w:tc>
          <w:tcPr>
            <w:tcW w:w="2685" w:type="dxa"/>
          </w:tcPr>
          <w:p w14:paraId="4D752738">
            <w:pPr>
              <w:spacing w:after="0" w:line="240" w:lineRule="auto"/>
            </w:pPr>
            <w:r>
              <w:t>Chủ HTX; Quản lý khu.</w:t>
            </w:r>
          </w:p>
        </w:tc>
        <w:tc>
          <w:tcPr>
            <w:tcW w:w="1890" w:type="dxa"/>
          </w:tcPr>
          <w:p w14:paraId="069C9B21">
            <w:pPr>
              <w:spacing w:after="0" w:line="240" w:lineRule="auto"/>
              <w:jc w:val="right"/>
            </w:pPr>
            <w:r>
              <w:t>Secondary Actors</w:t>
            </w:r>
          </w:p>
        </w:tc>
        <w:tc>
          <w:tcPr>
            <w:tcW w:w="2933" w:type="dxa"/>
          </w:tcPr>
          <w:p w14:paraId="10D4B623">
            <w:pPr>
              <w:spacing w:after="0" w:line="240" w:lineRule="auto"/>
            </w:pPr>
            <w:r>
              <w:t>Zalo OA; Dịch vụ email; Dịch vụ SMS; Dịch vụ lưu trữ đám mây.</w:t>
            </w:r>
          </w:p>
        </w:tc>
      </w:tr>
      <w:tr w14:paraId="2F88E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0C25F5E">
            <w:pPr>
              <w:spacing w:after="0" w:line="240" w:lineRule="auto"/>
              <w:jc w:val="right"/>
            </w:pPr>
            <w:r>
              <w:t>Description</w:t>
            </w:r>
          </w:p>
        </w:tc>
        <w:tc>
          <w:tcPr>
            <w:tcW w:w="7508" w:type="dxa"/>
            <w:gridSpan w:val="3"/>
          </w:tcPr>
          <w:p w14:paraId="197DC77C">
            <w:pPr>
              <w:spacing w:after="0" w:line="240" w:lineRule="auto"/>
            </w:pPr>
            <w:r>
              <w:t>Tôi với vai trò là Chủ HTX hoặc Quản lý khu phụ trách đơn, tôi muốn chốt một giao dịch bán từ số cân và giá đã thống nhất, để doanh thu và công nợ khớp thực tế tại cảng.</w:t>
            </w:r>
          </w:p>
        </w:tc>
      </w:tr>
      <w:tr w14:paraId="33508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F2CA347">
            <w:pPr>
              <w:spacing w:after="0" w:line="240" w:lineRule="auto"/>
              <w:jc w:val="right"/>
            </w:pPr>
            <w:r>
              <w:t>Trigger</w:t>
            </w:r>
          </w:p>
        </w:tc>
        <w:tc>
          <w:tcPr>
            <w:tcW w:w="7508" w:type="dxa"/>
            <w:gridSpan w:val="3"/>
          </w:tcPr>
          <w:p w14:paraId="068681A8">
            <w:pPr>
              <w:spacing w:after="0" w:line="240" w:lineRule="auto"/>
            </w:pPr>
            <w:r>
              <w:t>UC45 gọi sau khi hàng đã bàn giao.</w:t>
            </w:r>
          </w:p>
        </w:tc>
      </w:tr>
      <w:tr w14:paraId="296B6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056CBC5">
            <w:pPr>
              <w:spacing w:after="0" w:line="240" w:lineRule="auto"/>
              <w:jc w:val="right"/>
            </w:pPr>
            <w:r>
              <w:t>Priority</w:t>
            </w:r>
          </w:p>
        </w:tc>
        <w:tc>
          <w:tcPr>
            <w:tcW w:w="7508" w:type="dxa"/>
            <w:gridSpan w:val="3"/>
          </w:tcPr>
          <w:p w14:paraId="45CCFD6F">
            <w:pPr>
              <w:spacing w:after="0" w:line="240" w:lineRule="auto"/>
            </w:pPr>
            <w:r>
              <w:t>Must have (đề xuất)</w:t>
            </w:r>
          </w:p>
        </w:tc>
      </w:tr>
      <w:tr w14:paraId="07ACC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B4DAD82">
            <w:pPr>
              <w:spacing w:after="0" w:line="240" w:lineRule="auto"/>
              <w:jc w:val="right"/>
            </w:pPr>
            <w:r>
              <w:t>Preconditions</w:t>
            </w:r>
          </w:p>
        </w:tc>
        <w:tc>
          <w:tcPr>
            <w:tcW w:w="7508" w:type="dxa"/>
            <w:gridSpan w:val="3"/>
          </w:tcPr>
          <w:p w14:paraId="244A86B3">
            <w:pPr>
              <w:spacing w:after="0" w:line="240" w:lineRule="auto"/>
            </w:pPr>
            <w:r>
              <w:t>• UC45 đã có cân được thương lái xác nhận, giá đã thống nhất và hàng đã bàn giao.</w:t>
            </w:r>
          </w:p>
          <w:p w14:paraId="16DB629B">
            <w:pPr>
              <w:spacing w:after="0" w:line="240" w:lineRule="auto"/>
            </w:pPr>
            <w:r>
              <w:t>• Quản lý khu phải được giao phụ trách đơn.</w:t>
            </w:r>
          </w:p>
        </w:tc>
      </w:tr>
      <w:tr w14:paraId="13344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2DE3556">
            <w:pPr>
              <w:spacing w:after="0" w:line="240" w:lineRule="auto"/>
              <w:jc w:val="right"/>
            </w:pPr>
            <w:r>
              <w:t>Normal Flow</w:t>
            </w:r>
          </w:p>
        </w:tc>
        <w:tc>
          <w:tcPr>
            <w:tcW w:w="7508" w:type="dxa"/>
            <w:gridSpan w:val="3"/>
          </w:tcPr>
          <w:p w14:paraId="13C6957D">
            <w:pPr>
              <w:spacing w:after="0" w:line="240" w:lineRule="auto"/>
            </w:pPr>
            <w:r>
              <w:t>1. Hệ thống hiện đối chiếu mục tiêu – ước tính – số cân – bàn giao của đơn. (SCR-32)</w:t>
            </w:r>
          </w:p>
          <w:p w14:paraId="344A1C77">
            <w:pPr>
              <w:spacing w:after="0" w:line="240" w:lineRule="auto"/>
            </w:pPr>
            <w:r>
              <w:t>2. Hệ thống tính kg × giá và gợi ý số tiền làm tròn lên nghìn đồng gần nhất.</w:t>
            </w:r>
          </w:p>
          <w:p w14:paraId="443C0F7B">
            <w:pPr>
              <w:spacing w:after="0" w:line="240" w:lineRule="auto"/>
            </w:pPr>
            <w:r>
              <w:t>3. Người thao tác xác nhận hoặc nhập số tiền cuối.</w:t>
            </w:r>
          </w:p>
          <w:p w14:paraId="1784BA49">
            <w:pPr>
              <w:spacing w:after="0" w:line="240" w:lineRule="auto"/>
            </w:pPr>
            <w:r>
              <w:t>4. Hệ thống tạo một giao dịch bán, biên nhận và khoản phải thu; lưu chứng từ trên dịch vụ lưu trữ đám mây; đơn chuyển Đã bàn giao → Đã chốt bán.</w:t>
            </w:r>
          </w:p>
          <w:p w14:paraId="7C2E8292">
            <w:pPr>
              <w:spacing w:after="0" w:line="240" w:lineRule="auto"/>
            </w:pPr>
            <w:r>
              <w:t>5. Hệ thống tạo QR chuyển khoản theo chuẩn VietQR từ tài khoản ngân hàng của HTX (UC09), số tiền và mã giao dịch, rồi gửi kèm số tiền cho thương lái qua UC70 (Zalo OA, email hoặc SMS).</w:t>
            </w:r>
          </w:p>
          <w:p w14:paraId="4DFA3057">
            <w:pPr>
              <w:spacing w:after="0" w:line="240" w:lineRule="auto"/>
            </w:pPr>
            <w:r>
              <w:t>6. Thương lái trả ngay; Chủ HTX hoặc Kế toán ghi tiền ở UC49 và gửi biên nhận qua UC70. (SCR-54)</w:t>
            </w:r>
          </w:p>
        </w:tc>
      </w:tr>
      <w:tr w14:paraId="517CB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F4AA966">
            <w:pPr>
              <w:spacing w:after="0" w:line="240" w:lineRule="auto"/>
              <w:jc w:val="right"/>
            </w:pPr>
            <w:r>
              <w:t>Alternative Flows</w:t>
            </w:r>
          </w:p>
        </w:tc>
        <w:tc>
          <w:tcPr>
            <w:tcW w:w="7508" w:type="dxa"/>
            <w:gridSpan w:val="3"/>
          </w:tcPr>
          <w:p w14:paraId="5E4CE39E">
            <w:pPr>
              <w:spacing w:after="0" w:line="240" w:lineRule="auto"/>
            </w:pPr>
            <w:r>
              <w:t xml:space="preserve">1a. </w:t>
            </w:r>
            <w:del w:id="2301" w:author="Claude" w:date="2026-10-08T00:00:00Z">
              <w:r>
                <w:delText xml:space="preserve">Cần sửa điều</w:delText>
              </w:r>
            </w:del>
            <w:ins w:id="2302" w:author="Claude" w:date="2026-10-08T00:00:00Z">
              <w:r>
                <w:t xml:space="preserve">Điều</w:t>
              </w:r>
            </w:ins>
            <w:r>
              <w:t xml:space="preserve"> khoản đơn </w:t>
            </w:r>
            <w:ins w:id="2300" w:author="Claude" w:date="2026-10-08T00:00:00Z">
              <w:r>
                <w:t xml:space="preserve">đã được sửa </w:t>
              </w:r>
            </w:ins>
            <w:r>
              <w:t xml:space="preserve">trước khi </w:t>
            </w:r>
            <w:del w:id="2298" w:author="Claude" w:date="2026-10-08T00:00:00Z">
              <w:r>
                <w:delText xml:space="preserve">giao.</w:delText>
              </w:r>
            </w:del>
            <w:ins w:id="2299" w:author="Claude" w:date="2026-10-08T00:00:00Z">
              <w:r>
                <w:t xml:space="preserve">giao (UC44 nhánh 5c).</w:t>
              </w:r>
            </w:ins>
          </w:p>
          <w:p w14:paraId="5F709D5B">
            <w:pPr>
              <w:spacing w:after="0" w:line="240" w:lineRule="auto"/>
            </w:pPr>
            <w:r>
              <w:t xml:space="preserve">1a1. </w:t>
            </w:r>
            <w:del w:id="2317" w:author="Claude" w:date="2026-10-08T00:00:00Z">
              <w:r>
                <w:delText xml:space="preserve">Người</w:delText>
              </w:r>
            </w:del>
            <w:ins w:id="2318" w:author="Claude" w:date="2026-10-08T00:00:00Z">
              <w:r>
                <w:t xml:space="preserve">Hệ</w:t>
              </w:r>
            </w:ins>
            <w:r>
              <w:t xml:space="preserve"> </w:t>
            </w:r>
            <w:del w:id="2315" w:author="Claude" w:date="2026-10-08T00:00:00Z">
              <w:r>
                <w:delText xml:space="preserve">thao</w:delText>
              </w:r>
            </w:del>
            <w:ins w:id="2316" w:author="Claude" w:date="2026-10-08T00:00:00Z">
              <w:r>
                <w:t xml:space="preserve">thống</w:t>
              </w:r>
            </w:ins>
            <w:r>
              <w:t xml:space="preserve"> </w:t>
            </w:r>
            <w:del w:id="2313" w:author="Claude" w:date="2026-10-08T00:00:00Z">
              <w:r>
                <w:delText xml:space="preserve">tác</w:delText>
              </w:r>
            </w:del>
            <w:ins w:id="2314" w:author="Claude" w:date="2026-10-08T00:00:00Z">
              <w:r>
                <w:t xml:space="preserve">hiện</w:t>
              </w:r>
            </w:ins>
            <w:r>
              <w:t xml:space="preserve"> </w:t>
            </w:r>
            <w:del w:id="2311" w:author="Claude" w:date="2026-10-08T00:00:00Z">
              <w:r>
                <w:delText xml:space="preserve">sửa</w:delText>
              </w:r>
            </w:del>
            <w:ins w:id="2312" w:author="Claude" w:date="2026-10-08T00:00:00Z">
              <w:r>
                <w:t xml:space="preserve">điều</w:t>
              </w:r>
            </w:ins>
            <w:r>
              <w:t xml:space="preserve"> </w:t>
            </w:r>
            <w:del w:id="2309" w:author="Claude" w:date="2026-10-08T00:00:00Z">
              <w:r>
                <w:delText xml:space="preserve">phần</w:delText>
              </w:r>
            </w:del>
            <w:ins w:id="2310" w:author="Claude" w:date="2026-10-08T00:00:00Z">
              <w:r>
                <w:t xml:space="preserve">khoản</w:t>
              </w:r>
            </w:ins>
            <w:r>
              <w:t xml:space="preserve"> </w:t>
            </w:r>
            <w:del w:id="2307" w:author="Claude" w:date="2026-10-08T00:00:00Z">
              <w:r>
                <w:delText xml:space="preserve">chưa</w:delText>
              </w:r>
            </w:del>
            <w:ins w:id="2308" w:author="Claude" w:date="2026-10-08T00:00:00Z">
              <w:r>
                <w:t xml:space="preserve">hiện</w:t>
              </w:r>
            </w:ins>
            <w:r>
              <w:t xml:space="preserve"> </w:t>
            </w:r>
            <w:del w:id="2305" w:author="Claude" w:date="2026-10-08T00:00:00Z">
              <w:r>
                <w:delText xml:space="preserve">thực</w:delText>
              </w:r>
            </w:del>
            <w:ins w:id="2306" w:author="Claude" w:date="2026-10-08T00:00:00Z">
              <w:r>
                <w:t xml:space="preserve">hành</w:t>
              </w:r>
            </w:ins>
            <w:r>
              <w:t xml:space="preserve"> </w:t>
            </w:r>
            <w:del w:id="2303" w:author="Claude" w:date="2026-10-08T00:00:00Z">
              <w:r>
                <w:delText xml:space="preserve">hiện.</w:delText>
              </w:r>
            </w:del>
            <w:ins w:id="2304" w:author="Claude" w:date="2026-10-08T00:00:00Z">
              <w:r>
                <w:t xml:space="preserve">cạnh yêu cầu gốc để đối chiếu.</w:t>
              </w:r>
            </w:ins>
          </w:p>
          <w:p w14:paraId="5B2D7048">
            <w:pPr>
              <w:spacing w:after="0" w:line="240" w:lineRule="auto"/>
              <w:rPr>
                <w:del w:id="2320" w:author="Claude" w:date="2026-10-08T00:00:00Z"/>
              </w:rPr>
            </w:pPr>
            <w:del w:id="2319" w:author="Claude" w:date="2026-10-08T00:00:00Z">
              <w:r>
                <w:delText xml:space="preserve">1a2. Hệ thống lưu điều khoản mới, giữ yêu cầu gốc và ghi nhật ký kiểm toán (trước – sau).</w:delText>
              </w:r>
            </w:del>
          </w:p>
          <w:p w14:paraId="14C3C06E">
            <w:pPr>
              <w:spacing w:after="0" w:line="240" w:lineRule="auto"/>
            </w:pPr>
            <w:r>
              <w:rPr>
                <w:i/>
              </w:rPr>
              <w:t>Use Case tiếp tục bước 1.</w:t>
            </w:r>
          </w:p>
          <w:p w14:paraId="10A1E643">
            <w:pPr>
              <w:spacing w:after="0" w:line="240" w:lineRule="auto"/>
            </w:pPr>
            <w:r>
              <w:t>1b. Số cân chênh mục tiêu.</w:t>
            </w:r>
          </w:p>
          <w:p w14:paraId="461D05DC">
            <w:pPr>
              <w:spacing w:after="0" w:line="240" w:lineRule="auto"/>
            </w:pPr>
            <w:r>
              <w:t xml:space="preserve">1b1. Người thao tác ghi cách thương lái đồng ý xử lý thiếu/vượt</w:t>
            </w:r>
            <w:del w:id="2321" w:author="Claude" w:date="2026-10-08T00:00:00Z">
              <w:r>
                <w:delText xml:space="preserve"> và đóng đơn</w:delText>
              </w:r>
            </w:del>
            <w:r>
              <w:t xml:space="preserve">.</w:t>
            </w:r>
          </w:p>
          <w:p w14:paraId="5DD83B65">
            <w:pPr>
              <w:spacing w:after="0" w:line="240" w:lineRule="auto"/>
            </w:pPr>
            <w:r>
              <w:rPr>
                <w:i/>
              </w:rPr>
              <w:t>Use Case tiếp tục bước 2.</w:t>
            </w:r>
          </w:p>
          <w:p w14:paraId="0B42B5DD">
            <w:pPr>
              <w:spacing w:after="0" w:line="240" w:lineRule="auto"/>
            </w:pPr>
            <w:r>
              <w:t>1c. Người phụ trách đơn xem lịch sử đơn.</w:t>
            </w:r>
          </w:p>
          <w:p w14:paraId="1FA77F82">
            <w:pPr>
              <w:spacing w:after="0" w:line="240" w:lineRule="auto"/>
            </w:pPr>
            <w:r>
              <w:t>1c1. Hệ thống hiện các lần sửa từ nhật ký kiểm toán (trước/sau, người, thời điểm, lý do).</w:t>
            </w:r>
          </w:p>
          <w:p w14:paraId="3422CD24">
            <w:pPr>
              <w:spacing w:after="0" w:line="240" w:lineRule="auto"/>
            </w:pPr>
            <w:r>
              <w:rPr>
                <w:i/>
              </w:rPr>
              <w:t>Use Case kết thúc thành công.</w:t>
            </w:r>
          </w:p>
          <w:p w14:paraId="6C42BFEB">
            <w:pPr>
              <w:spacing w:after="0" w:line="240" w:lineRule="auto"/>
            </w:pPr>
            <w:r>
              <w:t>4a. Cảng mất mạng.</w:t>
            </w:r>
          </w:p>
          <w:p w14:paraId="121AFAC9">
            <w:pPr>
              <w:spacing w:after="0" w:line="240" w:lineRule="auto"/>
            </w:pPr>
            <w:r>
              <w:t>4a1. Hệ thống tạo giao dịch trên thiết bị với khóa chống trùng gắn bàn giao.</w:t>
            </w:r>
          </w:p>
          <w:p w14:paraId="6D7584C3">
            <w:pPr>
              <w:spacing w:after="0" w:line="240" w:lineRule="auto"/>
            </w:pPr>
            <w:r>
              <w:t>4a2. Khi đồng bộ, máy chủ nhận đúng một giao dịch; kết quả rà UC32 sau đó không đổi giao dịch.</w:t>
            </w:r>
          </w:p>
          <w:p w14:paraId="1B7D9DAB">
            <w:pPr>
              <w:spacing w:after="0" w:line="240" w:lineRule="auto"/>
            </w:pPr>
            <w:r>
              <w:rPr>
                <w:i/>
              </w:rPr>
              <w:t>Use Case tiếp tục bước 5.</w:t>
            </w:r>
          </w:p>
          <w:p>
            <w:pPr>
              <w:spacing w:after="0" w:line="240" w:lineRule="auto"/>
              <w:rPr>
                <w:ins w:id="2338" w:author="Claude" w:date="2026-10-08T00:00:00Z"/>
              </w:rPr>
            </w:pPr>
            <w:ins w:id="2339" w:author="Claude" w:date="2026-10-08T00:00:00Z">
              <w:r>
                <w:rPr>
                  <w:i/>
                </w:rPr>
                <w:t xml:space="preserve">4b. Bấm lặp hoặc mất kết nối khi đang chốt.</w:t>
              </w:r>
            </w:ins>
          </w:p>
          <w:p>
            <w:pPr>
              <w:spacing w:after="0" w:line="240" w:lineRule="auto"/>
              <w:rPr>
                <w:ins w:id="2340" w:author="Claude" w:date="2026-10-08T00:00:00Z"/>
              </w:rPr>
            </w:pPr>
            <w:ins w:id="2341" w:author="Claude" w:date="2026-10-08T00:00:00Z">
              <w:r>
                <w:rPr>
                  <w:i/>
                </w:rPr>
                <w:t xml:space="preserve">4b1. Hệ thống trả lại giao dịch đã chốt, không tạo biên nhận thứ hai. (MSG44)</w:t>
              </w:r>
            </w:ins>
          </w:p>
          <w:p>
            <w:pPr>
              <w:spacing w:after="0" w:line="240" w:lineRule="auto"/>
              <w:rPr>
                <w:ins w:id="2342" w:author="Claude" w:date="2026-10-08T00:00:00Z"/>
              </w:rPr>
            </w:pPr>
            <w:ins w:id="2343" w:author="Claude" w:date="2026-10-08T00:00:00Z">
              <w:r>
                <w:rPr>
                  <w:i/>
                </w:rPr>
                <w:t xml:space="preserve">Use Case kết thúc thành công.</w:t>
              </w:r>
            </w:ins>
          </w:p>
          <w:p w14:paraId="2566AEF6">
            <w:pPr>
              <w:spacing w:after="0" w:line="240" w:lineRule="auto"/>
            </w:pPr>
            <w:r>
              <w:t>6a. Thương lái chưa trả.</w:t>
            </w:r>
          </w:p>
          <w:p w14:paraId="7F1F73AB">
            <w:pPr>
              <w:spacing w:after="0" w:line="240" w:lineRule="auto"/>
            </w:pPr>
            <w:r>
              <w:t>6a1. Hệ thống giữ khoản phải thu thành công nợ (UC50).</w:t>
            </w:r>
          </w:p>
          <w:p w14:paraId="32427EA6">
            <w:pPr>
              <w:spacing w:after="0" w:line="240" w:lineRule="auto"/>
            </w:pPr>
            <w:r>
              <w:rPr>
                <w:i/>
              </w:rPr>
              <w:t>Use Case kết thúc thành công.</w:t>
            </w:r>
          </w:p>
        </w:tc>
      </w:tr>
      <w:tr w14:paraId="6410F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3ADDA65">
            <w:pPr>
              <w:spacing w:after="0" w:line="240" w:lineRule="auto"/>
              <w:jc w:val="right"/>
            </w:pPr>
            <w:r>
              <w:t>Exception Flows</w:t>
            </w:r>
          </w:p>
        </w:tc>
        <w:tc>
          <w:tcPr>
            <w:tcW w:w="7508" w:type="dxa"/>
            <w:gridSpan w:val="3"/>
          </w:tcPr>
          <w:p w14:paraId="12860667">
            <w:pPr>
              <w:spacing w:after="0" w:line="240" w:lineRule="auto"/>
            </w:pPr>
            <w:r>
              <w:t>1d. Thiếu giá hoặc số cân chốt.</w:t>
            </w:r>
          </w:p>
          <w:p w14:paraId="0F70E0ED">
            <w:pPr>
              <w:spacing w:after="0" w:line="240" w:lineRule="auto"/>
            </w:pPr>
            <w:r>
              <w:t>1d1. Hệ thống dừng chốt và quay về UC45. (</w:t>
              <w:fldChar w:fldCharType="begin"/>
              <w:instrText xml:space="preserve"> HYPERLINK \l "MSG40" \o "MSG40 (Cảnh báo): Chưa có giá hoặc số cân chốt nên chưa thể bàn giao hoặc chốt giao dịch." </w:instrText>
              <w:fldChar w:fldCharType="separate"/>
              <w:t>MSG40</w:t>
              <w:fldChar w:fldCharType="end"/>
              <w:t>)</w:t>
            </w:r>
          </w:p>
          <w:p w14:paraId="3A627E59">
            <w:pPr>
              <w:spacing w:after="0" w:line="240" w:lineRule="auto"/>
            </w:pPr>
            <w:r>
              <w:rPr>
                <w:i/>
              </w:rPr>
              <w:t>Use Case dừng lại.</w:t>
            </w:r>
          </w:p>
          <w:p w14:paraId="0DB7315F">
            <w:pPr>
              <w:spacing w:after="0" w:line="240" w:lineRule="auto"/>
            </w:pPr>
            <w:r>
              <w:t>1e. Thương lái chưa đồng ý phần chênh cân.</w:t>
            </w:r>
          </w:p>
          <w:p w14:paraId="6F2CC8E3">
            <w:pPr>
              <w:spacing w:after="0" w:line="240" w:lineRule="auto"/>
            </w:pPr>
            <w:r>
              <w:t>1e1. Hệ thống giữ đơn chờ thỏa thuận, không chốt.</w:t>
            </w:r>
          </w:p>
          <w:p w14:paraId="50DDB5FC">
            <w:pPr>
              <w:spacing w:after="0" w:line="240" w:lineRule="auto"/>
            </w:pPr>
            <w:r>
              <w:rPr>
                <w:i/>
              </w:rPr>
              <w:t>Use Case dừng lại.</w:t>
            </w:r>
          </w:p>
          <w:p w14:paraId="1099E401">
            <w:pPr>
              <w:spacing w:after="0" w:line="240" w:lineRule="auto"/>
            </w:pPr>
            <w:r>
              <w:t>1f. Bán lại hàng trả nhưng chưa có số cân mới được người mua mới xác nhận.</w:t>
            </w:r>
          </w:p>
          <w:p w14:paraId="2C435F3B">
            <w:pPr>
              <w:spacing w:after="0" w:line="240" w:lineRule="auto"/>
            </w:pPr>
            <w:r>
              <w:t>1f1. Hệ thống không chốt. (</w:t>
              <w:fldChar w:fldCharType="begin"/>
              <w:instrText xml:space="preserve"> HYPERLINK \l "MSG42" \o "MSG42 (Lỗi): Chưa có số cân mới được người mua xác nhận nên chưa thể chốt giao dịch." </w:instrText>
              <w:fldChar w:fldCharType="separate"/>
              <w:t>MSG42</w:t>
              <w:fldChar w:fldCharType="end"/>
              <w:t>)</w:t>
            </w:r>
          </w:p>
          <w:p w14:paraId="797C30F1">
            <w:pPr>
              <w:spacing w:after="0" w:line="240" w:lineRule="auto"/>
            </w:pPr>
            <w:r>
              <w:rPr>
                <w:i/>
              </w:rPr>
              <w:t>Use Case dừng lại.</w:t>
            </w:r>
          </w:p>
          <w:p w14:paraId="378D29E5">
            <w:pPr>
              <w:spacing w:after="0" w:line="240" w:lineRule="auto"/>
            </w:pPr>
            <w:r>
              <w:t>1g. Sửa lùi số cân, nguồn hoặc biên nhận của đơn đã bàn giao.</w:t>
            </w:r>
          </w:p>
          <w:p w14:paraId="25EEFB49">
            <w:pPr>
              <w:spacing w:after="0" w:line="240" w:lineRule="auto"/>
            </w:pPr>
            <w:r>
              <w:t xml:space="preserve">1g1. Hệ thống chặn; </w:t>
            </w:r>
            <w:del w:id="2330" w:author="Claude" w:date="2026-10-08T00:00:00Z">
              <w:r>
                <w:delText xml:space="preserve">điều</w:delText>
              </w:r>
            </w:del>
            <w:ins w:id="2331" w:author="Claude" w:date="2026-10-08T00:00:00Z">
              <w:r>
                <w:t xml:space="preserve">sửa</w:t>
              </w:r>
            </w:ins>
            <w:r>
              <w:t xml:space="preserve"> </w:t>
            </w:r>
            <w:del w:id="2328" w:author="Claude" w:date="2026-10-08T00:00:00Z">
              <w:r>
                <w:delText xml:space="preserve">chỉnh</w:delText>
              </w:r>
            </w:del>
            <w:ins w:id="2329" w:author="Claude" w:date="2026-10-08T00:00:00Z">
              <w:r>
                <w:t xml:space="preserve">cân</w:t>
              </w:r>
            </w:ins>
            <w:r>
              <w:t xml:space="preserve"> </w:t>
            </w:r>
            <w:del w:id="2326" w:author="Claude" w:date="2026-10-08T00:00:00Z">
              <w:r>
                <w:delText xml:space="preserve">sau</w:delText>
              </w:r>
            </w:del>
            <w:ins w:id="2327" w:author="Claude" w:date="2026-10-08T00:00:00Z">
              <w:r>
                <w:t xml:space="preserve">hoặc</w:t>
              </w:r>
            </w:ins>
            <w:r>
              <w:t xml:space="preserve"> </w:t>
            </w:r>
            <w:del w:id="2324" w:author="Claude" w:date="2026-10-08T00:00:00Z">
              <w:r>
                <w:delText xml:space="preserve">bán</w:delText>
              </w:r>
            </w:del>
            <w:ins w:id="2325" w:author="Claude" w:date="2026-10-08T00:00:00Z">
              <w:r>
                <w:t xml:space="preserve">nguồn</w:t>
              </w:r>
            </w:ins>
            <w:r>
              <w:t xml:space="preserve"> </w:t>
            </w:r>
            <w:del w:id="2322" w:author="Claude" w:date="2026-10-08T00:00:00Z">
              <w:r>
                <w:delText xml:space="preserve">dùng</w:delText>
              </w:r>
            </w:del>
            <w:ins w:id="2323" w:author="Claude" w:date="2026-10-08T00:00:00Z">
              <w:r>
                <w:t xml:space="preserve">qua UC39, giảm giá hoặc trả hàng qua</w:t>
              </w:r>
            </w:ins>
            <w:r>
              <w:t xml:space="preserve"> UC51–UC54. (</w:t>
              <w:fldChar w:fldCharType="begin"/>
              <w:instrText xml:space="preserve"> HYPERLINK \l "MSG43" \o "MSG43 (Lỗi): Đơn đã bàn giao nên không thể sửa lùi. Hãy dùng quy trình điều chỉnh sau bán." </w:instrText>
              <w:fldChar w:fldCharType="separate"/>
              <w:t>MSG43</w:t>
              <w:fldChar w:fldCharType="end"/>
              <w:t>)</w:t>
            </w:r>
          </w:p>
          <w:p w14:paraId="1C7BD9B9">
            <w:pPr>
              <w:spacing w:after="0" w:line="240" w:lineRule="auto"/>
            </w:pPr>
            <w:r>
              <w:rPr>
                <w:i/>
              </w:rPr>
              <w:t>Use Case dừng lại.</w:t>
            </w:r>
          </w:p>
          <w:p w14:paraId="43C96DCB">
            <w:pPr>
              <w:spacing w:after="0" w:line="240" w:lineRule="auto"/>
            </w:pPr>
            <w:r>
              <w:t>3a. Số tiền nhập không phải bội số 1.000 VND.</w:t>
            </w:r>
          </w:p>
          <w:p w14:paraId="6B9252D4">
            <w:pPr>
              <w:spacing w:after="0" w:line="240" w:lineRule="auto"/>
            </w:pPr>
            <w:r>
              <w:t>3a1. Hệ thống chặn lưu. (</w:t>
              <w:fldChar w:fldCharType="begin"/>
              <w:instrText xml:space="preserve"> HYPERLINK \l "MSG41" \o "MSG41 (Lỗi): Số tiền phải là bội số của 1.000 VND." </w:instrText>
              <w:fldChar w:fldCharType="separate"/>
              <w:t>MSG41</w:t>
              <w:fldChar w:fldCharType="end"/>
              <w:t>)</w:t>
            </w:r>
          </w:p>
          <w:p w14:paraId="137F1F06">
            <w:pPr>
              <w:spacing w:after="0" w:line="240" w:lineRule="auto"/>
              <w:rPr>
                <w:del w:id="2335" w:author="Claude" w:date="2026-10-08T00:00:00Z"/>
              </w:rPr>
            </w:pPr>
            <w:r>
              <w:rPr>
                <w:i/>
              </w:rPr>
              <w:t>Use Case tiếp tục bước 3.</w:t>
            </w:r>
          </w:p>
          <w:p w14:paraId="35F733CE">
            <w:pPr>
              <w:spacing w:after="0" w:line="240" w:lineRule="auto"/>
              <w:rPr>
                <w:del w:id="2336" w:author="Claude" w:date="2026-10-08T00:00:00Z"/>
              </w:rPr>
            </w:pPr>
            <w:del w:id="2332" w:author="Claude" w:date="2026-10-08T00:00:00Z">
              <w:r>
                <w:delText xml:space="preserve">4b. Bấm lặp hoặc mất kết nối khi đang chốt.</w:delText>
              </w:r>
            </w:del>
          </w:p>
          <w:p w14:paraId="3BFD2D01">
            <w:pPr>
              <w:spacing w:after="0" w:line="240" w:lineRule="auto"/>
              <w:rPr>
                <w:del w:id="2337" w:author="Claude" w:date="2026-10-08T00:00:00Z"/>
              </w:rPr>
            </w:pPr>
            <w:del w:id="2333" w:author="Claude" w:date="2026-10-08T00:00:00Z">
              <w:r>
                <w:delText xml:space="preserve">4b1. Hệ thống trả lại giao dịch đã chốt, không tạo biên nhận thứ hai. (</w:delText>
                <w:fldChar w:fldCharType="begin"/>
                <w:delInstrText xml:space="preserve"> HYPERLINK \l "MSG44" \o "MSG44 (Thông tin): Giao dịch này đã được chốt trước đó; hệ thống không tạo biên nhận hoặc khấu trừ thứ hai." </w:delInstrText>
                <w:fldChar w:fldCharType="separate"/>
                <w:delText xml:space="preserve">MSG44</w:delText>
                <w:fldChar w:fldCharType="end"/>
                <w:delText xml:space="preserve">)</w:delText>
              </w:r>
            </w:del>
          </w:p>
          <w:p w14:paraId="420DAECA">
            <w:pPr>
              <w:spacing w:after="0" w:line="240" w:lineRule="auto"/>
            </w:pPr>
            <w:del w:id="2334" w:author="Claude" w:date="2026-10-08T00:00:00Z">
              <w:r>
                <w:rPr>
                  <w:i/>
                </w:rPr>
                <w:delText xml:space="preserve">Use Case kết thúc thành công.</w:delText>
              </w:r>
            </w:del>
          </w:p>
        </w:tc>
      </w:tr>
      <w:tr w14:paraId="5BF78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B9A5E1F">
            <w:pPr>
              <w:spacing w:after="0" w:line="240" w:lineRule="auto"/>
              <w:jc w:val="right"/>
            </w:pPr>
            <w:r>
              <w:t>Postconditions</w:t>
            </w:r>
          </w:p>
        </w:tc>
        <w:tc>
          <w:tcPr>
            <w:tcW w:w="7508" w:type="dxa"/>
            <w:gridSpan w:val="3"/>
          </w:tcPr>
          <w:p w14:paraId="1976D25E">
            <w:pPr>
              <w:spacing w:after="0" w:line="240" w:lineRule="auto"/>
            </w:pPr>
            <w:r>
              <w:t>• Mỗi lần bàn giao có đúng một giao dịch bán, một biên nhận và một khoản phải thu.</w:t>
            </w:r>
          </w:p>
          <w:p w14:paraId="3027CE64">
            <w:pPr>
              <w:spacing w:after="0" w:line="240" w:lineRule="auto"/>
            </w:pPr>
            <w:r>
              <w:t>• Số cân, giá gốc và lô/QR giữ nguyên khi có điều chỉnh sau bán.</w:t>
            </w:r>
          </w:p>
          <w:p w14:paraId="690CB5C4">
            <w:pPr>
              <w:spacing w:after="0" w:line="240" w:lineRule="auto"/>
            </w:pPr>
            <w:r>
              <w:t>• Thao tác được ghi nhật ký kiểm toán (người, thời điểm, lý do).</w:t>
            </w:r>
          </w:p>
        </w:tc>
      </w:tr>
      <w:tr w14:paraId="30F66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0097B4A">
            <w:pPr>
              <w:spacing w:after="0" w:line="240" w:lineRule="auto"/>
              <w:jc w:val="right"/>
            </w:pPr>
            <w:r>
              <w:t>Include / Extend</w:t>
            </w:r>
          </w:p>
        </w:tc>
        <w:tc>
          <w:tcPr>
            <w:tcW w:w="7508" w:type="dxa"/>
            <w:gridSpan w:val="3"/>
          </w:tcPr>
          <w:p w14:paraId="5690A0B2">
            <w:pPr>
              <w:spacing w:after="0" w:line="240" w:lineRule="auto"/>
            </w:pPr>
            <w:r>
              <w:t>Include: UC70.</w:t>
            </w:r>
          </w:p>
        </w:tc>
      </w:tr>
      <w:tr w14:paraId="58BC1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EE716F4">
            <w:pPr>
              <w:spacing w:after="0" w:line="240" w:lineRule="auto"/>
              <w:jc w:val="right"/>
            </w:pPr>
            <w:r>
              <w:t>Business Rules / NFR</w:t>
            </w:r>
          </w:p>
        </w:tc>
        <w:tc>
          <w:tcPr>
            <w:tcW w:w="7508" w:type="dxa"/>
            <w:gridSpan w:val="3"/>
          </w:tcPr>
          <w:p w14:paraId="1B4D8491">
            <w:pPr>
              <w:spacing w:after="0" w:line="240" w:lineRule="auto"/>
            </w:pPr>
            <w:r>
              <w:t>Business Rules: BR-11, BR-12, BR-13, BR-14.</w:t>
            </w:r>
          </w:p>
          <w:p w14:paraId="26233923">
            <w:pPr>
              <w:spacing w:after="0" w:line="240" w:lineRule="auto"/>
            </w:pPr>
            <w:r>
              <w:t>NFR: NFR-02, NFR-04, NFR-06, NFR-09.</w:t>
            </w:r>
          </w:p>
        </w:tc>
      </w:tr>
    </w:tbl>
    <w:p w14:paraId="05CD76A4">
      <w:pPr>
        <w:sectPr>
          <w:footerReference r:id="rId25" w:type="default"/>
          <w:pgSz w:w="11906" w:h="16838"/>
          <w:pgMar w:top="1440" w:right="1416" w:bottom="1440" w:left="1440" w:header="708" w:footer="708" w:gutter="0"/>
          <w:cols w:space="720" w:num="1"/>
        </w:sectPr>
      </w:pPr>
    </w:p>
    <w:p w14:paraId="398946CD">
      <w:pPr>
        <w:keepNext/>
        <w:spacing w:after="40"/>
        <w:jc w:val="center"/>
      </w:pPr>
      <w:r>
        <w:drawing>
          <wp:inline distT="0" distB="0" distL="114300" distR="114300">
            <wp:extent cx="8077200" cy="5095875"/>
            <wp:effectExtent l="0" t="0" r="635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71"/>
                    <a:stretch>
                      <a:fillRect/>
                    </a:stretch>
                  </pic:blipFill>
                  <pic:spPr>
                    <a:xfrm>
                      <a:off x="0" y="0"/>
                      <a:ext cx="8077305" cy="5095875"/>
                    </a:xfrm>
                    <a:prstGeom prst="rect">
                      <a:avLst/>
                    </a:prstGeom>
                  </pic:spPr>
                </pic:pic>
              </a:graphicData>
            </a:graphic>
          </wp:inline>
        </w:drawing>
      </w:r>
    </w:p>
    <w:p w14:paraId="36438ABC">
      <w:pPr>
        <w:pStyle w:val="12"/>
        <w:jc w:val="center"/>
        <w:sectPr>
          <w:footerReference r:id="rId26" w:type="default"/>
          <w:pgSz w:w="16838" w:h="11906" w:orient="landscape"/>
          <w:pgMar w:top="1440" w:right="1416" w:bottom="1440" w:left="1440" w:header="708" w:footer="708" w:gutter="0"/>
          <w:cols w:space="720" w:num="1"/>
        </w:sectPr>
      </w:pPr>
      <w:r>
        <w:rPr>
          <w:i w:val="0"/>
        </w:rPr>
        <w:t>Hình UC48-1. Sơ đồ luồng UC48 Chốt giao dịch bán (chính, thay thế, ngoại lệ)</w:t>
      </w:r>
    </w:p>
    <w:p w14:paraId="6AC827BB">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194F3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7C042B74">
            <w:pPr>
              <w:spacing w:after="0" w:line="240" w:lineRule="auto"/>
            </w:pPr>
            <w:r>
              <w:rPr>
                <w:rFonts w:ascii="Consolas" w:hAnsi="Consolas"/>
                <w:sz w:val="17"/>
              </w:rPr>
              <w:t>[Đơn &gt; Chốt giao dịch bán] Yêu cầu gốc | Điều khoản hiện hành | Kg mục tiêu | Ước tính thu | Cân cảng | Chênh.</w:t>
            </w:r>
          </w:p>
          <w:p w14:paraId="562C804D">
            <w:pPr>
              <w:spacing w:after="0" w:line="240" w:lineRule="auto"/>
            </w:pPr>
            <w:r>
              <w:rPr>
                <w:rFonts w:ascii="Consolas" w:hAnsi="Consolas"/>
                <w:sz w:val="17"/>
              </w:rPr>
              <w:t>[Chốt bán — trong UC45] Người mua | Lô/QR | Phiếu cân | Giá đơn vị | Thành tiền gợi ý (làm tròn lên nghìn) | Số tiền cuối* | [Xác nhận].</w:t>
            </w:r>
          </w:p>
          <w:p w14:paraId="1D9F14D2">
            <w:pPr>
              <w:spacing w:after="0" w:line="240" w:lineRule="auto"/>
            </w:pPr>
            <w:r>
              <w:rPr>
                <w:rFonts w:ascii="Consolas" w:hAnsi="Consolas"/>
                <w:sz w:val="17"/>
              </w:rPr>
              <w:t>[Lịch sử] Các lần sửa điều khoản (nhật ký kiểm toán), bàn giao, biên nhận, khoản ứng trước.</w:t>
            </w:r>
          </w:p>
        </w:tc>
      </w:tr>
    </w:tbl>
    <w:p w14:paraId="5F031B9F">
      <w:pPr>
        <w:pStyle w:val="5"/>
      </w:pPr>
      <w:r>
        <w:t>Dữ liệu nhập / lựa chọn</w:t>
      </w:r>
    </w:p>
    <w:p w14:paraId="3FCC87AB">
      <w:r>
        <w:t>• Mã đơn và điều khoản hiện hành — bắt buộc.</w:t>
      </w:r>
    </w:p>
    <w:p w14:paraId="59D738E7">
      <w:r>
        <w:t xml:space="preserve">• </w:t>
      </w:r>
      <w:del w:id="2346" w:author="Claude" w:date="2026-10-08T00:00:00Z">
        <w:r>
          <w:delText xml:space="preserve">Điều khoản sửa trước khi thực hiện, hoặc thỏa</w:delText>
        </w:r>
      </w:del>
      <w:ins w:id="2347" w:author="Claude" w:date="2026-10-08T00:00:00Z">
        <w:r>
          <w:t xml:space="preserve">Thỏa</w:t>
        </w:r>
      </w:ins>
      <w:r>
        <w:t xml:space="preserve"> thuận xử lý chênh sau cân: lý do, người đồng ý, bằng </w:t>
      </w:r>
      <w:del w:id="2344" w:author="Claude" w:date="2026-10-08T00:00:00Z">
        <w:r>
          <w:delText xml:space="preserve">chứng.</w:delText>
        </w:r>
      </w:del>
      <w:ins w:id="2345" w:author="Claude" w:date="2026-10-08T00:00:00Z">
        <w:r>
          <w:t xml:space="preserve">chứng (sửa điều khoản trước khi giao ở UC44).</w:t>
        </w:r>
      </w:ins>
    </w:p>
    <w:p w14:paraId="41958856">
      <w:r>
        <w:t>• Khi chốt bán: mã bàn giao UC45 và giá đơn vị đã thống nhất — bắt buộc.</w:t>
      </w:r>
    </w:p>
    <w:p w14:paraId="6F727D53">
      <w:r>
        <w:t>• Số tiền cuối — bắt buộc, bội số 1.000 VND.</w:t>
      </w:r>
    </w:p>
    <w:p w14:paraId="7D1C157C">
      <w:r>
        <w:t>• Người xác nhận và thời điểm — hệ thống ghi.</w:t>
      </w:r>
    </w:p>
    <w:p w14:paraId="4277D361">
      <w:pPr>
        <w:pStyle w:val="5"/>
      </w:pPr>
      <w:r>
        <w:t>UC liên kết và dữ liệu chuyển tiếp</w:t>
      </w:r>
    </w:p>
    <w:p w14:paraId="306DBBAE">
      <w:r>
        <w:t>• UC44: đơn đã xác nhận</w:t>
      </w:r>
      <w:ins w:id="2348" w:author="Claude" w:date="2026-10-08T00:00:00Z">
        <w:r>
          <w:t xml:space="preserve"> và các lần sửa điều khoản trước khi giao</w:t>
        </w:r>
      </w:ins>
    </w:p>
    <w:p w14:paraId="3FF08FEB">
      <w:r>
        <w:t>• UC45: gọi chốt bán sau bàn giao</w:t>
      </w:r>
    </w:p>
    <w:p w14:paraId="18B1CB08">
      <w:r>
        <w:t>• UC47/UC49/UC50: xem biên nhận, thu tiền và công nợ</w:t>
      </w:r>
    </w:p>
    <w:p w14:paraId="63CDF36F">
      <w:r>
        <w:t>• UC51–UC54: điều chỉnh sau bán</w:t>
      </w:r>
    </w:p>
    <w:p w14:paraId="43FAE5F3">
      <w:r>
        <w:t>• Quy tắc tiền tệ</w:t>
      </w:r>
    </w:p>
    <w:p w14:paraId="7678573D">
      <w:r>
        <w:t>• Đơn vị VND. OMTS gợi ý số tiền làm tròn lên nghìn đồng gần nhất; người dùng nhập số tiền cuối; hệ thống chỉ lưu bội số 1.000 VND.</w:t>
      </w:r>
    </w:p>
    <w:p w14:paraId="0999C914">
      <w:pPr>
        <w:pStyle w:val="5"/>
      </w:pPr>
      <w:r>
        <w:t>Các process trong UC</w:t>
      </w:r>
    </w:p>
    <w:p w14:paraId="521F4B6F">
      <w:r>
        <w:t>1. Chốt giao dịch bán — sửa điều khoản hoặc ghi thỏa thuận xử lý chênh</w:t>
      </w:r>
    </w:p>
    <w:p w14:paraId="6C2E66BE">
      <w:r>
        <w:t>2. Chốt giao dịch bán — đối chiếu cân cảng và giá</w:t>
      </w:r>
    </w:p>
    <w:p w14:paraId="038AE14D">
      <w:r>
        <w:t>3. Chốt giao dịch bán — tạo biên nhận và công nợ một lần</w:t>
      </w:r>
    </w:p>
    <w:p w14:paraId="0D7B9F36">
      <w:pPr>
        <w:pStyle w:val="3"/>
      </w:pPr>
      <w:bookmarkStart w:id="150" w:name="_Toc567"/>
      <w:bookmarkStart w:id="151" w:name="_Toc9469"/>
      <w:r>
        <w:t>8. Thanh toán và xử lý sau bán</w:t>
      </w:r>
      <w:bookmarkEnd w:id="150"/>
      <w:bookmarkEnd w:id="151"/>
    </w:p>
    <w:p w14:paraId="182D623E">
      <w:pPr>
        <w:pStyle w:val="4"/>
      </w:pPr>
      <w:bookmarkStart w:id="152" w:name="_Toc1738"/>
      <w:bookmarkStart w:id="153" w:name="_Toc7276"/>
      <w:r>
        <w:t>8.1 UC49 - Ghi nhận tiền khách thanh toán</w:t>
      </w:r>
      <w:bookmarkEnd w:id="152"/>
      <w:bookmarkEnd w:id="153"/>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75219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282569D">
            <w:pPr>
              <w:spacing w:after="0" w:line="240" w:lineRule="auto"/>
              <w:jc w:val="right"/>
            </w:pPr>
            <w:r>
              <w:t>Primary Actors</w:t>
            </w:r>
          </w:p>
        </w:tc>
        <w:tc>
          <w:tcPr>
            <w:tcW w:w="2685" w:type="dxa"/>
          </w:tcPr>
          <w:p w14:paraId="5A5428DC">
            <w:pPr>
              <w:spacing w:after="0" w:line="240" w:lineRule="auto"/>
            </w:pPr>
            <w:r>
              <w:t>Chủ HTX; Kế toán.</w:t>
            </w:r>
          </w:p>
        </w:tc>
        <w:tc>
          <w:tcPr>
            <w:tcW w:w="1890" w:type="dxa"/>
          </w:tcPr>
          <w:p w14:paraId="26FF299D">
            <w:pPr>
              <w:spacing w:after="0" w:line="240" w:lineRule="auto"/>
              <w:jc w:val="right"/>
            </w:pPr>
            <w:r>
              <w:t>Secondary Actors</w:t>
            </w:r>
          </w:p>
        </w:tc>
        <w:tc>
          <w:tcPr>
            <w:tcW w:w="2933" w:type="dxa"/>
          </w:tcPr>
          <w:p w14:paraId="07271857">
            <w:pPr>
              <w:spacing w:after="0" w:line="240" w:lineRule="auto"/>
            </w:pPr>
            <w:r>
              <w:t>Zalo OA.</w:t>
            </w:r>
          </w:p>
        </w:tc>
      </w:tr>
      <w:tr w14:paraId="65164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2687757">
            <w:pPr>
              <w:spacing w:after="0" w:line="240" w:lineRule="auto"/>
              <w:jc w:val="right"/>
            </w:pPr>
            <w:r>
              <w:t>Description</w:t>
            </w:r>
          </w:p>
        </w:tc>
        <w:tc>
          <w:tcPr>
            <w:tcW w:w="7508" w:type="dxa"/>
            <w:gridSpan w:val="3"/>
          </w:tcPr>
          <w:p w14:paraId="6E3832DC">
            <w:pPr>
              <w:spacing w:after="0" w:line="240" w:lineRule="auto"/>
            </w:pPr>
            <w:r>
              <w:t>Tôi với vai trò là Chủ HTX hoặc Kế toán, tôi muốn ghi tiền khách thực trả và phân bổ vào giao dịch, để công nợ từng giao dịch luôn đúng.</w:t>
            </w:r>
          </w:p>
        </w:tc>
      </w:tr>
      <w:tr w14:paraId="36DF6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245B4BB">
            <w:pPr>
              <w:spacing w:after="0" w:line="240" w:lineRule="auto"/>
              <w:jc w:val="right"/>
            </w:pPr>
            <w:r>
              <w:t>Trigger</w:t>
            </w:r>
          </w:p>
        </w:tc>
        <w:tc>
          <w:tcPr>
            <w:tcW w:w="7508" w:type="dxa"/>
            <w:gridSpan w:val="3"/>
          </w:tcPr>
          <w:p w14:paraId="5E2EF0F9">
            <w:pPr>
              <w:spacing w:after="0" w:line="240" w:lineRule="auto"/>
            </w:pPr>
            <w:r>
              <w:t>Thương lái trả tiền (tại cảng hoặc trả nợ sau).</w:t>
            </w:r>
          </w:p>
        </w:tc>
      </w:tr>
      <w:tr w14:paraId="38562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29CDB24">
            <w:pPr>
              <w:spacing w:after="0" w:line="240" w:lineRule="auto"/>
              <w:jc w:val="right"/>
            </w:pPr>
            <w:r>
              <w:t>Priority</w:t>
            </w:r>
          </w:p>
        </w:tc>
        <w:tc>
          <w:tcPr>
            <w:tcW w:w="7508" w:type="dxa"/>
            <w:gridSpan w:val="3"/>
          </w:tcPr>
          <w:p w14:paraId="156C8D33">
            <w:pPr>
              <w:spacing w:after="0" w:line="240" w:lineRule="auto"/>
            </w:pPr>
            <w:r>
              <w:t>Must have (đề xuất)</w:t>
            </w:r>
          </w:p>
        </w:tc>
      </w:tr>
      <w:tr w14:paraId="29544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2C56784">
            <w:pPr>
              <w:spacing w:after="0" w:line="240" w:lineRule="auto"/>
              <w:jc w:val="right"/>
            </w:pPr>
            <w:r>
              <w:t>Preconditions</w:t>
            </w:r>
          </w:p>
        </w:tc>
        <w:tc>
          <w:tcPr>
            <w:tcW w:w="7508" w:type="dxa"/>
            <w:gridSpan w:val="3"/>
          </w:tcPr>
          <w:p w14:paraId="7DD5A1F2">
            <w:pPr>
              <w:spacing w:after="0" w:line="240" w:lineRule="auto"/>
            </w:pPr>
            <w:r>
              <w:t xml:space="preserve">• </w:t>
            </w:r>
            <w:del w:id="2351" w:author="Claude" w:date="2026-10-08T00:00:00Z">
              <w:r>
                <w:delText xml:space="preserve">Giao</w:delText>
              </w:r>
            </w:del>
            <w:ins w:id="2352" w:author="Claude" w:date="2026-10-08T00:00:00Z">
              <w:r>
                <w:t xml:space="preserve">Khách đã có hồ sơ (UC42); phân bổ cần giao</w:t>
              </w:r>
            </w:ins>
            <w:r>
              <w:t xml:space="preserve"> dịch bán đã chốt ở </w:t>
            </w:r>
            <w:del w:id="2349" w:author="Claude" w:date="2026-10-08T00:00:00Z">
              <w:r>
                <w:delText xml:space="preserve">UC48.</w:delText>
              </w:r>
            </w:del>
            <w:ins w:id="2350" w:author="Claude" w:date="2026-10-08T00:00:00Z">
              <w:r>
                <w:t xml:space="preserve">UC48, tiền chưa gắn giao dịch ghi là tiền ứng trước (nhánh 2b).</w:t>
              </w:r>
            </w:ins>
          </w:p>
          <w:p w14:paraId="4FC3DD1B">
            <w:pPr>
              <w:spacing w:after="0" w:line="240" w:lineRule="auto"/>
            </w:pPr>
            <w:r>
              <w:t>• Có bằng chứng khoản tiền đã thực đến.</w:t>
            </w:r>
          </w:p>
          <w:p w14:paraId="07803884">
            <w:pPr>
              <w:spacing w:after="0" w:line="240" w:lineRule="auto"/>
            </w:pPr>
            <w:r>
              <w:t>• Kế toán phải có vai trò được quyền ghi thu.</w:t>
            </w:r>
          </w:p>
        </w:tc>
      </w:tr>
      <w:tr w14:paraId="6F3E5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7C0E508">
            <w:pPr>
              <w:spacing w:after="0" w:line="240" w:lineRule="auto"/>
              <w:jc w:val="right"/>
            </w:pPr>
            <w:r>
              <w:t>Normal Flow</w:t>
            </w:r>
          </w:p>
        </w:tc>
        <w:tc>
          <w:tcPr>
            <w:tcW w:w="7508" w:type="dxa"/>
            <w:gridSpan w:val="3"/>
          </w:tcPr>
          <w:p w14:paraId="457330A5">
            <w:pPr>
              <w:spacing w:after="0" w:line="240" w:lineRule="auto"/>
            </w:pPr>
            <w:r>
              <w:t>1. Người thao tác chọn thương lái và giao dịch đã chốt. (SCR-33)</w:t>
            </w:r>
          </w:p>
          <w:p w14:paraId="4780091C">
            <w:pPr>
              <w:spacing w:after="0" w:line="240" w:lineRule="auto"/>
            </w:pPr>
            <w:r>
              <w:t>2. Người thao tác nhập số tiền thực nhận, thời điểm, phương thức (tiền mặt/chuyển khoản) và tham chiếu.</w:t>
            </w:r>
          </w:p>
          <w:p w14:paraId="1D47CFBC">
            <w:pPr>
              <w:spacing w:after="0" w:line="240" w:lineRule="auto"/>
            </w:pPr>
            <w:r>
              <w:t>3. Hệ thống kiểm tra trùng chứng từ.</w:t>
            </w:r>
          </w:p>
          <w:p w14:paraId="40FD20EF">
            <w:pPr>
              <w:spacing w:after="0" w:line="240" w:lineRule="auto"/>
            </w:pPr>
            <w:r>
              <w:t>4. Hệ thống lưu khoản thu và cập nhật số dư công nợ.</w:t>
            </w:r>
          </w:p>
        </w:tc>
      </w:tr>
      <w:tr w14:paraId="10640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E6E78CF">
            <w:pPr>
              <w:spacing w:after="0" w:line="240" w:lineRule="auto"/>
              <w:jc w:val="right"/>
            </w:pPr>
            <w:r>
              <w:t>Alternative Flows</w:t>
            </w:r>
          </w:p>
        </w:tc>
        <w:tc>
          <w:tcPr>
            <w:tcW w:w="7508" w:type="dxa"/>
            <w:gridSpan w:val="3"/>
          </w:tcPr>
          <w:p w14:paraId="2E546102">
            <w:pPr>
              <w:spacing w:after="0" w:line="240" w:lineRule="auto"/>
            </w:pPr>
            <w:r>
              <w:t>2a. Khách trả một phần hoặc nhiều lần.</w:t>
            </w:r>
          </w:p>
          <w:p w14:paraId="61425A47">
            <w:pPr>
              <w:spacing w:after="0" w:line="240" w:lineRule="auto"/>
            </w:pPr>
            <w:r>
              <w:t>2a1. Hệ thống lưu từng lần riêng và trừ đúng mức vào phải thu.</w:t>
            </w:r>
          </w:p>
          <w:p w14:paraId="712395E4">
            <w:pPr>
              <w:spacing w:after="0" w:line="240" w:lineRule="auto"/>
            </w:pPr>
            <w:r>
              <w:rPr>
                <w:i/>
              </w:rPr>
              <w:t>Use Case tiếp tục bước 3.</w:t>
            </w:r>
          </w:p>
          <w:p w14:paraId="7EFD1C84">
            <w:pPr>
              <w:spacing w:after="0" w:line="240" w:lineRule="auto"/>
            </w:pPr>
            <w:r>
              <w:t>2b. Khách trả nhiều hơn giá trị giao dịch hoặc chưa gắn đơn.</w:t>
            </w:r>
          </w:p>
          <w:p w14:paraId="2B616DB3">
            <w:pPr>
              <w:spacing w:after="0" w:line="240" w:lineRule="auto"/>
            </w:pPr>
            <w:r>
              <w:t>2b1. Hệ thống ghi phần dư thành tiền ứng trước, không ép về 0.</w:t>
            </w:r>
          </w:p>
          <w:p w14:paraId="469DC768">
            <w:pPr>
              <w:spacing w:after="0" w:line="240" w:lineRule="auto"/>
            </w:pPr>
            <w:r>
              <w:rPr>
                <w:i/>
              </w:rPr>
              <w:t>Use Case tiếp tục bước 3.</w:t>
            </w:r>
          </w:p>
        </w:tc>
      </w:tr>
      <w:tr w14:paraId="05B9E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D995A16">
            <w:pPr>
              <w:spacing w:after="0" w:line="240" w:lineRule="auto"/>
              <w:jc w:val="right"/>
            </w:pPr>
            <w:r>
              <w:t>Exception Flows</w:t>
            </w:r>
          </w:p>
        </w:tc>
        <w:tc>
          <w:tcPr>
            <w:tcW w:w="7508" w:type="dxa"/>
            <w:gridSpan w:val="3"/>
          </w:tcPr>
          <w:p w14:paraId="3065AEAB">
            <w:pPr>
              <w:spacing w:after="0" w:line="240" w:lineRule="auto"/>
            </w:pPr>
            <w:r>
              <w:t>2c. Mới có lệnh chuyển, tiền chưa đến.</w:t>
            </w:r>
          </w:p>
          <w:p w14:paraId="495280F7">
            <w:pPr>
              <w:spacing w:after="0" w:line="240" w:lineRule="auto"/>
            </w:pPr>
            <w:r>
              <w:t>2c1. Hệ thống không ghi nhận tiền thực thu. (</w:t>
              <w:fldChar w:fldCharType="begin"/>
              <w:instrText xml:space="preserve"> HYPERLINK \l "MSG47" \o "MSG47 (Lỗi): Chưa thể ghi nhận vì khoản tiền chưa thực nhận hoặc chưa thực chuyển." </w:instrText>
              <w:fldChar w:fldCharType="separate"/>
              <w:t>MSG47</w:t>
              <w:fldChar w:fldCharType="end"/>
              <w:t>)</w:t>
            </w:r>
          </w:p>
          <w:p w14:paraId="76AE9894">
            <w:pPr>
              <w:spacing w:after="0" w:line="240" w:lineRule="auto"/>
            </w:pPr>
            <w:r>
              <w:rPr>
                <w:i/>
              </w:rPr>
              <w:t>Use Case dừng lại.</w:t>
            </w:r>
          </w:p>
          <w:p w14:paraId="614F1AD0">
            <w:pPr>
              <w:spacing w:after="0" w:line="240" w:lineRule="auto"/>
            </w:pPr>
            <w:r>
              <w:t>3a. Mã tham chiếu trùng.</w:t>
            </w:r>
          </w:p>
          <w:p w14:paraId="09BF99E2">
            <w:pPr>
              <w:spacing w:after="0" w:line="240" w:lineRule="auto"/>
            </w:pPr>
            <w:r>
              <w:t>3a1. Hệ thống yêu cầu kiểm tra chứng từ, không ghi lặp. (</w:t>
              <w:fldChar w:fldCharType="begin"/>
              <w:instrText xml:space="preserve"> HYPERLINK \l "MSG03" \o "MSG03 (Lỗi): {object_name} đã tồn tại. Hệ thống mở bản ghi hiện có để bạn kiểm tra, không tạo bản sao." </w:instrText>
              <w:fldChar w:fldCharType="separate"/>
              <w:t>MSG03</w:t>
              <w:fldChar w:fldCharType="end"/>
              <w:t>)</w:t>
            </w:r>
          </w:p>
          <w:p w14:paraId="67BCCFBE">
            <w:pPr>
              <w:spacing w:after="0" w:line="240" w:lineRule="auto"/>
            </w:pPr>
            <w:r>
              <w:rPr>
                <w:i/>
              </w:rPr>
              <w:t>Use Case tiếp tục bước 2.</w:t>
            </w:r>
          </w:p>
        </w:tc>
      </w:tr>
      <w:tr w14:paraId="3F470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F1AC3EE">
            <w:pPr>
              <w:spacing w:after="0" w:line="240" w:lineRule="auto"/>
              <w:jc w:val="right"/>
            </w:pPr>
            <w:r>
              <w:t>Postconditions</w:t>
            </w:r>
          </w:p>
        </w:tc>
        <w:tc>
          <w:tcPr>
            <w:tcW w:w="7508" w:type="dxa"/>
            <w:gridSpan w:val="3"/>
          </w:tcPr>
          <w:p w14:paraId="7608E30F">
            <w:pPr>
              <w:spacing w:after="0" w:line="240" w:lineRule="auto"/>
            </w:pPr>
            <w:r>
              <w:t>• Có khoản thu gắn khách, chứng từ và phân bổ; giá trị bán gốc không đổi.</w:t>
            </w:r>
          </w:p>
          <w:p w14:paraId="445257F3">
            <w:pPr>
              <w:spacing w:after="0" w:line="240" w:lineRule="auto"/>
            </w:pPr>
            <w:r>
              <w:t>• Thao tác được ghi nhật ký kiểm toán (người, thời điểm, lý do).</w:t>
            </w:r>
          </w:p>
        </w:tc>
      </w:tr>
      <w:tr w14:paraId="306B3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34FDDE0">
            <w:pPr>
              <w:spacing w:after="0" w:line="240" w:lineRule="auto"/>
              <w:jc w:val="right"/>
            </w:pPr>
            <w:r>
              <w:t>Business Rules / NFR</w:t>
            </w:r>
          </w:p>
        </w:tc>
        <w:tc>
          <w:tcPr>
            <w:tcW w:w="7508" w:type="dxa"/>
            <w:gridSpan w:val="3"/>
          </w:tcPr>
          <w:p w14:paraId="61C223E0">
            <w:pPr>
              <w:spacing w:after="0" w:line="240" w:lineRule="auto"/>
            </w:pPr>
            <w:r>
              <w:t>Business Rules: BR-13, BR-24.</w:t>
            </w:r>
          </w:p>
          <w:p w14:paraId="2E9B2A06">
            <w:pPr>
              <w:spacing w:after="0" w:line="240" w:lineRule="auto"/>
            </w:pPr>
            <w:r>
              <w:t>NFR: NFR-04.</w:t>
            </w:r>
          </w:p>
        </w:tc>
      </w:tr>
    </w:tbl>
    <w:p w14:paraId="0E0FFC67">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667AE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106A0C83">
            <w:pPr>
              <w:spacing w:after="0" w:line="240" w:lineRule="auto"/>
            </w:pPr>
            <w:r>
              <w:rPr>
                <w:rFonts w:ascii="Consolas" w:hAnsi="Consolas"/>
                <w:sz w:val="17"/>
              </w:rPr>
              <w:t>[Thanh toán &gt; Ghi nhận] Tìm khách, số biên nhận, các khoản còn phải thu và tiền ứng trước.</w:t>
            </w:r>
          </w:p>
          <w:p w14:paraId="44749CEC">
            <w:pPr>
              <w:spacing w:after="0" w:line="240" w:lineRule="auto"/>
            </w:pPr>
            <w:r>
              <w:rPr>
                <w:rFonts w:ascii="Consolas" w:hAnsi="Consolas"/>
                <w:sz w:val="17"/>
              </w:rPr>
              <w:t>[Biểu mẫu] Ngày nhận, số tiền, phương thức, tham chiếu, chứng từ; bảng phân bổ số tiền cho từng sale.</w:t>
            </w:r>
          </w:p>
          <w:p w14:paraId="40EC8208">
            <w:pPr>
              <w:spacing w:after="0" w:line="240" w:lineRule="auto"/>
            </w:pPr>
            <w:r>
              <w:rPr>
                <w:rFonts w:ascii="Consolas" w:hAnsi="Consolas"/>
                <w:sz w:val="17"/>
              </w:rPr>
              <w:t xml:space="preserve">[Đối soát] Tổng tiền phân bổ, chưa phân bổ, số dư sau ghi; </w:t>
            </w:r>
            <w:del w:id="2353" w:author="Claude" w:date="2026-10-08T00:00:00Z">
              <w:r>
                <w:rPr>
                  <w:rFonts w:ascii="Consolas" w:hAnsi="Consolas"/>
                  <w:sz w:val="17"/>
                </w:rPr>
                <w:delText xml:space="preserve">Lưu nháp | </w:delText>
              </w:r>
            </w:del>
            <w:r>
              <w:rPr>
                <w:rFonts w:ascii="Consolas" w:hAnsi="Consolas"/>
                <w:sz w:val="17"/>
              </w:rPr>
              <w:t xml:space="preserve">Xác nhận tiền đã nhận.</w:t>
            </w:r>
          </w:p>
        </w:tc>
      </w:tr>
    </w:tbl>
    <w:p w14:paraId="64F9EA25">
      <w:pPr>
        <w:pStyle w:val="5"/>
      </w:pPr>
      <w:r>
        <w:t>Dữ liệu nhập / lựa chọn</w:t>
      </w:r>
    </w:p>
    <w:p w14:paraId="40B4F39F">
      <w:r>
        <w:t>• Khách — bắt buộc</w:t>
      </w:r>
    </w:p>
    <w:p w14:paraId="09DF83E3">
      <w:r>
        <w:t>• Số tiền — bắt buộc, dương</w:t>
      </w:r>
    </w:p>
    <w:p w14:paraId="2189DB81">
      <w:r>
        <w:t>• Ngày nhận/phương thức — bắt buộc</w:t>
      </w:r>
    </w:p>
    <w:p w14:paraId="7C49B01F">
      <w:r>
        <w:t>• Mã tham chiếu/chứng từ — theo phương thức, phục vụ chống trùng</w:t>
      </w:r>
    </w:p>
    <w:p w14:paraId="6E835902">
      <w:r>
        <w:t>• Phân bổ cho sale — tùy chọn nếu ứng trước; không vượt khoản tiền nhận</w:t>
      </w:r>
    </w:p>
    <w:p w14:paraId="6AA25241">
      <w:pPr>
        <w:pStyle w:val="5"/>
      </w:pPr>
      <w:r>
        <w:t>UC liên kết và dữ liệu chuyển tiếp</w:t>
      </w:r>
    </w:p>
    <w:p w14:paraId="645195AE">
      <w:r>
        <w:t>• UC42 — định danh khách</w:t>
      </w:r>
    </w:p>
    <w:p w14:paraId="146615C2">
      <w:r>
        <w:t>• UC48 — sale và khoản phải thu</w:t>
      </w:r>
    </w:p>
    <w:p w14:paraId="5867CEA8">
      <w:r>
        <w:t>• UC50 — đối soát phân bổ</w:t>
      </w:r>
    </w:p>
    <w:p w14:paraId="3F1FEB66">
      <w:r>
        <w:t>• UC47 — khách xem tiền đã ghi</w:t>
      </w:r>
    </w:p>
    <w:p w14:paraId="6E898828">
      <w:r>
        <w:t>• UC64 — báo cáo tiền thu theo ngày thực nhận, tách doanh thu</w:t>
      </w:r>
    </w:p>
    <w:p w14:paraId="585FA581">
      <w:pPr>
        <w:pStyle w:val="5"/>
      </w:pPr>
      <w:r>
        <w:t>Các process trong UC</w:t>
      </w:r>
    </w:p>
    <w:p w14:paraId="6E8DE85A">
      <w:r>
        <w:t>1. Ghi nhận tiền khách thanh toán: nhập tiền thực thu</w:t>
      </w:r>
    </w:p>
    <w:p w14:paraId="3F9BEE63">
      <w:r>
        <w:t>2. Ghi nhận tiền khách thanh toán: phân bổ và cập nhật công nợ</w:t>
      </w:r>
    </w:p>
    <w:p w14:paraId="72901FB4">
      <w:r>
        <w:rPr>
          <w:b/>
        </w:rPr>
        <w:t>Điểm cần xác nhận / lưu ý:</w:t>
      </w:r>
      <w:r>
        <w:t xml:space="preserve"> Đã chốt: thanh toán bằng tiền mặt hoặc chuyển khoản, ghi tay; không tích hợp cổng thanh toán hay đối chiếu ngân hàng.</w:t>
      </w:r>
    </w:p>
    <w:p w14:paraId="15FC8F5A">
      <w:pPr>
        <w:pStyle w:val="4"/>
      </w:pPr>
      <w:bookmarkStart w:id="154" w:name="_Toc16017"/>
      <w:bookmarkStart w:id="155" w:name="_Toc22795"/>
      <w:r>
        <w:t>8.2 UC50 - Đối soát công nợ khách hàng</w:t>
      </w:r>
      <w:bookmarkEnd w:id="154"/>
      <w:bookmarkEnd w:id="155"/>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35A84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6F1DEAE">
            <w:pPr>
              <w:spacing w:after="0" w:line="240" w:lineRule="auto"/>
              <w:jc w:val="right"/>
            </w:pPr>
            <w:r>
              <w:t>Primary Actors</w:t>
            </w:r>
          </w:p>
        </w:tc>
        <w:tc>
          <w:tcPr>
            <w:tcW w:w="2685" w:type="dxa"/>
          </w:tcPr>
          <w:p w14:paraId="34BC8F5F">
            <w:pPr>
              <w:spacing w:after="0" w:line="240" w:lineRule="auto"/>
            </w:pPr>
            <w:r>
              <w:t>Chủ HTX; Kế toán.</w:t>
            </w:r>
          </w:p>
        </w:tc>
        <w:tc>
          <w:tcPr>
            <w:tcW w:w="1890" w:type="dxa"/>
          </w:tcPr>
          <w:p w14:paraId="305FC601">
            <w:pPr>
              <w:spacing w:after="0" w:line="240" w:lineRule="auto"/>
              <w:jc w:val="right"/>
            </w:pPr>
            <w:r>
              <w:t>Secondary Actors</w:t>
            </w:r>
          </w:p>
        </w:tc>
        <w:tc>
          <w:tcPr>
            <w:tcW w:w="2933" w:type="dxa"/>
          </w:tcPr>
          <w:p w14:paraId="142CAE80">
            <w:pPr>
              <w:spacing w:after="0" w:line="240" w:lineRule="auto"/>
            </w:pPr>
            <w:r>
              <w:t>Không có.</w:t>
            </w:r>
          </w:p>
        </w:tc>
      </w:tr>
      <w:tr w14:paraId="514AD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E1344F5">
            <w:pPr>
              <w:spacing w:after="0" w:line="240" w:lineRule="auto"/>
              <w:jc w:val="right"/>
            </w:pPr>
            <w:r>
              <w:t>Description</w:t>
            </w:r>
          </w:p>
        </w:tc>
        <w:tc>
          <w:tcPr>
            <w:tcW w:w="7508" w:type="dxa"/>
            <w:gridSpan w:val="3"/>
          </w:tcPr>
          <w:p w14:paraId="4250D6EF">
            <w:pPr>
              <w:spacing w:after="0" w:line="240" w:lineRule="auto"/>
            </w:pPr>
            <w:r>
              <w:t>Tôi với vai trò là Chủ HTX hoặc Kế toán, tôi muốn đối soát công nợ từng thương lái theo kỳ, để giải thích được số còn phải thu hoặc tín dụng.</w:t>
            </w:r>
          </w:p>
        </w:tc>
      </w:tr>
      <w:tr w14:paraId="132F4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CCBF4AD">
            <w:pPr>
              <w:spacing w:after="0" w:line="240" w:lineRule="auto"/>
              <w:jc w:val="right"/>
            </w:pPr>
            <w:r>
              <w:t>Trigger</w:t>
            </w:r>
          </w:p>
        </w:tc>
        <w:tc>
          <w:tcPr>
            <w:tcW w:w="7508" w:type="dxa"/>
            <w:gridSpan w:val="3"/>
          </w:tcPr>
          <w:p w14:paraId="141C6C27">
            <w:pPr>
              <w:spacing w:after="0" w:line="240" w:lineRule="auto"/>
            </w:pPr>
            <w:r>
              <w:t>Cuối kỳ hoặc khi thương lái hỏi số còn nợ.</w:t>
            </w:r>
          </w:p>
        </w:tc>
      </w:tr>
      <w:tr w14:paraId="6BD7A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A2D11E8">
            <w:pPr>
              <w:spacing w:after="0" w:line="240" w:lineRule="auto"/>
              <w:jc w:val="right"/>
            </w:pPr>
            <w:r>
              <w:t>Priority</w:t>
            </w:r>
          </w:p>
        </w:tc>
        <w:tc>
          <w:tcPr>
            <w:tcW w:w="7508" w:type="dxa"/>
            <w:gridSpan w:val="3"/>
          </w:tcPr>
          <w:p w14:paraId="58C2A9B8">
            <w:pPr>
              <w:spacing w:after="0" w:line="240" w:lineRule="auto"/>
            </w:pPr>
            <w:r>
              <w:t>Must have (đề xuất)</w:t>
            </w:r>
          </w:p>
        </w:tc>
      </w:tr>
      <w:tr w14:paraId="17D96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9281E3D">
            <w:pPr>
              <w:spacing w:after="0" w:line="240" w:lineRule="auto"/>
              <w:jc w:val="right"/>
            </w:pPr>
            <w:r>
              <w:t>Preconditions</w:t>
            </w:r>
          </w:p>
        </w:tc>
        <w:tc>
          <w:tcPr>
            <w:tcW w:w="7508" w:type="dxa"/>
            <w:gridSpan w:val="3"/>
          </w:tcPr>
          <w:p w14:paraId="0201B75D">
            <w:pPr>
              <w:spacing w:after="0" w:line="240" w:lineRule="auto"/>
            </w:pPr>
            <w:r>
              <w:t>• Kế toán phải có vai trò được quyền xem tài chính.</w:t>
            </w:r>
          </w:p>
        </w:tc>
      </w:tr>
      <w:tr w14:paraId="42370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879B9C4">
            <w:pPr>
              <w:spacing w:after="0" w:line="240" w:lineRule="auto"/>
              <w:jc w:val="right"/>
            </w:pPr>
            <w:r>
              <w:t>Normal Flow</w:t>
            </w:r>
          </w:p>
        </w:tc>
        <w:tc>
          <w:tcPr>
            <w:tcW w:w="7508" w:type="dxa"/>
            <w:gridSpan w:val="3"/>
          </w:tcPr>
          <w:p w14:paraId="20830022">
            <w:pPr>
              <w:spacing w:after="0" w:line="240" w:lineRule="auto"/>
            </w:pPr>
            <w:r>
              <w:t>1. Người thao tác chọn thương lái và kỳ. (SCR-34)</w:t>
            </w:r>
          </w:p>
          <w:p w14:paraId="17565BBD">
            <w:pPr>
              <w:spacing w:after="0" w:line="240" w:lineRule="auto"/>
            </w:pPr>
            <w:r>
              <w:t>2. Hệ thống lấy giao dịch bán (UC48), tiền thu (UC49), giảm giá (UC53), tín dụng hàng trả và tiền hoàn (UC54).</w:t>
            </w:r>
          </w:p>
          <w:p w14:paraId="09251444">
            <w:pPr>
              <w:spacing w:after="0" w:line="240" w:lineRule="auto"/>
            </w:pPr>
            <w:r>
              <w:t>3. Hệ thống tính số dư từ từng chứng từ, tách doanh thu thuần và tiền đã nhận.</w:t>
            </w:r>
          </w:p>
          <w:p w14:paraId="5CA95C53">
            <w:pPr>
              <w:spacing w:after="0" w:line="240" w:lineRule="auto"/>
            </w:pPr>
            <w:r>
              <w:t>4. Người thao tác mở các phân bổ và ghi chú khoản sai hoặc tranh chấp.</w:t>
            </w:r>
          </w:p>
        </w:tc>
      </w:tr>
      <w:tr w14:paraId="35589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A986BEC">
            <w:pPr>
              <w:spacing w:after="0" w:line="240" w:lineRule="auto"/>
              <w:jc w:val="right"/>
            </w:pPr>
            <w:r>
              <w:t>Alternative Flows</w:t>
            </w:r>
          </w:p>
        </w:tc>
        <w:tc>
          <w:tcPr>
            <w:tcW w:w="7508" w:type="dxa"/>
            <w:gridSpan w:val="3"/>
          </w:tcPr>
          <w:p w14:paraId="529CD4D3">
            <w:pPr>
              <w:spacing w:after="0" w:line="240" w:lineRule="auto"/>
            </w:pPr>
            <w:r>
              <w:t>3a. Khách trả thừa hoặc được giảm giá sau khi đã trả.</w:t>
            </w:r>
          </w:p>
          <w:p w14:paraId="251216E8">
            <w:pPr>
              <w:spacing w:after="0" w:line="240" w:lineRule="auto"/>
            </w:pPr>
            <w:r>
              <w:t>3a1. Hệ thống hiện tín dụng có thể hoàn hoặc khấu trừ, không ép về 0.</w:t>
            </w:r>
          </w:p>
          <w:p w14:paraId="45A24CE1">
            <w:pPr>
              <w:spacing w:after="0" w:line="240" w:lineRule="auto"/>
            </w:pPr>
            <w:r>
              <w:rPr>
                <w:i/>
              </w:rPr>
              <w:t>Use Case tiếp tục bước 4.</w:t>
            </w:r>
          </w:p>
          <w:p w14:paraId="31875763">
            <w:pPr>
              <w:spacing w:after="0" w:line="240" w:lineRule="auto"/>
            </w:pPr>
            <w:r>
              <w:t>4a. Chứng từ thu gắn nhầm khách hoặc giao dịch.</w:t>
            </w:r>
          </w:p>
          <w:p w14:paraId="7E24B80C">
            <w:pPr>
              <w:spacing w:after="0" w:line="240" w:lineRule="auto"/>
            </w:pPr>
            <w:r>
              <w:t>4a1. Người thao tác sửa phân bổ qua luồng điều chỉnh có dấu vết; hệ thống tính lại.</w:t>
            </w:r>
          </w:p>
          <w:p w14:paraId="0865198B">
            <w:pPr>
              <w:spacing w:after="0" w:line="240" w:lineRule="auto"/>
            </w:pPr>
            <w:r>
              <w:rPr>
                <w:i/>
              </w:rPr>
              <w:t>Use Case tiếp tục bước 3.</w:t>
            </w:r>
          </w:p>
        </w:tc>
      </w:tr>
      <w:tr w14:paraId="31F33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7F881A9">
            <w:pPr>
              <w:spacing w:after="0" w:line="240" w:lineRule="auto"/>
              <w:jc w:val="right"/>
            </w:pPr>
            <w:r>
              <w:t>Exception Flows</w:t>
            </w:r>
          </w:p>
        </w:tc>
        <w:tc>
          <w:tcPr>
            <w:tcW w:w="7508" w:type="dxa"/>
            <w:gridSpan w:val="3"/>
          </w:tcPr>
          <w:p w14:paraId="4F0511C9">
            <w:pPr>
              <w:spacing w:after="0" w:line="240" w:lineRule="auto"/>
            </w:pPr>
            <w:r>
              <w:t>2a. Hàng trả đã nhận ở UC52 nhưng chưa có quyết định tiền.</w:t>
            </w:r>
          </w:p>
          <w:p w14:paraId="389E96D0">
            <w:pPr>
              <w:spacing w:after="0" w:line="240" w:lineRule="auto"/>
            </w:pPr>
            <w:r>
              <w:t>2a1. Hệ thống không tự giảm nợ.</w:t>
            </w:r>
          </w:p>
          <w:p w14:paraId="0CDE6622">
            <w:pPr>
              <w:spacing w:after="0" w:line="240" w:lineRule="auto"/>
            </w:pPr>
            <w:r>
              <w:rPr>
                <w:i/>
              </w:rPr>
              <w:t>Use Case tiếp tục bước 3.</w:t>
            </w:r>
          </w:p>
        </w:tc>
      </w:tr>
      <w:tr w14:paraId="2167C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1ADC33F">
            <w:pPr>
              <w:spacing w:after="0" w:line="240" w:lineRule="auto"/>
              <w:jc w:val="right"/>
            </w:pPr>
            <w:r>
              <w:t>Postconditions</w:t>
            </w:r>
          </w:p>
        </w:tc>
        <w:tc>
          <w:tcPr>
            <w:tcW w:w="7508" w:type="dxa"/>
            <w:gridSpan w:val="3"/>
          </w:tcPr>
          <w:p w14:paraId="20FB7549">
            <w:pPr>
              <w:spacing w:after="0" w:line="240" w:lineRule="auto"/>
            </w:pPr>
            <w:r>
              <w:t>• Có bảng công nợ giải thích được theo chứng từ; xem đối soát không đổi giao dịch gốc.</w:t>
            </w:r>
          </w:p>
          <w:p w14:paraId="3B47D73A">
            <w:pPr>
              <w:spacing w:after="0" w:line="240" w:lineRule="auto"/>
            </w:pPr>
            <w:r>
              <w:t>• Sửa phân bổ được ghi nhật ký kiểm toán (người, thời điểm, lý do).</w:t>
            </w:r>
          </w:p>
        </w:tc>
      </w:tr>
      <w:tr w14:paraId="436FD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3FED7CD">
            <w:pPr>
              <w:spacing w:after="0" w:line="240" w:lineRule="auto"/>
              <w:jc w:val="right"/>
            </w:pPr>
            <w:r>
              <w:t>Business Rules / NFR</w:t>
            </w:r>
          </w:p>
        </w:tc>
        <w:tc>
          <w:tcPr>
            <w:tcW w:w="7508" w:type="dxa"/>
            <w:gridSpan w:val="3"/>
          </w:tcPr>
          <w:p w14:paraId="0593039E">
            <w:pPr>
              <w:spacing w:after="0" w:line="240" w:lineRule="auto"/>
            </w:pPr>
            <w:r>
              <w:t>Business Rules: BR-13, BR-16, BR-22, BR-24.</w:t>
            </w:r>
          </w:p>
        </w:tc>
      </w:tr>
    </w:tbl>
    <w:p w14:paraId="390B37DE">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626A1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42C354FD">
            <w:pPr>
              <w:spacing w:after="0" w:line="240" w:lineRule="auto"/>
            </w:pPr>
            <w:r>
              <w:rPr>
                <w:rFonts w:ascii="Consolas" w:hAnsi="Consolas"/>
                <w:sz w:val="17"/>
              </w:rPr>
              <w:t>[Tài chính &gt; Công nợ] Chọn khách, kỳ; bảng mở đầu + sale + tiền thu + giảm giá/credit + hoàn + cuối kỳ.</w:t>
            </w:r>
          </w:p>
          <w:p w14:paraId="0C796A02">
            <w:pPr>
              <w:spacing w:after="0" w:line="240" w:lineRule="auto"/>
            </w:pPr>
            <w:r>
              <w:rPr>
                <w:rFonts w:ascii="Consolas" w:hAnsi="Consolas"/>
                <w:sz w:val="17"/>
              </w:rPr>
              <w:t>[Chi tiết] Mở từng sự kiện và phân bổ tới biên nhận gốc; khoản tranh chấp có nhãn.</w:t>
            </w:r>
          </w:p>
          <w:p w14:paraId="57B08695">
            <w:pPr>
              <w:spacing w:after="0" w:line="240" w:lineRule="auto"/>
            </w:pPr>
            <w:r>
              <w:rPr>
                <w:rFonts w:ascii="Consolas" w:hAnsi="Consolas"/>
                <w:sz w:val="17"/>
              </w:rPr>
              <w:t>[Hành động] Đối soát | Mở quy trình sửa khoản ghi sai; không có ô sửa trực tiếp số dư tổng.</w:t>
            </w:r>
          </w:p>
        </w:tc>
      </w:tr>
    </w:tbl>
    <w:p w14:paraId="67FD57F3">
      <w:pPr>
        <w:pStyle w:val="5"/>
      </w:pPr>
      <w:r>
        <w:t>Dữ liệu nhập / lựa chọn</w:t>
      </w:r>
    </w:p>
    <w:p w14:paraId="2AE1865A">
      <w:r>
        <w:t>• Khách — bắt buộc</w:t>
      </w:r>
    </w:p>
    <w:p w14:paraId="1E378B4C">
      <w:r>
        <w:t>• Kỳ đối soát — bắt buộc</w:t>
      </w:r>
    </w:p>
    <w:p w14:paraId="3123F0C6">
      <w:r>
        <w:t>• Khoản/phân bổ cần kiểm — tùy chọn</w:t>
      </w:r>
    </w:p>
    <w:p w14:paraId="73E32EDE">
      <w:r>
        <w:t>• Ghi chú tranh chấp — nếu phát sinh</w:t>
      </w:r>
    </w:p>
    <w:p w14:paraId="7B2FBE71">
      <w:pPr>
        <w:pStyle w:val="5"/>
      </w:pPr>
      <w:r>
        <w:t>UC liên kết và dữ liệu chuyển tiếp</w:t>
      </w:r>
    </w:p>
    <w:p w14:paraId="7986C6AF">
      <w:r>
        <w:t>• UC48 — sale gốc</w:t>
      </w:r>
    </w:p>
    <w:p w14:paraId="46A99DBE">
      <w:r>
        <w:t>• UC49 — tiền thực thu/ứng trước</w:t>
      </w:r>
    </w:p>
    <w:p w14:paraId="7028A85B">
      <w:r>
        <w:t>• UC53 — giảm giá thương mại</w:t>
      </w:r>
    </w:p>
    <w:p w14:paraId="32CDC061">
      <w:r>
        <w:t>• UC52 — hàng trả và xử lý, không tự sinh credit</w:t>
      </w:r>
    </w:p>
    <w:p w14:paraId="2F6C37A8">
      <w:r>
        <w:t>• UC54 — tiền hoàn thực chi</w:t>
      </w:r>
    </w:p>
    <w:p w14:paraId="6A359376">
      <w:r>
        <w:t>• UC47 — khách xem số dư được phép</w:t>
      </w:r>
    </w:p>
    <w:p w14:paraId="5DB0009B">
      <w:r>
        <w:t>• UC64 — báo cáo tài chính không lẫn doanh thu/tiền</w:t>
      </w:r>
    </w:p>
    <w:p w14:paraId="665AF7C1">
      <w:pPr>
        <w:pStyle w:val="5"/>
      </w:pPr>
      <w:r>
        <w:t>Các process trong UC</w:t>
      </w:r>
    </w:p>
    <w:p w14:paraId="7B6B881C">
      <w:r>
        <w:t>1. Đối soát công nợ khách hàng: tập hợp giao dịch</w:t>
      </w:r>
    </w:p>
    <w:p w14:paraId="0AA6591A">
      <w:r>
        <w:t>2. Đối soát công nợ khách hàng: kiểm tra phân bổ và tín dụng</w:t>
      </w:r>
    </w:p>
    <w:p w14:paraId="640941EE">
      <w:r>
        <w:rPr>
          <w:b/>
        </w:rPr>
        <w:t>Điểm cần xác nhận / lưu ý:</w:t>
      </w:r>
      <w:r>
        <w:t xml:space="preserve"> Đã chốt: tín dụng khi chỉ trả hàng chỉ phát sinh khi Chủ HTX ghi quyết định kèm số tiền ở UC52.</w:t>
      </w:r>
    </w:p>
    <w:p w14:paraId="6CF3600F">
      <w:pPr>
        <w:pStyle w:val="4"/>
      </w:pPr>
      <w:bookmarkStart w:id="156" w:name="_Toc44"/>
      <w:bookmarkStart w:id="157" w:name="_Toc7891"/>
      <w:r>
        <w:t>8.3 UC51 - Gửi yêu cầu chất lượng hoặc trả hàng</w:t>
      </w:r>
      <w:bookmarkEnd w:id="156"/>
      <w:bookmarkEnd w:id="157"/>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40C44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DCA1981">
            <w:pPr>
              <w:spacing w:after="0" w:line="240" w:lineRule="auto"/>
              <w:jc w:val="right"/>
            </w:pPr>
            <w:r>
              <w:t>Primary Actors</w:t>
            </w:r>
          </w:p>
        </w:tc>
        <w:tc>
          <w:tcPr>
            <w:tcW w:w="2685" w:type="dxa"/>
          </w:tcPr>
          <w:p w14:paraId="3EB8F9D3">
            <w:pPr>
              <w:spacing w:after="0" w:line="240" w:lineRule="auto"/>
            </w:pPr>
            <w:r>
              <w:t>Thương lái; Chủ HTX.</w:t>
            </w:r>
          </w:p>
        </w:tc>
        <w:tc>
          <w:tcPr>
            <w:tcW w:w="1890" w:type="dxa"/>
          </w:tcPr>
          <w:p w14:paraId="371E79FF">
            <w:pPr>
              <w:spacing w:after="0" w:line="240" w:lineRule="auto"/>
              <w:jc w:val="right"/>
            </w:pPr>
            <w:r>
              <w:t>Secondary Actors</w:t>
            </w:r>
          </w:p>
        </w:tc>
        <w:tc>
          <w:tcPr>
            <w:tcW w:w="2933" w:type="dxa"/>
          </w:tcPr>
          <w:p w14:paraId="7309C8AC">
            <w:pPr>
              <w:spacing w:after="0" w:line="240" w:lineRule="auto"/>
            </w:pPr>
            <w:del w:id="2356" w:author="Claude" w:date="2026-10-08T00:00:00Z">
              <w:r>
                <w:delText xml:space="preserve">Không</w:delText>
              </w:r>
            </w:del>
            <w:ins w:id="2357" w:author="Claude" w:date="2026-10-08T00:00:00Z">
              <w:r>
                <w:t xml:space="preserve">Dịch</w:t>
              </w:r>
            </w:ins>
            <w:r>
              <w:t xml:space="preserve"> </w:t>
            </w:r>
            <w:del w:id="2354" w:author="Claude" w:date="2026-10-08T00:00:00Z">
              <w:r>
                <w:delText xml:space="preserve">có.</w:delText>
              </w:r>
            </w:del>
            <w:ins w:id="2355" w:author="Claude" w:date="2026-10-08T00:00:00Z">
              <w:r>
                <w:t xml:space="preserve">vụ lưu trữ đám mây.</w:t>
              </w:r>
            </w:ins>
          </w:p>
        </w:tc>
      </w:tr>
      <w:tr w14:paraId="45158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87856F9">
            <w:pPr>
              <w:spacing w:after="0" w:line="240" w:lineRule="auto"/>
              <w:jc w:val="right"/>
            </w:pPr>
            <w:r>
              <w:t>Description</w:t>
            </w:r>
          </w:p>
        </w:tc>
        <w:tc>
          <w:tcPr>
            <w:tcW w:w="7508" w:type="dxa"/>
            <w:gridSpan w:val="3"/>
          </w:tcPr>
          <w:p w14:paraId="0C426B27">
            <w:pPr>
              <w:spacing w:after="0" w:line="240" w:lineRule="auto"/>
            </w:pPr>
            <w:r>
              <w:t>Tôi với vai trò là thương lái (hoặc Chủ HTX ghi thay), tôi muốn gửi yêu cầu về chất lượng, giảm giá hoặc trả hàng kèm bằng chứng, để HTX xem xét xử lý.</w:t>
            </w:r>
          </w:p>
        </w:tc>
      </w:tr>
      <w:tr w14:paraId="54432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D3612C3">
            <w:pPr>
              <w:spacing w:after="0" w:line="240" w:lineRule="auto"/>
              <w:jc w:val="right"/>
            </w:pPr>
            <w:r>
              <w:t>Trigger</w:t>
            </w:r>
          </w:p>
        </w:tc>
        <w:tc>
          <w:tcPr>
            <w:tcW w:w="7508" w:type="dxa"/>
            <w:gridSpan w:val="3"/>
          </w:tcPr>
          <w:p w14:paraId="27C94D50">
            <w:pPr>
              <w:spacing w:after="0" w:line="240" w:lineRule="auto"/>
            </w:pPr>
            <w:r>
              <w:t>Thương lái phát hiện vấn đề với hàng đã nhận.</w:t>
            </w:r>
          </w:p>
        </w:tc>
      </w:tr>
      <w:tr w14:paraId="070C9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7C06700">
            <w:pPr>
              <w:spacing w:after="0" w:line="240" w:lineRule="auto"/>
              <w:jc w:val="right"/>
            </w:pPr>
            <w:r>
              <w:t>Priority</w:t>
            </w:r>
          </w:p>
        </w:tc>
        <w:tc>
          <w:tcPr>
            <w:tcW w:w="7508" w:type="dxa"/>
            <w:gridSpan w:val="3"/>
          </w:tcPr>
          <w:p w14:paraId="1725BF99">
            <w:pPr>
              <w:spacing w:after="0" w:line="240" w:lineRule="auto"/>
            </w:pPr>
            <w:r>
              <w:t>Must have (đề xuất)</w:t>
            </w:r>
          </w:p>
        </w:tc>
      </w:tr>
      <w:tr w14:paraId="70025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A5EA66C">
            <w:pPr>
              <w:spacing w:after="0" w:line="240" w:lineRule="auto"/>
              <w:jc w:val="right"/>
            </w:pPr>
            <w:r>
              <w:t>Preconditions</w:t>
            </w:r>
          </w:p>
        </w:tc>
        <w:tc>
          <w:tcPr>
            <w:tcW w:w="7508" w:type="dxa"/>
            <w:gridSpan w:val="3"/>
          </w:tcPr>
          <w:p w14:paraId="45AC90C8">
            <w:pPr>
              <w:spacing w:after="0" w:line="240" w:lineRule="auto"/>
            </w:pPr>
            <w:r>
              <w:t>• Giao dịch đã bàn giao thuộc đúng khách.</w:t>
            </w:r>
          </w:p>
          <w:p w14:paraId="7CA68623">
            <w:pPr>
              <w:spacing w:after="0" w:line="240" w:lineRule="auto"/>
            </w:pPr>
            <w:r>
              <w:t xml:space="preserve">• Đề nghị trả hàng chỉ gửi khi đơn ở Đã chốt bán, trong 24 giờ kể từ lúc chốt bán (UC48) và đơn chưa </w:t>
            </w:r>
            <w:del w:id="2359" w:author="Claude" w:date="2026-10-08T00:00:00Z">
              <w:r>
                <w:delText xml:space="preserve">được</w:delText>
              </w:r>
            </w:del>
            <w:ins w:id="2360" w:author="Claude" w:date="2026-10-08T00:00:00Z">
              <w:r>
                <w:t xml:space="preserve">có điều chỉnh</w:t>
              </w:r>
            </w:ins>
            <w:r>
              <w:t xml:space="preserve"> giảm giá (UC53)</w:t>
            </w:r>
            <w:ins w:id="2358" w:author="Claude" w:date="2026-10-08T00:00:00Z">
              <w:r>
                <w:t xml:space="preserve"> ở Nháp hoặc Đã duyệt</w:t>
              </w:r>
            </w:ins>
            <w:r>
              <w:t xml:space="preserve">; trả hàng là trả toàn bộ đơn đã nhận.</w:t>
            </w:r>
          </w:p>
        </w:tc>
      </w:tr>
      <w:tr w14:paraId="4F4A4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62404EA">
            <w:pPr>
              <w:spacing w:after="0" w:line="240" w:lineRule="auto"/>
              <w:jc w:val="right"/>
            </w:pPr>
            <w:r>
              <w:t>Normal Flow</w:t>
            </w:r>
          </w:p>
        </w:tc>
        <w:tc>
          <w:tcPr>
            <w:tcW w:w="7508" w:type="dxa"/>
            <w:gridSpan w:val="3"/>
          </w:tcPr>
          <w:p w14:paraId="55A6D394">
            <w:pPr>
              <w:spacing w:after="0" w:line="240" w:lineRule="auto"/>
            </w:pPr>
            <w:r>
              <w:t>1. Thương lái chọn biên nhận của mình. (SCR-35)</w:t>
            </w:r>
          </w:p>
          <w:p w14:paraId="479ACA43">
            <w:pPr>
              <w:spacing w:after="0" w:line="240" w:lineRule="auto"/>
            </w:pPr>
            <w:r>
              <w:t>2. Hệ thống hiện đơn, lô và khối lượng bán từ số cân đã chốt.</w:t>
            </w:r>
          </w:p>
          <w:p w14:paraId="119707AD">
            <w:pPr>
              <w:spacing w:after="0" w:line="240" w:lineRule="auto"/>
            </w:pPr>
            <w:r>
              <w:t>3. Thương lái nhập mô tả vấn đề, lượng bị ảnh hưởng, đề nghị và tải bằng chứng.</w:t>
            </w:r>
          </w:p>
          <w:p w14:paraId="04A35906">
            <w:pPr>
              <w:spacing w:after="0" w:line="240" w:lineRule="auto"/>
            </w:pPr>
            <w:r>
              <w:t>4. Hệ thống kiểm tra quyền sở hữu và lượng không vượt lượng bán, rồi lưu mã yêu cầu.</w:t>
            </w:r>
          </w:p>
          <w:p w14:paraId="4E3CFB7A">
            <w:pPr>
              <w:spacing w:after="0" w:line="240" w:lineRule="auto"/>
            </w:pPr>
            <w:r>
              <w:t>5. Hệ thống chuyển yêu cầu cho Chủ HTX xử lý ở UC52; giá và công nợ chưa đổi.</w:t>
            </w:r>
          </w:p>
        </w:tc>
      </w:tr>
      <w:tr w14:paraId="2ED88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67A8934">
            <w:pPr>
              <w:spacing w:after="0" w:line="240" w:lineRule="auto"/>
              <w:jc w:val="right"/>
            </w:pPr>
            <w:r>
              <w:t>Alternative Flows</w:t>
            </w:r>
          </w:p>
        </w:tc>
        <w:tc>
          <w:tcPr>
            <w:tcW w:w="7508" w:type="dxa"/>
            <w:gridSpan w:val="3"/>
          </w:tcPr>
          <w:p w14:paraId="24115B33">
            <w:pPr>
              <w:spacing w:after="0" w:line="240" w:lineRule="auto"/>
            </w:pPr>
            <w:r>
              <w:t>1a. Thương lái báo qua điện thoại.</w:t>
            </w:r>
          </w:p>
          <w:p w14:paraId="189B2B0C">
            <w:pPr>
              <w:spacing w:after="0" w:line="240" w:lineRule="auto"/>
            </w:pPr>
            <w:r>
              <w:t>1a1. Chủ HTX chọn hồ sơ khách và giao dịch, ghi yêu cầu thay.</w:t>
            </w:r>
          </w:p>
          <w:p w14:paraId="519CEBBF">
            <w:pPr>
              <w:spacing w:after="0" w:line="240" w:lineRule="auto"/>
            </w:pPr>
            <w:r>
              <w:rPr>
                <w:i/>
              </w:rPr>
              <w:t>Use Case tiếp tục bước 2.</w:t>
            </w:r>
          </w:p>
          <w:p w14:paraId="5565B22F">
            <w:pPr>
              <w:spacing w:after="0" w:line="240" w:lineRule="auto"/>
            </w:pPr>
            <w:r>
              <w:t>3a. Thương lái đề nghị trả hàng.</w:t>
            </w:r>
          </w:p>
          <w:p w14:paraId="419E686A">
            <w:pPr>
              <w:spacing w:after="0" w:line="240" w:lineRule="auto"/>
            </w:pPr>
            <w:r>
              <w:t>3a1. Hệ thống điền lượng bị ảnh hưởng bằng toàn bộ lượng đã nhận của đơn, không cho sửa.</w:t>
            </w:r>
          </w:p>
          <w:p w14:paraId="2C140363">
            <w:pPr>
              <w:spacing w:after="0" w:line="240" w:lineRule="auto"/>
            </w:pPr>
            <w:r>
              <w:t>3a2. Khi lưu ở bước 4, đơn chuyển sang Yêu cầu trả hàng.</w:t>
            </w:r>
          </w:p>
          <w:p w14:paraId="4D114479">
            <w:pPr>
              <w:spacing w:after="0" w:line="240" w:lineRule="auto"/>
            </w:pPr>
            <w:r>
              <w:rPr>
                <w:i/>
              </w:rPr>
              <w:t>Use Case tiếp tục bước 4.</w:t>
            </w:r>
          </w:p>
        </w:tc>
      </w:tr>
      <w:tr w14:paraId="02937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34A8E53">
            <w:pPr>
              <w:spacing w:after="0" w:line="240" w:lineRule="auto"/>
              <w:jc w:val="right"/>
            </w:pPr>
            <w:r>
              <w:t>Exception Flows</w:t>
            </w:r>
          </w:p>
        </w:tc>
        <w:tc>
          <w:tcPr>
            <w:tcW w:w="7508" w:type="dxa"/>
            <w:gridSpan w:val="3"/>
          </w:tcPr>
          <w:p w14:paraId="433DC3C9">
            <w:pPr>
              <w:spacing w:after="0" w:line="240" w:lineRule="auto"/>
            </w:pPr>
            <w:r>
              <w:t>1b. Chọn giao dịch của người khác.</w:t>
            </w:r>
          </w:p>
          <w:p w14:paraId="4F2EC48C">
            <w:pPr>
              <w:spacing w:after="0" w:line="240" w:lineRule="auto"/>
            </w:pPr>
            <w:r>
              <w:t>1b1. Hệ thống chặn truy cập. (</w:t>
              <w:fldChar w:fldCharType="begin"/>
              <w:instrText xml:space="preserve"> HYPERLINK \l "MSG02" \o "MSG02 (Lỗi): Bạn không có quyền thực hiện thao tác này." </w:instrText>
              <w:fldChar w:fldCharType="separate"/>
              <w:t>MSG02</w:t>
              <w:fldChar w:fldCharType="end"/>
              <w:t>)</w:t>
            </w:r>
          </w:p>
          <w:p w14:paraId="04637FB4">
            <w:pPr>
              <w:spacing w:after="0" w:line="240" w:lineRule="auto"/>
            </w:pPr>
            <w:r>
              <w:rPr>
                <w:i/>
              </w:rPr>
              <w:t>Use Case dừng lại.</w:t>
            </w:r>
          </w:p>
          <w:p w14:paraId="4764C60D">
            <w:pPr>
              <w:spacing w:after="0" w:line="240" w:lineRule="auto"/>
            </w:pPr>
            <w:r>
              <w:t>3b. Đề nghị trả hàng khi đã quá 24 giờ kể từ lúc chốt bán.</w:t>
            </w:r>
          </w:p>
          <w:p w14:paraId="11166FA3">
            <w:pPr>
              <w:spacing w:after="0" w:line="240" w:lineRule="auto"/>
            </w:pPr>
            <w:r>
              <w:t>3b1. Hệ thống chặn đề nghị trả hàng; vẫn gửi được yêu cầu chất lượng hoặc giảm giá. (</w:t>
              <w:fldChar w:fldCharType="begin"/>
              <w:instrText xml:space="preserve"> HYPERLINK \l "MSG64" \o "MSG64 (Lỗi): Không thể yêu cầu trả hàng cho đơn {order_code}: {reason}. Bạn vẫn có thể gửi yêu cầu chất lượng hoặc giảm giá." </w:instrText>
              <w:fldChar w:fldCharType="separate"/>
              <w:t>MSG64</w:t>
              <w:fldChar w:fldCharType="end"/>
              <w:t>)</w:t>
            </w:r>
          </w:p>
          <w:p w14:paraId="109E4319">
            <w:pPr>
              <w:spacing w:after="0" w:line="240" w:lineRule="auto"/>
            </w:pPr>
            <w:r>
              <w:rPr>
                <w:i/>
              </w:rPr>
              <w:t>Use Case tiếp tục bước 3.</w:t>
            </w:r>
          </w:p>
          <w:p w14:paraId="0D4F02DC">
            <w:pPr>
              <w:spacing w:after="0" w:line="240" w:lineRule="auto"/>
            </w:pPr>
            <w:r>
              <w:t>3c. Đề nghị trả hàng trên đơn đã được giảm giá (UC53).</w:t>
            </w:r>
          </w:p>
          <w:p w14:paraId="1C68C0D2">
            <w:pPr>
              <w:spacing w:after="0" w:line="240" w:lineRule="auto"/>
            </w:pPr>
            <w:r>
              <w:t>3c1. Hệ thống chặn đề nghị trả hàng. (</w:t>
              <w:fldChar w:fldCharType="begin"/>
              <w:instrText xml:space="preserve"> HYPERLINK \l "MSG64" \o "MSG64 (Lỗi): Không thể yêu cầu trả hàng cho đơn {order_code}: {reason}. Bạn vẫn có thể gửi yêu cầu chất lượng hoặc giảm giá." </w:instrText>
              <w:fldChar w:fldCharType="separate"/>
              <w:t>MSG64</w:t>
              <w:fldChar w:fldCharType="end"/>
              <w:t>)</w:t>
            </w:r>
          </w:p>
          <w:p w14:paraId="1286546D">
            <w:pPr>
              <w:spacing w:after="0" w:line="240" w:lineRule="auto"/>
            </w:pPr>
            <w:r>
              <w:rPr>
                <w:i/>
              </w:rPr>
              <w:t>Use Case tiếp tục bước 3.</w:t>
            </w:r>
          </w:p>
          <w:p w14:paraId="47BAF7EE">
            <w:pPr>
              <w:spacing w:after="0" w:line="240" w:lineRule="auto"/>
            </w:pPr>
            <w:r>
              <w:t>4a. Lượng đề nghị vượt lượng đã nhận.</w:t>
            </w:r>
          </w:p>
          <w:p w14:paraId="2B9F06C8">
            <w:pPr>
              <w:spacing w:after="0" w:line="240" w:lineRule="auto"/>
            </w:pPr>
            <w:r>
              <w:t>4a1. Hệ thống báo lỗi và yêu cầu sửa. (</w:t>
              <w:fldChar w:fldCharType="begin"/>
              <w:instrText xml:space="preserve"> HYPERLINK \l "MSG45" \o "MSG45 (Lỗi): {field_name} vượt quá mức cho phép ({limit_value})." </w:instrText>
              <w:fldChar w:fldCharType="separate"/>
              <w:t>MSG45</w:t>
              <w:fldChar w:fldCharType="end"/>
              <w:t>)</w:t>
            </w:r>
          </w:p>
          <w:p w14:paraId="116F4BA7">
            <w:pPr>
              <w:spacing w:after="0" w:line="240" w:lineRule="auto"/>
            </w:pPr>
            <w:r>
              <w:rPr>
                <w:i/>
              </w:rPr>
              <w:t>Use Case tiếp tục bước 3.</w:t>
            </w:r>
          </w:p>
          <w:p w14:paraId="3E3565C1">
            <w:pPr>
              <w:spacing w:after="0" w:line="240" w:lineRule="auto"/>
            </w:pPr>
            <w:r>
              <w:t>4b. Yêu cầu trùng yêu cầu trước, hoặc đơn đã có yêu cầu trả hàng.</w:t>
            </w:r>
          </w:p>
          <w:p w14:paraId="5276D0D9">
            <w:pPr>
              <w:spacing w:after="0" w:line="240" w:lineRule="auto"/>
            </w:pPr>
            <w:r>
              <w:t>4b1. Hệ thống hiện yêu cầu cũ để tránh xử lý hai lần. (</w:t>
              <w:fldChar w:fldCharType="begin"/>
              <w:instrText xml:space="preserve"> HYPERLINK \l "MSG03" \o "MSG03 (Lỗi): {object_name} đã tồn tại. Hệ thống mở bản ghi hiện có để bạn kiểm tra, không tạo bản sao." </w:instrText>
              <w:fldChar w:fldCharType="separate"/>
              <w:t>MSG03</w:t>
              <w:fldChar w:fldCharType="end"/>
              <w:t>)</w:t>
            </w:r>
          </w:p>
          <w:p w14:paraId="61CA6B0D">
            <w:pPr>
              <w:spacing w:after="0" w:line="240" w:lineRule="auto"/>
            </w:pPr>
            <w:r>
              <w:rPr>
                <w:i/>
              </w:rPr>
              <w:t>Use Case dừng lại.</w:t>
            </w:r>
          </w:p>
        </w:tc>
      </w:tr>
      <w:tr w14:paraId="50922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9C29329">
            <w:pPr>
              <w:spacing w:after="0" w:line="240" w:lineRule="auto"/>
              <w:jc w:val="right"/>
            </w:pPr>
            <w:r>
              <w:t>Postconditions</w:t>
            </w:r>
          </w:p>
        </w:tc>
        <w:tc>
          <w:tcPr>
            <w:tcW w:w="7508" w:type="dxa"/>
            <w:gridSpan w:val="3"/>
          </w:tcPr>
          <w:p w14:paraId="4F481897">
            <w:pPr>
              <w:spacing w:after="0" w:line="240" w:lineRule="auto"/>
            </w:pPr>
            <w:r>
              <w:t>• Có yêu cầu gắn giao dịch và khách, ở trạng thái Chờ quyết định; với đề nghị trả hàng, đơn chuyển sang Yêu cầu trả hàng.</w:t>
            </w:r>
          </w:p>
        </w:tc>
      </w:tr>
      <w:tr w14:paraId="7BB3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4922313">
            <w:pPr>
              <w:spacing w:after="0" w:line="240" w:lineRule="auto"/>
              <w:jc w:val="right"/>
            </w:pPr>
            <w:r>
              <w:t>Business Rules / NFR</w:t>
            </w:r>
          </w:p>
        </w:tc>
        <w:tc>
          <w:tcPr>
            <w:tcW w:w="7508" w:type="dxa"/>
            <w:gridSpan w:val="3"/>
          </w:tcPr>
          <w:p w14:paraId="0475D00C">
            <w:pPr>
              <w:spacing w:after="0" w:line="240" w:lineRule="auto"/>
            </w:pPr>
            <w:r>
              <w:t>Business Rules: BR-15.</w:t>
            </w:r>
          </w:p>
        </w:tc>
      </w:tr>
    </w:tbl>
    <w:p w14:paraId="736747CA">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520EF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3E13CB41">
            <w:pPr>
              <w:spacing w:after="0" w:line="240" w:lineRule="auto"/>
            </w:pPr>
            <w:r>
              <w:rPr>
                <w:rFonts w:ascii="Consolas" w:hAnsi="Consolas"/>
                <w:sz w:val="17"/>
              </w:rPr>
              <w:t>[Đơn đã giao &gt; Báo vấn đề] Chọn biên nhận/lô; hiện lượng khách đã nhận và điều khoản.</w:t>
            </w:r>
          </w:p>
          <w:p w14:paraId="2E67B302">
            <w:pPr>
              <w:spacing w:after="0" w:line="240" w:lineRule="auto"/>
            </w:pPr>
            <w:r>
              <w:rPr>
                <w:rFonts w:ascii="Consolas" w:hAnsi="Consolas"/>
                <w:sz w:val="17"/>
              </w:rPr>
              <w:t>[Biểu mẫu] Loại vấn đề, lượng ảnh hưởng, mô tả, đề nghị giảm giá/trả toàn bộ đơn, ảnh/chứng cứ, đầu mối liên hệ.</w:t>
            </w:r>
          </w:p>
          <w:p w14:paraId="2618E039">
            <w:pPr>
              <w:spacing w:after="0" w:line="240" w:lineRule="auto"/>
            </w:pPr>
            <w:r>
              <w:rPr>
                <w:rFonts w:ascii="Consolas" w:hAnsi="Consolas"/>
                <w:sz w:val="17"/>
              </w:rPr>
              <w:t>[Hành động] Gửi yêu cầu; màn hình trạng thái và trao đổi sau gửi.</w:t>
            </w:r>
          </w:p>
        </w:tc>
      </w:tr>
    </w:tbl>
    <w:p w14:paraId="46382F60">
      <w:pPr>
        <w:pStyle w:val="5"/>
      </w:pPr>
      <w:r>
        <w:t>Dữ liệu nhập / lựa chọn</w:t>
      </w:r>
    </w:p>
    <w:p w14:paraId="393BF2E1">
      <w:r>
        <w:t>• Biên nhận/dòng — bắt buộc</w:t>
      </w:r>
    </w:p>
    <w:p w14:paraId="4A650DC6">
      <w:r>
        <w:t>• Loại vấn đề và mô tả — bắt buộc</w:t>
      </w:r>
    </w:p>
    <w:p w14:paraId="01948901">
      <w:r>
        <w:t>• Lượng ảnh hưởng — bắt buộc, trong lượng đã bán; đề nghị trả hàng thì hệ thống điền toàn bộ lượng đã nhận, không sửa</w:t>
      </w:r>
    </w:p>
    <w:p w14:paraId="26B6B5D3">
      <w:r>
        <w:t>• Đề nghị xử lý — tùy chọn; trả hàng chỉ chọn được trong 24 giờ kể từ lúc chốt bán và khi đơn chưa được giảm giá</w:t>
      </w:r>
    </w:p>
    <w:p w14:paraId="71069216">
      <w:r>
        <w:t>• Bằng chứng — nếu có</w:t>
      </w:r>
    </w:p>
    <w:p w14:paraId="3EA8B833">
      <w:r>
        <w:t>• Nguồn điện thoại/app — hệ thống ghi</w:t>
      </w:r>
    </w:p>
    <w:p w14:paraId="5DE68DE0">
      <w:pPr>
        <w:pStyle w:val="5"/>
      </w:pPr>
      <w:r>
        <w:t>UC liên kết và dữ liệu chuyển tiếp</w:t>
      </w:r>
    </w:p>
    <w:p w14:paraId="65CDD4D7">
      <w:r>
        <w:t>• UC45: giao hàng gốc</w:t>
      </w:r>
    </w:p>
    <w:p w14:paraId="04EEE379">
      <w:r>
        <w:t>• UC48: biên nhận bán</w:t>
      </w:r>
    </w:p>
    <w:p w14:paraId="75A5E125">
      <w:r>
        <w:t>• UC52: xử lý yêu cầu</w:t>
      </w:r>
    </w:p>
    <w:p w14:paraId="1D41BFA8">
      <w:pPr>
        <w:pStyle w:val="5"/>
      </w:pPr>
      <w:r>
        <w:t>Các process trong UC</w:t>
      </w:r>
    </w:p>
    <w:p w14:paraId="47CFB82A">
      <w:r>
        <w:t>1. Gửi yêu cầu chất lượng hoặc trả hàng: mô tả vấn đề</w:t>
      </w:r>
    </w:p>
    <w:p w14:paraId="18176A24">
      <w:r>
        <w:t>2. Gửi yêu cầu chất lượng hoặc trả hàng: chờ xét</w:t>
      </w:r>
    </w:p>
    <w:p w14:paraId="0FB3ECF6">
      <w:pPr>
        <w:pStyle w:val="4"/>
      </w:pPr>
      <w:bookmarkStart w:id="158" w:name="_Toc5175"/>
      <w:bookmarkStart w:id="159" w:name="_Toc27964"/>
      <w:r>
        <w:t>8.4 UC52 - Xử lý yêu cầu chất lượng và hoàn hàng</w:t>
      </w:r>
      <w:bookmarkEnd w:id="158"/>
      <w:bookmarkEnd w:id="159"/>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329EA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842EA7B">
            <w:pPr>
              <w:spacing w:after="0" w:line="240" w:lineRule="auto"/>
              <w:jc w:val="right"/>
            </w:pPr>
            <w:r>
              <w:t>Primary Actors</w:t>
            </w:r>
          </w:p>
        </w:tc>
        <w:tc>
          <w:tcPr>
            <w:tcW w:w="2685" w:type="dxa"/>
          </w:tcPr>
          <w:p w14:paraId="3E3F9031">
            <w:pPr>
              <w:spacing w:after="0" w:line="240" w:lineRule="auto"/>
            </w:pPr>
            <w:r>
              <w:t>Chủ HTX; Quản lý khu.</w:t>
            </w:r>
          </w:p>
        </w:tc>
        <w:tc>
          <w:tcPr>
            <w:tcW w:w="1890" w:type="dxa"/>
          </w:tcPr>
          <w:p w14:paraId="53AAB5E0">
            <w:pPr>
              <w:spacing w:after="0" w:line="240" w:lineRule="auto"/>
              <w:jc w:val="right"/>
            </w:pPr>
            <w:r>
              <w:t>Secondary Actors</w:t>
            </w:r>
          </w:p>
        </w:tc>
        <w:tc>
          <w:tcPr>
            <w:tcW w:w="2933" w:type="dxa"/>
          </w:tcPr>
          <w:p w14:paraId="681E52A0">
            <w:pPr>
              <w:spacing w:after="0" w:line="240" w:lineRule="auto"/>
            </w:pPr>
            <w:r>
              <w:t>Dịch vụ lưu trữ đám mây; Zalo OA; Dịch vụ email; Dịch vụ SMS.</w:t>
            </w:r>
          </w:p>
        </w:tc>
      </w:tr>
      <w:tr w14:paraId="342F8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1F81B98">
            <w:pPr>
              <w:spacing w:after="0" w:line="240" w:lineRule="auto"/>
              <w:jc w:val="right"/>
            </w:pPr>
            <w:r>
              <w:t>Description</w:t>
            </w:r>
          </w:p>
        </w:tc>
        <w:tc>
          <w:tcPr>
            <w:tcW w:w="7508" w:type="dxa"/>
            <w:gridSpan w:val="3"/>
          </w:tcPr>
          <w:p w14:paraId="7140B39C">
            <w:pPr>
              <w:spacing w:after="0" w:line="240" w:lineRule="auto"/>
            </w:pPr>
            <w:r>
              <w:t>Tôi với vai trò là Chủ HTX hoặc Quản lý khu phụ trách đơn, tôi muốn quyết định yêu cầu chất lượng, ghi hàng trả thực nhận và đánh giá phần bán lại được (Quản lý khu chỉ ghi hàng trả thực nhận), để xử lý khiếu nại mà không làm sai số liệu bán gốc.</w:t>
            </w:r>
          </w:p>
        </w:tc>
      </w:tr>
      <w:tr w14:paraId="12A64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78925FC">
            <w:pPr>
              <w:spacing w:after="0" w:line="240" w:lineRule="auto"/>
              <w:jc w:val="right"/>
            </w:pPr>
            <w:r>
              <w:t>Trigger</w:t>
            </w:r>
          </w:p>
        </w:tc>
        <w:tc>
          <w:tcPr>
            <w:tcW w:w="7508" w:type="dxa"/>
            <w:gridSpan w:val="3"/>
          </w:tcPr>
          <w:p w14:paraId="4A28A752">
            <w:pPr>
              <w:spacing w:after="0" w:line="240" w:lineRule="auto"/>
            </w:pPr>
            <w:r>
              <w:t>Có yêu cầu mới từ UC51.</w:t>
            </w:r>
          </w:p>
        </w:tc>
      </w:tr>
      <w:tr w14:paraId="05F56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9211F0D">
            <w:pPr>
              <w:spacing w:after="0" w:line="240" w:lineRule="auto"/>
              <w:jc w:val="right"/>
            </w:pPr>
            <w:r>
              <w:t>Priority</w:t>
            </w:r>
          </w:p>
        </w:tc>
        <w:tc>
          <w:tcPr>
            <w:tcW w:w="7508" w:type="dxa"/>
            <w:gridSpan w:val="3"/>
          </w:tcPr>
          <w:p w14:paraId="1B304B72">
            <w:pPr>
              <w:spacing w:after="0" w:line="240" w:lineRule="auto"/>
            </w:pPr>
            <w:r>
              <w:t>Must have (đề xuất)</w:t>
            </w:r>
          </w:p>
        </w:tc>
      </w:tr>
      <w:tr w14:paraId="2DA33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D70BAEE">
            <w:pPr>
              <w:spacing w:after="0" w:line="240" w:lineRule="auto"/>
              <w:jc w:val="right"/>
            </w:pPr>
            <w:r>
              <w:t>Preconditions</w:t>
            </w:r>
          </w:p>
        </w:tc>
        <w:tc>
          <w:tcPr>
            <w:tcW w:w="7508" w:type="dxa"/>
            <w:gridSpan w:val="3"/>
          </w:tcPr>
          <w:p w14:paraId="1DB5C9AD">
            <w:pPr>
              <w:spacing w:after="0" w:line="240" w:lineRule="auto"/>
            </w:pPr>
            <w:r>
              <w:t>• Có yêu cầu UC51 gắn giao dịch đã bàn giao.</w:t>
            </w:r>
          </w:p>
          <w:p w14:paraId="6BD6AE4C">
            <w:pPr>
              <w:spacing w:after="0" w:line="240" w:lineRule="auto"/>
            </w:pPr>
            <w:r>
              <w:t>• Quản lý khu chỉ ghi phần nhận hàng trả của đơn mình phụ trách; quyết định, hủy chấp nhận trả và đánh giá phần bán lại do Chủ HTX.</w:t>
            </w:r>
          </w:p>
        </w:tc>
      </w:tr>
      <w:tr w14:paraId="18CAC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F0B9844">
            <w:pPr>
              <w:spacing w:after="0" w:line="240" w:lineRule="auto"/>
              <w:jc w:val="right"/>
            </w:pPr>
            <w:r>
              <w:t>Normal Flow</w:t>
            </w:r>
          </w:p>
        </w:tc>
        <w:tc>
          <w:tcPr>
            <w:tcW w:w="7508" w:type="dxa"/>
            <w:gridSpan w:val="3"/>
          </w:tcPr>
          <w:p w14:paraId="37E1E020">
            <w:pPr>
              <w:spacing w:after="0" w:line="240" w:lineRule="auto"/>
            </w:pPr>
            <w:r>
              <w:t>1. Chủ HTX mở yêu cầu và xem giao dịch gốc, số cân, bằng chứng, các điều chỉnh trước và thông tin liên hệ của thương lái (tên, số điện thoại). (SCR-36)</w:t>
            </w:r>
          </w:p>
          <w:p w14:paraId="606754F1">
            <w:pPr>
              <w:spacing w:after="0" w:line="240" w:lineRule="auto"/>
            </w:pPr>
            <w:r>
              <w:t xml:space="preserve">2. Chủ HTX ghi quyết định: không điều chỉnh, giảm giá hoặc nhận trả toàn bộ </w:t>
            </w:r>
            <w:del w:id="2361" w:author="Claude" w:date="2026-10-08T00:00:00Z">
              <w:r>
                <w:delText xml:space="preserve">đơn;</w:delText>
              </w:r>
            </w:del>
            <w:ins w:id="2362" w:author="Claude" w:date="2026-10-08T00:00:00Z">
              <w:r>
                <w:t xml:space="preserve">đơn (chỉ khi yêu cầu là đề nghị trả hàng, đơn ở Yêu cầu trả hàng);</w:t>
              </w:r>
            </w:ins>
            <w:r>
              <w:t xml:space="preserve"> hệ thống lưu người, thời điểm, lý do. Khi nhận trả, đơn chuyển sang Đã chấp nhận trả và hệ thống báo cho thương lái: qua Zalo OA nếu thương lái chưa có tài khoản </w:t>
            </w:r>
            <w:del w:id="2363" w:author="Claude" w:date="2026-10-08T00:00:00Z">
              <w:r>
                <w:delText xml:space="preserve">OMTS;</w:delText>
              </w:r>
            </w:del>
            <w:ins w:id="2364" w:author="Claude" w:date="2026-10-08T00:00:00Z">
              <w:r>
                <w:t xml:space="preserve">OMTS (không có Zalo thì qua SMS);</w:t>
              </w:r>
            </w:ins>
            <w:r>
              <w:t xml:space="preserve"> có tài khoản thì qua email, email không gửi được thì qua SMS. (</w:t>
              <w:fldChar w:fldCharType="begin"/>
              <w:instrText xml:space="preserve"> HYPERLINK \l "MSG66" \o "MSG66 (Thông tin): HTX {coop_name} đã chấp nhận trả toàn bộ đơn {order_code}. Vui lòng liên hệ {contact_phone} để hẹn giao hàng trả." </w:instrText>
              <w:fldChar w:fldCharType="separate"/>
              <w:t>MSG66</w:t>
              <w:fldChar w:fldCharType="end"/>
              <w:t>)</w:t>
            </w:r>
          </w:p>
          <w:p w14:paraId="4182F264">
            <w:pPr>
              <w:spacing w:after="0" w:line="240" w:lineRule="auto"/>
            </w:pPr>
            <w:r>
              <w:t>3. Khi hàng về, người thao tác ghi lượng, tình trạng, thời gian, nơi giữ tạm và ảnh; đơn chuyển sang Đã nhận hàng trả.</w:t>
            </w:r>
          </w:p>
          <w:p w14:paraId="017B0068">
            <w:pPr>
              <w:spacing w:after="0" w:line="240" w:lineRule="auto"/>
            </w:pPr>
            <w:r>
              <w:t>4. Chủ HTX đánh giá phần có thể bán lại.</w:t>
            </w:r>
          </w:p>
          <w:p w14:paraId="028206D6">
            <w:pPr>
              <w:spacing w:after="0" w:line="240" w:lineRule="auto"/>
            </w:pPr>
            <w:r>
              <w:t>5. Hệ thống giữ phần bán lại được để gắn đơn mới (UC43, UC44), dùng QR cũ và cân lại ở UC45.</w:t>
            </w:r>
          </w:p>
        </w:tc>
      </w:tr>
      <w:tr w14:paraId="3624C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85A2FEA">
            <w:pPr>
              <w:spacing w:after="0" w:line="240" w:lineRule="auto"/>
              <w:jc w:val="right"/>
            </w:pPr>
            <w:r>
              <w:t>Alternative Flows</w:t>
            </w:r>
          </w:p>
        </w:tc>
        <w:tc>
          <w:tcPr>
            <w:tcW w:w="7508" w:type="dxa"/>
            <w:gridSpan w:val="3"/>
          </w:tcPr>
          <w:p w14:paraId="5CCF852D">
            <w:pPr>
              <w:spacing w:after="0" w:line="240" w:lineRule="auto"/>
            </w:pPr>
            <w:r>
              <w:t>2a. Quyết định giảm giá (không nhận trả hàng).</w:t>
            </w:r>
          </w:p>
          <w:p w14:paraId="687C9029">
            <w:pPr>
              <w:spacing w:after="0" w:line="240" w:lineRule="auto"/>
            </w:pPr>
            <w:r>
              <w:t>2a1. Với yêu cầu trả hàng, đơn từ Yêu cầu trả hàng về Đã chốt bán.</w:t>
            </w:r>
          </w:p>
          <w:p w14:paraId="747BEAAE">
            <w:pPr>
              <w:spacing w:after="0" w:line="240" w:lineRule="auto"/>
            </w:pPr>
            <w:r>
              <w:t xml:space="preserve">2a2. Hệ thống chuyển sang UC53; yêu cầu </w:t>
            </w:r>
            <w:del w:id="2371" w:author="Claude" w:date="2026-10-08T00:00:00Z">
              <w:r>
                <w:delText xml:space="preserve">kết</w:delText>
              </w:r>
            </w:del>
            <w:ins w:id="2372" w:author="Claude" w:date="2026-10-08T00:00:00Z">
              <w:r>
                <w:t xml:space="preserve">chuyển</w:t>
              </w:r>
            </w:ins>
            <w:r>
              <w:t xml:space="preserve"> </w:t>
            </w:r>
            <w:del w:id="2369" w:author="Claude" w:date="2026-10-08T00:00:00Z">
              <w:r>
                <w:delText xml:space="preserve">thúc</w:delText>
              </w:r>
            </w:del>
            <w:ins w:id="2370" w:author="Claude" w:date="2026-10-08T00:00:00Z">
              <w:r>
                <w:t xml:space="preserve">Đã</w:t>
              </w:r>
            </w:ins>
            <w:r>
              <w:t xml:space="preserve"> </w:t>
            </w:r>
            <w:del w:id="2367" w:author="Claude" w:date="2026-10-08T00:00:00Z">
              <w:r>
                <w:delText xml:space="preserve">sau</w:delText>
              </w:r>
            </w:del>
            <w:ins w:id="2368" w:author="Claude" w:date="2026-10-08T00:00:00Z">
              <w:r>
                <w:t xml:space="preserve">đóng</w:t>
              </w:r>
            </w:ins>
            <w:r>
              <w:t xml:space="preserve"> </w:t>
            </w:r>
            <w:del w:id="2365" w:author="Claude" w:date="2026-10-08T00:00:00Z">
              <w:r>
                <w:delText xml:space="preserve">UC53.</w:delText>
              </w:r>
            </w:del>
            <w:ins w:id="2366" w:author="Claude" w:date="2026-10-08T00:00:00Z">
              <w:r>
                <w:t xml:space="preserve">khi điều chỉnh giảm giá được Chủ HTX duyệt hoặc từ chối.</w:t>
              </w:r>
            </w:ins>
          </w:p>
          <w:p w14:paraId="6552F5A9">
            <w:pPr>
              <w:spacing w:after="0" w:line="240" w:lineRule="auto"/>
            </w:pPr>
            <w:r>
              <w:rPr>
                <w:i/>
              </w:rPr>
              <w:t>Use Case tiếp tục UC53.</w:t>
            </w:r>
          </w:p>
          <w:p w14:paraId="667F7981">
            <w:pPr>
              <w:spacing w:after="0" w:line="240" w:lineRule="auto"/>
            </w:pPr>
            <w:r>
              <w:t>3a. Lượng nhận khác lượng yêu cầu.</w:t>
            </w:r>
          </w:p>
          <w:p w14:paraId="50790B30">
            <w:pPr>
              <w:spacing w:after="0" w:line="240" w:lineRule="auto"/>
            </w:pPr>
            <w:r>
              <w:t>3a1. Người thao tác ghi lượng thực nhận và chênh lệch.</w:t>
            </w:r>
          </w:p>
          <w:p w14:paraId="5AC91722">
            <w:pPr>
              <w:spacing w:after="0" w:line="240" w:lineRule="auto"/>
            </w:pPr>
            <w:r>
              <w:rPr>
                <w:i/>
              </w:rPr>
              <w:t>Use Case tiếp tục bước 4.</w:t>
            </w:r>
          </w:p>
          <w:p w14:paraId="6B291A27">
            <w:pPr>
              <w:spacing w:after="0" w:line="240" w:lineRule="auto"/>
            </w:pPr>
            <w:r>
              <w:t>4a. Không có phần bán lại được.</w:t>
            </w:r>
          </w:p>
          <w:p w14:paraId="27F6E744">
            <w:pPr>
              <w:spacing w:after="0" w:line="240" w:lineRule="auto"/>
            </w:pPr>
            <w:r>
              <w:t>4a1. Chủ HTX ghi cách xử lý khác kèm căn cứ.</w:t>
            </w:r>
          </w:p>
          <w:p w14:paraId="41FCA6B3">
            <w:pPr>
              <w:spacing w:after="0" w:line="240" w:lineRule="auto"/>
            </w:pPr>
            <w:r>
              <w:rPr>
                <w:i/>
              </w:rPr>
              <w:t>Use Case kết thúc thành công.</w:t>
            </w:r>
          </w:p>
          <w:p w14:paraId="47E8010E">
            <w:pPr>
              <w:spacing w:after="0" w:line="240" w:lineRule="auto"/>
            </w:pPr>
            <w:r>
              <w:t>5a. Một lần trả chia cho nhiều đơn mới.</w:t>
            </w:r>
          </w:p>
          <w:p w14:paraId="642EB46F">
            <w:pPr>
              <w:spacing w:after="0" w:line="240" w:lineRule="auto"/>
            </w:pPr>
            <w:r>
              <w:t>5a1. Hệ thống cho phép nếu tổng lượng gắn các đơn không vượt lượng được bán lại.</w:t>
            </w:r>
          </w:p>
          <w:p w14:paraId="09C8A35F">
            <w:pPr>
              <w:spacing w:after="0" w:line="240" w:lineRule="auto"/>
            </w:pPr>
            <w:r>
              <w:rPr>
                <w:i/>
              </w:rPr>
              <w:t>Use Case kết thúc thành công.</w:t>
            </w:r>
          </w:p>
          <w:p w14:paraId="533C31E4">
            <w:pPr>
              <w:spacing w:after="0" w:line="240" w:lineRule="auto"/>
            </w:pPr>
            <w:r>
              <w:t>5b. Chủ HTX quyết định trừ nợ hoặc hoàn tiền cho hàng trả.</w:t>
            </w:r>
          </w:p>
          <w:p w14:paraId="18B08E33">
            <w:pPr>
              <w:spacing w:after="0" w:line="240" w:lineRule="auto"/>
            </w:pPr>
            <w:r>
              <w:t>5b1. Chủ HTX nhập số tiền.</w:t>
            </w:r>
          </w:p>
          <w:p w14:paraId="5182FB0D">
            <w:pPr>
              <w:spacing w:after="0" w:line="240" w:lineRule="auto"/>
            </w:pPr>
            <w:r>
              <w:t xml:space="preserve">5b2. </w:t>
            </w:r>
            <w:del w:id="2375" w:author="Claude" w:date="2026-10-08T00:00:00Z">
              <w:r>
                <w:delText xml:space="preserve">UC50</w:delText>
              </w:r>
            </w:del>
            <w:ins w:id="2376" w:author="Claude" w:date="2026-10-08T00:00:00Z">
              <w:r>
                <w:t xml:space="preserve">Hệ thống</w:t>
              </w:r>
            </w:ins>
            <w:r>
              <w:t xml:space="preserve"> ghi tín </w:t>
            </w:r>
            <w:del w:id="2373" w:author="Claude" w:date="2026-10-08T00:00:00Z">
              <w:r>
                <w:delText xml:space="preserve">dụng,</w:delText>
              </w:r>
            </w:del>
            <w:ins w:id="2374" w:author="Claude" w:date="2026-10-08T00:00:00Z">
              <w:r>
                <w:t xml:space="preserve">dụng khách (CustomerCredit) theo số tiền quyết định; UC50 hiển thị trong đối soát,</w:t>
              </w:r>
            </w:ins>
            <w:r>
              <w:t xml:space="preserve"> UC54 ghi tiền thực hoàn.</w:t>
            </w:r>
          </w:p>
          <w:p w14:paraId="001A7FED">
            <w:pPr>
              <w:spacing w:after="0" w:line="240" w:lineRule="auto"/>
            </w:pPr>
            <w:r>
              <w:rPr>
                <w:i/>
              </w:rPr>
              <w:t>Use Case kết thúc thành công.</w:t>
            </w:r>
          </w:p>
        </w:tc>
      </w:tr>
      <w:tr w14:paraId="6DF2C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F37785A">
            <w:pPr>
              <w:spacing w:after="0" w:line="240" w:lineRule="auto"/>
              <w:jc w:val="right"/>
            </w:pPr>
            <w:r>
              <w:t>Exception Flows</w:t>
            </w:r>
          </w:p>
        </w:tc>
        <w:tc>
          <w:tcPr>
            <w:tcW w:w="7508" w:type="dxa"/>
            <w:gridSpan w:val="3"/>
          </w:tcPr>
          <w:p w14:paraId="27FB7CB0">
            <w:pPr>
              <w:spacing w:after="0" w:line="240" w:lineRule="auto"/>
            </w:pPr>
            <w:r>
              <w:t>2b. Chủ HTX từ chối yêu cầu.</w:t>
            </w:r>
          </w:p>
          <w:p w14:paraId="343BB0DE">
            <w:pPr>
              <w:spacing w:after="0" w:line="240" w:lineRule="auto"/>
            </w:pPr>
            <w:r>
              <w:t>2b1. Hệ thống lưu lý do; công nợ và số cân gốc không đổi; với yêu cầu trả hàng, đơn từ Yêu cầu trả hàng về Đã chốt bán.</w:t>
            </w:r>
          </w:p>
          <w:p w14:paraId="0A6DF419">
            <w:pPr>
              <w:spacing w:after="0" w:line="240" w:lineRule="auto"/>
            </w:pPr>
            <w:r>
              <w:rPr>
                <w:i/>
              </w:rPr>
              <w:t>Use Case dừng lại.</w:t>
            </w:r>
          </w:p>
          <w:p w14:paraId="5058A8BC">
            <w:pPr>
              <w:spacing w:after="0" w:line="240" w:lineRule="auto"/>
            </w:pPr>
            <w:r>
              <w:t>3b. Hàng trả chưa về.</w:t>
            </w:r>
          </w:p>
          <w:p w14:paraId="0292972F">
            <w:pPr>
              <w:spacing w:after="0" w:line="240" w:lineRule="auto"/>
            </w:pPr>
            <w:r>
              <w:t>3b1. Hệ thống giữ yêu cầu ở Đang xử lý và đơn ở Đã chấp nhận trả, chờ nhận hàng.</w:t>
            </w:r>
          </w:p>
          <w:p w14:paraId="3D9BEFD9">
            <w:pPr>
              <w:spacing w:after="0" w:line="240" w:lineRule="auto"/>
            </w:pPr>
            <w:r>
              <w:rPr>
                <w:i/>
              </w:rPr>
              <w:t>Use Case dừng lại.</w:t>
            </w:r>
          </w:p>
          <w:p w14:paraId="2D65FBA1">
            <w:pPr>
              <w:spacing w:after="0" w:line="240" w:lineRule="auto"/>
            </w:pPr>
            <w:r>
              <w:t>3c. Chủ HTX không liên lạc được thương lái hoặc hàng trả không về.</w:t>
            </w:r>
          </w:p>
          <w:p w14:paraId="01E95A43">
            <w:pPr>
              <w:spacing w:after="0" w:line="240" w:lineRule="auto"/>
            </w:pPr>
            <w:r>
              <w:t>3c1. Chủ HTX chọn Hủy chấp nhận trả và nhập lý do; được hủy bất kỳ lúc nào khi đơn ở Đã chấp nhận trả.</w:t>
            </w:r>
          </w:p>
          <w:p w14:paraId="19D05C36">
            <w:pPr>
              <w:spacing w:after="0" w:line="240" w:lineRule="auto"/>
            </w:pPr>
            <w:r>
              <w:t>3c2. Đơn về Đã chốt bán, yêu cầu chuyển Đã đóng; công nợ và số cân gốc không đổi; hệ thống thông báo cho Chủ HTX. (</w:t>
              <w:fldChar w:fldCharType="begin"/>
              <w:instrText xml:space="preserve"> HYPERLINK \l "MSG65" \o "MSG65 (Thông tin): Đã hủy chấp nhận trả đơn {order_code}. Đơn trở về Đã chốt bán. Lý do: {reason}." </w:instrText>
              <w:fldChar w:fldCharType="separate"/>
              <w:t>MSG65</w:t>
              <w:fldChar w:fldCharType="end"/>
              <w:t>)</w:t>
            </w:r>
          </w:p>
          <w:p w14:paraId="6DC5B86C">
            <w:pPr>
              <w:spacing w:after="0" w:line="240" w:lineRule="auto"/>
            </w:pPr>
            <w:r>
              <w:rPr>
                <w:i/>
              </w:rPr>
              <w:t>Use Case dừng lại.</w:t>
            </w:r>
          </w:p>
        </w:tc>
      </w:tr>
      <w:tr w14:paraId="6AED3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B085C0D">
            <w:pPr>
              <w:spacing w:after="0" w:line="240" w:lineRule="auto"/>
              <w:jc w:val="right"/>
            </w:pPr>
            <w:r>
              <w:t>Postconditions</w:t>
            </w:r>
          </w:p>
        </w:tc>
        <w:tc>
          <w:tcPr>
            <w:tcW w:w="7508" w:type="dxa"/>
            <w:gridSpan w:val="3"/>
          </w:tcPr>
          <w:p w14:paraId="12104A9D">
            <w:pPr>
              <w:spacing w:after="0" w:line="240" w:lineRule="auto"/>
            </w:pPr>
            <w:r>
              <w:t>• Quyết định có người, thời điểm và lý do (ghi nhật ký kiểm toán); số cân gốc không đổi; không tạo thu hoạch mới.</w:t>
            </w:r>
          </w:p>
          <w:p w14:paraId="57BE47A0">
            <w:pPr>
              <w:spacing w:after="0" w:line="240" w:lineRule="auto"/>
            </w:pPr>
            <w:r>
              <w:t>• Yêu cầu chuyển sang Đã đóng (từ chối, hủy chấp nhận trả) hoặc Đang xử lý (giảm giá, nhận trả toàn bộ đơn); với yêu cầu trả hàng, đơn chuyển Đã chấp nhận trả rồi Đã nhận hàng trả khi hàng về, hoặc về Đã chốt bán khi từ chối, giảm giá thay hay Chủ HTX hủy chấp nhận trả; hàng trả đi từ Đang giữ tạm qua Đã đánh giá tới Đã xử lý xong (mục I.3.4).</w:t>
            </w:r>
          </w:p>
          <w:p w14:paraId="14E467AD">
            <w:pPr>
              <w:spacing w:after="0" w:line="240" w:lineRule="auto"/>
            </w:pPr>
            <w:r>
              <w:t xml:space="preserve">• Hàng trả </w:t>
            </w:r>
            <w:del w:id="2381" w:author="Claude" w:date="2026-10-08T00:00:00Z">
              <w:r>
                <w:delText xml:space="preserve">giữ tạm </w:delText>
              </w:r>
            </w:del>
            <w:r>
              <w:t xml:space="preserve">quá 3 ngày chưa </w:t>
            </w:r>
            <w:del w:id="2379" w:author="Claude" w:date="2026-10-08T00:00:00Z">
              <w:r>
                <w:delText xml:space="preserve">bán</w:delText>
              </w:r>
            </w:del>
            <w:ins w:id="2380" w:author="Claude" w:date="2026-10-08T00:00:00Z">
              <w:r>
                <w:t xml:space="preserve">Đã</w:t>
              </w:r>
            </w:ins>
            <w:r>
              <w:t xml:space="preserve"> </w:t>
            </w:r>
            <w:del w:id="2377" w:author="Claude" w:date="2026-10-08T00:00:00Z">
              <w:r>
                <w:delText xml:space="preserve">lại</w:delText>
              </w:r>
            </w:del>
            <w:ins w:id="2378" w:author="Claude" w:date="2026-10-08T00:00:00Z">
              <w:r>
                <w:t xml:space="preserve">xử lý xong</w:t>
              </w:r>
            </w:ins>
            <w:r>
              <w:t xml:space="preserve"> được nhắc Chủ HTX qua JOB-07 và UC69. (</w:t>
              <w:fldChar w:fldCharType="begin"/>
              <w:instrText xml:space="preserve"> HYPERLINK \l "MSG48" \o "MSG48 (Cảnh báo): Hàng trả {return_code} đã giữ tạm quá 3 ngày mà chưa bán lại." </w:instrText>
              <w:fldChar w:fldCharType="separate"/>
              <w:t>MSG48</w:t>
              <w:fldChar w:fldCharType="end"/>
              <w:t>)</w:t>
            </w:r>
          </w:p>
        </w:tc>
      </w:tr>
      <w:tr w14:paraId="3772A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4642AA5">
            <w:pPr>
              <w:spacing w:after="0" w:line="240" w:lineRule="auto"/>
              <w:jc w:val="right"/>
            </w:pPr>
            <w:r>
              <w:t>Business Rules / NFR</w:t>
            </w:r>
          </w:p>
        </w:tc>
        <w:tc>
          <w:tcPr>
            <w:tcW w:w="7508" w:type="dxa"/>
            <w:gridSpan w:val="3"/>
          </w:tcPr>
          <w:p w14:paraId="1B8E0F37">
            <w:pPr>
              <w:spacing w:after="0" w:line="240" w:lineRule="auto"/>
            </w:pPr>
            <w:r>
              <w:t xml:space="preserve">Business Rules: BR-15, BR-17, </w:t>
            </w:r>
            <w:del w:id="3284" w:author="Claude" w:date="2026-10-08T00:00:00Z">
              <w:r>
                <w:delText xml:space="preserve">BR-22.</w:delText>
              </w:r>
            </w:del>
            <w:ins w:id="3285" w:author="Claude" w:date="2026-10-08T00:00:00Z">
              <w:r>
                <w:t xml:space="preserve">BR-22, BR-26.</w:t>
              </w:r>
            </w:ins>
          </w:p>
        </w:tc>
      </w:tr>
    </w:tbl>
    <w:p w14:paraId="3C3AD104">
      <w:pPr>
        <w:sectPr>
          <w:footerReference r:id="rId27" w:type="default"/>
          <w:pgSz w:w="11906" w:h="16838"/>
          <w:pgMar w:top="1440" w:right="1416" w:bottom="1440" w:left="1440" w:header="708" w:footer="708" w:gutter="0"/>
          <w:cols w:space="720" w:num="1"/>
        </w:sectPr>
      </w:pPr>
    </w:p>
    <w:p w14:paraId="68FFA0F9">
      <w:pPr>
        <w:keepNext/>
        <w:spacing w:after="40"/>
        <w:jc w:val="center"/>
      </w:pPr>
      <w:r>
        <w:drawing>
          <wp:inline distT="0" distB="0" distL="114300" distR="114300">
            <wp:extent cx="7905750" cy="4871720"/>
            <wp:effectExtent l="0" t="0" r="1143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72"/>
                    <a:stretch>
                      <a:fillRect/>
                    </a:stretch>
                  </pic:blipFill>
                  <pic:spPr>
                    <a:xfrm>
                      <a:off x="0" y="0"/>
                      <a:ext cx="7905964" cy="4871783"/>
                    </a:xfrm>
                    <a:prstGeom prst="rect">
                      <a:avLst/>
                    </a:prstGeom>
                  </pic:spPr>
                </pic:pic>
              </a:graphicData>
            </a:graphic>
          </wp:inline>
        </w:drawing>
      </w:r>
    </w:p>
    <w:p w14:paraId="0AF7A3EA">
      <w:pPr>
        <w:pStyle w:val="12"/>
        <w:jc w:val="center"/>
        <w:sectPr>
          <w:footerReference r:id="rId28" w:type="default"/>
          <w:pgSz w:w="16838" w:h="11906" w:orient="landscape"/>
          <w:pgMar w:top="1440" w:right="1416" w:bottom="1440" w:left="1440" w:header="708" w:footer="708" w:gutter="0"/>
          <w:cols w:space="720" w:num="1"/>
        </w:sectPr>
      </w:pPr>
      <w:r>
        <w:rPr>
          <w:i w:val="0"/>
        </w:rPr>
        <w:t>Hình UC52-1. Sơ đồ luồng UC52 Xử lý yêu cầu chất lượng và hoàn hàng (chính, thay thế, ngoại lệ)</w:t>
      </w:r>
    </w:p>
    <w:p w14:paraId="016AD33C">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0E0A0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1C3E2E57">
            <w:pPr>
              <w:spacing w:after="0" w:line="240" w:lineRule="auto"/>
            </w:pPr>
            <w:r>
              <w:rPr>
                <w:rFonts w:ascii="Consolas" w:hAnsi="Consolas"/>
                <w:sz w:val="17"/>
              </w:rPr>
              <w:t>[Hậu mãi &gt; Yêu cầu] Đơn, lô gốc, cân chốt, phần bị ảnh hưởng, bằng chứng, điều chỉnh trước; thương lái: tên, số điện thoại.</w:t>
            </w:r>
          </w:p>
          <w:p w14:paraId="1E693DD9">
            <w:pPr>
              <w:spacing w:after="0" w:line="240" w:lineRule="auto"/>
            </w:pPr>
            <w:r>
              <w:rPr>
                <w:rFonts w:ascii="Consolas" w:hAnsi="Consolas"/>
                <w:sz w:val="17"/>
              </w:rPr>
              <w:t>[Quyết định] Không điều chỉnh | Giảm giá → UC53 | Nhận trả toàn bộ đơn.</w:t>
            </w:r>
          </w:p>
          <w:p w14:paraId="31039781">
            <w:pPr>
              <w:spacing w:after="0" w:line="240" w:lineRule="auto"/>
            </w:pPr>
            <w:r>
              <w:rPr>
                <w:rFonts w:ascii="Consolas" w:hAnsi="Consolas"/>
                <w:sz w:val="17"/>
              </w:rPr>
              <w:t>[Nhận hàng trả] Lượng thực nhận, tình trạng, thời gian, nơi giữ tạm, chứng cứ.</w:t>
            </w:r>
          </w:p>
          <w:p w14:paraId="4EC91DFE">
            <w:pPr>
              <w:spacing w:after="0" w:line="240" w:lineRule="auto"/>
            </w:pPr>
            <w:r>
              <w:rPr>
                <w:rFonts w:ascii="Consolas" w:hAnsi="Consolas"/>
                <w:sz w:val="17"/>
              </w:rPr>
              <w:t>[Đánh giá bán lại] Lượng có thể bán lại / xử lý khác, căn cứ, người quyết định.</w:t>
            </w:r>
          </w:p>
          <w:p w14:paraId="032BD2F8">
            <w:pPr>
              <w:spacing w:after="0" w:line="240" w:lineRule="auto"/>
            </w:pPr>
            <w:r>
              <w:rPr>
                <w:rFonts w:ascii="Consolas" w:hAnsi="Consolas"/>
                <w:sz w:val="17"/>
              </w:rPr>
              <w:t>[Hủy chấp nhận trả] Lý do; dùng khi không liên lạc được thương lái hoặc hàng không về, đơn về Đã chốt bán.</w:t>
            </w:r>
          </w:p>
        </w:tc>
      </w:tr>
    </w:tbl>
    <w:p w14:paraId="14949162">
      <w:pPr>
        <w:pStyle w:val="5"/>
      </w:pPr>
      <w:r>
        <w:t>Dữ liệu nhập / lựa chọn</w:t>
      </w:r>
    </w:p>
    <w:p w14:paraId="3DE0B13A">
      <w:r>
        <w:t>• Quyết định và lý do — bắt buộc.</w:t>
      </w:r>
    </w:p>
    <w:p w14:paraId="0EFE1E3E">
      <w:r>
        <w:t>• Số tiền trừ nợ/hoàn cho hàng trả — Chủ HTX nhập khi quyết định, bội số 1.000 VND.</w:t>
      </w:r>
    </w:p>
    <w:p w14:paraId="7F4D2C96">
      <w:r>
        <w:t>• Khi nhận hàng trả: lượng thực nhận, tình trạng, thời gian, nơi giữ tạm, chứng cứ — bắt buộc.</w:t>
      </w:r>
    </w:p>
    <w:p w14:paraId="10B903FB">
      <w:r>
        <w:t>• Lý do hủy chấp nhận trả — bắt buộc khi Chủ HTX hủy (không liên lạc được thương lái hoặc hàng không về).</w:t>
      </w:r>
    </w:p>
    <w:p w14:paraId="11855D54">
      <w:r>
        <w:t>• Đánh giá bán lại: lượng có thể bán lại, lượng xử lý khác, căn cứ — bắt buộc khi đánh giá.</w:t>
      </w:r>
    </w:p>
    <w:p w14:paraId="3636EA66">
      <w:pPr>
        <w:pStyle w:val="5"/>
      </w:pPr>
      <w:r>
        <w:t>UC liên kết và dữ liệu chuyển tiếp</w:t>
      </w:r>
    </w:p>
    <w:p w14:paraId="4EEADA4B">
      <w:r>
        <w:t>• UC51: yêu cầu của thương lái</w:t>
      </w:r>
    </w:p>
    <w:p w14:paraId="48D7238A">
      <w:r>
        <w:t>• UC53: giảm giá sau bán</w:t>
      </w:r>
    </w:p>
    <w:p w14:paraId="6695F8E2">
      <w:r>
        <w:t>• UC54: hoàn tiền thực tế</w:t>
      </w:r>
    </w:p>
    <w:p w14:paraId="3B810695">
      <w:r>
        <w:t>• UC43–UC45: đơn mới và cân lại khi bán lại</w:t>
      </w:r>
    </w:p>
    <w:p w14:paraId="24D57D29">
      <w:r>
        <w:t>• UC37: truy xuôi lô qua hàng trả</w:t>
      </w:r>
    </w:p>
    <w:p w14:paraId="64DF06EB">
      <w:pPr>
        <w:pStyle w:val="5"/>
      </w:pPr>
      <w:r>
        <w:t>Các process trong UC</w:t>
      </w:r>
    </w:p>
    <w:p w14:paraId="0190BA9A">
      <w:r>
        <w:t>1. Xử lý yêu cầu chất lượng và hoàn hàng — quyết định</w:t>
      </w:r>
    </w:p>
    <w:p w14:paraId="10069207">
      <w:r>
        <w:t>2. Xử lý yêu cầu chất lượng và hoàn hàng — ghi nhận hàng trả</w:t>
      </w:r>
    </w:p>
    <w:p w14:paraId="18272FF0">
      <w:r>
        <w:t>3. Xử lý yêu cầu chất lượng và hoàn hàng — đánh giá phần bán lại</w:t>
      </w:r>
    </w:p>
    <w:p w14:paraId="41906E9E">
      <w:r>
        <w:rPr>
          <w:b/>
        </w:rPr>
        <w:t>Điểm cần xác nhận / lưu ý:</w:t>
      </w:r>
      <w:r>
        <w:t xml:space="preserve"> Đã chốt: nơi giữ tạm ghi tay, quá 3 ngày chưa bán lại thì cảnh báo Chủ HTX; không có tiêu chí bán lại cố định; một lần trả có thể chia cho nhiều đơn mới; khi bán lại dùng số cân mới và lưu phần chênh.</w:t>
      </w:r>
    </w:p>
    <w:p w14:paraId="3F5604AB">
      <w:pPr>
        <w:pStyle w:val="4"/>
      </w:pPr>
      <w:bookmarkStart w:id="160" w:name="_Toc21105"/>
      <w:bookmarkStart w:id="161" w:name="_Toc10926"/>
      <w:r>
        <w:t>8.5 UC53 - Áp dụng giảm giá sau bán</w:t>
      </w:r>
      <w:bookmarkEnd w:id="160"/>
      <w:bookmarkEnd w:id="161"/>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7EAA7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79CD19B">
            <w:pPr>
              <w:spacing w:after="0" w:line="240" w:lineRule="auto"/>
              <w:jc w:val="right"/>
            </w:pPr>
            <w:r>
              <w:t>Primary Actors</w:t>
            </w:r>
          </w:p>
        </w:tc>
        <w:tc>
          <w:tcPr>
            <w:tcW w:w="2685" w:type="dxa"/>
          </w:tcPr>
          <w:p w14:paraId="794B9FE0">
            <w:pPr>
              <w:spacing w:after="0" w:line="240" w:lineRule="auto"/>
            </w:pPr>
            <w:r>
              <w:t>Chủ HTX; Kế toán.</w:t>
            </w:r>
          </w:p>
        </w:tc>
        <w:tc>
          <w:tcPr>
            <w:tcW w:w="1890" w:type="dxa"/>
          </w:tcPr>
          <w:p w14:paraId="1202254B">
            <w:pPr>
              <w:spacing w:after="0" w:line="240" w:lineRule="auto"/>
              <w:jc w:val="right"/>
            </w:pPr>
            <w:r>
              <w:t>Secondary Actors</w:t>
            </w:r>
          </w:p>
        </w:tc>
        <w:tc>
          <w:tcPr>
            <w:tcW w:w="2933" w:type="dxa"/>
          </w:tcPr>
          <w:p w14:paraId="6AAFAD7D">
            <w:pPr>
              <w:spacing w:after="0" w:line="240" w:lineRule="auto"/>
            </w:pPr>
            <w:r>
              <w:t>Không có.</w:t>
            </w:r>
          </w:p>
        </w:tc>
      </w:tr>
      <w:tr w14:paraId="7C6EC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ED2DB12">
            <w:pPr>
              <w:spacing w:after="0" w:line="240" w:lineRule="auto"/>
              <w:jc w:val="right"/>
            </w:pPr>
            <w:r>
              <w:t>Description</w:t>
            </w:r>
          </w:p>
        </w:tc>
        <w:tc>
          <w:tcPr>
            <w:tcW w:w="7508" w:type="dxa"/>
            <w:gridSpan w:val="3"/>
          </w:tcPr>
          <w:p w14:paraId="1A876BAB">
            <w:pPr>
              <w:spacing w:after="0" w:line="240" w:lineRule="auto"/>
            </w:pPr>
            <w:r>
              <w:t>Tôi với vai trò là Chủ HTX hoặc Kế toán, tôi muốn ghi khoản giảm giá theo số tiền hoặc %, để trừ vào công nợ hoặc ghi khoản phải hoàn.</w:t>
            </w:r>
          </w:p>
        </w:tc>
      </w:tr>
      <w:tr w14:paraId="672CE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C2EB60F">
            <w:pPr>
              <w:spacing w:after="0" w:line="240" w:lineRule="auto"/>
              <w:jc w:val="right"/>
            </w:pPr>
            <w:r>
              <w:t>Trigger</w:t>
            </w:r>
          </w:p>
        </w:tc>
        <w:tc>
          <w:tcPr>
            <w:tcW w:w="7508" w:type="dxa"/>
            <w:gridSpan w:val="3"/>
          </w:tcPr>
          <w:p w14:paraId="0A0A9054">
            <w:pPr>
              <w:spacing w:after="0" w:line="240" w:lineRule="auto"/>
            </w:pPr>
            <w:r>
              <w:t>Chủ HTX quyết định giảm giá ở UC52, hoặc thương lái thương lượng ép giá sau khi kiểm hàng.</w:t>
            </w:r>
          </w:p>
        </w:tc>
      </w:tr>
      <w:tr w14:paraId="3ACA6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A7238C0">
            <w:pPr>
              <w:spacing w:after="0" w:line="240" w:lineRule="auto"/>
              <w:jc w:val="right"/>
            </w:pPr>
            <w:r>
              <w:t>Priority</w:t>
            </w:r>
          </w:p>
        </w:tc>
        <w:tc>
          <w:tcPr>
            <w:tcW w:w="7508" w:type="dxa"/>
            <w:gridSpan w:val="3"/>
          </w:tcPr>
          <w:p w14:paraId="02A5FA89">
            <w:pPr>
              <w:spacing w:after="0" w:line="240" w:lineRule="auto"/>
            </w:pPr>
            <w:r>
              <w:t>Must have (đề xuất)</w:t>
            </w:r>
          </w:p>
        </w:tc>
      </w:tr>
      <w:tr w14:paraId="70125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1BAC158">
            <w:pPr>
              <w:spacing w:after="0" w:line="240" w:lineRule="auto"/>
              <w:jc w:val="right"/>
            </w:pPr>
            <w:r>
              <w:t>Preconditions</w:t>
            </w:r>
          </w:p>
        </w:tc>
        <w:tc>
          <w:tcPr>
            <w:tcW w:w="7508" w:type="dxa"/>
            <w:gridSpan w:val="3"/>
          </w:tcPr>
          <w:p w14:paraId="6828F014">
            <w:pPr>
              <w:spacing w:after="0" w:line="240" w:lineRule="auto"/>
            </w:pPr>
            <w:r>
              <w:t>• Giao dịch bán đã chốt ở UC48 và có thỏa thuận giảm giá.</w:t>
            </w:r>
          </w:p>
          <w:p w14:paraId="5C7C21F5">
            <w:pPr>
              <w:spacing w:after="0" w:line="240" w:lineRule="auto"/>
            </w:pPr>
            <w:r>
              <w:t>• Kế toán phải có vai trò được quyền điều chỉnh.</w:t>
            </w:r>
          </w:p>
        </w:tc>
      </w:tr>
      <w:tr w14:paraId="2AF3C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4752770">
            <w:pPr>
              <w:spacing w:after="0" w:line="240" w:lineRule="auto"/>
              <w:jc w:val="right"/>
            </w:pPr>
            <w:r>
              <w:t>Normal Flow</w:t>
            </w:r>
          </w:p>
        </w:tc>
        <w:tc>
          <w:tcPr>
            <w:tcW w:w="7508" w:type="dxa"/>
            <w:gridSpan w:val="3"/>
          </w:tcPr>
          <w:p w14:paraId="6D727A91">
            <w:pPr>
              <w:spacing w:after="0" w:line="240" w:lineRule="auto"/>
            </w:pPr>
            <w:r>
              <w:t>1. Người thao tác mở giao dịch gốc. (SCR-37)</w:t>
            </w:r>
          </w:p>
          <w:p w14:paraId="403CA4FC">
            <w:pPr>
              <w:spacing w:after="0" w:line="240" w:lineRule="auto"/>
            </w:pPr>
            <w:r>
              <w:t>2. Người thao tác ghi căn cứ, chọn mức giảm theo số tiền hoặc % và xem số quy đổi.</w:t>
            </w:r>
          </w:p>
          <w:p w14:paraId="629224BC">
            <w:pPr>
              <w:spacing w:after="0" w:line="240" w:lineRule="auto"/>
            </w:pPr>
            <w:r>
              <w:t>3. Hệ thống lưu điều chỉnh riêng ở trạng thái Nháp, giữ giá trị gốc; Chủ HTX duyệt (Nháp → Đã duyệt).</w:t>
            </w:r>
          </w:p>
          <w:p w14:paraId="7EA9194F">
            <w:pPr>
              <w:spacing w:after="0" w:line="240" w:lineRule="auto"/>
            </w:pPr>
            <w:r>
              <w:t>4. Hệ thống trừ mức giảm vào khoản phải thu còn lại.</w:t>
            </w:r>
          </w:p>
        </w:tc>
      </w:tr>
      <w:tr w14:paraId="2B312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2C1C991">
            <w:pPr>
              <w:spacing w:after="0" w:line="240" w:lineRule="auto"/>
              <w:jc w:val="right"/>
            </w:pPr>
            <w:r>
              <w:t>Alternative Flows</w:t>
            </w:r>
          </w:p>
        </w:tc>
        <w:tc>
          <w:tcPr>
            <w:tcW w:w="7508" w:type="dxa"/>
            <w:gridSpan w:val="3"/>
          </w:tcPr>
          <w:p w14:paraId="1E52506E">
            <w:pPr>
              <w:spacing w:after="0" w:line="240" w:lineRule="auto"/>
            </w:pPr>
            <w:r>
              <w:t>4a. Khách đã trả đủ.</w:t>
            </w:r>
          </w:p>
          <w:p w14:paraId="4EE3B66B">
            <w:pPr>
              <w:spacing w:after="0" w:line="240" w:lineRule="auto"/>
            </w:pPr>
            <w:r>
              <w:t>4a1. Hệ thống ghi tín dụng hoặc khoản cần hoàn; UC54 chỉ ghi khi đã trả tiền thật.</w:t>
            </w:r>
          </w:p>
          <w:p w14:paraId="3FE0E579">
            <w:pPr>
              <w:spacing w:after="0" w:line="240" w:lineRule="auto"/>
            </w:pPr>
            <w:r>
              <w:rPr>
                <w:i/>
              </w:rPr>
              <w:t>Use Case kết thúc thành công.</w:t>
            </w:r>
          </w:p>
        </w:tc>
      </w:tr>
      <w:tr w14:paraId="77EA0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BCD26A0">
            <w:pPr>
              <w:spacing w:after="0" w:line="240" w:lineRule="auto"/>
              <w:jc w:val="right"/>
            </w:pPr>
            <w:r>
              <w:t>Exception Flows</w:t>
            </w:r>
          </w:p>
        </w:tc>
        <w:tc>
          <w:tcPr>
            <w:tcW w:w="7508" w:type="dxa"/>
            <w:gridSpan w:val="3"/>
          </w:tcPr>
          <w:p w14:paraId="07055054">
            <w:pPr>
              <w:spacing w:after="0" w:line="240" w:lineRule="auto"/>
            </w:pPr>
            <w:r>
              <w:t>2a. Đơn đang Yêu cầu trả hàng, Đã chấp nhận trả hoặc Đã nhận hàng trả.</w:t>
            </w:r>
          </w:p>
          <w:p w14:paraId="63059912">
            <w:pPr>
              <w:spacing w:after="0" w:line="240" w:lineRule="auto"/>
            </w:pPr>
            <w:r>
              <w:t>2a1. Hệ thống chặn giảm giá trên đơn này. (</w:t>
              <w:fldChar w:fldCharType="begin"/>
              <w:instrText xml:space="preserve"> HYPERLINK \l "MSG46" \o "MSG46 (Cảnh báo): Đơn này đang hoặc đã được trả toàn bộ nên không áp dụng giảm giá." </w:instrText>
              <w:fldChar w:fldCharType="separate"/>
              <w:t>MSG46</w:t>
              <w:fldChar w:fldCharType="end"/>
              <w:t>)</w:t>
            </w:r>
          </w:p>
          <w:p w14:paraId="5DA8DE38">
            <w:pPr>
              <w:spacing w:after="0" w:line="240" w:lineRule="auto"/>
            </w:pPr>
            <w:r>
              <w:rPr>
                <w:i/>
              </w:rPr>
              <w:t>Use Case dừng lại.</w:t>
            </w:r>
          </w:p>
          <w:p w14:paraId="2C3860ED">
            <w:pPr>
              <w:spacing w:after="0" w:line="240" w:lineRule="auto"/>
            </w:pPr>
            <w:r>
              <w:t>2b. Tổng các khoản giảm vượt phần còn được điều chỉnh.</w:t>
            </w:r>
          </w:p>
          <w:p w14:paraId="3D3FB14B">
            <w:pPr>
              <w:spacing w:after="0" w:line="240" w:lineRule="auto"/>
            </w:pPr>
            <w:r>
              <w:t>2b1. Hệ thống chặn. (</w:t>
              <w:fldChar w:fldCharType="begin"/>
              <w:instrText xml:space="preserve"> HYPERLINK \l "MSG45" \o "MSG45 (Lỗi): {field_name} vượt quá mức cho phép ({limit_value})." </w:instrText>
              <w:fldChar w:fldCharType="separate"/>
              <w:t>MSG45</w:t>
              <w:fldChar w:fldCharType="end"/>
              <w:t>)</w:t>
            </w:r>
          </w:p>
          <w:p w14:paraId="67569942">
            <w:pPr>
              <w:spacing w:after="0" w:line="240" w:lineRule="auto"/>
            </w:pPr>
            <w:r>
              <w:rPr>
                <w:i/>
              </w:rPr>
              <w:t>Use Case tiếp tục bước 2.</w:t>
            </w:r>
          </w:p>
          <w:p w14:paraId="78C0F94F">
            <w:pPr>
              <w:spacing w:after="0" w:line="240" w:lineRule="auto"/>
            </w:pPr>
            <w:r>
              <w:t>3a. Chủ HTX không duyệt.</w:t>
            </w:r>
          </w:p>
          <w:p w14:paraId="21DDE254">
            <w:pPr>
              <w:spacing w:after="0" w:line="240" w:lineRule="auto"/>
            </w:pPr>
            <w:r>
              <w:t>3a1. Chủ HTX nhập lý do; điều chỉnh chuyển Từ chối, công nợ không đổi.</w:t>
            </w:r>
          </w:p>
          <w:p w14:paraId="481AA703">
            <w:pPr>
              <w:spacing w:after="0" w:line="240" w:lineRule="auto"/>
            </w:pPr>
            <w:r>
              <w:rPr>
                <w:i/>
              </w:rPr>
              <w:t>Use Case dừng lại.</w:t>
            </w:r>
          </w:p>
        </w:tc>
      </w:tr>
      <w:tr w14:paraId="546D3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F0FA930">
            <w:pPr>
              <w:spacing w:after="0" w:line="240" w:lineRule="auto"/>
              <w:jc w:val="right"/>
            </w:pPr>
            <w:r>
              <w:t>Postconditions</w:t>
            </w:r>
          </w:p>
        </w:tc>
        <w:tc>
          <w:tcPr>
            <w:tcW w:w="7508" w:type="dxa"/>
            <w:gridSpan w:val="3"/>
          </w:tcPr>
          <w:p w14:paraId="27EA8EFB">
            <w:pPr>
              <w:spacing w:after="0" w:line="240" w:lineRule="auto"/>
            </w:pPr>
            <w:r>
              <w:t>• Điều chỉnh có căn cứ và cách tính, không xóa giao dịch gốc.</w:t>
            </w:r>
          </w:p>
          <w:p w14:paraId="74A3DCF2">
            <w:pPr>
              <w:spacing w:after="0" w:line="240" w:lineRule="auto"/>
            </w:pPr>
            <w:r>
              <w:t>• Thao tác được ghi nhật ký kiểm toán (người, thời điểm, lý do).</w:t>
            </w:r>
          </w:p>
          <w:p w14:paraId="5E1AAF6D">
            <w:pPr>
              <w:spacing w:after="0" w:line="240" w:lineRule="auto"/>
            </w:pPr>
            <w:r>
              <w:t>• Chỉ điều chỉnh Đã duyệt mới trừ công nợ.</w:t>
            </w:r>
          </w:p>
        </w:tc>
      </w:tr>
      <w:tr w14:paraId="2C2CC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64B2F82">
            <w:pPr>
              <w:spacing w:after="0" w:line="240" w:lineRule="auto"/>
              <w:jc w:val="right"/>
            </w:pPr>
            <w:r>
              <w:t>Business Rules / NFR</w:t>
            </w:r>
          </w:p>
        </w:tc>
        <w:tc>
          <w:tcPr>
            <w:tcW w:w="7508" w:type="dxa"/>
            <w:gridSpan w:val="3"/>
          </w:tcPr>
          <w:p w14:paraId="041957E3">
            <w:pPr>
              <w:spacing w:after="0" w:line="240" w:lineRule="auto"/>
            </w:pPr>
            <w:r>
              <w:t>Business Rules: BR-15, BR-16, BR-24.</w:t>
            </w:r>
          </w:p>
          <w:p w14:paraId="1C065C78">
            <w:pPr>
              <w:spacing w:after="0" w:line="240" w:lineRule="auto"/>
            </w:pPr>
            <w:r>
              <w:t>NFR: NFR-06.</w:t>
            </w:r>
          </w:p>
        </w:tc>
      </w:tr>
    </w:tbl>
    <w:p w14:paraId="446BDCF0">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2C0C8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2A4E29C1">
            <w:pPr>
              <w:spacing w:after="0" w:line="240" w:lineRule="auto"/>
            </w:pPr>
            <w:r>
              <w:rPr>
                <w:rFonts w:ascii="Consolas" w:hAnsi="Consolas"/>
                <w:sz w:val="17"/>
              </w:rPr>
              <w:t>[Hậu mãi &gt; Giảm giá] Giao dịch gốc, lý do/chứng cứ, giá/tiền gốc.</w:t>
            </w:r>
          </w:p>
          <w:p w14:paraId="4DD8F303">
            <w:pPr>
              <w:spacing w:after="0" w:line="240" w:lineRule="auto"/>
            </w:pPr>
            <w:r>
              <w:rPr>
                <w:rFonts w:ascii="Consolas" w:hAnsi="Consolas"/>
                <w:sz w:val="17"/>
              </w:rPr>
              <w:t>[Giảm] Chọn số tiền cụ thể hoặc %, xem số giảm quy đổi và công nợ còn lại; người duyệt.</w:t>
            </w:r>
          </w:p>
          <w:p w14:paraId="14BE086A">
            <w:pPr>
              <w:spacing w:after="0" w:line="240" w:lineRule="auto"/>
            </w:pPr>
            <w:r>
              <w:rPr>
                <w:rFonts w:ascii="Consolas" w:hAnsi="Consolas"/>
                <w:sz w:val="17"/>
              </w:rPr>
              <w:t>[Áp dụng] Nếu chưa trả tiền, giảm phải thu; nếu đã trả, tạo khoản có thể hoàn nhưng UC54 chỉ ghi khi tiền thật trả.</w:t>
            </w:r>
          </w:p>
        </w:tc>
      </w:tr>
    </w:tbl>
    <w:p w14:paraId="4CA1FB1C">
      <w:pPr>
        <w:pStyle w:val="5"/>
      </w:pPr>
      <w:r>
        <w:t>Dữ liệu nhập / lựa chọn</w:t>
      </w:r>
    </w:p>
    <w:p w14:paraId="621DB386">
      <w:r>
        <w:t>• Giao dịch gốc và lý do chất lượng — bắt buộc</w:t>
      </w:r>
    </w:p>
    <w:p w14:paraId="5DE0EEB1">
      <w:r>
        <w:t>• Số tiền giảm hoặc tỷ lệ % — chọn một; tỷ lệ từ 0 đến 100</w:t>
      </w:r>
    </w:p>
    <w:p w14:paraId="6D5670CA">
      <w:r>
        <w:t>• Người duyệt và chứng cứ thương lượng — bắt buộc theo quyền</w:t>
      </w:r>
    </w:p>
    <w:p w14:paraId="6CABC565">
      <w:pPr>
        <w:pStyle w:val="5"/>
      </w:pPr>
      <w:r>
        <w:t>UC liên kết và dữ liệu chuyển tiếp</w:t>
      </w:r>
    </w:p>
    <w:p w14:paraId="6050840F">
      <w:r>
        <w:t>• UC48: giá trị bán gốc</w:t>
      </w:r>
    </w:p>
    <w:p w14:paraId="0DC918A4">
      <w:r>
        <w:t>• UC52: quyết định xử lý</w:t>
      </w:r>
    </w:p>
    <w:p w14:paraId="362B7164">
      <w:r>
        <w:t>• UC67: báo cáo điều chỉnh</w:t>
      </w:r>
    </w:p>
    <w:p w14:paraId="5784342D">
      <w:pPr>
        <w:pStyle w:val="5"/>
      </w:pPr>
      <w:r>
        <w:t>Các process trong UC</w:t>
      </w:r>
    </w:p>
    <w:p w14:paraId="7FB25D2F">
      <w:r>
        <w:t>1. Áp dụng giảm giá sau bán: lập điều chỉnh</w:t>
      </w:r>
    </w:p>
    <w:p w14:paraId="53E1B535">
      <w:r>
        <w:t>2. Áp dụng giảm giá sau bán: Chủ HTX duyệt và ghi giảm giá</w:t>
      </w:r>
    </w:p>
    <w:p w14:paraId="1B88218F">
      <w:pPr>
        <w:pStyle w:val="4"/>
      </w:pPr>
      <w:bookmarkStart w:id="162" w:name="_Toc23011"/>
      <w:bookmarkStart w:id="163" w:name="_Toc8323"/>
      <w:r>
        <w:t>8.6 UC54 - Ghi nhận hoàn tiền khách hàng</w:t>
      </w:r>
      <w:bookmarkEnd w:id="162"/>
      <w:bookmarkEnd w:id="163"/>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54702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858223A">
            <w:pPr>
              <w:spacing w:after="0" w:line="240" w:lineRule="auto"/>
              <w:jc w:val="right"/>
            </w:pPr>
            <w:r>
              <w:t>Primary Actors</w:t>
            </w:r>
          </w:p>
        </w:tc>
        <w:tc>
          <w:tcPr>
            <w:tcW w:w="2685" w:type="dxa"/>
          </w:tcPr>
          <w:p w14:paraId="070EC1D8">
            <w:pPr>
              <w:spacing w:after="0" w:line="240" w:lineRule="auto"/>
            </w:pPr>
            <w:r>
              <w:t>Chủ HTX; Kế toán.</w:t>
            </w:r>
          </w:p>
        </w:tc>
        <w:tc>
          <w:tcPr>
            <w:tcW w:w="1890" w:type="dxa"/>
          </w:tcPr>
          <w:p w14:paraId="431F5094">
            <w:pPr>
              <w:spacing w:after="0" w:line="240" w:lineRule="auto"/>
              <w:jc w:val="right"/>
            </w:pPr>
            <w:r>
              <w:t>Secondary Actors</w:t>
            </w:r>
          </w:p>
        </w:tc>
        <w:tc>
          <w:tcPr>
            <w:tcW w:w="2933" w:type="dxa"/>
          </w:tcPr>
          <w:p w14:paraId="386CED38">
            <w:pPr>
              <w:spacing w:after="0" w:line="240" w:lineRule="auto"/>
            </w:pPr>
            <w:r>
              <w:t>Không có.</w:t>
            </w:r>
          </w:p>
        </w:tc>
      </w:tr>
      <w:tr w14:paraId="0DB9B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E54632B">
            <w:pPr>
              <w:spacing w:after="0" w:line="240" w:lineRule="auto"/>
              <w:jc w:val="right"/>
            </w:pPr>
            <w:r>
              <w:t>Description</w:t>
            </w:r>
          </w:p>
        </w:tc>
        <w:tc>
          <w:tcPr>
            <w:tcW w:w="7508" w:type="dxa"/>
            <w:gridSpan w:val="3"/>
          </w:tcPr>
          <w:p w14:paraId="34CD7E35">
            <w:pPr>
              <w:spacing w:after="0" w:line="240" w:lineRule="auto"/>
            </w:pPr>
            <w:r>
              <w:t>Tôi với vai trò là Chủ HTX hoặc Kế toán, tôi muốn ghi khoản tiền đã thực hoàn kèm chứng từ, để không hoàn trùng hay hoàn vượt.</w:t>
            </w:r>
          </w:p>
        </w:tc>
      </w:tr>
      <w:tr w14:paraId="6B60B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31A0A8B">
            <w:pPr>
              <w:spacing w:after="0" w:line="240" w:lineRule="auto"/>
              <w:jc w:val="right"/>
            </w:pPr>
            <w:r>
              <w:t>Trigger</w:t>
            </w:r>
          </w:p>
        </w:tc>
        <w:tc>
          <w:tcPr>
            <w:tcW w:w="7508" w:type="dxa"/>
            <w:gridSpan w:val="3"/>
          </w:tcPr>
          <w:p w14:paraId="7E886AF6">
            <w:pPr>
              <w:spacing w:after="0" w:line="240" w:lineRule="auto"/>
            </w:pPr>
            <w:r>
              <w:t>HTX đã chuyển hoặc trả tiền hoàn cho thương lái.</w:t>
            </w:r>
          </w:p>
        </w:tc>
      </w:tr>
      <w:tr w14:paraId="62A63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8A352B9">
            <w:pPr>
              <w:spacing w:after="0" w:line="240" w:lineRule="auto"/>
              <w:jc w:val="right"/>
            </w:pPr>
            <w:r>
              <w:t>Priority</w:t>
            </w:r>
          </w:p>
        </w:tc>
        <w:tc>
          <w:tcPr>
            <w:tcW w:w="7508" w:type="dxa"/>
            <w:gridSpan w:val="3"/>
          </w:tcPr>
          <w:p w14:paraId="5891B4FB">
            <w:pPr>
              <w:spacing w:after="0" w:line="240" w:lineRule="auto"/>
            </w:pPr>
            <w:r>
              <w:t>Must have (đề xuất)</w:t>
            </w:r>
          </w:p>
        </w:tc>
      </w:tr>
      <w:tr w14:paraId="01536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086A54C">
            <w:pPr>
              <w:spacing w:after="0" w:line="240" w:lineRule="auto"/>
              <w:jc w:val="right"/>
            </w:pPr>
            <w:r>
              <w:t>Preconditions</w:t>
            </w:r>
          </w:p>
        </w:tc>
        <w:tc>
          <w:tcPr>
            <w:tcW w:w="7508" w:type="dxa"/>
            <w:gridSpan w:val="3"/>
          </w:tcPr>
          <w:p w14:paraId="0734840A">
            <w:pPr>
              <w:spacing w:after="0" w:line="240" w:lineRule="auto"/>
            </w:pPr>
            <w:r>
              <w:t>• Có tín dụng hoặc quyết định hoàn tiền đủ căn cứ (UC52, UC53, tiền ứng trước).</w:t>
            </w:r>
          </w:p>
          <w:p w14:paraId="3DC880B3">
            <w:pPr>
              <w:spacing w:after="0" w:line="240" w:lineRule="auto"/>
            </w:pPr>
            <w:r>
              <w:t>• Kế toán phải có vai trò được quyền chi.</w:t>
            </w:r>
          </w:p>
        </w:tc>
      </w:tr>
      <w:tr w14:paraId="755F9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2F980A9">
            <w:pPr>
              <w:spacing w:after="0" w:line="240" w:lineRule="auto"/>
              <w:jc w:val="right"/>
            </w:pPr>
            <w:r>
              <w:t>Normal Flow</w:t>
            </w:r>
          </w:p>
        </w:tc>
        <w:tc>
          <w:tcPr>
            <w:tcW w:w="7508" w:type="dxa"/>
            <w:gridSpan w:val="3"/>
          </w:tcPr>
          <w:p w14:paraId="23CD0A26">
            <w:pPr>
              <w:spacing w:after="0" w:line="240" w:lineRule="auto"/>
            </w:pPr>
            <w:r>
              <w:t>1. Người thao tác chọn khách và khoản có thể hoàn. (SCR-38)</w:t>
            </w:r>
          </w:p>
          <w:p w14:paraId="39DF5027">
            <w:pPr>
              <w:spacing w:after="0" w:line="240" w:lineRule="auto"/>
            </w:pPr>
            <w:r>
              <w:t>2. Hệ thống hiện tiền đã thu, giảm trừ, tín dụng, các lần hoàn trước và giới hạn còn lại.</w:t>
            </w:r>
          </w:p>
          <w:p w14:paraId="23870BFE">
            <w:pPr>
              <w:spacing w:after="0" w:line="240" w:lineRule="auto"/>
            </w:pPr>
            <w:r>
              <w:t>3. Người thao tác nhập người nhận, số tiền thực trả, ngày, phương thức và chứng từ.</w:t>
            </w:r>
          </w:p>
          <w:p w14:paraId="40C77751">
            <w:pPr>
              <w:spacing w:after="0" w:line="240" w:lineRule="auto"/>
            </w:pPr>
            <w:r>
              <w:t>4. Hệ thống kiểm tra đúng khách, số còn được hoàn và tham chiếu trùng.</w:t>
            </w:r>
          </w:p>
          <w:p w14:paraId="538E7620">
            <w:pPr>
              <w:spacing w:after="0" w:line="240" w:lineRule="auto"/>
            </w:pPr>
            <w:r>
              <w:t>5. Người thao tác xác nhận; hệ thống ghi khoản chi một lần và cập nhật số dư (UC47, UC50).</w:t>
            </w:r>
          </w:p>
        </w:tc>
      </w:tr>
      <w:tr w14:paraId="7A416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8332648">
            <w:pPr>
              <w:spacing w:after="0" w:line="240" w:lineRule="auto"/>
              <w:jc w:val="right"/>
            </w:pPr>
            <w:r>
              <w:t>Alternative Flows</w:t>
            </w:r>
          </w:p>
        </w:tc>
        <w:tc>
          <w:tcPr>
            <w:tcW w:w="7508" w:type="dxa"/>
            <w:gridSpan w:val="3"/>
          </w:tcPr>
          <w:p w14:paraId="16D52361">
            <w:pPr>
              <w:spacing w:after="0" w:line="240" w:lineRule="auto"/>
            </w:pPr>
            <w:r>
              <w:t>1a. Khách chọn giữ tín dụng cho lần mua sau.</w:t>
            </w:r>
          </w:p>
          <w:p w14:paraId="367C3B7B">
            <w:pPr>
              <w:spacing w:after="0" w:line="240" w:lineRule="auto"/>
            </w:pPr>
            <w:r>
              <w:t>1a1. Hệ thống giữ tín dụng, không ghi tiền ra.</w:t>
            </w:r>
          </w:p>
          <w:p w14:paraId="6B71733C">
            <w:pPr>
              <w:spacing w:after="0" w:line="240" w:lineRule="auto"/>
            </w:pPr>
            <w:r>
              <w:rPr>
                <w:i/>
              </w:rPr>
              <w:t xml:space="preserve">Use Case </w:t>
            </w:r>
            <w:del w:id="2384" w:author="Claude" w:date="2026-10-08T00:00:00Z">
              <w:r>
                <w:rPr>
                  <w:i/>
                </w:rPr>
                <w:delText xml:space="preserve">dừng</w:delText>
              </w:r>
            </w:del>
            <w:ins w:id="2385" w:author="Claude" w:date="2026-10-08T00:00:00Z">
              <w:r>
                <w:rPr>
                  <w:i/>
                </w:rPr>
                <w:t xml:space="preserve">kết</w:t>
              </w:r>
            </w:ins>
            <w:r>
              <w:rPr>
                <w:i/>
              </w:rPr>
              <w:t xml:space="preserve"> </w:t>
            </w:r>
            <w:del w:id="2382" w:author="Claude" w:date="2026-10-08T00:00:00Z">
              <w:r>
                <w:rPr>
                  <w:i/>
                </w:rPr>
                <w:delText xml:space="preserve">lại.</w:delText>
              </w:r>
            </w:del>
            <w:ins w:id="2383" w:author="Claude" w:date="2026-10-08T00:00:00Z">
              <w:r>
                <w:rPr>
                  <w:i/>
                </w:rPr>
                <w:t xml:space="preserve">thúc thành công.</w:t>
              </w:r>
            </w:ins>
          </w:p>
        </w:tc>
      </w:tr>
      <w:tr w14:paraId="21270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5A75A03">
            <w:pPr>
              <w:spacing w:after="0" w:line="240" w:lineRule="auto"/>
              <w:jc w:val="right"/>
            </w:pPr>
            <w:r>
              <w:t>Exception Flows</w:t>
            </w:r>
          </w:p>
        </w:tc>
        <w:tc>
          <w:tcPr>
            <w:tcW w:w="7508" w:type="dxa"/>
            <w:gridSpan w:val="3"/>
          </w:tcPr>
          <w:p w14:paraId="2BE01BF4">
            <w:pPr>
              <w:spacing w:after="0" w:line="240" w:lineRule="auto"/>
            </w:pPr>
            <w:r>
              <w:t>3a. Mới duyệt, chưa chuyển tiền.</w:t>
            </w:r>
          </w:p>
          <w:p w14:paraId="1DB5641E">
            <w:pPr>
              <w:spacing w:after="0" w:line="240" w:lineRule="auto"/>
            </w:pPr>
            <w:r>
              <w:t>3a1. Hệ thống không ghi hoàn tiền. (</w:t>
              <w:fldChar w:fldCharType="begin"/>
              <w:instrText xml:space="preserve"> HYPERLINK \l "MSG47" \o "MSG47 (Lỗi): Chưa thể ghi nhận vì khoản tiền chưa thực nhận hoặc chưa thực chuyển." </w:instrText>
              <w:fldChar w:fldCharType="separate"/>
              <w:t>MSG47</w:t>
              <w:fldChar w:fldCharType="end"/>
              <w:t>)</w:t>
            </w:r>
          </w:p>
          <w:p w14:paraId="42666058">
            <w:pPr>
              <w:spacing w:after="0" w:line="240" w:lineRule="auto"/>
            </w:pPr>
            <w:r>
              <w:rPr>
                <w:i/>
              </w:rPr>
              <w:t>Use Case dừng lại.</w:t>
            </w:r>
          </w:p>
          <w:p w14:paraId="0817587A">
            <w:pPr>
              <w:spacing w:after="0" w:line="240" w:lineRule="auto"/>
            </w:pPr>
            <w:r>
              <w:t>4a. Số tiền vượt phần còn được hoàn.</w:t>
            </w:r>
          </w:p>
          <w:p w14:paraId="27C346AE">
            <w:pPr>
              <w:spacing w:after="0" w:line="240" w:lineRule="auto"/>
            </w:pPr>
            <w:r>
              <w:t>4a1. Hệ thống chặn. (</w:t>
              <w:fldChar w:fldCharType="begin"/>
              <w:instrText xml:space="preserve"> HYPERLINK \l "MSG45" \o "MSG45 (Lỗi): {field_name} vượt quá mức cho phép ({limit_value})." </w:instrText>
              <w:fldChar w:fldCharType="separate"/>
              <w:t>MSG45</w:t>
              <w:fldChar w:fldCharType="end"/>
              <w:t>)</w:t>
            </w:r>
          </w:p>
          <w:p w14:paraId="68EA860B">
            <w:pPr>
              <w:spacing w:after="0" w:line="240" w:lineRule="auto"/>
            </w:pPr>
            <w:r>
              <w:rPr>
                <w:i/>
              </w:rPr>
              <w:t>Use Case tiếp tục bước 3.</w:t>
            </w:r>
          </w:p>
          <w:p w14:paraId="23EE8776">
            <w:pPr>
              <w:spacing w:after="0" w:line="240" w:lineRule="auto"/>
            </w:pPr>
            <w:r>
              <w:t>4b. Tham chiếu chuyển tiền trùng.</w:t>
            </w:r>
          </w:p>
          <w:p w14:paraId="07419D7D">
            <w:pPr>
              <w:spacing w:after="0" w:line="240" w:lineRule="auto"/>
            </w:pPr>
            <w:r>
              <w:t>4b1. Hệ thống yêu cầu kiểm tra chứng từ, không tạo hoàn trùng. (</w:t>
              <w:fldChar w:fldCharType="begin"/>
              <w:instrText xml:space="preserve"> HYPERLINK \l "MSG03" \o "MSG03 (Lỗi): {object_name} đã tồn tại. Hệ thống mở bản ghi hiện có để bạn kiểm tra, không tạo bản sao." </w:instrText>
              <w:fldChar w:fldCharType="separate"/>
              <w:t>MSG03</w:t>
              <w:fldChar w:fldCharType="end"/>
              <w:t>)</w:t>
            </w:r>
          </w:p>
          <w:p w14:paraId="6DF6B852">
            <w:pPr>
              <w:spacing w:after="0" w:line="240" w:lineRule="auto"/>
            </w:pPr>
            <w:r>
              <w:rPr>
                <w:i/>
              </w:rPr>
              <w:t>Use Case tiếp tục bước 3.</w:t>
            </w:r>
          </w:p>
        </w:tc>
      </w:tr>
      <w:tr w14:paraId="18717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D24D42F">
            <w:pPr>
              <w:spacing w:after="0" w:line="240" w:lineRule="auto"/>
              <w:jc w:val="right"/>
            </w:pPr>
            <w:r>
              <w:t>Postconditions</w:t>
            </w:r>
          </w:p>
        </w:tc>
        <w:tc>
          <w:tcPr>
            <w:tcW w:w="7508" w:type="dxa"/>
            <w:gridSpan w:val="3"/>
          </w:tcPr>
          <w:p w14:paraId="33B27589">
            <w:pPr>
              <w:spacing w:after="0" w:line="240" w:lineRule="auto"/>
            </w:pPr>
            <w:r>
              <w:t>• Có bản ghi tiền hoàn thực chi có căn cứ; giao dịch gốc và hàng vật lý không đổi.</w:t>
            </w:r>
          </w:p>
          <w:p w14:paraId="55CB6D36">
            <w:pPr>
              <w:spacing w:after="0" w:line="240" w:lineRule="auto"/>
            </w:pPr>
            <w:r>
              <w:t>• Thao tác được ghi nhật ký kiểm toán (người, thời điểm, lý do).</w:t>
            </w:r>
          </w:p>
        </w:tc>
      </w:tr>
      <w:tr w14:paraId="1942A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5DA0803">
            <w:pPr>
              <w:spacing w:after="0" w:line="240" w:lineRule="auto"/>
              <w:jc w:val="right"/>
            </w:pPr>
            <w:r>
              <w:t>Business Rules / NFR</w:t>
            </w:r>
          </w:p>
        </w:tc>
        <w:tc>
          <w:tcPr>
            <w:tcW w:w="7508" w:type="dxa"/>
            <w:gridSpan w:val="3"/>
          </w:tcPr>
          <w:p w14:paraId="4D415F6A">
            <w:pPr>
              <w:spacing w:after="0" w:line="240" w:lineRule="auto"/>
            </w:pPr>
            <w:r>
              <w:t>Business Rules: BR-15, BR-22, BR-24.</w:t>
            </w:r>
          </w:p>
          <w:p w14:paraId="7E4C32BF">
            <w:pPr>
              <w:spacing w:after="0" w:line="240" w:lineRule="auto"/>
            </w:pPr>
            <w:r>
              <w:t>NFR: NFR-02, NFR-04.</w:t>
            </w:r>
          </w:p>
        </w:tc>
      </w:tr>
    </w:tbl>
    <w:p w14:paraId="2084E950">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6340C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50" w:type="dxa"/>
            <w:shd w:val="clear" w:color="auto" w:fill="F4F7FA"/>
          </w:tcPr>
          <w:p w14:paraId="63288B8E">
            <w:pPr>
              <w:spacing w:after="0" w:line="240" w:lineRule="auto"/>
            </w:pPr>
            <w:r>
              <w:rPr>
                <w:rFonts w:ascii="Consolas" w:hAnsi="Consolas"/>
                <w:sz w:val="17"/>
              </w:rPr>
              <w:t>[Tài chính &gt; Hoàn tiền] Chọn khách, sale/điều chỉnh và số dư tín dụng có thể hoàn.</w:t>
            </w:r>
          </w:p>
          <w:p w14:paraId="21825243">
            <w:pPr>
              <w:spacing w:after="0" w:line="240" w:lineRule="auto"/>
            </w:pPr>
            <w:r>
              <w:rPr>
                <w:rFonts w:ascii="Consolas" w:hAnsi="Consolas"/>
                <w:sz w:val="17"/>
              </w:rPr>
              <w:t>[Biểu mẫu] Người nhận, số tiền, ngày, phương thức, tham chiếu/chứng từ.</w:t>
            </w:r>
          </w:p>
          <w:p w14:paraId="74E4B75F">
            <w:pPr>
              <w:spacing w:after="0" w:line="240" w:lineRule="auto"/>
            </w:pPr>
            <w:r>
              <w:rPr>
                <w:rFonts w:ascii="Consolas" w:hAnsi="Consolas"/>
                <w:sz w:val="17"/>
              </w:rPr>
              <w:t>[Xem trước] Tín dụng trước/sau, đã hoàn các lần trước; Xác nhận tiền đã hoàn.</w:t>
            </w:r>
          </w:p>
        </w:tc>
      </w:tr>
    </w:tbl>
    <w:p w14:paraId="484E4A4C">
      <w:pPr>
        <w:pStyle w:val="5"/>
      </w:pPr>
      <w:r>
        <w:t>Dữ liệu nhập / lựa chọn</w:t>
      </w:r>
    </w:p>
    <w:p w14:paraId="2BB3B929">
      <w:r>
        <w:t>• Khách/người nhận — bắt buộc</w:t>
      </w:r>
    </w:p>
    <w:p w14:paraId="72D36BF4">
      <w:r>
        <w:t>• Sale và quyết định điều chỉnh/nguồn tiền dư — bắt buộc</w:t>
      </w:r>
    </w:p>
    <w:p w14:paraId="4A350B81">
      <w:r>
        <w:t>• Số tiền — bắt buộc, dương, không vượt còn hoàn</w:t>
      </w:r>
    </w:p>
    <w:p w14:paraId="555BBD7C">
      <w:r>
        <w:t>• Ngày và phương thức thực trả — bắt buộc</w:t>
      </w:r>
    </w:p>
    <w:p w14:paraId="26F84D5B">
      <w:r>
        <w:t>• Mã tham chiếu/chứng từ — theo phương thức</w:t>
      </w:r>
    </w:p>
    <w:p w14:paraId="49E5957B">
      <w:pPr>
        <w:pStyle w:val="5"/>
      </w:pPr>
      <w:r>
        <w:t>UC liên kết và dữ liệu chuyển tiếp</w:t>
      </w:r>
    </w:p>
    <w:p w14:paraId="17A64D7A">
      <w:r>
        <w:t>• UC49 — khoản tiền đã thu/ứng trước</w:t>
      </w:r>
    </w:p>
    <w:p w14:paraId="279AF965">
      <w:r>
        <w:t>• UC50 — đối soát tín dụng sau hoàn</w:t>
      </w:r>
    </w:p>
    <w:p w14:paraId="0F08E440">
      <w:r>
        <w:t>• UC52/UC53 — quyết định/giảm giá tạo căn cứ</w:t>
      </w:r>
    </w:p>
    <w:p w14:paraId="19386AC9">
      <w:r>
        <w:t>• UC52 — nhận hàng không chứng minh tiền đã hoàn</w:t>
      </w:r>
    </w:p>
    <w:p w14:paraId="16C5C5D2">
      <w:r>
        <w:t>• UC47 — khách xem hoàn thực</w:t>
      </w:r>
    </w:p>
    <w:p w14:paraId="5BF8F269">
      <w:r>
        <w:t>• UC64/UC67 — báo cáo tiền hoàn theo ngày thực chi</w:t>
      </w:r>
    </w:p>
    <w:p w14:paraId="2AC07632">
      <w:pPr>
        <w:pStyle w:val="5"/>
      </w:pPr>
      <w:r>
        <w:t>Các process trong UC</w:t>
      </w:r>
    </w:p>
    <w:p w14:paraId="5D60B5E6">
      <w:r>
        <w:t>1. Ghi nhận hoàn tiền khách hàng: kiểm khoản được hoàn</w:t>
      </w:r>
    </w:p>
    <w:p w14:paraId="165E2B44">
      <w:r>
        <w:t>2. Ghi nhận hoàn tiền khách hàng: ghi tiền thực chi</w:t>
      </w:r>
    </w:p>
    <w:p w14:paraId="1B37DAD8">
      <w:r>
        <w:rPr>
          <w:b/>
        </w:rPr>
        <w:t>Điểm cần xác nhận / lưu ý:</w:t>
      </w:r>
      <w:r>
        <w:t xml:space="preserve"> Đã chốt: chỉ hoàn khi Chủ HTX có quyết định kèm số tiền; tổng giảm giá, tín dụng và hoàn tiền không vượt giá trị giao dịch.</w:t>
      </w:r>
    </w:p>
    <w:p w14:paraId="21217535">
      <w:pPr>
        <w:pStyle w:val="3"/>
      </w:pPr>
      <w:bookmarkStart w:id="164" w:name="_Toc10651"/>
      <w:bookmarkStart w:id="165" w:name="_Toc31731"/>
      <w:r>
        <w:t>9. Nhân sự và chi phí lao động</w:t>
      </w:r>
      <w:bookmarkEnd w:id="164"/>
      <w:bookmarkEnd w:id="165"/>
    </w:p>
    <w:p w14:paraId="2F75D83B">
      <w:pPr>
        <w:pStyle w:val="4"/>
      </w:pPr>
      <w:bookmarkStart w:id="166" w:name="_Toc17144"/>
      <w:bookmarkStart w:id="167" w:name="_Toc7305"/>
      <w:r>
        <w:t>9.1 UC55 - Quản lý lao động thời vụ và người nhận khoán</w:t>
      </w:r>
      <w:bookmarkEnd w:id="166"/>
      <w:bookmarkEnd w:id="167"/>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493A3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31E39FA">
            <w:pPr>
              <w:spacing w:after="0" w:line="240" w:lineRule="auto"/>
              <w:jc w:val="right"/>
            </w:pPr>
            <w:r>
              <w:t>Primary Actors</w:t>
            </w:r>
          </w:p>
        </w:tc>
        <w:tc>
          <w:tcPr>
            <w:tcW w:w="2685" w:type="dxa"/>
          </w:tcPr>
          <w:p w14:paraId="2DEF34EE">
            <w:pPr>
              <w:spacing w:after="0" w:line="240" w:lineRule="auto"/>
            </w:pPr>
            <w:r>
              <w:t>Chủ HTX; Quản lý khu.</w:t>
            </w:r>
          </w:p>
        </w:tc>
        <w:tc>
          <w:tcPr>
            <w:tcW w:w="1890" w:type="dxa"/>
          </w:tcPr>
          <w:p w14:paraId="44249547">
            <w:pPr>
              <w:spacing w:after="0" w:line="240" w:lineRule="auto"/>
              <w:jc w:val="right"/>
            </w:pPr>
            <w:r>
              <w:t>Secondary Actors</w:t>
            </w:r>
          </w:p>
        </w:tc>
        <w:tc>
          <w:tcPr>
            <w:tcW w:w="2933" w:type="dxa"/>
          </w:tcPr>
          <w:p w14:paraId="04ACEFDA">
            <w:pPr>
              <w:spacing w:after="0" w:line="240" w:lineRule="auto"/>
            </w:pPr>
            <w:r>
              <w:t>Không có.</w:t>
            </w:r>
          </w:p>
        </w:tc>
      </w:tr>
      <w:tr w14:paraId="2266B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E2AF935">
            <w:pPr>
              <w:spacing w:after="0" w:line="240" w:lineRule="auto"/>
              <w:jc w:val="right"/>
            </w:pPr>
            <w:r>
              <w:t>Description</w:t>
            </w:r>
          </w:p>
        </w:tc>
        <w:tc>
          <w:tcPr>
            <w:tcW w:w="7508" w:type="dxa"/>
            <w:gridSpan w:val="3"/>
          </w:tcPr>
          <w:p w14:paraId="5E2AFC3C">
            <w:pPr>
              <w:spacing w:after="0" w:line="240" w:lineRule="auto"/>
            </w:pPr>
            <w:r>
              <w:t>Tôi với vai trò là Chủ HTX hoặc Quản lý khu, tôi muốn lập danh sách lao động thời vụ và người nhận khoán, để tính công theo ngày mà không tạo trùng người.</w:t>
            </w:r>
          </w:p>
        </w:tc>
      </w:tr>
      <w:tr w14:paraId="5BC82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8B4B786">
            <w:pPr>
              <w:spacing w:after="0" w:line="240" w:lineRule="auto"/>
              <w:jc w:val="right"/>
            </w:pPr>
            <w:r>
              <w:t>Trigger</w:t>
            </w:r>
          </w:p>
        </w:tc>
        <w:tc>
          <w:tcPr>
            <w:tcW w:w="7508" w:type="dxa"/>
            <w:gridSpan w:val="3"/>
          </w:tcPr>
          <w:p w14:paraId="71272C95">
            <w:pPr>
              <w:spacing w:after="0" w:line="240" w:lineRule="auto"/>
            </w:pPr>
            <w:r>
              <w:t>HTX thuê lao động thời vụ cho một đợt việc.</w:t>
            </w:r>
          </w:p>
        </w:tc>
      </w:tr>
      <w:tr w14:paraId="2FD87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AAF7BF6">
            <w:pPr>
              <w:spacing w:after="0" w:line="240" w:lineRule="auto"/>
              <w:jc w:val="right"/>
            </w:pPr>
            <w:r>
              <w:t>Priority</w:t>
            </w:r>
          </w:p>
        </w:tc>
        <w:tc>
          <w:tcPr>
            <w:tcW w:w="7508" w:type="dxa"/>
            <w:gridSpan w:val="3"/>
          </w:tcPr>
          <w:p w14:paraId="24AEA098">
            <w:pPr>
              <w:spacing w:after="0" w:line="240" w:lineRule="auto"/>
            </w:pPr>
            <w:r>
              <w:t>Must have (đề xuất)</w:t>
            </w:r>
          </w:p>
        </w:tc>
      </w:tr>
      <w:tr w14:paraId="17E3F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B564564">
            <w:pPr>
              <w:spacing w:after="0" w:line="240" w:lineRule="auto"/>
              <w:jc w:val="right"/>
            </w:pPr>
            <w:r>
              <w:t>Preconditions</w:t>
            </w:r>
          </w:p>
        </w:tc>
        <w:tc>
          <w:tcPr>
            <w:tcW w:w="7508" w:type="dxa"/>
            <w:gridSpan w:val="3"/>
          </w:tcPr>
          <w:p w14:paraId="485A3756">
            <w:pPr>
              <w:spacing w:after="0" w:line="240" w:lineRule="auto"/>
            </w:pPr>
            <w:r>
              <w:t xml:space="preserve">• Quản lý khu phải có vai trò được quyền trên chức năng Lao </w:t>
            </w:r>
            <w:del w:id="2386" w:author="Claude" w:date="2026-10-08T00:00:00Z">
              <w:r>
                <w:delText xml:space="preserve">động.</w:delText>
              </w:r>
            </w:del>
            <w:ins w:id="2387" w:author="Claude" w:date="2026-10-08T00:00:00Z">
              <w:r>
                <w:t xml:space="preserve">động, gán ở Toàn bộ khu (dữ liệu chung HTX, mục 4.4).</w:t>
              </w:r>
            </w:ins>
          </w:p>
        </w:tc>
      </w:tr>
      <w:tr w14:paraId="68ED3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4321D67">
            <w:pPr>
              <w:spacing w:after="0" w:line="240" w:lineRule="auto"/>
              <w:jc w:val="right"/>
            </w:pPr>
            <w:r>
              <w:t>Normal Flow</w:t>
            </w:r>
          </w:p>
        </w:tc>
        <w:tc>
          <w:tcPr>
            <w:tcW w:w="7508" w:type="dxa"/>
            <w:gridSpan w:val="3"/>
          </w:tcPr>
          <w:p w14:paraId="3869D644">
            <w:pPr>
              <w:spacing w:after="0" w:line="240" w:lineRule="auto"/>
            </w:pPr>
            <w:r>
              <w:t xml:space="preserve">1. Người thao tác </w:t>
            </w:r>
            <w:del w:id="2392" w:author="Claude" w:date="2026-10-08T00:00:00Z">
              <w:r>
                <w:delText xml:space="preserve">chọn</w:delText>
              </w:r>
            </w:del>
            <w:ins w:id="2393" w:author="Claude" w:date="2026-10-08T00:00:00Z">
              <w:r>
                <w:t xml:space="preserve">mở danh sách</w:t>
              </w:r>
            </w:ins>
            <w:r>
              <w:t xml:space="preserve"> người nhận khoán và </w:t>
            </w:r>
            <w:del w:id="2390" w:author="Claude" w:date="2026-10-08T00:00:00Z">
              <w:r>
                <w:delText xml:space="preserve">ngày</w:delText>
              </w:r>
            </w:del>
            <w:ins w:id="2391" w:author="Claude" w:date="2026-10-08T00:00:00Z">
              <w:r>
                <w:t xml:space="preserve">lao</w:t>
              </w:r>
            </w:ins>
            <w:r>
              <w:t xml:space="preserve"> </w:t>
            </w:r>
            <w:del w:id="2388" w:author="Claude" w:date="2026-10-08T00:00:00Z">
              <w:r>
                <w:delText xml:space="preserve">làm.</w:delText>
              </w:r>
            </w:del>
            <w:ins w:id="2389" w:author="Claude" w:date="2026-10-08T00:00:00Z">
              <w:r>
                <w:t xml:space="preserve">động thời vụ, tìm để tránh tạo trùng.</w:t>
              </w:r>
            </w:ins>
            <w:r>
              <w:t xml:space="preserve"> (SCR-39)</w:t>
            </w:r>
          </w:p>
          <w:p w14:paraId="73BADFAA">
            <w:pPr>
              <w:spacing w:after="0" w:line="240" w:lineRule="auto"/>
            </w:pPr>
            <w:r>
              <w:t xml:space="preserve">2. Người thao tác </w:t>
            </w:r>
            <w:del w:id="2400" w:author="Claude" w:date="2026-10-08T00:00:00Z">
              <w:r>
                <w:delText xml:space="preserve">nhập</w:delText>
              </w:r>
            </w:del>
            <w:ins w:id="2401" w:author="Claude" w:date="2026-10-08T00:00:00Z">
              <w:r>
                <w:t xml:space="preserve">thêm</w:t>
              </w:r>
            </w:ins>
            <w:r>
              <w:t xml:space="preserve"> hoặc </w:t>
            </w:r>
            <w:del w:id="2398" w:author="Claude" w:date="2026-10-08T00:00:00Z">
              <w:r>
                <w:delText xml:space="preserve">chọn</w:delText>
              </w:r>
            </w:del>
            <w:ins w:id="2399" w:author="Claude" w:date="2026-10-08T00:00:00Z">
              <w:r>
                <w:t xml:space="preserve">sửa</w:t>
              </w:r>
            </w:ins>
            <w:r>
              <w:t xml:space="preserve"> </w:t>
            </w:r>
            <w:del w:id="2396" w:author="Claude" w:date="2026-10-08T00:00:00Z">
              <w:r>
                <w:delText xml:space="preserve">từng</w:delText>
              </w:r>
            </w:del>
            <w:ins w:id="2397" w:author="Claude" w:date="2026-10-08T00:00:00Z">
              <w:r>
                <w:t xml:space="preserve">người nhận khoán (tên, liên hệ) hoặc</w:t>
              </w:r>
            </w:ins>
            <w:r>
              <w:t xml:space="preserve"> lao động thời </w:t>
            </w:r>
            <w:del w:id="2394" w:author="Claude" w:date="2026-10-08T00:00:00Z">
              <w:r>
                <w:delText xml:space="preserve">vụ.</w:delText>
              </w:r>
            </w:del>
            <w:ins w:id="2395" w:author="Claude" w:date="2026-10-08T00:00:00Z">
              <w:r>
                <w:t xml:space="preserve">vụ (họ tên, số điện thoại, CCCD nếu có).</w:t>
              </w:r>
            </w:ins>
          </w:p>
          <w:p w14:paraId="32D7C9F5">
            <w:pPr>
              <w:spacing w:after="0" w:line="240" w:lineRule="auto"/>
            </w:pPr>
            <w:r>
              <w:t xml:space="preserve">3. Hệ thống kiểm tra trùng người (họ tên + số điện thoại hoặc CCCD)</w:t>
            </w:r>
            <w:del w:id="2402" w:author="Claude" w:date="2026-10-08T00:00:00Z">
              <w:r>
                <w:delText xml:space="preserve"> và trùng người – ngày</w:delText>
              </w:r>
            </w:del>
            <w:r>
              <w:t xml:space="preserve">.</w:t>
            </w:r>
          </w:p>
          <w:p w14:paraId="483C4AD3">
            <w:pPr>
              <w:spacing w:after="0" w:line="240" w:lineRule="auto"/>
            </w:pPr>
            <w:r>
              <w:t xml:space="preserve">4. Người thao tác lưu; hệ thống ghi </w:t>
            </w:r>
            <w:del w:id="2406" w:author="Claude" w:date="2026-10-08T00:00:00Z">
              <w:r>
                <w:delText xml:space="preserve">danh</w:delText>
              </w:r>
            </w:del>
            <w:ins w:id="2407" w:author="Claude" w:date="2026-10-08T00:00:00Z">
              <w:r>
                <w:t xml:space="preserve">hồ</w:t>
              </w:r>
            </w:ins>
            <w:r>
              <w:t xml:space="preserve"> </w:t>
            </w:r>
            <w:del w:id="2404" w:author="Claude" w:date="2026-10-08T00:00:00Z">
              <w:r>
                <w:delText xml:space="preserve">sách</w:delText>
              </w:r>
            </w:del>
            <w:ins w:id="2405" w:author="Claude" w:date="2026-10-08T00:00:00Z">
              <w:r>
                <w:t xml:space="preserve">sơ</w:t>
              </w:r>
            </w:ins>
            <w:r>
              <w:t xml:space="preserve"> và nhật ký kiểm toán.</w:t>
            </w:r>
            <w:ins w:id="2403" w:author="Claude" w:date="2026-10-08T00:00:00Z">
              <w:r>
                <w:t xml:space="preserve"> Người nhận khoán của từng ngày làm được chọn khi chấm công (UC57).</w:t>
              </w:r>
            </w:ins>
          </w:p>
        </w:tc>
      </w:tr>
      <w:tr w14:paraId="584C9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0C3B559">
            <w:pPr>
              <w:spacing w:after="0" w:line="240" w:lineRule="auto"/>
              <w:jc w:val="right"/>
            </w:pPr>
            <w:r>
              <w:t>Alternative Flows</w:t>
            </w:r>
          </w:p>
        </w:tc>
        <w:tc>
          <w:tcPr>
            <w:tcW w:w="7508" w:type="dxa"/>
            <w:gridSpan w:val="3"/>
          </w:tcPr>
          <w:p w14:paraId="58183307">
            <w:pPr>
              <w:spacing w:after="0" w:line="240" w:lineRule="auto"/>
            </w:pPr>
            <w:r>
              <w:t xml:space="preserve">1a. Người nhận khoán đổi </w:t>
            </w:r>
            <w:del w:id="2412" w:author="Claude" w:date="2026-10-08T00:00:00Z">
              <w:r>
                <w:delText xml:space="preserve">người</w:delText>
              </w:r>
            </w:del>
            <w:ins w:id="2413" w:author="Claude" w:date="2026-10-08T00:00:00Z">
              <w:r>
                <w:t xml:space="preserve">thông</w:t>
              </w:r>
            </w:ins>
            <w:r>
              <w:t xml:space="preserve"> </w:t>
            </w:r>
            <w:del w:id="2410" w:author="Claude" w:date="2026-10-08T00:00:00Z">
              <w:r>
                <w:delText xml:space="preserve">đại</w:delText>
              </w:r>
            </w:del>
            <w:ins w:id="2411" w:author="Claude" w:date="2026-10-08T00:00:00Z">
              <w:r>
                <w:t xml:space="preserve">tin</w:t>
              </w:r>
            </w:ins>
            <w:r>
              <w:t xml:space="preserve"> </w:t>
            </w:r>
            <w:del w:id="2408" w:author="Claude" w:date="2026-10-08T00:00:00Z">
              <w:r>
                <w:delText xml:space="preserve">diện.</w:delText>
              </w:r>
            </w:del>
            <w:ins w:id="2409" w:author="Claude" w:date="2026-10-08T00:00:00Z">
              <w:r>
                <w:t xml:space="preserve">liên hệ.</w:t>
              </w:r>
            </w:ins>
          </w:p>
          <w:p w14:paraId="0F3BFAD3">
            <w:pPr>
              <w:spacing w:after="0" w:line="240" w:lineRule="auto"/>
            </w:pPr>
            <w:r>
              <w:t xml:space="preserve">1a1. Hệ thống </w:t>
            </w:r>
            <w:ins w:id="2424" w:author="Claude" w:date="2026-10-08T00:00:00Z">
              <w:r>
                <w:t xml:space="preserve">lưu thông tin mới và </w:t>
              </w:r>
            </w:ins>
            <w:r>
              <w:t xml:space="preserve">ghi </w:t>
            </w:r>
            <w:del w:id="2422" w:author="Claude" w:date="2026-10-08T00:00:00Z">
              <w:r>
                <w:delText xml:space="preserve">thời</w:delText>
              </w:r>
            </w:del>
            <w:ins w:id="2423" w:author="Claude" w:date="2026-10-08T00:00:00Z">
              <w:r>
                <w:t xml:space="preserve">nhật</w:t>
              </w:r>
            </w:ins>
            <w:r>
              <w:t xml:space="preserve"> </w:t>
            </w:r>
            <w:del w:id="2420" w:author="Claude" w:date="2026-10-08T00:00:00Z">
              <w:r>
                <w:delText xml:space="preserve">điểm</w:delText>
              </w:r>
            </w:del>
            <w:ins w:id="2421" w:author="Claude" w:date="2026-10-08T00:00:00Z">
              <w:r>
                <w:t xml:space="preserve">ký</w:t>
              </w:r>
            </w:ins>
            <w:r>
              <w:t xml:space="preserve"> </w:t>
            </w:r>
            <w:del w:id="2418" w:author="Claude" w:date="2026-10-08T00:00:00Z">
              <w:r>
                <w:delText xml:space="preserve">hiệu</w:delText>
              </w:r>
            </w:del>
            <w:ins w:id="2419" w:author="Claude" w:date="2026-10-08T00:00:00Z">
              <w:r>
                <w:t xml:space="preserve">kiểm</w:t>
              </w:r>
            </w:ins>
            <w:r>
              <w:t xml:space="preserve"> </w:t>
            </w:r>
            <w:del w:id="2416" w:author="Claude" w:date="2026-10-08T00:00:00Z">
              <w:r>
                <w:delText xml:space="preserve">lực;</w:delText>
              </w:r>
            </w:del>
            <w:ins w:id="2417" w:author="Claude" w:date="2026-10-08T00:00:00Z">
              <w:r>
                <w:t xml:space="preserve">toán (trước – sau);</w:t>
              </w:r>
            </w:ins>
            <w:r>
              <w:t xml:space="preserve"> khoản chi cũ vẫn gắn người nhận </w:t>
            </w:r>
            <w:del w:id="2414" w:author="Claude" w:date="2026-10-08T00:00:00Z">
              <w:r>
                <w:delText xml:space="preserve">cũ.</w:delText>
              </w:r>
            </w:del>
            <w:ins w:id="2415" w:author="Claude" w:date="2026-10-08T00:00:00Z">
              <w:r>
                <w:t xml:space="preserve">khoán đó.</w:t>
              </w:r>
            </w:ins>
          </w:p>
          <w:p w14:paraId="68B52722">
            <w:pPr>
              <w:spacing w:after="0" w:line="240" w:lineRule="auto"/>
            </w:pPr>
            <w:r>
              <w:rPr>
                <w:i/>
              </w:rPr>
              <w:t>Use Case kết thúc thành công.</w:t>
            </w:r>
          </w:p>
          <w:p w14:paraId="10DAC48C">
            <w:pPr>
              <w:spacing w:after="0" w:line="240" w:lineRule="auto"/>
            </w:pPr>
            <w:r>
              <w:t>1b. Hồ sơ đã có việc hoặc quyết toán.</w:t>
            </w:r>
          </w:p>
          <w:p w14:paraId="27E0F4A5">
            <w:pPr>
              <w:spacing w:after="0" w:line="240" w:lineRule="auto"/>
            </w:pPr>
            <w:r>
              <w:t>1b1. Người thao tác chỉ đổi trạng thái hoặc sửa thông tin cho tương lai; việc và quyết toán đã ghi giữ nguyên.</w:t>
            </w:r>
          </w:p>
          <w:p w14:paraId="6848A7BD">
            <w:pPr>
              <w:spacing w:after="0" w:line="240" w:lineRule="auto"/>
            </w:pPr>
            <w:r>
              <w:rPr>
                <w:i/>
              </w:rPr>
              <w:t>Use Case kết thúc thành công.</w:t>
            </w:r>
          </w:p>
          <w:p w14:paraId="2006A4AE">
            <w:pPr>
              <w:spacing w:after="0" w:line="240" w:lineRule="auto"/>
            </w:pPr>
            <w:r>
              <w:t>3a. Người được nhập đã có hồ sơ nhân viên chính thức (UC10).</w:t>
            </w:r>
          </w:p>
          <w:p w14:paraId="298C99D9">
            <w:pPr>
              <w:spacing w:after="0" w:line="240" w:lineRule="auto"/>
            </w:pPr>
            <w:r>
              <w:t>3a1. Hệ thống liên kết hồ sơ đã có, không tạo hồ sơ thứ hai.</w:t>
            </w:r>
          </w:p>
          <w:p w14:paraId="09EF6148">
            <w:pPr>
              <w:spacing w:after="0" w:line="240" w:lineRule="auto"/>
            </w:pPr>
            <w:r>
              <w:rPr>
                <w:i/>
              </w:rPr>
              <w:t>Use Case tiếp tục bước 4.</w:t>
            </w:r>
          </w:p>
        </w:tc>
      </w:tr>
      <w:tr w14:paraId="226A1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3FB70B2">
            <w:pPr>
              <w:spacing w:after="0" w:line="240" w:lineRule="auto"/>
              <w:jc w:val="right"/>
            </w:pPr>
            <w:r>
              <w:t>Exception Flows</w:t>
            </w:r>
          </w:p>
        </w:tc>
        <w:tc>
          <w:tcPr>
            <w:tcW w:w="7508" w:type="dxa"/>
            <w:gridSpan w:val="3"/>
          </w:tcPr>
          <w:p w14:paraId="4D0D6E5A">
            <w:pPr>
              <w:spacing w:after="0" w:line="240" w:lineRule="auto"/>
            </w:pPr>
            <w:del w:id="2427" w:author="Claude" w:date="2026-10-08T00:00:00Z">
              <w:r>
                <w:delText xml:space="preserve">Không</w:delText>
              </w:r>
            </w:del>
            <w:ins w:id="2428" w:author="Claude" w:date="2026-10-08T00:00:00Z">
              <w:r>
                <w:t xml:space="preserve">1c.</w:t>
              </w:r>
            </w:ins>
            <w:r>
              <w:t xml:space="preserve"> </w:t>
            </w:r>
            <w:del w:id="2425" w:author="Claude" w:date="2026-10-08T00:00:00Z">
              <w:r>
                <w:delText xml:space="preserve">có.</w:delText>
              </w:r>
            </w:del>
            <w:ins w:id="2426" w:author="Claude" w:date="2026-10-08T00:00:00Z">
              <w:r>
                <w:t xml:space="preserve">Ngừng dùng người nhận khoán còn quyết toán chưa Đã chi đủ (mục 3.4.3).</w:t>
              </w:r>
            </w:ins>
          </w:p>
          <w:p>
            <w:pPr>
              <w:spacing w:after="0" w:line="240" w:lineRule="auto"/>
              <w:rPr>
                <w:ins w:id="2429" w:author="Claude" w:date="2026-10-08T00:00:00Z"/>
              </w:rPr>
            </w:pPr>
            <w:ins w:id="2430" w:author="Claude" w:date="2026-10-08T00:00:00Z">
              <w:r>
                <w:t xml:space="preserve">1c1. Hệ thống chặn và liệt kê các quyết toán đó. (MSG11)</w:t>
              </w:r>
            </w:ins>
          </w:p>
          <w:p>
            <w:pPr>
              <w:spacing w:after="0" w:line="240" w:lineRule="auto"/>
              <w:rPr>
                <w:ins w:id="2431" w:author="Claude" w:date="2026-10-08T00:00:00Z"/>
              </w:rPr>
            </w:pPr>
            <w:ins w:id="2432" w:author="Claude" w:date="2026-10-08T00:00:00Z">
              <w:r>
                <w:t xml:space="preserve">Use Case dừng lại.</w:t>
              </w:r>
            </w:ins>
          </w:p>
        </w:tc>
      </w:tr>
      <w:tr w14:paraId="58F93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DDB3118">
            <w:pPr>
              <w:spacing w:after="0" w:line="240" w:lineRule="auto"/>
              <w:jc w:val="right"/>
            </w:pPr>
            <w:r>
              <w:t>Postconditions</w:t>
            </w:r>
          </w:p>
        </w:tc>
        <w:tc>
          <w:tcPr>
            <w:tcW w:w="7508" w:type="dxa"/>
            <w:gridSpan w:val="3"/>
          </w:tcPr>
          <w:p w14:paraId="1155EFD9">
            <w:pPr>
              <w:spacing w:after="0" w:line="240" w:lineRule="auto"/>
            </w:pPr>
            <w:r>
              <w:t>• Danh sách lao động có truy vết; không phát sinh tài khoản, quyền hay khoản chi.</w:t>
            </w:r>
          </w:p>
        </w:tc>
      </w:tr>
      <w:tr w14:paraId="47FDB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17B1B55">
            <w:pPr>
              <w:spacing w:after="0" w:line="240" w:lineRule="auto"/>
              <w:jc w:val="right"/>
            </w:pPr>
            <w:r>
              <w:t>Business Rules / NFR</w:t>
            </w:r>
          </w:p>
        </w:tc>
        <w:tc>
          <w:tcPr>
            <w:tcW w:w="7508" w:type="dxa"/>
            <w:gridSpan w:val="3"/>
          </w:tcPr>
          <w:p w14:paraId="1253C787">
            <w:pPr>
              <w:spacing w:after="0" w:line="240" w:lineRule="auto"/>
            </w:pPr>
            <w:r>
              <w:t>Business Rules: BR-20.</w:t>
            </w:r>
          </w:p>
          <w:p w14:paraId="65914C07">
            <w:pPr>
              <w:spacing w:after="0" w:line="240" w:lineRule="auto"/>
            </w:pPr>
            <w:r>
              <w:t>NFR: NFR-11.</w:t>
            </w:r>
          </w:p>
        </w:tc>
      </w:tr>
    </w:tbl>
    <w:p w14:paraId="02EBCB43">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7BD06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589092BD">
            <w:pPr>
              <w:spacing w:after="0" w:line="240" w:lineRule="auto"/>
            </w:pPr>
            <w:r>
              <w:rPr>
                <w:rFonts w:ascii="Consolas" w:hAnsi="Consolas"/>
                <w:sz w:val="17"/>
              </w:rPr>
              <w:t xml:space="preserve">[Lao động thời </w:t>
            </w:r>
            <w:del w:id="2446" w:author="Claude" w:date="2026-10-08T00:00:00Z">
              <w:r>
                <w:rPr>
                  <w:rFonts w:ascii="Consolas" w:hAnsi="Consolas"/>
                  <w:sz w:val="17"/>
                </w:rPr>
                <w:delText xml:space="preserve">vụ]</w:delText>
              </w:r>
            </w:del>
            <w:ins w:id="2447" w:author="Claude" w:date="2026-10-08T00:00:00Z">
              <w:r>
                <w:rPr>
                  <w:rFonts w:ascii="Consolas" w:hAnsi="Consolas"/>
                  <w:sz w:val="17"/>
                </w:rPr>
                <w:t xml:space="preserve">vụ</w:t>
              </w:r>
            </w:ins>
            <w:r>
              <w:rPr>
                <w:rFonts w:ascii="Consolas" w:hAnsi="Consolas"/>
                <w:sz w:val="17"/>
              </w:rPr>
              <w:t xml:space="preserve"> </w:t>
            </w:r>
            <w:del w:id="2444" w:author="Claude" w:date="2026-10-08T00:00:00Z">
              <w:r>
                <w:rPr>
                  <w:rFonts w:ascii="Consolas" w:hAnsi="Consolas"/>
                  <w:sz w:val="17"/>
                </w:rPr>
                <w:delText xml:space="preserve">Ngày</w:delText>
              </w:r>
            </w:del>
            <w:ins w:id="2445" w:author="Claude" w:date="2026-10-08T00:00:00Z">
              <w:r>
                <w:rPr>
                  <w:rFonts w:ascii="Consolas" w:hAnsi="Consolas"/>
                  <w:sz w:val="17"/>
                </w:rPr>
                <w:t xml:space="preserve">và</w:t>
              </w:r>
            </w:ins>
            <w:r>
              <w:rPr>
                <w:rFonts w:ascii="Consolas" w:hAnsi="Consolas"/>
                <w:sz w:val="17"/>
              </w:rPr>
              <w:t xml:space="preserve"> </w:t>
            </w:r>
            <w:del w:id="2442" w:author="Claude" w:date="2026-10-08T00:00:00Z">
              <w:r>
                <w:rPr>
                  <w:rFonts w:ascii="Consolas" w:hAnsi="Consolas"/>
                  <w:sz w:val="17"/>
                </w:rPr>
                <w:delText xml:space="preserve">làm,</w:delText>
              </w:r>
            </w:del>
            <w:ins w:id="2443" w:author="Claude" w:date="2026-10-08T00:00:00Z">
              <w:r>
                <w:rPr>
                  <w:rFonts w:ascii="Consolas" w:hAnsi="Consolas"/>
                  <w:sz w:val="17"/>
                </w:rPr>
                <w:t xml:space="preserve">người nhận khoán] Danh sách</w:t>
              </w:r>
            </w:ins>
            <w:r>
              <w:rPr>
                <w:rFonts w:ascii="Consolas" w:hAnsi="Consolas"/>
                <w:sz w:val="17"/>
              </w:rPr>
              <w:t xml:space="preserve"> người nhận khoán </w:t>
            </w:r>
            <w:del w:id="2440" w:author="Claude" w:date="2026-10-08T00:00:00Z">
              <w:r>
                <w:rPr>
                  <w:rFonts w:ascii="Consolas" w:hAnsi="Consolas"/>
                  <w:sz w:val="17"/>
                </w:rPr>
                <w:delText xml:space="preserve">trung</w:delText>
              </w:r>
            </w:del>
            <w:ins w:id="2441" w:author="Claude" w:date="2026-10-08T00:00:00Z">
              <w:r>
                <w:rPr>
                  <w:rFonts w:ascii="Consolas" w:hAnsi="Consolas"/>
                  <w:sz w:val="17"/>
                </w:rPr>
                <w:t xml:space="preserve">(tên,</w:t>
              </w:r>
            </w:ins>
            <w:r>
              <w:rPr>
                <w:rFonts w:ascii="Consolas" w:hAnsi="Consolas"/>
                <w:sz w:val="17"/>
              </w:rPr>
              <w:t xml:space="preserve"> </w:t>
            </w:r>
            <w:del w:id="2438" w:author="Claude" w:date="2026-10-08T00:00:00Z">
              <w:r>
                <w:rPr>
                  <w:rFonts w:ascii="Consolas" w:hAnsi="Consolas"/>
                  <w:sz w:val="17"/>
                </w:rPr>
                <w:delText xml:space="preserve">gian,</w:delText>
              </w:r>
            </w:del>
            <w:ins w:id="2439" w:author="Claude" w:date="2026-10-08T00:00:00Z">
              <w:r>
                <w:rPr>
                  <w:rFonts w:ascii="Consolas" w:hAnsi="Consolas"/>
                  <w:sz w:val="17"/>
                </w:rPr>
                <w:t xml:space="preserve">liên</w:t>
              </w:r>
            </w:ins>
            <w:r>
              <w:rPr>
                <w:rFonts w:ascii="Consolas" w:hAnsi="Consolas"/>
                <w:sz w:val="17"/>
              </w:rPr>
              <w:t xml:space="preserve"> </w:t>
            </w:r>
            <w:del w:id="2436" w:author="Claude" w:date="2026-10-08T00:00:00Z">
              <w:r>
                <w:rPr>
                  <w:rFonts w:ascii="Consolas" w:hAnsi="Consolas"/>
                  <w:sz w:val="17"/>
                </w:rPr>
                <w:delText xml:space="preserve">tổ/nhóm</w:delText>
              </w:r>
            </w:del>
            <w:ins w:id="2437" w:author="Claude" w:date="2026-10-08T00:00:00Z">
              <w:r>
                <w:rPr>
                  <w:rFonts w:ascii="Consolas" w:hAnsi="Consolas"/>
                  <w:sz w:val="17"/>
                </w:rPr>
                <w:t xml:space="preserve">hệ, tình trạng)</w:t>
              </w:r>
            </w:ins>
            <w:r>
              <w:rPr>
                <w:rFonts w:ascii="Consolas" w:hAnsi="Consolas"/>
                <w:sz w:val="17"/>
              </w:rPr>
              <w:t xml:space="preserve"> và </w:t>
            </w:r>
            <w:del w:id="2435" w:author="Claude" w:date="2026-10-08T00:00:00Z">
              <w:r>
                <w:rPr>
                  <w:rFonts w:ascii="Consolas" w:hAnsi="Consolas"/>
                  <w:sz w:val="17"/>
                </w:rPr>
                <w:delText xml:space="preserve">từng người </w:delText>
              </w:r>
            </w:del>
            <w:r>
              <w:rPr>
                <w:rFonts w:ascii="Consolas" w:hAnsi="Consolas"/>
                <w:sz w:val="17"/>
              </w:rPr>
              <w:t xml:space="preserve">lao </w:t>
            </w:r>
            <w:del w:id="2433" w:author="Claude" w:date="2026-10-08T00:00:00Z">
              <w:r>
                <w:rPr>
                  <w:rFonts w:ascii="Consolas" w:hAnsi="Consolas"/>
                  <w:sz w:val="17"/>
                </w:rPr>
                <w:delText xml:space="preserve">động.</w:delText>
              </w:r>
            </w:del>
            <w:ins w:id="2434" w:author="Claude" w:date="2026-10-08T00:00:00Z">
              <w:r>
                <w:rPr>
                  <w:rFonts w:ascii="Consolas" w:hAnsi="Consolas"/>
                  <w:sz w:val="17"/>
                </w:rPr>
                <w:t xml:space="preserve">động thời vụ (họ tên, số điện thoại, CCCD nếu có, tình trạng).</w:t>
              </w:r>
            </w:ins>
          </w:p>
          <w:p w14:paraId="712BE920">
            <w:pPr>
              <w:spacing w:after="0" w:line="240" w:lineRule="auto"/>
            </w:pPr>
            <w:r>
              <w:rPr>
                <w:rFonts w:ascii="Consolas" w:hAnsi="Consolas"/>
                <w:sz w:val="17"/>
              </w:rPr>
              <w:t xml:space="preserve">[Mỗi người] </w:t>
            </w:r>
            <w:del w:id="2475" w:author="Claude" w:date="2026-10-08T00:00:00Z">
              <w:r>
                <w:rPr>
                  <w:rFonts w:ascii="Consolas" w:hAnsi="Consolas"/>
                  <w:sz w:val="17"/>
                </w:rPr>
                <w:delText xml:space="preserve">Tên/định</w:delText>
              </w:r>
            </w:del>
            <w:ins w:id="2476" w:author="Claude" w:date="2026-10-08T00:00:00Z">
              <w:r>
                <w:rPr>
                  <w:rFonts w:ascii="Consolas" w:hAnsi="Consolas"/>
                  <w:sz w:val="17"/>
                </w:rPr>
                <w:t xml:space="preserve">Họ</w:t>
              </w:r>
            </w:ins>
            <w:r>
              <w:rPr>
                <w:rFonts w:ascii="Consolas" w:hAnsi="Consolas"/>
                <w:sz w:val="17"/>
              </w:rPr>
              <w:t xml:space="preserve"> </w:t>
            </w:r>
            <w:del w:id="2473" w:author="Claude" w:date="2026-10-08T00:00:00Z">
              <w:r>
                <w:rPr>
                  <w:rFonts w:ascii="Consolas" w:hAnsi="Consolas"/>
                  <w:sz w:val="17"/>
                </w:rPr>
                <w:delText xml:space="preserve">danh</w:delText>
              </w:r>
            </w:del>
            <w:ins w:id="2474" w:author="Claude" w:date="2026-10-08T00:00:00Z">
              <w:r>
                <w:rPr>
                  <w:rFonts w:ascii="Consolas" w:hAnsi="Consolas"/>
                  <w:sz w:val="17"/>
                </w:rPr>
                <w:t xml:space="preserve">tên,</w:t>
              </w:r>
            </w:ins>
            <w:r>
              <w:rPr>
                <w:rFonts w:ascii="Consolas" w:hAnsi="Consolas"/>
                <w:sz w:val="17"/>
              </w:rPr>
              <w:t xml:space="preserve"> </w:t>
            </w:r>
            <w:del w:id="2471" w:author="Claude" w:date="2026-10-08T00:00:00Z">
              <w:r>
                <w:rPr>
                  <w:rFonts w:ascii="Consolas" w:hAnsi="Consolas"/>
                  <w:sz w:val="17"/>
                </w:rPr>
                <w:delText xml:space="preserve">nhận</w:delText>
              </w:r>
            </w:del>
            <w:ins w:id="2472" w:author="Claude" w:date="2026-10-08T00:00:00Z">
              <w:r>
                <w:rPr>
                  <w:rFonts w:ascii="Consolas" w:hAnsi="Consolas"/>
                  <w:sz w:val="17"/>
                </w:rPr>
                <w:t xml:space="preserve">số</w:t>
              </w:r>
            </w:ins>
            <w:r>
              <w:rPr>
                <w:rFonts w:ascii="Consolas" w:hAnsi="Consolas"/>
                <w:sz w:val="17"/>
              </w:rPr>
              <w:t xml:space="preserve"> </w:t>
            </w:r>
            <w:del w:id="2469" w:author="Claude" w:date="2026-10-08T00:00:00Z">
              <w:r>
                <w:rPr>
                  <w:rFonts w:ascii="Consolas" w:hAnsi="Consolas"/>
                  <w:sz w:val="17"/>
                </w:rPr>
                <w:delText xml:space="preserve">biết,</w:delText>
              </w:r>
            </w:del>
            <w:ins w:id="2470" w:author="Claude" w:date="2026-10-08T00:00:00Z">
              <w:r>
                <w:rPr>
                  <w:rFonts w:ascii="Consolas" w:hAnsi="Consolas"/>
                  <w:sz w:val="17"/>
                </w:rPr>
                <w:t xml:space="preserve">điện</w:t>
              </w:r>
            </w:ins>
            <w:r>
              <w:rPr>
                <w:rFonts w:ascii="Consolas" w:hAnsi="Consolas"/>
                <w:sz w:val="17"/>
              </w:rPr>
              <w:t xml:space="preserve"> </w:t>
            </w:r>
            <w:del w:id="2467" w:author="Claude" w:date="2026-10-08T00:00:00Z">
              <w:r>
                <w:rPr>
                  <w:rFonts w:ascii="Consolas" w:hAnsi="Consolas"/>
                  <w:sz w:val="17"/>
                </w:rPr>
                <w:delText xml:space="preserve">công</w:delText>
              </w:r>
            </w:del>
            <w:ins w:id="2468" w:author="Claude" w:date="2026-10-08T00:00:00Z">
              <w:r>
                <w:rPr>
                  <w:rFonts w:ascii="Consolas" w:hAnsi="Consolas"/>
                  <w:sz w:val="17"/>
                </w:rPr>
                <w:t xml:space="preserve">thoại,</w:t>
              </w:r>
            </w:ins>
            <w:r>
              <w:rPr>
                <w:rFonts w:ascii="Consolas" w:hAnsi="Consolas"/>
                <w:sz w:val="17"/>
              </w:rPr>
              <w:t xml:space="preserve"> </w:t>
            </w:r>
            <w:del w:id="2465" w:author="Claude" w:date="2026-10-08T00:00:00Z">
              <w:r>
                <w:rPr>
                  <w:rFonts w:ascii="Consolas" w:hAnsi="Consolas"/>
                  <w:sz w:val="17"/>
                </w:rPr>
                <w:delText xml:space="preserve">việc,</w:delText>
              </w:r>
            </w:del>
            <w:ins w:id="2466" w:author="Claude" w:date="2026-10-08T00:00:00Z">
              <w:r>
                <w:rPr>
                  <w:rFonts w:ascii="Consolas" w:hAnsi="Consolas"/>
                  <w:sz w:val="17"/>
                </w:rPr>
                <w:t xml:space="preserve">CCCD</w:t>
              </w:r>
            </w:ins>
            <w:r>
              <w:rPr>
                <w:rFonts w:ascii="Consolas" w:hAnsi="Consolas"/>
                <w:sz w:val="17"/>
              </w:rPr>
              <w:t xml:space="preserve"> </w:t>
            </w:r>
            <w:del w:id="2463" w:author="Claude" w:date="2026-10-08T00:00:00Z">
              <w:r>
                <w:rPr>
                  <w:rFonts w:ascii="Consolas" w:hAnsi="Consolas"/>
                  <w:sz w:val="17"/>
                </w:rPr>
                <w:delText xml:space="preserve">ngày</w:delText>
              </w:r>
            </w:del>
            <w:ins w:id="2464" w:author="Claude" w:date="2026-10-08T00:00:00Z">
              <w:r>
                <w:rPr>
                  <w:rFonts w:ascii="Consolas" w:hAnsi="Consolas"/>
                  <w:sz w:val="17"/>
                </w:rPr>
                <w:t xml:space="preserve">nếu</w:t>
              </w:r>
            </w:ins>
            <w:r>
              <w:rPr>
                <w:rFonts w:ascii="Consolas" w:hAnsi="Consolas"/>
                <w:sz w:val="17"/>
              </w:rPr>
              <w:t xml:space="preserve"> </w:t>
            </w:r>
            <w:del w:id="2461" w:author="Claude" w:date="2026-10-08T00:00:00Z">
              <w:r>
                <w:rPr>
                  <w:rFonts w:ascii="Consolas" w:hAnsi="Consolas"/>
                  <w:sz w:val="17"/>
                </w:rPr>
                <w:delText xml:space="preserve">làm</w:delText>
              </w:r>
            </w:del>
            <w:ins w:id="2462" w:author="Claude" w:date="2026-10-08T00:00:00Z">
              <w:r>
                <w:rPr>
                  <w:rFonts w:ascii="Consolas" w:hAnsi="Consolas"/>
                  <w:sz w:val="17"/>
                </w:rPr>
                <w:t xml:space="preserve">có,</w:t>
              </w:r>
            </w:ins>
            <w:r>
              <w:rPr>
                <w:rFonts w:ascii="Consolas" w:hAnsi="Consolas"/>
                <w:sz w:val="17"/>
              </w:rPr>
              <w:t xml:space="preserve"> </w:t>
            </w:r>
            <w:del w:id="2459" w:author="Claude" w:date="2026-10-08T00:00:00Z">
              <w:r>
                <w:rPr>
                  <w:rFonts w:ascii="Consolas" w:hAnsi="Consolas"/>
                  <w:sz w:val="17"/>
                </w:rPr>
                <w:delText xml:space="preserve">và</w:delText>
              </w:r>
            </w:del>
            <w:ins w:id="2460" w:author="Claude" w:date="2026-10-08T00:00:00Z">
              <w:r>
                <w:rPr>
                  <w:rFonts w:ascii="Consolas" w:hAnsi="Consolas"/>
                  <w:sz w:val="17"/>
                </w:rPr>
                <w:t xml:space="preserve">liên</w:t>
              </w:r>
            </w:ins>
            <w:r>
              <w:rPr>
                <w:rFonts w:ascii="Consolas" w:hAnsi="Consolas"/>
                <w:sz w:val="17"/>
              </w:rPr>
              <w:t xml:space="preserve"> </w:t>
            </w:r>
            <w:del w:id="2457" w:author="Claude" w:date="2026-10-08T00:00:00Z">
              <w:r>
                <w:rPr>
                  <w:rFonts w:ascii="Consolas" w:hAnsi="Consolas"/>
                  <w:sz w:val="17"/>
                </w:rPr>
                <w:delText xml:space="preserve">mức</w:delText>
              </w:r>
            </w:del>
            <w:ins w:id="2458" w:author="Claude" w:date="2026-10-08T00:00:00Z">
              <w:r>
                <w:rPr>
                  <w:rFonts w:ascii="Consolas" w:hAnsi="Consolas"/>
                  <w:sz w:val="17"/>
                </w:rPr>
                <w:t xml:space="preserve">kết</w:t>
              </w:r>
            </w:ins>
            <w:r>
              <w:rPr>
                <w:rFonts w:ascii="Consolas" w:hAnsi="Consolas"/>
                <w:sz w:val="17"/>
              </w:rPr>
              <w:t xml:space="preserve"> </w:t>
            </w:r>
            <w:del w:id="2455" w:author="Claude" w:date="2026-10-08T00:00:00Z">
              <w:r>
                <w:rPr>
                  <w:rFonts w:ascii="Consolas" w:hAnsi="Consolas"/>
                  <w:sz w:val="17"/>
                </w:rPr>
                <w:delText xml:space="preserve">tiền</w:delText>
              </w:r>
            </w:del>
            <w:ins w:id="2456" w:author="Claude" w:date="2026-10-08T00:00:00Z">
              <w:r>
                <w:rPr>
                  <w:rFonts w:ascii="Consolas" w:hAnsi="Consolas"/>
                  <w:sz w:val="17"/>
                </w:rPr>
                <w:t xml:space="preserve">hồ</w:t>
              </w:r>
            </w:ins>
            <w:r>
              <w:rPr>
                <w:rFonts w:ascii="Consolas" w:hAnsi="Consolas"/>
                <w:sz w:val="17"/>
              </w:rPr>
              <w:t xml:space="preserve"> </w:t>
            </w:r>
            <w:del w:id="2453" w:author="Claude" w:date="2026-10-08T00:00:00Z">
              <w:r>
                <w:rPr>
                  <w:rFonts w:ascii="Consolas" w:hAnsi="Consolas"/>
                  <w:sz w:val="17"/>
                </w:rPr>
                <w:delText xml:space="preserve">công</w:delText>
              </w:r>
            </w:del>
            <w:ins w:id="2454" w:author="Claude" w:date="2026-10-08T00:00:00Z">
              <w:r>
                <w:rPr>
                  <w:rFonts w:ascii="Consolas" w:hAnsi="Consolas"/>
                  <w:sz w:val="17"/>
                </w:rPr>
                <w:t xml:space="preserve">sơ</w:t>
              </w:r>
            </w:ins>
            <w:r>
              <w:rPr>
                <w:rFonts w:ascii="Consolas" w:hAnsi="Consolas"/>
                <w:sz w:val="17"/>
              </w:rPr>
              <w:t xml:space="preserve"> </w:t>
            </w:r>
            <w:del w:id="2451" w:author="Claude" w:date="2026-10-08T00:00:00Z">
              <w:r>
                <w:rPr>
                  <w:rFonts w:ascii="Consolas" w:hAnsi="Consolas"/>
                  <w:sz w:val="17"/>
                </w:rPr>
                <w:delText xml:space="preserve">áp</w:delText>
              </w:r>
            </w:del>
            <w:ins w:id="2452" w:author="Claude" w:date="2026-10-08T00:00:00Z">
              <w:r>
                <w:rPr>
                  <w:rFonts w:ascii="Consolas" w:hAnsi="Consolas"/>
                  <w:sz w:val="17"/>
                </w:rPr>
                <w:t xml:space="preserve">nhân</w:t>
              </w:r>
            </w:ins>
            <w:r>
              <w:rPr>
                <w:rFonts w:ascii="Consolas" w:hAnsi="Consolas"/>
                <w:sz w:val="17"/>
              </w:rPr>
              <w:t xml:space="preserve"> </w:t>
            </w:r>
            <w:del w:id="2449" w:author="Claude" w:date="2026-10-08T00:00:00Z">
              <w:r>
                <w:rPr>
                  <w:rFonts w:ascii="Consolas" w:hAnsi="Consolas"/>
                  <w:sz w:val="17"/>
                </w:rPr>
                <w:delText xml:space="preserve">dụng;</w:delText>
              </w:r>
            </w:del>
            <w:ins w:id="2450" w:author="Claude" w:date="2026-10-08T00:00:00Z">
              <w:r>
                <w:rPr>
                  <w:rFonts w:ascii="Consolas" w:hAnsi="Consolas"/>
                  <w:sz w:val="17"/>
                </w:rPr>
                <w:t xml:space="preserve">viên (nếu có);</w:t>
              </w:r>
            </w:ins>
            <w:r>
              <w:rPr>
                <w:rFonts w:ascii="Consolas" w:hAnsi="Consolas"/>
                <w:sz w:val="17"/>
              </w:rPr>
              <w:t xml:space="preserve"> không tự cấp tài khoản nhân viên.</w:t>
            </w:r>
            <w:ins w:id="2448" w:author="Claude" w:date="2026-10-08T00:00:00Z">
              <w:r>
                <w:rPr>
                  <w:rFonts w:ascii="Consolas" w:hAnsi="Consolas"/>
                  <w:sz w:val="17"/>
                </w:rPr>
                <w:t xml:space="preserve"> Ngày làm và người nhận khoán của ngày ghi ở UC57; mức tiền công ở UC58.</w:t>
              </w:r>
            </w:ins>
          </w:p>
        </w:tc>
      </w:tr>
    </w:tbl>
    <w:p w14:paraId="1141545A">
      <w:pPr>
        <w:pStyle w:val="5"/>
      </w:pPr>
      <w:r>
        <w:t>Dữ liệu nhập / lựa chọn</w:t>
      </w:r>
    </w:p>
    <w:p w14:paraId="4F70E54B">
      <w:r>
        <w:t>• Người nhận khoán trung gian và liên hệ — bắt buộc</w:t>
      </w:r>
    </w:p>
    <w:p w14:paraId="12D2B009">
      <w:r>
        <w:t xml:space="preserve">• </w:t>
      </w:r>
      <w:del w:id="2483" w:author="Claude" w:date="2026-10-08T00:00:00Z">
        <w:r>
          <w:delText xml:space="preserve">Ngày</w:delText>
        </w:r>
      </w:del>
      <w:ins w:id="2484" w:author="Claude" w:date="2026-10-08T00:00:00Z">
        <w:r>
          <w:t xml:space="preserve">Họ</w:t>
        </w:r>
      </w:ins>
      <w:r>
        <w:t xml:space="preserve"> </w:t>
      </w:r>
      <w:del w:id="2481" w:author="Claude" w:date="2026-10-08T00:00:00Z">
        <w:r>
          <w:delText xml:space="preserve">làm</w:delText>
        </w:r>
      </w:del>
      <w:ins w:id="2482" w:author="Claude" w:date="2026-10-08T00:00:00Z">
        <w:r>
          <w:t xml:space="preserve">tên</w:t>
        </w:r>
      </w:ins>
      <w:r>
        <w:t xml:space="preserve"> và </w:t>
      </w:r>
      <w:del w:id="2479" w:author="Claude" w:date="2026-10-08T00:00:00Z">
        <w:r>
          <w:delText xml:space="preserve">danh</w:delText>
        </w:r>
      </w:del>
      <w:ins w:id="2480" w:author="Claude" w:date="2026-10-08T00:00:00Z">
        <w:r>
          <w:t xml:space="preserve">số</w:t>
        </w:r>
      </w:ins>
      <w:r>
        <w:t xml:space="preserve"> </w:t>
      </w:r>
      <w:del w:id="2477" w:author="Claude" w:date="2026-10-08T00:00:00Z">
        <w:r>
          <w:delText xml:space="preserve">sách</w:delText>
        </w:r>
      </w:del>
      <w:ins w:id="2478" w:author="Claude" w:date="2026-10-08T00:00:00Z">
        <w:r>
          <w:t xml:space="preserve">điện thoại (hoặc CCCD) của</w:t>
        </w:r>
      </w:ins>
      <w:r>
        <w:t xml:space="preserve"> từng lao động thời vụ — bắt buộc</w:t>
      </w:r>
    </w:p>
    <w:p w14:paraId="6ABF650F">
      <w:pPr>
        <w:rPr>
          <w:del w:id="2486" w:author="Claude" w:date="2026-10-08T00:00:00Z"/>
        </w:rPr>
      </w:pPr>
      <w:del w:id="2485" w:author="Claude" w:date="2026-10-08T00:00:00Z">
        <w:r>
          <w:delText xml:space="preserve">• Thông tin nhận biết và công việc mỗi người — bắt buộc</w:delText>
        </w:r>
      </w:del>
    </w:p>
    <w:p w14:paraId="3A78D1F8">
      <w:pPr>
        <w:pStyle w:val="5"/>
      </w:pPr>
      <w:r>
        <w:t>UC liên kết và dữ liệu chuyển tiếp</w:t>
      </w:r>
    </w:p>
    <w:p w14:paraId="1BB01B86">
      <w:r>
        <w:t>• UC10: hồ sơ nhân viên chính thức; UC55 chỉ liên kết định danh khi cần để tránh tạo trùng người.</w:t>
      </w:r>
    </w:p>
    <w:p w14:paraId="718B8B4E">
      <w:r>
        <w:t>• UC56: dùng hồ sơ để giao việc.</w:t>
      </w:r>
    </w:p>
    <w:p>
      <w:pPr>
        <w:rPr>
          <w:ins w:id="2487" w:author="Claude" w:date="2026-10-08T00:00:00Z"/>
        </w:rPr>
      </w:pPr>
      <w:ins w:id="2488" w:author="Claude" w:date="2026-10-08T00:00:00Z">
        <w:r>
          <w:t xml:space="preserve">• UC57: chọn người nhận khoán của ngày khi chấm công.</w:t>
        </w:r>
      </w:ins>
    </w:p>
    <w:p w14:paraId="6A237D95">
      <w:r>
        <w:t>• UC59: dùng hồ sơ khi chuẩn bị trả công.</w:t>
      </w:r>
    </w:p>
    <w:p w14:paraId="1BF6A11B">
      <w:r>
        <w:t>• UC61: đối chiếu người nhận tiền thực tế.</w:t>
      </w:r>
    </w:p>
    <w:p w14:paraId="360B9364">
      <w:pPr>
        <w:pStyle w:val="5"/>
      </w:pPr>
      <w:r>
        <w:t>Các process trong UC</w:t>
      </w:r>
    </w:p>
    <w:p w14:paraId="7072DA98">
      <w:r>
        <w:t>1. Quản lý lao động thời vụ và người nhận khoán — tạo hoặc liên kết hồ sơ</w:t>
      </w:r>
    </w:p>
    <w:p w14:paraId="60C072DB">
      <w:r>
        <w:t>2. Quản lý lao động thời vụ và người nhận khoán — cập nhật trạng thái có lịch sử</w:t>
      </w:r>
    </w:p>
    <w:p w14:paraId="172A99CA">
      <w:r>
        <w:rPr>
          <w:b/>
        </w:rPr>
        <w:t>Điểm cần xác nhận / lưu ý:</w:t>
      </w:r>
      <w:r>
        <w:t xml:space="preserve"> Đã chốt: nhận diện trùng bằng họ tên cùng số điện thoại, hoặc CCCD nếu có.</w:t>
      </w:r>
    </w:p>
    <w:p w14:paraId="4C5DCC01">
      <w:pPr>
        <w:pStyle w:val="4"/>
      </w:pPr>
      <w:bookmarkStart w:id="168" w:name="_Toc27975"/>
      <w:bookmarkStart w:id="169" w:name="_Toc9481"/>
      <w:r>
        <w:t>9.2 UC56 - Phân công việc lao động</w:t>
      </w:r>
      <w:bookmarkEnd w:id="168"/>
      <w:bookmarkEnd w:id="169"/>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29008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792B2B9">
            <w:pPr>
              <w:spacing w:after="0" w:line="240" w:lineRule="auto"/>
              <w:jc w:val="right"/>
            </w:pPr>
            <w:r>
              <w:t>Primary Actors</w:t>
            </w:r>
          </w:p>
        </w:tc>
        <w:tc>
          <w:tcPr>
            <w:tcW w:w="2685" w:type="dxa"/>
          </w:tcPr>
          <w:p w14:paraId="252BFDF1">
            <w:pPr>
              <w:spacing w:after="0" w:line="240" w:lineRule="auto"/>
            </w:pPr>
            <w:r>
              <w:t>Chủ HTX; Quản lý khu.</w:t>
            </w:r>
          </w:p>
        </w:tc>
        <w:tc>
          <w:tcPr>
            <w:tcW w:w="1890" w:type="dxa"/>
          </w:tcPr>
          <w:p w14:paraId="5BDAF4BD">
            <w:pPr>
              <w:spacing w:after="0" w:line="240" w:lineRule="auto"/>
              <w:jc w:val="right"/>
            </w:pPr>
            <w:r>
              <w:t>Secondary Actors</w:t>
            </w:r>
          </w:p>
        </w:tc>
        <w:tc>
          <w:tcPr>
            <w:tcW w:w="2933" w:type="dxa"/>
          </w:tcPr>
          <w:p w14:paraId="7C7479AD">
            <w:pPr>
              <w:spacing w:after="0" w:line="240" w:lineRule="auto"/>
            </w:pPr>
            <w:r>
              <w:t>Dịch vụ thông báo đẩy.</w:t>
            </w:r>
          </w:p>
        </w:tc>
      </w:tr>
      <w:tr w14:paraId="7FA76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F69CB8F">
            <w:pPr>
              <w:spacing w:after="0" w:line="240" w:lineRule="auto"/>
              <w:jc w:val="right"/>
            </w:pPr>
            <w:r>
              <w:t>Description</w:t>
            </w:r>
          </w:p>
        </w:tc>
        <w:tc>
          <w:tcPr>
            <w:tcW w:w="7508" w:type="dxa"/>
            <w:gridSpan w:val="3"/>
          </w:tcPr>
          <w:p w14:paraId="23950DF2">
            <w:pPr>
              <w:spacing w:after="0" w:line="240" w:lineRule="auto"/>
            </w:pPr>
            <w:r>
              <w:t>Tôi với vai trò là Chủ HTX hoặc Quản lý khu, tôi muốn phân công việc trong ngày cho người (nhân viên hoặc lao động thời vụ) hoặc giao khoán việc cho người nhận khoán, để tổ chức công việc rõ ràng.</w:t>
            </w:r>
          </w:p>
        </w:tc>
      </w:tr>
      <w:tr w14:paraId="5CAC3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3960659">
            <w:pPr>
              <w:spacing w:after="0" w:line="240" w:lineRule="auto"/>
              <w:jc w:val="right"/>
            </w:pPr>
            <w:r>
              <w:t>Trigger</w:t>
            </w:r>
          </w:p>
        </w:tc>
        <w:tc>
          <w:tcPr>
            <w:tcW w:w="7508" w:type="dxa"/>
            <w:gridSpan w:val="3"/>
          </w:tcPr>
          <w:p w14:paraId="3BC21D72">
            <w:pPr>
              <w:spacing w:after="0" w:line="240" w:lineRule="auto"/>
            </w:pPr>
            <w:r>
              <w:t>Có việc cần làm trong ngày tại vùng, bè hoặc chu kỳ.</w:t>
            </w:r>
          </w:p>
        </w:tc>
      </w:tr>
      <w:tr w14:paraId="1EBC0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8EA340C">
            <w:pPr>
              <w:spacing w:after="0" w:line="240" w:lineRule="auto"/>
              <w:jc w:val="right"/>
            </w:pPr>
            <w:r>
              <w:t>Priority</w:t>
            </w:r>
          </w:p>
        </w:tc>
        <w:tc>
          <w:tcPr>
            <w:tcW w:w="7508" w:type="dxa"/>
            <w:gridSpan w:val="3"/>
          </w:tcPr>
          <w:p w14:paraId="050FAE35">
            <w:pPr>
              <w:spacing w:after="0" w:line="240" w:lineRule="auto"/>
            </w:pPr>
            <w:r>
              <w:t>Should have (đề xuất)</w:t>
            </w:r>
          </w:p>
        </w:tc>
      </w:tr>
      <w:tr w14:paraId="5CA27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0637EB3">
            <w:pPr>
              <w:spacing w:after="0" w:line="240" w:lineRule="auto"/>
              <w:jc w:val="right"/>
            </w:pPr>
            <w:r>
              <w:t>Preconditions</w:t>
            </w:r>
          </w:p>
        </w:tc>
        <w:tc>
          <w:tcPr>
            <w:tcW w:w="7508" w:type="dxa"/>
            <w:gridSpan w:val="3"/>
          </w:tcPr>
          <w:p w14:paraId="6CBF9147">
            <w:pPr>
              <w:spacing w:after="0" w:line="240" w:lineRule="auto"/>
            </w:pPr>
            <w:r>
              <w:t>• Người được giao (nhân viên ở UC10, lao động thời vụ hoặc người nhận khoán ở UC55) đã có.</w:t>
            </w:r>
          </w:p>
          <w:p w14:paraId="06AA7945">
            <w:pPr>
              <w:spacing w:after="0" w:line="240" w:lineRule="auto"/>
            </w:pPr>
            <w:r>
              <w:t>• Quản lý khu phải có vai trò được quyền tại khu liên quan.</w:t>
            </w:r>
          </w:p>
        </w:tc>
      </w:tr>
      <w:tr w14:paraId="2548B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0E9AB2C">
            <w:pPr>
              <w:spacing w:after="0" w:line="240" w:lineRule="auto"/>
              <w:jc w:val="right"/>
            </w:pPr>
            <w:r>
              <w:t>Normal Flow</w:t>
            </w:r>
          </w:p>
        </w:tc>
        <w:tc>
          <w:tcPr>
            <w:tcW w:w="7508" w:type="dxa"/>
            <w:gridSpan w:val="3"/>
          </w:tcPr>
          <w:p w14:paraId="6EA78C9C">
            <w:pPr>
              <w:spacing w:after="0" w:line="240" w:lineRule="auto"/>
            </w:pPr>
            <w:r>
              <w:t>1. Người thao tác chọn ngày, hình thức trả (công nhật hoặc khoán việc) và người được giao. (SCR-40)</w:t>
            </w:r>
          </w:p>
          <w:p w14:paraId="087CBE87">
            <w:pPr>
              <w:spacing w:after="0" w:line="240" w:lineRule="auto"/>
            </w:pPr>
            <w:r>
              <w:t>2. Người thao tác nhập việc và nơi làm (vùng, bè hoặc chu kỳ).</w:t>
            </w:r>
          </w:p>
          <w:p w14:paraId="6474922A">
            <w:pPr>
              <w:spacing w:after="0" w:line="240" w:lineRule="auto"/>
            </w:pPr>
            <w:r>
              <w:t>3. Hệ thống kiểm tra quyền tại khu và phân công trùng người – ngày.</w:t>
            </w:r>
          </w:p>
          <w:p w14:paraId="3C8653BD">
            <w:pPr>
              <w:spacing w:after="0" w:line="240" w:lineRule="auto"/>
            </w:pPr>
            <w:r>
              <w:t>4. Hệ thống lưu phân công; UC57 dùng làm gợi ý khi chấm công.</w:t>
            </w:r>
          </w:p>
          <w:p w14:paraId="5D463BA2">
            <w:pPr>
              <w:spacing w:after="0" w:line="240" w:lineRule="auto"/>
            </w:pPr>
            <w:r>
              <w:t>5. Hệ thống gửi thông báo đẩy cho nhân viên có tài khoản.</w:t>
            </w:r>
          </w:p>
        </w:tc>
      </w:tr>
      <w:tr w14:paraId="1847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0D939DF">
            <w:pPr>
              <w:spacing w:after="0" w:line="240" w:lineRule="auto"/>
              <w:jc w:val="right"/>
            </w:pPr>
            <w:r>
              <w:t>Alternative Flows</w:t>
            </w:r>
          </w:p>
        </w:tc>
        <w:tc>
          <w:tcPr>
            <w:tcW w:w="7508" w:type="dxa"/>
            <w:gridSpan w:val="3"/>
          </w:tcPr>
          <w:p w14:paraId="137BCB1E">
            <w:pPr>
              <w:spacing w:after="0" w:line="240" w:lineRule="auto"/>
            </w:pPr>
            <w:r>
              <w:t>1a. Sửa phân công đã có.</w:t>
            </w:r>
          </w:p>
          <w:p w14:paraId="35E388D1">
            <w:pPr>
              <w:spacing w:after="0" w:line="240" w:lineRule="auto"/>
            </w:pPr>
            <w:r>
              <w:t>1a1. Hệ thống cập nhật phân công và ghi nhật ký kiểm toán (trước – sau).</w:t>
            </w:r>
          </w:p>
          <w:p w14:paraId="69DCBC1C">
            <w:pPr>
              <w:spacing w:after="0" w:line="240" w:lineRule="auto"/>
            </w:pPr>
            <w:r>
              <w:rPr>
                <w:i/>
              </w:rPr>
              <w:t>Use Case tiếp tục bước 2.</w:t>
            </w:r>
          </w:p>
          <w:p w14:paraId="7BB43592">
            <w:pPr>
              <w:spacing w:after="0" w:line="240" w:lineRule="auto"/>
            </w:pPr>
            <w:r>
              <w:t>2a. Khoán việc.</w:t>
            </w:r>
          </w:p>
          <w:p w14:paraId="448FE5EB">
            <w:pPr>
              <w:spacing w:after="0" w:line="240" w:lineRule="auto"/>
            </w:pPr>
            <w:r>
              <w:t>2a1. Người thao tác chọn người nhận khoán, nhập mô tả việc, số tiền khoán và ngày dự kiến xong.</w:t>
            </w:r>
          </w:p>
          <w:p w14:paraId="12D13380">
            <w:pPr>
              <w:spacing w:after="0" w:line="240" w:lineRule="auto"/>
            </w:pPr>
            <w:r>
              <w:t>2a2. Hệ thống kiểm tra số tiền là bội số 1.000 VND. (</w:t>
              <w:fldChar w:fldCharType="begin"/>
              <w:instrText xml:space="preserve"> HYPERLINK \l "MSG41" \o "MSG41 (Lỗi): Số tiền phải là bội số của 1.000 VND." </w:instrText>
              <w:fldChar w:fldCharType="separate"/>
              <w:t>MSG41</w:t>
              <w:fldChar w:fldCharType="end"/>
              <w:t>)</w:t>
            </w:r>
          </w:p>
          <w:p w14:paraId="7451CA8A">
            <w:pPr>
              <w:spacing w:after="0" w:line="240" w:lineRule="auto"/>
            </w:pPr>
            <w:r>
              <w:rPr>
                <w:i/>
              </w:rPr>
              <w:t>Use Case tiếp tục bước 3.</w:t>
            </w:r>
          </w:p>
          <w:p w14:paraId="2717A68C">
            <w:pPr>
              <w:spacing w:after="0" w:line="240" w:lineRule="auto"/>
            </w:pPr>
            <w:r>
              <w:t>3a. Phân công trùng người – ngày.</w:t>
            </w:r>
          </w:p>
          <w:p w14:paraId="5BAE602E">
            <w:pPr>
              <w:spacing w:after="0" w:line="240" w:lineRule="auto"/>
            </w:pPr>
            <w:r>
              <w:t>3a1. Hệ thống cảnh báo; người thao tác xác nhận vẫn lưu. (</w:t>
              <w:fldChar w:fldCharType="begin"/>
              <w:instrText xml:space="preserve"> HYPERLINK \l "MSG49" \o "MSG49 (Cảnh báo): {employee_name} đã được phân công vào ngày {date}. Bạn có muốn tiếp tục lưu?" </w:instrText>
              <w:fldChar w:fldCharType="separate"/>
              <w:t>MSG49</w:t>
              <w:fldChar w:fldCharType="end"/>
              <w:t>)</w:t>
            </w:r>
          </w:p>
          <w:p w14:paraId="6C1CFFDC">
            <w:pPr>
              <w:spacing w:after="0" w:line="240" w:lineRule="auto"/>
            </w:pPr>
            <w:r>
              <w:rPr>
                <w:i/>
              </w:rPr>
              <w:t>Use Case tiếp tục bước 4.</w:t>
            </w:r>
          </w:p>
        </w:tc>
      </w:tr>
      <w:tr w14:paraId="05548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67CA3AA">
            <w:pPr>
              <w:spacing w:after="0" w:line="240" w:lineRule="auto"/>
              <w:jc w:val="right"/>
            </w:pPr>
            <w:r>
              <w:t>Exception Flows</w:t>
            </w:r>
          </w:p>
        </w:tc>
        <w:tc>
          <w:tcPr>
            <w:tcW w:w="7508" w:type="dxa"/>
            <w:gridSpan w:val="3"/>
          </w:tcPr>
          <w:p w14:paraId="2FCE8BDA">
            <w:pPr>
              <w:spacing w:after="0" w:line="240" w:lineRule="auto"/>
            </w:pPr>
            <w:r>
              <w:t>1b. Người chưa có trong danh sách.</w:t>
            </w:r>
          </w:p>
          <w:p w14:paraId="0211A00C">
            <w:pPr>
              <w:spacing w:after="0" w:line="240" w:lineRule="auto"/>
            </w:pPr>
            <w:r>
              <w:t>1b1. Người thao tác tạo ở UC55 trước.</w:t>
            </w:r>
          </w:p>
          <w:p w14:paraId="0BFA5FFD">
            <w:pPr>
              <w:spacing w:after="0" w:line="240" w:lineRule="auto"/>
            </w:pPr>
            <w:r>
              <w:rPr>
                <w:i/>
              </w:rPr>
              <w:t>Use Case dừng lại.</w:t>
            </w:r>
          </w:p>
          <w:p>
            <w:pPr>
              <w:spacing w:after="0" w:line="240" w:lineRule="auto"/>
              <w:rPr>
                <w:ins w:id="2489" w:author="Claude" w:date="2026-10-08T00:00:00Z"/>
              </w:rPr>
            </w:pPr>
            <w:ins w:id="2490" w:author="Claude" w:date="2026-10-08T00:00:00Z">
              <w:r>
                <w:rPr>
                  <w:i/>
                </w:rPr>
                <w:t xml:space="preserve">1c. Nhân viên được chọn đã ở Đã nghỉ.</w:t>
              </w:r>
            </w:ins>
          </w:p>
          <w:p>
            <w:pPr>
              <w:spacing w:after="0" w:line="240" w:lineRule="auto"/>
              <w:rPr>
                <w:ins w:id="2491" w:author="Claude" w:date="2026-10-08T00:00:00Z"/>
              </w:rPr>
            </w:pPr>
            <w:ins w:id="2492" w:author="Claude" w:date="2026-10-08T00:00:00Z">
              <w:r>
                <w:rPr>
                  <w:i/>
                </w:rPr>
                <w:t xml:space="preserve">1c1. Hệ thống không cho giao việc mới. (MSG61)</w:t>
              </w:r>
            </w:ins>
          </w:p>
          <w:p>
            <w:pPr>
              <w:spacing w:after="0" w:line="240" w:lineRule="auto"/>
              <w:rPr>
                <w:ins w:id="2493" w:author="Claude" w:date="2026-10-08T00:00:00Z"/>
              </w:rPr>
            </w:pPr>
            <w:ins w:id="2494" w:author="Claude" w:date="2026-10-08T00:00:00Z">
              <w:r>
                <w:rPr>
                  <w:i/>
                </w:rPr>
                <w:t xml:space="preserve">Use Case dừng lại.</w:t>
              </w:r>
            </w:ins>
          </w:p>
        </w:tc>
      </w:tr>
      <w:tr w14:paraId="0773E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23FEEF0">
            <w:pPr>
              <w:spacing w:after="0" w:line="240" w:lineRule="auto"/>
              <w:jc w:val="right"/>
            </w:pPr>
            <w:r>
              <w:t>Postconditions</w:t>
            </w:r>
          </w:p>
        </w:tc>
        <w:tc>
          <w:tcPr>
            <w:tcW w:w="7508" w:type="dxa"/>
            <w:gridSpan w:val="3"/>
          </w:tcPr>
          <w:p w14:paraId="53D31D68">
            <w:pPr>
              <w:spacing w:after="0" w:line="240" w:lineRule="auto"/>
            </w:pPr>
            <w:r>
              <w:t>• Phân công được lưu, thay đổi ghi nhật ký kiểm toán. Phân công công nhật không chứa tiền; việc khoán có số tiền khoán, thành khoản phải trả cho người nhận khoán khi nghiệm thu đạt (UC57, UC59).</w:t>
            </w:r>
          </w:p>
        </w:tc>
      </w:tr>
      <w:tr w14:paraId="74D71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C7C996C">
            <w:pPr>
              <w:spacing w:after="0" w:line="240" w:lineRule="auto"/>
              <w:jc w:val="right"/>
            </w:pPr>
            <w:r>
              <w:t>Business Rules / NFR</w:t>
            </w:r>
          </w:p>
        </w:tc>
        <w:tc>
          <w:tcPr>
            <w:tcW w:w="7508" w:type="dxa"/>
            <w:gridSpan w:val="3"/>
          </w:tcPr>
          <w:p w14:paraId="320D31D9">
            <w:pPr>
              <w:spacing w:after="0" w:line="240" w:lineRule="auto"/>
            </w:pPr>
            <w:r>
              <w:t>Business Rules: BR-20.</w:t>
            </w:r>
          </w:p>
        </w:tc>
      </w:tr>
    </w:tbl>
    <w:p w14:paraId="2C73F891">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5B25F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118BAD54">
            <w:pPr>
              <w:spacing w:after="0" w:line="240" w:lineRule="auto"/>
            </w:pPr>
            <w:r>
              <w:rPr>
                <w:rFonts w:ascii="Consolas" w:hAnsi="Consolas"/>
                <w:sz w:val="17"/>
              </w:rPr>
              <w:t>[Lao động &gt; Phân công] Ngày* | Hình thức trả* [Công nhật | Khoán việc] | Người được giao* | Việc* | Vùng/bè/chu kỳ | Số tiền khoán, Ngày dự kiến xong (khi khoán việc) | Ghi chú | [Lưu].</w:t>
            </w:r>
          </w:p>
        </w:tc>
      </w:tr>
    </w:tbl>
    <w:p w14:paraId="16B6F7AE">
      <w:pPr>
        <w:pStyle w:val="5"/>
      </w:pPr>
      <w:r>
        <w:t>Dữ liệu nhập / lựa chọn</w:t>
      </w:r>
    </w:p>
    <w:p w14:paraId="114F14FE">
      <w:r>
        <w:t>• Ngày, hình thức trả, người được giao và việc — bắt buộc; khoán việc thì thêm người nhận khoán, số tiền khoán và ngày dự kiến xong.</w:t>
      </w:r>
    </w:p>
    <w:p w14:paraId="625DE4A6">
      <w:r>
        <w:t>• Vùng/bè/chu kỳ — chọn nếu có.</w:t>
      </w:r>
    </w:p>
    <w:p w14:paraId="6A75268F">
      <w:r>
        <w:t>• Ghi chú — tùy chọn.</w:t>
      </w:r>
    </w:p>
    <w:p w14:paraId="698517B0">
      <w:pPr>
        <w:pStyle w:val="5"/>
      </w:pPr>
      <w:r>
        <w:t>UC liên kết và dữ liệu chuyển tiếp</w:t>
      </w:r>
    </w:p>
    <w:p w14:paraId="7429FCD0">
      <w:r>
        <w:t>• UC55: lao động thời vụ và người nhận khoán</w:t>
      </w:r>
    </w:p>
    <w:p w14:paraId="50FE9152">
      <w:r>
        <w:t>• UC10: nhân viên chính thức</w:t>
      </w:r>
    </w:p>
    <w:p w14:paraId="113B6654">
      <w:r>
        <w:t>• UC57: chấm công</w:t>
      </w:r>
    </w:p>
    <w:p w14:paraId="01CC2C37">
      <w:r>
        <w:t>• UC62: nhân viên xem việc được phân công</w:t>
      </w:r>
    </w:p>
    <w:p w14:paraId="57D7CCC7">
      <w:pPr>
        <w:pStyle w:val="5"/>
      </w:pPr>
      <w:r>
        <w:t>Các process trong UC</w:t>
      </w:r>
    </w:p>
    <w:p w14:paraId="5FD4D28A">
      <w:r>
        <w:t>1. Phân công việc lao động — ghi phân công trong ngày</w:t>
      </w:r>
    </w:p>
    <w:p w14:paraId="7FD753FB">
      <w:pPr>
        <w:pStyle w:val="4"/>
      </w:pPr>
      <w:bookmarkStart w:id="170" w:name="_Toc6998"/>
      <w:bookmarkStart w:id="171" w:name="_Toc1006"/>
      <w:r>
        <w:t>9.3 UC57 - Ghi nhận chấm công</w:t>
      </w:r>
      <w:bookmarkEnd w:id="170"/>
      <w:bookmarkEnd w:id="171"/>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42D40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C595A04">
            <w:pPr>
              <w:spacing w:after="0" w:line="240" w:lineRule="auto"/>
              <w:jc w:val="right"/>
            </w:pPr>
            <w:r>
              <w:t>Primary Actors</w:t>
            </w:r>
          </w:p>
        </w:tc>
        <w:tc>
          <w:tcPr>
            <w:tcW w:w="2685" w:type="dxa"/>
          </w:tcPr>
          <w:p w14:paraId="5A2249FA">
            <w:pPr>
              <w:spacing w:after="0" w:line="240" w:lineRule="auto"/>
            </w:pPr>
            <w:r>
              <w:t>Chủ HTX; Quản lý khu.</w:t>
            </w:r>
          </w:p>
        </w:tc>
        <w:tc>
          <w:tcPr>
            <w:tcW w:w="1890" w:type="dxa"/>
          </w:tcPr>
          <w:p w14:paraId="0B14F219">
            <w:pPr>
              <w:spacing w:after="0" w:line="240" w:lineRule="auto"/>
              <w:jc w:val="right"/>
            </w:pPr>
            <w:r>
              <w:t>Secondary Actors</w:t>
            </w:r>
          </w:p>
        </w:tc>
        <w:tc>
          <w:tcPr>
            <w:tcW w:w="2933" w:type="dxa"/>
          </w:tcPr>
          <w:p w14:paraId="46B541A0">
            <w:pPr>
              <w:spacing w:after="0" w:line="240" w:lineRule="auto"/>
            </w:pPr>
            <w:r>
              <w:t>Không có.</w:t>
            </w:r>
          </w:p>
        </w:tc>
      </w:tr>
      <w:tr w14:paraId="0503A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98AAC4F">
            <w:pPr>
              <w:spacing w:after="0" w:line="240" w:lineRule="auto"/>
              <w:jc w:val="right"/>
            </w:pPr>
            <w:r>
              <w:t>Description</w:t>
            </w:r>
          </w:p>
        </w:tc>
        <w:tc>
          <w:tcPr>
            <w:tcW w:w="7508" w:type="dxa"/>
            <w:gridSpan w:val="3"/>
          </w:tcPr>
          <w:p w14:paraId="62E9DBC4">
            <w:pPr>
              <w:spacing w:after="0" w:line="240" w:lineRule="auto"/>
            </w:pPr>
            <w:r>
              <w:t>Tôi với vai trò là Chủ HTX hoặc Quản lý khu, tôi muốn chấm công từng người theo ngày (cả ngày/nửa ngày), để làm căn cứ tính tiền công đúng người, đúng ngày.</w:t>
            </w:r>
          </w:p>
        </w:tc>
      </w:tr>
      <w:tr w14:paraId="20D7C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6390EFD">
            <w:pPr>
              <w:spacing w:after="0" w:line="240" w:lineRule="auto"/>
              <w:jc w:val="right"/>
            </w:pPr>
            <w:r>
              <w:t>Trigger</w:t>
            </w:r>
          </w:p>
        </w:tc>
        <w:tc>
          <w:tcPr>
            <w:tcW w:w="7508" w:type="dxa"/>
            <w:gridSpan w:val="3"/>
          </w:tcPr>
          <w:p w14:paraId="272B384D">
            <w:pPr>
              <w:spacing w:after="0" w:line="240" w:lineRule="auto"/>
            </w:pPr>
            <w:r>
              <w:t>Kết thúc ngày làm.</w:t>
            </w:r>
          </w:p>
        </w:tc>
      </w:tr>
      <w:tr w14:paraId="0F775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D22A1FE">
            <w:pPr>
              <w:spacing w:after="0" w:line="240" w:lineRule="auto"/>
              <w:jc w:val="right"/>
            </w:pPr>
            <w:r>
              <w:t>Priority</w:t>
            </w:r>
          </w:p>
        </w:tc>
        <w:tc>
          <w:tcPr>
            <w:tcW w:w="7508" w:type="dxa"/>
            <w:gridSpan w:val="3"/>
          </w:tcPr>
          <w:p w14:paraId="2C88F695">
            <w:pPr>
              <w:spacing w:after="0" w:line="240" w:lineRule="auto"/>
            </w:pPr>
            <w:r>
              <w:t>Must have (đề xuất)</w:t>
            </w:r>
          </w:p>
        </w:tc>
      </w:tr>
      <w:tr w14:paraId="098A1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84ED7D3">
            <w:pPr>
              <w:spacing w:after="0" w:line="240" w:lineRule="auto"/>
              <w:jc w:val="right"/>
            </w:pPr>
            <w:r>
              <w:t>Preconditions</w:t>
            </w:r>
          </w:p>
        </w:tc>
        <w:tc>
          <w:tcPr>
            <w:tcW w:w="7508" w:type="dxa"/>
            <w:gridSpan w:val="3"/>
          </w:tcPr>
          <w:p w14:paraId="5EA7F5DE">
            <w:pPr>
              <w:spacing w:after="0" w:line="240" w:lineRule="auto"/>
            </w:pPr>
            <w:r>
              <w:t>• Hồ sơ lao động (UC55) đã có.</w:t>
            </w:r>
          </w:p>
          <w:p w14:paraId="5F39C414">
            <w:pPr>
              <w:spacing w:after="0" w:line="240" w:lineRule="auto"/>
            </w:pPr>
            <w:r>
              <w:t xml:space="preserve">• Quản lý khu phải có vai trò được quyền chấm</w:t>
            </w:r>
            <w:ins w:id="2499" w:author="Claude" w:date="2026-10-08T00:00:00Z">
              <w:r>
                <w:t xml:space="preserve"> công, gán ở Toàn bộ khu (chấm</w:t>
              </w:r>
            </w:ins>
            <w:r>
              <w:t xml:space="preserve"> công </w:t>
            </w:r>
            <w:del w:id="2497" w:author="Claude" w:date="2026-10-08T00:00:00Z">
              <w:r>
                <w:delText xml:space="preserve">tại</w:delText>
              </w:r>
            </w:del>
            <w:ins w:id="2498" w:author="Claude" w:date="2026-10-08T00:00:00Z">
              <w:r>
                <w:t xml:space="preserve">là</w:t>
              </w:r>
            </w:ins>
            <w:r>
              <w:t xml:space="preserve"> </w:t>
            </w:r>
            <w:del w:id="2495" w:author="Claude" w:date="2026-10-08T00:00:00Z">
              <w:r>
                <w:delText xml:space="preserve">khu.</w:delText>
              </w:r>
            </w:del>
            <w:ins w:id="2496" w:author="Claude" w:date="2026-10-08T00:00:00Z">
              <w:r>
                <w:t xml:space="preserve">dữ liệu chung HTX, mục 4.4).</w:t>
              </w:r>
            </w:ins>
          </w:p>
        </w:tc>
      </w:tr>
      <w:tr w14:paraId="071E6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0B93826">
            <w:pPr>
              <w:spacing w:after="0" w:line="240" w:lineRule="auto"/>
              <w:jc w:val="right"/>
            </w:pPr>
            <w:r>
              <w:t>Normal Flow</w:t>
            </w:r>
          </w:p>
        </w:tc>
        <w:tc>
          <w:tcPr>
            <w:tcW w:w="7508" w:type="dxa"/>
            <w:gridSpan w:val="3"/>
          </w:tcPr>
          <w:p w14:paraId="3511B675">
            <w:pPr>
              <w:spacing w:after="0" w:line="240" w:lineRule="auto"/>
            </w:pPr>
            <w:r>
              <w:t>1. Người thao tác chọn ngày và phạm vi. (SCR-41)</w:t>
            </w:r>
          </w:p>
          <w:p w14:paraId="603677F8">
            <w:pPr>
              <w:spacing w:after="0" w:line="240" w:lineRule="auto"/>
            </w:pPr>
            <w:r>
              <w:t>2. Hệ thống nạp danh sách người trong phạm vi kèm bản ghi đã có.</w:t>
            </w:r>
          </w:p>
          <w:p w14:paraId="03C8A438">
            <w:pPr>
              <w:spacing w:after="0" w:line="240" w:lineRule="auto"/>
            </w:pPr>
            <w:r>
              <w:t xml:space="preserve">3. Người thao tác xác nhận từng người, nhập cả ngày hoặc nửa </w:t>
            </w:r>
            <w:ins w:id="2501" w:author="Claude" w:date="2026-10-08T00:00:00Z">
              <w:r>
                <w:t xml:space="preserve">ngày, chọn người nhận khoán của </w:t>
              </w:r>
            </w:ins>
            <w:r>
              <w:t xml:space="preserve">ngày</w:t>
            </w:r>
            <w:ins w:id="2500" w:author="Claude" w:date="2026-10-08T00:00:00Z">
              <w:r>
                <w:t xml:space="preserve"> (với lao động thời vụ)</w:t>
              </w:r>
            </w:ins>
            <w:r>
              <w:t xml:space="preserve"> và ghi chú.</w:t>
            </w:r>
          </w:p>
          <w:p w14:paraId="2349ED6B">
            <w:pPr>
              <w:spacing w:after="0" w:line="240" w:lineRule="auto"/>
            </w:pPr>
            <w:r>
              <w:t>4. Hệ thống kiểm tra trùng người – ngày.</w:t>
            </w:r>
          </w:p>
          <w:p w14:paraId="5FEE3727">
            <w:pPr>
              <w:spacing w:after="0" w:line="240" w:lineRule="auto"/>
            </w:pPr>
            <w:r>
              <w:t>5. Người thao tác xác nhận; hệ thống lưu kết quả từng người và người ghi.</w:t>
            </w:r>
          </w:p>
        </w:tc>
      </w:tr>
      <w:tr w14:paraId="10ED6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5327039">
            <w:pPr>
              <w:spacing w:after="0" w:line="240" w:lineRule="auto"/>
              <w:jc w:val="right"/>
            </w:pPr>
            <w:r>
              <w:t>Alternative Flows</w:t>
            </w:r>
          </w:p>
        </w:tc>
        <w:tc>
          <w:tcPr>
            <w:tcW w:w="7508" w:type="dxa"/>
            <w:gridSpan w:val="3"/>
          </w:tcPr>
          <w:p w14:paraId="754BAFA8">
            <w:pPr>
              <w:spacing w:after="0" w:line="240" w:lineRule="auto"/>
            </w:pPr>
            <w:r>
              <w:t>3a. Việc khoán (UC56).</w:t>
            </w:r>
          </w:p>
          <w:p w14:paraId="33EEEC10">
            <w:pPr>
              <w:spacing w:after="0" w:line="240" w:lineRule="auto"/>
            </w:pPr>
            <w:r>
              <w:t>3a1. Người thao tác không chấm công từng người cho việc đó; ghi nghiệm thu (ngày, kết quả đạt hoặc không đạt, chứng cứ).</w:t>
            </w:r>
          </w:p>
          <w:p w14:paraId="634CB893">
            <w:pPr>
              <w:spacing w:after="0" w:line="240" w:lineRule="auto"/>
            </w:pPr>
            <w:r>
              <w:t>3a2. Hệ thống lưu nghiệm thu trên phân công và ghi nhật ký kiểm toán.</w:t>
            </w:r>
          </w:p>
          <w:p>
            <w:pPr>
              <w:spacing w:after="0" w:line="240" w:lineRule="auto"/>
              <w:rPr>
                <w:ins w:id="2502" w:author="Claude" w:date="2026-10-08T00:00:00Z"/>
              </w:rPr>
            </w:pPr>
            <w:ins w:id="2503" w:author="Claude" w:date="2026-10-08T00:00:00Z">
              <w:r>
                <w:t xml:space="preserve">3a3. Kết quả không đạt: không phát sinh khoản phải trả; người thao tác nghiệm thu lại khi việc được làm lại, hoặc hủy việc khoán ở UC56 kèm lý do.</w:t>
              </w:r>
            </w:ins>
          </w:p>
          <w:p w14:paraId="2A1B3B86">
            <w:pPr>
              <w:spacing w:after="0" w:line="240" w:lineRule="auto"/>
            </w:pPr>
            <w:r>
              <w:rPr>
                <w:i/>
              </w:rPr>
              <w:t>Use Case kết thúc thành công.</w:t>
            </w:r>
          </w:p>
          <w:p w14:paraId="20083CB4">
            <w:pPr>
              <w:spacing w:after="0" w:line="240" w:lineRule="auto"/>
            </w:pPr>
            <w:r>
              <w:t>5a. Sửa bản ghi đã xác nhận.</w:t>
            </w:r>
          </w:p>
          <w:p w14:paraId="4EAF03E0">
            <w:pPr>
              <w:spacing w:after="0" w:line="240" w:lineRule="auto"/>
            </w:pPr>
            <w:r>
              <w:t>5a1. Người thao tác ghi lý do; hệ thống ghi nhật ký kiểm toán (trước – sau).</w:t>
            </w:r>
          </w:p>
          <w:p w14:paraId="041A3545">
            <w:pPr>
              <w:spacing w:after="0" w:line="240" w:lineRule="auto"/>
            </w:pPr>
            <w:r>
              <w:t>5a2. Quyết toán đã chốt chỉ sửa qua điều chỉnh ở UC60.</w:t>
            </w:r>
          </w:p>
          <w:p w14:paraId="51F88C04">
            <w:pPr>
              <w:spacing w:after="0" w:line="240" w:lineRule="auto"/>
            </w:pPr>
            <w:r>
              <w:rPr>
                <w:i/>
              </w:rPr>
              <w:t>Use Case kết thúc thành công.</w:t>
            </w:r>
          </w:p>
        </w:tc>
      </w:tr>
      <w:tr w14:paraId="74B6A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E1BD68A">
            <w:pPr>
              <w:spacing w:after="0" w:line="240" w:lineRule="auto"/>
              <w:jc w:val="right"/>
            </w:pPr>
            <w:r>
              <w:t>Exception Flows</w:t>
            </w:r>
          </w:p>
        </w:tc>
        <w:tc>
          <w:tcPr>
            <w:tcW w:w="7508" w:type="dxa"/>
            <w:gridSpan w:val="3"/>
          </w:tcPr>
          <w:p w14:paraId="5E69F875">
            <w:pPr>
              <w:spacing w:after="0" w:line="240" w:lineRule="auto"/>
            </w:pPr>
            <w:del w:id="2506" w:author="Claude" w:date="2026-10-08T00:00:00Z">
              <w:r>
                <w:delText xml:space="preserve">Không</w:delText>
              </w:r>
            </w:del>
            <w:ins w:id="2507" w:author="Claude" w:date="2026-10-08T00:00:00Z">
              <w:r>
                <w:t xml:space="preserve">3b.</w:t>
              </w:r>
            </w:ins>
            <w:r>
              <w:t xml:space="preserve"> </w:t>
            </w:r>
            <w:del w:id="2504" w:author="Claude" w:date="2026-10-08T00:00:00Z">
              <w:r>
                <w:delText xml:space="preserve">có.</w:delText>
              </w:r>
            </w:del>
            <w:ins w:id="2505" w:author="Claude" w:date="2026-10-08T00:00:00Z">
              <w:r>
                <w:t xml:space="preserve">Người được chấm công là nhân viên Đã nghỉ (từ ngày nghỉ).</w:t>
              </w:r>
            </w:ins>
          </w:p>
          <w:p>
            <w:pPr>
              <w:spacing w:after="0" w:line="240" w:lineRule="auto"/>
              <w:rPr>
                <w:ins w:id="2508" w:author="Claude" w:date="2026-10-08T00:00:00Z"/>
              </w:rPr>
            </w:pPr>
            <w:ins w:id="2509" w:author="Claude" w:date="2026-10-08T00:00:00Z">
              <w:r>
                <w:t xml:space="preserve">3b1. Hệ thống không cho chấm công ngày đó. (MSG61)</w:t>
              </w:r>
            </w:ins>
          </w:p>
          <w:p>
            <w:pPr>
              <w:spacing w:after="0" w:line="240" w:lineRule="auto"/>
              <w:rPr>
                <w:ins w:id="2510" w:author="Claude" w:date="2026-10-08T00:00:00Z"/>
              </w:rPr>
            </w:pPr>
            <w:ins w:id="2511" w:author="Claude" w:date="2026-10-08T00:00:00Z">
              <w:r>
                <w:t xml:space="preserve">Use Case tiếp tục bước 3.</w:t>
              </w:r>
            </w:ins>
          </w:p>
        </w:tc>
      </w:tr>
      <w:tr w14:paraId="49B62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FB64F8D">
            <w:pPr>
              <w:spacing w:after="0" w:line="240" w:lineRule="auto"/>
              <w:jc w:val="right"/>
            </w:pPr>
            <w:r>
              <w:t>Postconditions</w:t>
            </w:r>
          </w:p>
        </w:tc>
        <w:tc>
          <w:tcPr>
            <w:tcW w:w="7508" w:type="dxa"/>
            <w:gridSpan w:val="3"/>
          </w:tcPr>
          <w:p w14:paraId="33A1CC88">
            <w:pPr>
              <w:spacing w:after="0" w:line="240" w:lineRule="auto"/>
            </w:pPr>
            <w:r>
              <w:t>• Mỗi kết quả chấm công gắn đúng một người và một ngày; không tính làm thêm giờ.</w:t>
            </w:r>
          </w:p>
        </w:tc>
      </w:tr>
      <w:tr w14:paraId="66369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522D42D">
            <w:pPr>
              <w:spacing w:after="0" w:line="240" w:lineRule="auto"/>
              <w:jc w:val="right"/>
            </w:pPr>
            <w:r>
              <w:t>Business Rules / NFR</w:t>
            </w:r>
          </w:p>
        </w:tc>
        <w:tc>
          <w:tcPr>
            <w:tcW w:w="7508" w:type="dxa"/>
            <w:gridSpan w:val="3"/>
          </w:tcPr>
          <w:p w14:paraId="10CC81CA">
            <w:pPr>
              <w:spacing w:after="0" w:line="240" w:lineRule="auto"/>
            </w:pPr>
            <w:r>
              <w:t>Business Rules: BR-20.</w:t>
            </w:r>
          </w:p>
        </w:tc>
      </w:tr>
    </w:tbl>
    <w:p w14:paraId="1497A760">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42823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1BF27B97">
            <w:pPr>
              <w:spacing w:after="0" w:line="240" w:lineRule="auto"/>
            </w:pPr>
            <w:r>
              <w:rPr>
                <w:rFonts w:ascii="Consolas" w:hAnsi="Consolas"/>
                <w:sz w:val="17"/>
              </w:rPr>
              <w:t>Màn hình Chấm công: [Ngày] [Bộ phận hoặc vùng] [Chọn người] [Nhập hàng loạt]; bảng từng người với Tình trạng (cả ngày/nửa ngày)/Ghi chú; [Xem đối chiếu] [Xác nhận].</w:t>
            </w:r>
          </w:p>
          <w:p w14:paraId="21047930">
            <w:pPr>
              <w:spacing w:after="0" w:line="240" w:lineRule="auto"/>
            </w:pPr>
            <w:r>
              <w:rPr>
                <w:rFonts w:ascii="Consolas" w:hAnsi="Consolas"/>
                <w:sz w:val="17"/>
              </w:rPr>
              <w:t>Chi tiết bản ghi: thời gian, người ghi, lịch sử sửa và liên kết việc nếu có.</w:t>
            </w:r>
          </w:p>
        </w:tc>
      </w:tr>
    </w:tbl>
    <w:p w14:paraId="420A04A6">
      <w:pPr>
        <w:pStyle w:val="5"/>
      </w:pPr>
      <w:r>
        <w:t>Dữ liệu nhập / lựa chọn</w:t>
      </w:r>
    </w:p>
    <w:p w14:paraId="2F4CCE33">
      <w:r>
        <w:t xml:space="preserve">• </w:t>
      </w:r>
      <w:del w:id="2512" w:author="Claude" w:date="2026-10-08T00:00:00Z">
        <w:r>
          <w:delText xml:space="preserve">Ngày/ca</w:delText>
        </w:r>
      </w:del>
      <w:ins w:id="2513" w:author="Claude" w:date="2026-10-08T00:00:00Z">
        <w:r>
          <w:t xml:space="preserve">Ngày</w:t>
        </w:r>
      </w:ins>
      <w:r>
        <w:t xml:space="preserve"> làm việc — bắt buộc.</w:t>
      </w:r>
    </w:p>
    <w:p w14:paraId="19D9E7B5">
      <w:r>
        <w:t xml:space="preserve">• Từng cá nhân và kết quả </w:t>
      </w:r>
      <w:del w:id="2532" w:author="Claude" w:date="2026-10-08T00:00:00Z">
        <w:r>
          <w:delText xml:space="preserve">có</w:delText>
        </w:r>
      </w:del>
      <w:ins w:id="2533" w:author="Claude" w:date="2026-10-08T00:00:00Z">
        <w:r>
          <w:t xml:space="preserve">cả</w:t>
        </w:r>
      </w:ins>
      <w:r>
        <w:t xml:space="preserve"> </w:t>
      </w:r>
      <w:del w:id="2530" w:author="Claude" w:date="2026-10-08T00:00:00Z">
        <w:r>
          <w:delText xml:space="preserve">mặt/vắng</w:delText>
        </w:r>
      </w:del>
      <w:ins w:id="2531" w:author="Claude" w:date="2026-10-08T00:00:00Z">
        <w:r>
          <w:t xml:space="preserve">ngày/nửa</w:t>
        </w:r>
      </w:ins>
      <w:r>
        <w:t xml:space="preserve"> </w:t>
      </w:r>
      <w:del w:id="2528" w:author="Claude" w:date="2026-10-08T00:00:00Z">
        <w:r>
          <w:delText xml:space="preserve">hoặc mức công thực tế</w:delText>
        </w:r>
      </w:del>
      <w:ins w:id="2529" w:author="Claude" w:date="2026-10-08T00:00:00Z">
        <w:r>
          <w:t xml:space="preserve">ngày/vắng</w:t>
        </w:r>
      </w:ins>
      <w:r>
        <w:t xml:space="preserve"> — bắt </w:t>
      </w:r>
      <w:del w:id="2526" w:author="Claude" w:date="2026-10-08T00:00:00Z">
        <w:r>
          <w:delText xml:space="preserve">buộc</w:delText>
        </w:r>
      </w:del>
      <w:ins w:id="2527" w:author="Claude" w:date="2026-10-08T00:00:00Z">
        <w:r>
          <w:t xml:space="preserve">buộc;</w:t>
        </w:r>
      </w:ins>
      <w:r>
        <w:t xml:space="preserve"> </w:t>
      </w:r>
      <w:del w:id="2524" w:author="Claude" w:date="2026-10-08T00:00:00Z">
        <w:r>
          <w:delText xml:space="preserve">theo</w:delText>
        </w:r>
      </w:del>
      <w:ins w:id="2525" w:author="Claude" w:date="2026-10-08T00:00:00Z">
        <w:r>
          <w:t xml:space="preserve">với</w:t>
        </w:r>
      </w:ins>
      <w:r>
        <w:t xml:space="preserve"> </w:t>
      </w:r>
      <w:del w:id="2522" w:author="Claude" w:date="2026-10-08T00:00:00Z">
        <w:r>
          <w:delText xml:space="preserve">quy</w:delText>
        </w:r>
      </w:del>
      <w:ins w:id="2523" w:author="Claude" w:date="2026-10-08T00:00:00Z">
        <w:r>
          <w:t xml:space="preserve">lao</w:t>
        </w:r>
      </w:ins>
      <w:r>
        <w:t xml:space="preserve"> </w:t>
      </w:r>
      <w:del w:id="2520" w:author="Claude" w:date="2026-10-08T00:00:00Z">
        <w:r>
          <w:delText xml:space="preserve">tắc</w:delText>
        </w:r>
      </w:del>
      <w:ins w:id="2521" w:author="Claude" w:date="2026-10-08T00:00:00Z">
        <w:r>
          <w:t xml:space="preserve">động</w:t>
        </w:r>
      </w:ins>
      <w:r>
        <w:t xml:space="preserve"> </w:t>
      </w:r>
      <w:del w:id="2518" w:author="Claude" w:date="2026-10-08T00:00:00Z">
        <w:r>
          <w:delText xml:space="preserve">lương</w:delText>
        </w:r>
      </w:del>
      <w:ins w:id="2519" w:author="Claude" w:date="2026-10-08T00:00:00Z">
        <w:r>
          <w:t xml:space="preserve">thời</w:t>
        </w:r>
      </w:ins>
      <w:r>
        <w:t xml:space="preserve"> </w:t>
      </w:r>
      <w:del w:id="2516" w:author="Claude" w:date="2026-10-08T00:00:00Z">
        <w:r>
          <w:delText xml:space="preserve">áp</w:delText>
        </w:r>
      </w:del>
      <w:ins w:id="2517" w:author="Claude" w:date="2026-10-08T00:00:00Z">
        <w:r>
          <w:t xml:space="preserve">vụ</w:t>
        </w:r>
      </w:ins>
      <w:r>
        <w:t xml:space="preserve"> </w:t>
      </w:r>
      <w:del w:id="2514" w:author="Claude" w:date="2026-10-08T00:00:00Z">
        <w:r>
          <w:delText xml:space="preserve">dụng.</w:delText>
        </w:r>
      </w:del>
      <w:ins w:id="2515" w:author="Claude" w:date="2026-10-08T00:00:00Z">
        <w:r>
          <w:t xml:space="preserve">chọn thêm người nhận khoán của ngày.</w:t>
        </w:r>
      </w:ins>
    </w:p>
    <w:p w14:paraId="1EC46FFC">
      <w:r>
        <w:t>• Bộ phận/vùng hoặc việc liên quan — khi cần phân bổ phạm vi.</w:t>
      </w:r>
    </w:p>
    <w:p w14:paraId="25B79E2D">
      <w:r>
        <w:t>• Lý do sửa — bắt buộc khi điều chỉnh bản ghi đã xác nhận.</w:t>
      </w:r>
    </w:p>
    <w:p>
      <w:pPr>
        <w:rPr>
          <w:ins w:id="2534" w:author="Claude" w:date="2026-10-08T00:00:00Z"/>
        </w:rPr>
      </w:pPr>
      <w:ins w:id="2535" w:author="Claude" w:date="2026-10-08T00:00:00Z">
        <w:r>
          <w:t xml:space="preserve">• Nghiệm thu việc khoán (ngày, đạt/không đạt, chứng cứ) — bắt buộc khi xác nhận việc khoán (nhánh 3a).</w:t>
        </w:r>
      </w:ins>
    </w:p>
    <w:p w14:paraId="428031F9">
      <w:pPr>
        <w:pStyle w:val="5"/>
      </w:pPr>
      <w:r>
        <w:t>UC liên kết và dữ liệu chuyển tiếp</w:t>
      </w:r>
    </w:p>
    <w:p w14:paraId="31BBFE4C">
      <w:r>
        <w:t>• UC55: chọn cá nhân.</w:t>
      </w:r>
    </w:p>
    <w:p w14:paraId="228E0E07">
      <w:r>
        <w:t>• UC56: tùy chọn liên kết việc.</w:t>
      </w:r>
    </w:p>
    <w:p w14:paraId="0E6A4D03">
      <w:r>
        <w:t>• UC59: tính cơ sở lương khi có quy tắc phụ thuộc chấm công.</w:t>
      </w:r>
    </w:p>
    <w:p w14:paraId="677F9536">
      <w:r>
        <w:t>• UC62: cá nhân xem chấm công của mình.</w:t>
      </w:r>
    </w:p>
    <w:p w14:paraId="63837841">
      <w:pPr>
        <w:pStyle w:val="5"/>
      </w:pPr>
      <w:r>
        <w:t>Các process trong UC</w:t>
      </w:r>
    </w:p>
    <w:p w14:paraId="4EC539CA">
      <w:r>
        <w:t>1. Ghi nhận chấm công — nhập kết quả từng người</w:t>
      </w:r>
    </w:p>
    <w:p w14:paraId="1CA34A51">
      <w:r>
        <w:t>2. Ghi nhận chấm công — điều chỉnh có lý do</w:t>
      </w:r>
    </w:p>
    <w:p w14:paraId="2AFED28E">
      <w:r>
        <w:rPr>
          <w:b/>
        </w:rPr>
        <w:t>Điểm cần xác nhận / lưu ý:</w:t>
      </w:r>
      <w:r>
        <w:t xml:space="preserve"> Đã chốt: chấm công theo cả ngày hoặc nửa ngày; không tính làm thêm giờ.</w:t>
      </w:r>
    </w:p>
    <w:p w14:paraId="7B1DB91D">
      <w:pPr>
        <w:pStyle w:val="4"/>
      </w:pPr>
      <w:bookmarkStart w:id="172" w:name="_Toc6563"/>
      <w:bookmarkStart w:id="173" w:name="_Toc6276"/>
      <w:r>
        <w:t>9.4 UC58 - Cấu hình lương tháng và đơn giá công nhật</w:t>
      </w:r>
      <w:bookmarkEnd w:id="172"/>
      <w:bookmarkEnd w:id="173"/>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06583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7E0E25C">
            <w:pPr>
              <w:spacing w:after="0" w:line="240" w:lineRule="auto"/>
              <w:jc w:val="right"/>
            </w:pPr>
            <w:r>
              <w:t>Primary Actors</w:t>
            </w:r>
          </w:p>
        </w:tc>
        <w:tc>
          <w:tcPr>
            <w:tcW w:w="2685" w:type="dxa"/>
          </w:tcPr>
          <w:p w14:paraId="7B81ECA8">
            <w:pPr>
              <w:spacing w:after="0" w:line="240" w:lineRule="auto"/>
            </w:pPr>
            <w:r>
              <w:t>Chủ HTX; Kế toán.</w:t>
            </w:r>
          </w:p>
        </w:tc>
        <w:tc>
          <w:tcPr>
            <w:tcW w:w="1890" w:type="dxa"/>
          </w:tcPr>
          <w:p w14:paraId="46744DC0">
            <w:pPr>
              <w:spacing w:after="0" w:line="240" w:lineRule="auto"/>
              <w:jc w:val="right"/>
            </w:pPr>
            <w:r>
              <w:t>Secondary Actors</w:t>
            </w:r>
          </w:p>
        </w:tc>
        <w:tc>
          <w:tcPr>
            <w:tcW w:w="2933" w:type="dxa"/>
          </w:tcPr>
          <w:p w14:paraId="55E89426">
            <w:pPr>
              <w:spacing w:after="0" w:line="240" w:lineRule="auto"/>
            </w:pPr>
            <w:r>
              <w:t>Không có.</w:t>
            </w:r>
          </w:p>
        </w:tc>
      </w:tr>
      <w:tr w14:paraId="5571F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E72AF83">
            <w:pPr>
              <w:spacing w:after="0" w:line="240" w:lineRule="auto"/>
              <w:jc w:val="right"/>
            </w:pPr>
            <w:r>
              <w:t>Description</w:t>
            </w:r>
          </w:p>
        </w:tc>
        <w:tc>
          <w:tcPr>
            <w:tcW w:w="7508" w:type="dxa"/>
            <w:gridSpan w:val="3"/>
          </w:tcPr>
          <w:p w14:paraId="119F899E">
            <w:pPr>
              <w:spacing w:after="0" w:line="240" w:lineRule="auto"/>
            </w:pPr>
            <w:r>
              <w:t>Tôi với vai trò là Chủ HTX hoặc Kế toán, tôi muốn đặt lương tháng và đơn giá công nhật có ngày hiệu lực, để bảng lương tính đúng và không bị tính lại khi mức đổi.</w:t>
            </w:r>
          </w:p>
        </w:tc>
      </w:tr>
      <w:tr w14:paraId="11892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FD83273">
            <w:pPr>
              <w:spacing w:after="0" w:line="240" w:lineRule="auto"/>
              <w:jc w:val="right"/>
            </w:pPr>
            <w:r>
              <w:t>Trigger</w:t>
            </w:r>
          </w:p>
        </w:tc>
        <w:tc>
          <w:tcPr>
            <w:tcW w:w="7508" w:type="dxa"/>
            <w:gridSpan w:val="3"/>
          </w:tcPr>
          <w:p w14:paraId="3F483329">
            <w:pPr>
              <w:spacing w:after="0" w:line="240" w:lineRule="auto"/>
            </w:pPr>
            <w:r>
              <w:t>HTX đặt mức lương hoặc đơn giá công nhật cho kỳ mới.</w:t>
            </w:r>
          </w:p>
        </w:tc>
      </w:tr>
      <w:tr w14:paraId="77B49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A97D420">
            <w:pPr>
              <w:spacing w:after="0" w:line="240" w:lineRule="auto"/>
              <w:jc w:val="right"/>
            </w:pPr>
            <w:r>
              <w:t>Priority</w:t>
            </w:r>
          </w:p>
        </w:tc>
        <w:tc>
          <w:tcPr>
            <w:tcW w:w="7508" w:type="dxa"/>
            <w:gridSpan w:val="3"/>
          </w:tcPr>
          <w:p w14:paraId="70B88852">
            <w:pPr>
              <w:spacing w:after="0" w:line="240" w:lineRule="auto"/>
            </w:pPr>
            <w:r>
              <w:t>Must have (đề xuất)</w:t>
            </w:r>
          </w:p>
        </w:tc>
      </w:tr>
      <w:tr w14:paraId="51953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9C7E168">
            <w:pPr>
              <w:spacing w:after="0" w:line="240" w:lineRule="auto"/>
              <w:jc w:val="right"/>
            </w:pPr>
            <w:r>
              <w:t>Preconditions</w:t>
            </w:r>
          </w:p>
        </w:tc>
        <w:tc>
          <w:tcPr>
            <w:tcW w:w="7508" w:type="dxa"/>
            <w:gridSpan w:val="3"/>
          </w:tcPr>
          <w:p w14:paraId="455F1A65">
            <w:pPr>
              <w:spacing w:after="0" w:line="240" w:lineRule="auto"/>
            </w:pPr>
            <w:r>
              <w:t>• Nhân viên (UC10) hoặc lao động thời vụ (UC55) đã có.</w:t>
            </w:r>
          </w:p>
          <w:p w14:paraId="2105EE43">
            <w:pPr>
              <w:spacing w:after="0" w:line="240" w:lineRule="auto"/>
            </w:pPr>
            <w:r>
              <w:t>• Kế toán phải có vai trò được quyền cấu hình tiền công.</w:t>
            </w:r>
          </w:p>
        </w:tc>
      </w:tr>
      <w:tr w14:paraId="3AED0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9669917">
            <w:pPr>
              <w:spacing w:after="0" w:line="240" w:lineRule="auto"/>
              <w:jc w:val="right"/>
            </w:pPr>
            <w:r>
              <w:t>Normal Flow</w:t>
            </w:r>
          </w:p>
        </w:tc>
        <w:tc>
          <w:tcPr>
            <w:tcW w:w="7508" w:type="dxa"/>
            <w:gridSpan w:val="3"/>
          </w:tcPr>
          <w:p w14:paraId="567B073C">
            <w:pPr>
              <w:spacing w:after="0" w:line="240" w:lineRule="auto"/>
            </w:pPr>
            <w:r>
              <w:t>1. Người thao tác mở Lương và đơn giá; hệ thống hiện mức hiện hành và lịch sử. (SCR-42)</w:t>
            </w:r>
          </w:p>
          <w:p w14:paraId="1115EB00">
            <w:pPr>
              <w:spacing w:after="0" w:line="240" w:lineRule="auto"/>
            </w:pPr>
            <w:r>
              <w:t>2. Người thao tác nhập lương tháng (nhân viên chính thức) hoặc đơn giá công nhật (thời vụ) và ngày hiệu lực.</w:t>
            </w:r>
          </w:p>
          <w:p w14:paraId="0C67D101">
            <w:pPr>
              <w:spacing w:after="0" w:line="240" w:lineRule="auto"/>
            </w:pPr>
            <w:r>
              <w:t>3. Hệ thống kiểm tra kỳ hiệu lực không chồng lấn mơ hồ.</w:t>
            </w:r>
          </w:p>
          <w:p w14:paraId="51BF2414">
            <w:pPr>
              <w:spacing w:after="0" w:line="240" w:lineRule="auto"/>
            </w:pPr>
            <w:r>
              <w:t>4. Hệ thống lưu mức mới ở trạng thái Nháp; Chủ HTX duyệt (Nháp → Đã duyệt), mức đã duyệt dùng từ ngày hiệu lực, mức cũ giữ cho kỳ trước.</w:t>
            </w:r>
          </w:p>
        </w:tc>
      </w:tr>
      <w:tr w14:paraId="26E5B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8FE247E">
            <w:pPr>
              <w:spacing w:after="0" w:line="240" w:lineRule="auto"/>
              <w:jc w:val="right"/>
            </w:pPr>
            <w:r>
              <w:t>Alternative Flows</w:t>
            </w:r>
          </w:p>
        </w:tc>
        <w:tc>
          <w:tcPr>
            <w:tcW w:w="7508" w:type="dxa"/>
            <w:gridSpan w:val="3"/>
          </w:tcPr>
          <w:p w14:paraId="5ACFE9C7">
            <w:pPr>
              <w:spacing w:after="0" w:line="240" w:lineRule="auto"/>
            </w:pPr>
            <w:r>
              <w:t>3a. Mức mới áp dụng cho kỳ đã quyết toán.</w:t>
            </w:r>
          </w:p>
          <w:p w14:paraId="4E6D937C">
            <w:pPr>
              <w:spacing w:after="0" w:line="240" w:lineRule="auto"/>
            </w:pPr>
            <w:r>
              <w:t>3a1. Hệ thống cảnh báo; khoản cũ không đổi, cần điều chỉnh có lý do ở UC60.</w:t>
            </w:r>
          </w:p>
          <w:p w14:paraId="3EAF2221">
            <w:pPr>
              <w:spacing w:after="0" w:line="240" w:lineRule="auto"/>
            </w:pPr>
            <w:r>
              <w:rPr>
                <w:i/>
              </w:rPr>
              <w:t>Use Case tiếp tục bước 4.</w:t>
            </w:r>
          </w:p>
        </w:tc>
      </w:tr>
      <w:tr w14:paraId="72861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56D9993">
            <w:pPr>
              <w:spacing w:after="0" w:line="240" w:lineRule="auto"/>
              <w:jc w:val="right"/>
            </w:pPr>
            <w:r>
              <w:t>Exception Flows</w:t>
            </w:r>
          </w:p>
        </w:tc>
        <w:tc>
          <w:tcPr>
            <w:tcW w:w="7508" w:type="dxa"/>
            <w:gridSpan w:val="3"/>
          </w:tcPr>
          <w:p w14:paraId="72445202">
            <w:pPr>
              <w:spacing w:after="0" w:line="240" w:lineRule="auto"/>
            </w:pPr>
            <w:r>
              <w:t>4a. Chủ HTX không duyệt.</w:t>
            </w:r>
          </w:p>
          <w:p w14:paraId="2ECFFA15">
            <w:pPr>
              <w:spacing w:after="0" w:line="240" w:lineRule="auto"/>
            </w:pPr>
            <w:r>
              <w:t>4a1. Chủ HTX nhập lý do; mức mới chuyển Từ chối, mức hiện hành giữ nguyên.</w:t>
            </w:r>
          </w:p>
          <w:p w14:paraId="4EAD42C2">
            <w:pPr>
              <w:spacing w:after="0" w:line="240" w:lineRule="auto"/>
            </w:pPr>
            <w:r>
              <w:rPr>
                <w:i/>
              </w:rPr>
              <w:t>Use Case dừng lại.</w:t>
            </w:r>
          </w:p>
        </w:tc>
      </w:tr>
      <w:tr w14:paraId="76C48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256F179">
            <w:pPr>
              <w:spacing w:after="0" w:line="240" w:lineRule="auto"/>
              <w:jc w:val="right"/>
            </w:pPr>
            <w:r>
              <w:t>Postconditions</w:t>
            </w:r>
          </w:p>
        </w:tc>
        <w:tc>
          <w:tcPr>
            <w:tcW w:w="7508" w:type="dxa"/>
            <w:gridSpan w:val="3"/>
          </w:tcPr>
          <w:p w14:paraId="698CC89F">
            <w:pPr>
              <w:spacing w:after="0" w:line="240" w:lineRule="auto"/>
            </w:pPr>
            <w:r>
              <w:t>• Mức lương/đơn giá mới ở Đã duyệt có hiệu lực (hoặc Từ chối kèm lý do); chưa phát sinh bảng lương hay khoản chi.</w:t>
            </w:r>
          </w:p>
        </w:tc>
      </w:tr>
      <w:tr w14:paraId="6A7EB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074BE70">
            <w:pPr>
              <w:spacing w:after="0" w:line="240" w:lineRule="auto"/>
              <w:jc w:val="right"/>
            </w:pPr>
            <w:r>
              <w:t>Business Rules / NFR</w:t>
            </w:r>
          </w:p>
        </w:tc>
        <w:tc>
          <w:tcPr>
            <w:tcW w:w="7508" w:type="dxa"/>
            <w:gridSpan w:val="3"/>
          </w:tcPr>
          <w:p w14:paraId="15B68121">
            <w:pPr>
              <w:spacing w:after="0" w:line="240" w:lineRule="auto"/>
            </w:pPr>
            <w:r>
              <w:t>Business Rules: BR-20.</w:t>
            </w:r>
          </w:p>
          <w:p w14:paraId="6AFE99F1">
            <w:pPr>
              <w:spacing w:after="0" w:line="240" w:lineRule="auto"/>
            </w:pPr>
            <w:r>
              <w:t>NFR: NFR-06.</w:t>
            </w:r>
          </w:p>
        </w:tc>
      </w:tr>
    </w:tbl>
    <w:p w14:paraId="6EE6CFFD">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57C72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0C786A60">
            <w:pPr>
              <w:spacing w:after="0" w:line="240" w:lineRule="auto"/>
            </w:pPr>
            <w:r>
              <w:rPr>
                <w:rFonts w:ascii="Consolas" w:hAnsi="Consolas"/>
                <w:sz w:val="17"/>
              </w:rPr>
              <w:t>Màn hình Quy tắc lương: tab [Nhân viên chính thức – lương tháng] [Thời vụ – đơn giá công nhật]; bộ lọc Hiệu lực/Người hoặc việc; bảng Cơ sở/Mức/Đơn vị/Từ ngày/Đến ngày/Phiên bản.</w:t>
            </w:r>
          </w:p>
          <w:p w14:paraId="3402B4E7">
            <w:pPr>
              <w:spacing w:after="0" w:line="240" w:lineRule="auto"/>
            </w:pPr>
            <w:r>
              <w:rPr>
                <w:rFonts w:ascii="Consolas" w:hAnsi="Consolas"/>
                <w:sz w:val="17"/>
              </w:rPr>
              <w:t xml:space="preserve">Phiếu quy tắc: [Đối tượng] </w:t>
            </w:r>
            <w:ins w:id="2538" w:author="Claude" w:date="2026-10-08T00:00:00Z">
              <w:r>
                <w:rPr>
                  <w:rFonts w:ascii="Consolas" w:hAnsi="Consolas"/>
                  <w:sz w:val="17"/>
                </w:rPr>
                <w:t xml:space="preserve">[Nhân viên (khi lương tháng)] </w:t>
              </w:r>
            </w:ins>
            <w:r>
              <w:rPr>
                <w:rFonts w:ascii="Consolas" w:hAnsi="Consolas"/>
                <w:sz w:val="17"/>
              </w:rPr>
              <w:t xml:space="preserve">[Lương tháng hoặc đơn giá công nhật] [Mức tiền] [Đơn vị tính] [Kỳ hiệu lực] [Điều kiện áp dụng] [Lý do sửa] [Lưu phiên bản].</w:t>
            </w:r>
            <w:ins w:id="2539" w:author="Claude" w:date="2026-10-08T00:00:00Z">
              <w:r>
                <w:rPr>
                  <w:rFonts w:ascii="Consolas" w:hAnsi="Consolas"/>
                  <w:sz w:val="17"/>
                </w:rPr>
                <w:t xml:space="preserve"> Chủ HTX: [Duyệt] [Từ chối] Lý do từ chối*.</w:t>
              </w:r>
            </w:ins>
          </w:p>
        </w:tc>
      </w:tr>
    </w:tbl>
    <w:p w14:paraId="3477A8B0">
      <w:pPr>
        <w:pStyle w:val="5"/>
      </w:pPr>
      <w:r>
        <w:t>Dữ liệu nhập / lựa chọn</w:t>
      </w:r>
    </w:p>
    <w:p w14:paraId="409CBFDE">
      <w:r>
        <w:t xml:space="preserve">• Đối tượng: nhân viên chính thức </w:t>
      </w:r>
      <w:ins w:id="2537" w:author="Claude" w:date="2026-10-08T00:00:00Z">
        <w:r>
          <w:t xml:space="preserve">(chọn nhân viên, lương tháng) </w:t>
        </w:r>
      </w:ins>
      <w:r>
        <w:t xml:space="preserve">hoặc lao động thời vụ </w:t>
      </w:r>
      <w:ins w:id="2536" w:author="Claude" w:date="2026-10-08T00:00:00Z">
        <w:r>
          <w:t xml:space="preserve">(đơn giá công nhật chung) </w:t>
        </w:r>
      </w:ins>
      <w:r>
        <w:t xml:space="preserve">— bắt buộc.</w:t>
      </w:r>
    </w:p>
    <w:p w14:paraId="6A0FBD93">
      <w:r>
        <w:t>• Cơ sở trả tiền, mức tiền và đơn vị — bắt buộc khi chốt quy tắc.</w:t>
      </w:r>
    </w:p>
    <w:p w14:paraId="36AD9186">
      <w:r>
        <w:t>• Ngày/kỳ bắt đầu và kết thúc hiệu lực — theo thỏa thuận.</w:t>
      </w:r>
    </w:p>
    <w:p w14:paraId="32B25C40">
      <w:r>
        <w:t>• Số tiền: bội số 1.000 VND.</w:t>
      </w:r>
    </w:p>
    <w:p w14:paraId="3EA37346">
      <w:r>
        <w:t>• Lý do thay đổi — bắt buộc khi thay phiên bản đã áp dụng.</w:t>
      </w:r>
    </w:p>
    <w:p w14:paraId="55CB795B">
      <w:pPr>
        <w:pStyle w:val="5"/>
      </w:pPr>
      <w:r>
        <w:t>UC liên kết và dữ liệu chuyển tiếp</w:t>
      </w:r>
    </w:p>
    <w:p w14:paraId="0D0A14CD">
      <w:r>
        <w:t>• UC10/UC55: xác định đối tượng.</w:t>
      </w:r>
    </w:p>
    <w:p w14:paraId="602F00DC">
      <w:r>
        <w:t>• UC57: dữ liệu số công nếu quy tắc yêu cầu.</w:t>
      </w:r>
    </w:p>
    <w:p w14:paraId="0B2A00D3">
      <w:r>
        <w:t>• UC59: áp dụng quy tắc phù hợp.</w:t>
      </w:r>
    </w:p>
    <w:p w14:paraId="6496A3E6">
      <w:pPr>
        <w:pStyle w:val="5"/>
      </w:pPr>
      <w:r>
        <w:t>Các process trong UC</w:t>
      </w:r>
    </w:p>
    <w:p w14:paraId="50C9343C">
      <w:r>
        <w:t>1. Cấu hình lương tháng và đơn giá công nhật — đặt cơ sở tính</w:t>
      </w:r>
    </w:p>
    <w:p w14:paraId="436EC1CC">
      <w:r>
        <w:t>2. Cấu hình lương tháng và đơn giá công nhật — thay phiên bản có hiệu lực</w:t>
      </w:r>
    </w:p>
    <w:p w14:paraId="1EA87041">
      <w:r>
        <w:rPr>
          <w:b/>
        </w:rPr>
        <w:t>Điểm cần xác nhận / lưu ý:</w:t>
      </w:r>
      <w:r>
        <w:t xml:space="preserve"> Đã chốt: lao động thời vụ dùng đơn giá công nhật do HTX định trước; Chủ HTX sửa và duyệt.</w:t>
      </w:r>
    </w:p>
    <w:p w14:paraId="3B83BA13">
      <w:pPr>
        <w:pStyle w:val="4"/>
      </w:pPr>
      <w:bookmarkStart w:id="174" w:name="_Toc5890"/>
      <w:bookmarkStart w:id="175" w:name="_Toc14245"/>
      <w:r>
        <w:t>9.5 UC59 - Chuẩn bị thanh toán lao động</w:t>
      </w:r>
      <w:bookmarkEnd w:id="174"/>
      <w:bookmarkEnd w:id="175"/>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2ABFB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BD6214D">
            <w:pPr>
              <w:spacing w:after="0" w:line="240" w:lineRule="auto"/>
              <w:jc w:val="right"/>
            </w:pPr>
            <w:r>
              <w:t>Primary Actors</w:t>
            </w:r>
          </w:p>
        </w:tc>
        <w:tc>
          <w:tcPr>
            <w:tcW w:w="2685" w:type="dxa"/>
          </w:tcPr>
          <w:p w14:paraId="148232A4">
            <w:pPr>
              <w:spacing w:after="0" w:line="240" w:lineRule="auto"/>
            </w:pPr>
            <w:r>
              <w:t>Kế toán; Chủ HTX.</w:t>
            </w:r>
          </w:p>
        </w:tc>
        <w:tc>
          <w:tcPr>
            <w:tcW w:w="1890" w:type="dxa"/>
          </w:tcPr>
          <w:p w14:paraId="0E74E77B">
            <w:pPr>
              <w:spacing w:after="0" w:line="240" w:lineRule="auto"/>
              <w:jc w:val="right"/>
            </w:pPr>
            <w:r>
              <w:t>Secondary Actors</w:t>
            </w:r>
          </w:p>
        </w:tc>
        <w:tc>
          <w:tcPr>
            <w:tcW w:w="2933" w:type="dxa"/>
          </w:tcPr>
          <w:p w14:paraId="1A21C1E8">
            <w:pPr>
              <w:spacing w:after="0" w:line="240" w:lineRule="auto"/>
            </w:pPr>
            <w:r>
              <w:t>Không có.</w:t>
            </w:r>
          </w:p>
        </w:tc>
      </w:tr>
      <w:tr w14:paraId="0351C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3858D7E">
            <w:pPr>
              <w:spacing w:after="0" w:line="240" w:lineRule="auto"/>
              <w:jc w:val="right"/>
            </w:pPr>
            <w:r>
              <w:t>Description</w:t>
            </w:r>
          </w:p>
        </w:tc>
        <w:tc>
          <w:tcPr>
            <w:tcW w:w="7508" w:type="dxa"/>
            <w:gridSpan w:val="3"/>
          </w:tcPr>
          <w:p w14:paraId="10851BA1">
            <w:pPr>
              <w:spacing w:after="0" w:line="240" w:lineRule="auto"/>
            </w:pPr>
            <w:r>
              <w:t xml:space="preserve">Tôi với vai trò là Kế </w:t>
            </w:r>
            <w:del w:id="2545" w:author="Claude" w:date="2026-10-08T00:00:00Z">
              <w:r>
                <w:delText xml:space="preserve">toán,</w:delText>
              </w:r>
            </w:del>
            <w:ins w:id="2546" w:author="Claude" w:date="2026-10-08T00:00:00Z">
              <w:r>
                <w:t xml:space="preserve">toán hoặc Chủ HTX,</w:t>
              </w:r>
            </w:ins>
            <w:r>
              <w:t xml:space="preserve"> tôi muốn lập bảng công thời </w:t>
            </w:r>
            <w:del w:id="2543" w:author="Claude" w:date="2026-10-08T00:00:00Z">
              <w:r>
                <w:delText xml:space="preserve">vụ và</w:delText>
              </w:r>
            </w:del>
            <w:ins w:id="2544" w:author="Claude" w:date="2026-10-08T00:00:00Z">
              <w:r>
                <w:t xml:space="preserve">vụ,</w:t>
              </w:r>
            </w:ins>
            <w:r>
              <w:t xml:space="preserve"> bảng lương tháng </w:t>
            </w:r>
            <w:ins w:id="2542" w:author="Claude" w:date="2026-10-08T00:00:00Z">
              <w:r>
                <w:t xml:space="preserve">và dòng khoán việc </w:t>
              </w:r>
            </w:ins>
            <w:r>
              <w:t xml:space="preserve">từ chấm </w:t>
            </w:r>
            <w:del w:id="2540" w:author="Claude" w:date="2026-10-08T00:00:00Z">
              <w:r>
                <w:delText xml:space="preserve">công</w:delText>
              </w:r>
            </w:del>
            <w:ins w:id="2541" w:author="Claude" w:date="2026-10-08T00:00:00Z">
              <w:r>
                <w:t xml:space="preserve">công, nghiệm thu</w:t>
              </w:r>
            </w:ins>
            <w:r>
              <w:t xml:space="preserve"> và mức hiệu lực, để Chủ HTX duyệt trước khi chi.</w:t>
            </w:r>
          </w:p>
        </w:tc>
      </w:tr>
      <w:tr w14:paraId="6B816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D0697E9">
            <w:pPr>
              <w:spacing w:after="0" w:line="240" w:lineRule="auto"/>
              <w:jc w:val="right"/>
            </w:pPr>
            <w:r>
              <w:t>Trigger</w:t>
            </w:r>
          </w:p>
        </w:tc>
        <w:tc>
          <w:tcPr>
            <w:tcW w:w="7508" w:type="dxa"/>
            <w:gridSpan w:val="3"/>
          </w:tcPr>
          <w:p w14:paraId="2CFE3DA1">
            <w:pPr>
              <w:spacing w:after="0" w:line="240" w:lineRule="auto"/>
            </w:pPr>
            <w:r>
              <w:t>Cuối ngày làm thời vụ hoặc cuối tháng.</w:t>
            </w:r>
          </w:p>
        </w:tc>
      </w:tr>
      <w:tr w14:paraId="79D82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78B3F65">
            <w:pPr>
              <w:spacing w:after="0" w:line="240" w:lineRule="auto"/>
              <w:jc w:val="right"/>
            </w:pPr>
            <w:r>
              <w:t>Priority</w:t>
            </w:r>
          </w:p>
        </w:tc>
        <w:tc>
          <w:tcPr>
            <w:tcW w:w="7508" w:type="dxa"/>
            <w:gridSpan w:val="3"/>
          </w:tcPr>
          <w:p w14:paraId="7D75354E">
            <w:pPr>
              <w:spacing w:after="0" w:line="240" w:lineRule="auto"/>
            </w:pPr>
            <w:r>
              <w:t>Must have (đề xuất)</w:t>
            </w:r>
          </w:p>
        </w:tc>
      </w:tr>
      <w:tr w14:paraId="67F9B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C7EDD37">
            <w:pPr>
              <w:spacing w:after="0" w:line="240" w:lineRule="auto"/>
              <w:jc w:val="right"/>
            </w:pPr>
            <w:r>
              <w:t>Preconditions</w:t>
            </w:r>
          </w:p>
        </w:tc>
        <w:tc>
          <w:tcPr>
            <w:tcW w:w="7508" w:type="dxa"/>
            <w:gridSpan w:val="3"/>
          </w:tcPr>
          <w:p w14:paraId="4E595EFE">
            <w:pPr>
              <w:spacing w:after="0" w:line="240" w:lineRule="auto"/>
            </w:pPr>
            <w:r>
              <w:t>• Có mức lương/đơn giá (UC58) và chấm công (UC57).</w:t>
            </w:r>
          </w:p>
          <w:p w14:paraId="7885EB62">
            <w:pPr>
              <w:spacing w:after="0" w:line="240" w:lineRule="auto"/>
            </w:pPr>
            <w:r>
              <w:t>• Kế toán phải có vai trò được quyền tài chính lao động.</w:t>
            </w:r>
          </w:p>
        </w:tc>
      </w:tr>
      <w:tr w14:paraId="7D7E8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F13A14C">
            <w:pPr>
              <w:spacing w:after="0" w:line="240" w:lineRule="auto"/>
              <w:jc w:val="right"/>
            </w:pPr>
            <w:r>
              <w:t>Normal Flow</w:t>
            </w:r>
          </w:p>
        </w:tc>
        <w:tc>
          <w:tcPr>
            <w:tcW w:w="7508" w:type="dxa"/>
            <w:gridSpan w:val="3"/>
          </w:tcPr>
          <w:p w14:paraId="285723E0">
            <w:pPr>
              <w:spacing w:after="0" w:line="240" w:lineRule="auto"/>
            </w:pPr>
            <w:r>
              <w:t>1. Người thao tác chọn người nhận khoán và ngày làm. (SCR-43)</w:t>
            </w:r>
          </w:p>
          <w:p w14:paraId="1874FA6B">
            <w:pPr>
              <w:spacing w:after="0" w:line="240" w:lineRule="auto"/>
            </w:pPr>
            <w:r>
              <w:t>2. Hệ thống tính tiền từng người theo chấm công và đơn giá hiệu lực, hiện số người và tổng qua người nhận khoán.</w:t>
            </w:r>
          </w:p>
          <w:p w14:paraId="49198C5F">
            <w:pPr>
              <w:spacing w:after="0" w:line="240" w:lineRule="auto"/>
            </w:pPr>
            <w:r>
              <w:t>3. Người thao tác đối chiếu và lưu bảng tính ở trạng thái Nháp.</w:t>
            </w:r>
          </w:p>
          <w:p w14:paraId="206DA449">
            <w:pPr>
              <w:spacing w:after="0" w:line="240" w:lineRule="auto"/>
            </w:pPr>
            <w:r>
              <w:t>4. Hệ thống chuyển bảng nháp cho Chủ HTX duyệt ở UC60.</w:t>
            </w:r>
          </w:p>
        </w:tc>
      </w:tr>
      <w:tr w14:paraId="3A854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A10FA9C">
            <w:pPr>
              <w:spacing w:after="0" w:line="240" w:lineRule="auto"/>
              <w:jc w:val="right"/>
            </w:pPr>
            <w:r>
              <w:t>Alternative Flows</w:t>
            </w:r>
          </w:p>
        </w:tc>
        <w:tc>
          <w:tcPr>
            <w:tcW w:w="7508" w:type="dxa"/>
            <w:gridSpan w:val="3"/>
          </w:tcPr>
          <w:p w14:paraId="4A331CB9">
            <w:pPr>
              <w:spacing w:after="0" w:line="240" w:lineRule="auto"/>
            </w:pPr>
            <w:r>
              <w:t>1a. Lập bảng lương tháng cho nhân viên chính thức.</w:t>
            </w:r>
          </w:p>
          <w:p w14:paraId="1A79079D">
            <w:pPr>
              <w:spacing w:after="0" w:line="240" w:lineRule="auto"/>
            </w:pPr>
            <w:r>
              <w:t>1a1. Người thao tác chọn tháng; hệ thống lấy lương tháng ở UC58.</w:t>
            </w:r>
          </w:p>
          <w:p w14:paraId="76D9EFF8">
            <w:pPr>
              <w:spacing w:after="0" w:line="240" w:lineRule="auto"/>
            </w:pPr>
            <w:r>
              <w:t>1a2. Người thao tác ghi khoản cộng/trừ kèm lý do.</w:t>
            </w:r>
          </w:p>
          <w:p w14:paraId="25E5638E">
            <w:pPr>
              <w:spacing w:after="0" w:line="240" w:lineRule="auto"/>
            </w:pPr>
            <w:r>
              <w:rPr>
                <w:i/>
              </w:rPr>
              <w:t>Use Case tiếp tục bước 3.</w:t>
            </w:r>
          </w:p>
          <w:p w14:paraId="44572A78">
            <w:pPr>
              <w:spacing w:after="0" w:line="240" w:lineRule="auto"/>
            </w:pPr>
            <w:r>
              <w:t>1b. Việc khoán đã nghiệm thu đạt (UC57 nhánh 3a).</w:t>
            </w:r>
          </w:p>
          <w:p w14:paraId="405BD934">
            <w:pPr>
              <w:spacing w:after="0" w:line="240" w:lineRule="auto"/>
            </w:pPr>
            <w:r>
              <w:t>1b1. Hệ thống đưa số tiền khoán thành một dòng phải trả cho người nhận khoán, gắn phân công.</w:t>
            </w:r>
          </w:p>
          <w:p w14:paraId="1696CE2F">
            <w:pPr>
              <w:spacing w:after="0" w:line="240" w:lineRule="auto"/>
            </w:pPr>
            <w:r>
              <w:rPr>
                <w:i/>
              </w:rPr>
              <w:t>Use Case tiếp tục bước 3.</w:t>
            </w:r>
          </w:p>
        </w:tc>
      </w:tr>
      <w:tr w14:paraId="4AECD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3C43004">
            <w:pPr>
              <w:spacing w:after="0" w:line="240" w:lineRule="auto"/>
              <w:jc w:val="right"/>
            </w:pPr>
            <w:r>
              <w:t>Exception Flows</w:t>
            </w:r>
          </w:p>
        </w:tc>
        <w:tc>
          <w:tcPr>
            <w:tcW w:w="7508" w:type="dxa"/>
            <w:gridSpan w:val="3"/>
          </w:tcPr>
          <w:p w14:paraId="03EA6A57">
            <w:pPr>
              <w:spacing w:after="0" w:line="240" w:lineRule="auto"/>
            </w:pPr>
            <w:r>
              <w:t>2a. Thiếu chấm công hoặc mức hiệu lực, hoặc có ngày chưa xác nhận.</w:t>
            </w:r>
          </w:p>
          <w:p w14:paraId="7BA6807F">
            <w:pPr>
              <w:spacing w:after="0" w:line="240" w:lineRule="auto"/>
            </w:pPr>
            <w:r>
              <w:t>2a1. Hệ thống chưa cho lưu bảng, chỉ ra phần thiếu để xử lý ở UC57/UC58. (</w:t>
              <w:fldChar w:fldCharType="begin"/>
              <w:instrText xml:space="preserve"> HYPERLINK \l "MSG50" \o "MSG50 (Cảnh báo): Chưa đủ chấm công hoặc mức lương/đơn giá hiệu lực nên chưa thể chốt." </w:instrText>
              <w:fldChar w:fldCharType="separate"/>
              <w:t>MSG50</w:t>
              <w:fldChar w:fldCharType="end"/>
              <w:t>)</w:t>
            </w:r>
          </w:p>
          <w:p w14:paraId="64922AEE">
            <w:pPr>
              <w:spacing w:after="0" w:line="240" w:lineRule="auto"/>
            </w:pPr>
            <w:r>
              <w:rPr>
                <w:i/>
              </w:rPr>
              <w:t>Use Case dừng lại.</w:t>
            </w:r>
          </w:p>
          <w:p w14:paraId="03D1CB8D">
            <w:pPr>
              <w:spacing w:after="0" w:line="240" w:lineRule="auto"/>
            </w:pPr>
            <w:r>
              <w:t>2b. Kỳ hoặc việc đã quyết toán.</w:t>
            </w:r>
          </w:p>
          <w:p w14:paraId="6E061FB5">
            <w:pPr>
              <w:spacing w:after="0" w:line="240" w:lineRule="auto"/>
            </w:pPr>
            <w:r>
              <w:t>2b1. Hệ thống hiện khoản hiện có; chỉ điều chỉnh có nguồn gốc ở UC60.</w:t>
            </w:r>
          </w:p>
          <w:p w14:paraId="34ABBD89">
            <w:pPr>
              <w:spacing w:after="0" w:line="240" w:lineRule="auto"/>
            </w:pPr>
            <w:r>
              <w:rPr>
                <w:i/>
              </w:rPr>
              <w:t>Use Case dừng lại.</w:t>
            </w:r>
          </w:p>
        </w:tc>
      </w:tr>
      <w:tr w14:paraId="128FB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4E441F3">
            <w:pPr>
              <w:spacing w:after="0" w:line="240" w:lineRule="auto"/>
              <w:jc w:val="right"/>
            </w:pPr>
            <w:r>
              <w:t>Postconditions</w:t>
            </w:r>
          </w:p>
        </w:tc>
        <w:tc>
          <w:tcPr>
            <w:tcW w:w="7508" w:type="dxa"/>
            <w:gridSpan w:val="3"/>
          </w:tcPr>
          <w:p w14:paraId="7818EAC1">
            <w:pPr>
              <w:spacing w:after="0" w:line="240" w:lineRule="auto"/>
            </w:pPr>
            <w:r>
              <w:t>• Bảng nháp có căn cứ và người lập; chưa phát sinh khoản chi.</w:t>
            </w:r>
          </w:p>
        </w:tc>
      </w:tr>
      <w:tr w14:paraId="4A991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30DF058">
            <w:pPr>
              <w:spacing w:after="0" w:line="240" w:lineRule="auto"/>
              <w:jc w:val="right"/>
            </w:pPr>
            <w:r>
              <w:t>Business Rules / NFR</w:t>
            </w:r>
          </w:p>
        </w:tc>
        <w:tc>
          <w:tcPr>
            <w:tcW w:w="7508" w:type="dxa"/>
            <w:gridSpan w:val="3"/>
          </w:tcPr>
          <w:p w14:paraId="79D95AF5">
            <w:pPr>
              <w:spacing w:after="0" w:line="240" w:lineRule="auto"/>
            </w:pPr>
            <w:r>
              <w:t>Business Rules: BR-20.</w:t>
            </w:r>
          </w:p>
          <w:p w14:paraId="6A11C927">
            <w:pPr>
              <w:spacing w:after="0" w:line="240" w:lineRule="auto"/>
            </w:pPr>
            <w:r>
              <w:t>NFR: NFR-06.</w:t>
            </w:r>
          </w:p>
        </w:tc>
      </w:tr>
    </w:tbl>
    <w:p w14:paraId="7BF90104">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07160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204B7659">
            <w:pPr>
              <w:spacing w:after="0" w:line="240" w:lineRule="auto"/>
            </w:pPr>
            <w:r>
              <w:rPr>
                <w:rFonts w:ascii="Consolas" w:hAnsi="Consolas"/>
                <w:sz w:val="17"/>
              </w:rPr>
              <w:t>[Quyết toán công ngày] Ngày làm, người nhận khoán, danh sách từng lao động và công việc/kết quả.</w:t>
            </w:r>
          </w:p>
          <w:p w14:paraId="3BEF5EE5">
            <w:pPr>
              <w:spacing w:after="0" w:line="240" w:lineRule="auto"/>
            </w:pPr>
            <w:r>
              <w:rPr>
                <w:rFonts w:ascii="Consolas" w:hAnsi="Consolas"/>
                <w:sz w:val="17"/>
              </w:rPr>
              <w:t>[Tính] Tiền từng người, tổng qua người nhận khoán; xem chứng cứ và xác nhận khoản phải trả trong ngày.</w:t>
            </w:r>
          </w:p>
          <w:p w14:paraId="6D274B14">
            <w:pPr>
              <w:spacing w:after="0" w:line="240" w:lineRule="auto"/>
            </w:pPr>
            <w:r>
              <w:rPr>
                <w:rFonts w:ascii="Consolas" w:hAnsi="Consolas"/>
                <w:sz w:val="17"/>
              </w:rPr>
              <w:t>[Thực chi] UC61 ghi tiền thực trả cho người nhận khoán, tách khỏi số tính.</w:t>
            </w:r>
          </w:p>
        </w:tc>
      </w:tr>
    </w:tbl>
    <w:p w14:paraId="5DCA694C">
      <w:pPr>
        <w:pStyle w:val="5"/>
      </w:pPr>
      <w:r>
        <w:t>Dữ liệu nhập / lựa chọn</w:t>
      </w:r>
    </w:p>
    <w:p w14:paraId="471FAD28">
      <w:r>
        <w:t>• Ngày làm và người nhận khoán — bắt buộc</w:t>
      </w:r>
    </w:p>
    <w:p w14:paraId="2251C342">
      <w:r>
        <w:t>• Danh sách từng lao động và kết quả/công việc ngày đó — bắt buộc</w:t>
      </w:r>
    </w:p>
    <w:p w14:paraId="196D63ED">
      <w:r>
        <w:t>• Căn cứ tiền công/đơn giá có hiệu lực — bắt buộc trước tính</w:t>
      </w:r>
    </w:p>
    <w:p w14:paraId="16F0FDB9">
      <w:r>
        <w:t>• Người xác nhận bản tính — bắt buộc</w:t>
      </w:r>
    </w:p>
    <w:p>
      <w:pPr>
        <w:rPr>
          <w:ins w:id="2547" w:author="Claude" w:date="2026-10-08T00:00:00Z"/>
        </w:rPr>
      </w:pPr>
      <w:ins w:id="2548" w:author="Claude" w:date="2026-10-08T00:00:00Z">
        <w:r>
          <w:t xml:space="preserve">• Lương tháng: tháng, nhân viên, khoản cộng/trừ và lý do — bắt buộc khi lập bảng lương tháng (nhánh 1a)</w:t>
        </w:r>
      </w:ins>
    </w:p>
    <w:p>
      <w:pPr>
        <w:rPr>
          <w:ins w:id="2549" w:author="Claude" w:date="2026-10-08T00:00:00Z"/>
        </w:rPr>
      </w:pPr>
      <w:ins w:id="2550" w:author="Claude" w:date="2026-10-08T00:00:00Z">
        <w:r>
          <w:t xml:space="preserve">• Dòng khoán việc đã nghiệm thu đạt — hệ thống đưa vào bảng (nhánh 1b)</w:t>
        </w:r>
      </w:ins>
    </w:p>
    <w:p w14:paraId="40BE1D23">
      <w:pPr>
        <w:pStyle w:val="5"/>
      </w:pPr>
      <w:r>
        <w:t>UC liên kết và dữ liệu chuyển tiếp</w:t>
      </w:r>
    </w:p>
    <w:p w14:paraId="20C7D330">
      <w:r>
        <w:t>• UC55 — từng lao động và người nhận khoán</w:t>
      </w:r>
    </w:p>
    <w:p w14:paraId="2C7E3BDC">
      <w:r>
        <w:t>• UC57 — chấm công từng người/ngày</w:t>
      </w:r>
    </w:p>
    <w:p w14:paraId="57B0B801">
      <w:r>
        <w:t>• UC58 — quy tắc hoặc thỏa thuận tiền công</w:t>
      </w:r>
    </w:p>
    <w:p w14:paraId="2A7191FE">
      <w:r>
        <w:t>• UC61 — tiền thực trả qua trung gian</w:t>
      </w:r>
    </w:p>
    <w:p w14:paraId="2F51588C">
      <w:pPr>
        <w:pStyle w:val="5"/>
      </w:pPr>
      <w:r>
        <w:t>Các process trong UC</w:t>
      </w:r>
    </w:p>
    <w:p w14:paraId="00652A72">
      <w:r>
        <w:t>1. Chuẩn bị thanh toán lao động — tính công từng người trong ngày</w:t>
      </w:r>
    </w:p>
    <w:p w14:paraId="7470E56E">
      <w:r>
        <w:t>2. Chuẩn bị thanh toán lao động — tổng hợp khoản phải trả qua người nhận khoán</w:t>
      </w:r>
    </w:p>
    <w:p w14:paraId="44B340FF">
      <w:r>
        <w:rPr>
          <w:b/>
        </w:rPr>
        <w:t>Điểm cần xác nhận / lưu ý:</w:t>
      </w:r>
      <w:r>
        <w:t xml:space="preserve"> Đã chốt: đơn giá HTX định trước; chấm công theo từng người/ngày; Kế toán lập, Chủ HTX sửa và duyệt.</w:t>
      </w:r>
    </w:p>
    <w:p w14:paraId="3DFF0C5F">
      <w:pPr>
        <w:pStyle w:val="4"/>
      </w:pPr>
      <w:bookmarkStart w:id="176" w:name="_Toc16643"/>
      <w:bookmarkStart w:id="177" w:name="_Toc12682"/>
      <w:r>
        <w:t>9.6 UC60 - Chốt quyết toán lao động</w:t>
      </w:r>
      <w:bookmarkEnd w:id="176"/>
      <w:bookmarkEnd w:id="177"/>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00A37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44DE354">
            <w:pPr>
              <w:spacing w:after="0" w:line="240" w:lineRule="auto"/>
              <w:jc w:val="right"/>
            </w:pPr>
            <w:r>
              <w:t>Primary Actors</w:t>
            </w:r>
          </w:p>
        </w:tc>
        <w:tc>
          <w:tcPr>
            <w:tcW w:w="2685" w:type="dxa"/>
          </w:tcPr>
          <w:p w14:paraId="22E3C581">
            <w:pPr>
              <w:spacing w:after="0" w:line="240" w:lineRule="auto"/>
            </w:pPr>
            <w:r>
              <w:t>Chủ HTX.</w:t>
            </w:r>
          </w:p>
        </w:tc>
        <w:tc>
          <w:tcPr>
            <w:tcW w:w="1890" w:type="dxa"/>
          </w:tcPr>
          <w:p w14:paraId="18A7A842">
            <w:pPr>
              <w:spacing w:after="0" w:line="240" w:lineRule="auto"/>
              <w:jc w:val="right"/>
            </w:pPr>
            <w:r>
              <w:t>Secondary Actors</w:t>
            </w:r>
          </w:p>
        </w:tc>
        <w:tc>
          <w:tcPr>
            <w:tcW w:w="2933" w:type="dxa"/>
          </w:tcPr>
          <w:p w14:paraId="79D17127">
            <w:pPr>
              <w:spacing w:after="0" w:line="240" w:lineRule="auto"/>
            </w:pPr>
            <w:r>
              <w:t>Không có.</w:t>
            </w:r>
          </w:p>
        </w:tc>
      </w:tr>
      <w:tr w14:paraId="1188D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976A527">
            <w:pPr>
              <w:spacing w:after="0" w:line="240" w:lineRule="auto"/>
              <w:jc w:val="right"/>
            </w:pPr>
            <w:r>
              <w:t>Description</w:t>
            </w:r>
          </w:p>
        </w:tc>
        <w:tc>
          <w:tcPr>
            <w:tcW w:w="7508" w:type="dxa"/>
            <w:gridSpan w:val="3"/>
          </w:tcPr>
          <w:p w14:paraId="762AAFAD">
            <w:pPr>
              <w:spacing w:after="0" w:line="240" w:lineRule="auto"/>
            </w:pPr>
            <w:r>
              <w:t>Tôi với vai trò là Chủ HTX, tôi muốn rà, sửa và duyệt bảng công, bảng lương của kỳ, để có số tiền phải trả được chốt làm căn cứ chi.</w:t>
            </w:r>
          </w:p>
        </w:tc>
      </w:tr>
      <w:tr w14:paraId="65831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DD7EB58">
            <w:pPr>
              <w:spacing w:after="0" w:line="240" w:lineRule="auto"/>
              <w:jc w:val="right"/>
            </w:pPr>
            <w:r>
              <w:t>Trigger</w:t>
            </w:r>
          </w:p>
        </w:tc>
        <w:tc>
          <w:tcPr>
            <w:tcW w:w="7508" w:type="dxa"/>
            <w:gridSpan w:val="3"/>
          </w:tcPr>
          <w:p w14:paraId="4898751B">
            <w:pPr>
              <w:spacing w:after="0" w:line="240" w:lineRule="auto"/>
            </w:pPr>
            <w:r>
              <w:t>Có bảng công hoặc bảng lương nháp chờ duyệt từ UC59.</w:t>
            </w:r>
          </w:p>
        </w:tc>
      </w:tr>
      <w:tr w14:paraId="22FE3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0D1E058">
            <w:pPr>
              <w:spacing w:after="0" w:line="240" w:lineRule="auto"/>
              <w:jc w:val="right"/>
            </w:pPr>
            <w:r>
              <w:t>Priority</w:t>
            </w:r>
          </w:p>
        </w:tc>
        <w:tc>
          <w:tcPr>
            <w:tcW w:w="7508" w:type="dxa"/>
            <w:gridSpan w:val="3"/>
          </w:tcPr>
          <w:p w14:paraId="5E31A1FA">
            <w:pPr>
              <w:spacing w:after="0" w:line="240" w:lineRule="auto"/>
            </w:pPr>
            <w:r>
              <w:t>Must have (đề xuất)</w:t>
            </w:r>
          </w:p>
        </w:tc>
      </w:tr>
      <w:tr w14:paraId="0B562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AA1AB8B">
            <w:pPr>
              <w:spacing w:after="0" w:line="240" w:lineRule="auto"/>
              <w:jc w:val="right"/>
            </w:pPr>
            <w:r>
              <w:t>Preconditions</w:t>
            </w:r>
          </w:p>
        </w:tc>
        <w:tc>
          <w:tcPr>
            <w:tcW w:w="7508" w:type="dxa"/>
            <w:gridSpan w:val="3"/>
          </w:tcPr>
          <w:p w14:paraId="382B4257">
            <w:pPr>
              <w:spacing w:after="0" w:line="240" w:lineRule="auto"/>
            </w:pPr>
            <w:r>
              <w:t>• Bảng nháp UC59 và căn cứ chấm công, mức lương còn tra cứu được.</w:t>
            </w:r>
          </w:p>
        </w:tc>
      </w:tr>
      <w:tr w14:paraId="1BB75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6E577F6">
            <w:pPr>
              <w:spacing w:after="0" w:line="240" w:lineRule="auto"/>
              <w:jc w:val="right"/>
            </w:pPr>
            <w:r>
              <w:t>Normal Flow</w:t>
            </w:r>
          </w:p>
        </w:tc>
        <w:tc>
          <w:tcPr>
            <w:tcW w:w="7508" w:type="dxa"/>
            <w:gridSpan w:val="3"/>
          </w:tcPr>
          <w:p w14:paraId="6BDDC2C9">
            <w:pPr>
              <w:spacing w:after="0" w:line="240" w:lineRule="auto"/>
            </w:pPr>
            <w:r>
              <w:t>1. Chủ HTX mở bảng nháp UC59. (SCR-44)</w:t>
            </w:r>
          </w:p>
          <w:p w14:paraId="35F31C91">
            <w:pPr>
              <w:spacing w:after="0" w:line="240" w:lineRule="auto"/>
            </w:pPr>
            <w:r>
              <w:t>2. Hệ thống hiện căn cứ: mức lương, chấm công, các khoản đã chốt và đã chi.</w:t>
            </w:r>
          </w:p>
          <w:p w14:paraId="7E91EEE1">
            <w:pPr>
              <w:spacing w:after="0" w:line="240" w:lineRule="auto"/>
            </w:pPr>
            <w:r>
              <w:t>3. Chủ HTX rà từng người/ngày, đơn giá, tổng tiền và chỉnh số liệu kèm lý do.</w:t>
            </w:r>
          </w:p>
          <w:p w14:paraId="7F572B3F">
            <w:pPr>
              <w:spacing w:after="0" w:line="240" w:lineRule="auto"/>
            </w:pPr>
            <w:r>
              <w:t>4. Hệ thống kiểm tra trùng nghĩa vụ và dữ liệu nguồn.</w:t>
            </w:r>
          </w:p>
          <w:p w14:paraId="0AA2E4DD">
            <w:pPr>
              <w:spacing w:after="0" w:line="240" w:lineRule="auto"/>
            </w:pPr>
            <w:r>
              <w:t>5. Chủ HTX duyệt; quyết toán chuyển sang Đã duyệt, hệ thống chốt nghĩa vụ phải trả và ghi người duyệt.</w:t>
            </w:r>
          </w:p>
          <w:p w14:paraId="6E543A6A">
            <w:pPr>
              <w:spacing w:after="0" w:line="240" w:lineRule="auto"/>
            </w:pPr>
            <w:r>
              <w:t>6. Bảng chốt sẵn sàng cho UC61 và cho nhân viên xem ở UC62.</w:t>
            </w:r>
          </w:p>
        </w:tc>
      </w:tr>
      <w:tr w14:paraId="5703B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D02AB89">
            <w:pPr>
              <w:spacing w:after="0" w:line="240" w:lineRule="auto"/>
              <w:jc w:val="right"/>
            </w:pPr>
            <w:r>
              <w:t>Alternative Flows</w:t>
            </w:r>
          </w:p>
        </w:tc>
        <w:tc>
          <w:tcPr>
            <w:tcW w:w="7508" w:type="dxa"/>
            <w:gridSpan w:val="3"/>
          </w:tcPr>
          <w:p w14:paraId="6D5102CA">
            <w:pPr>
              <w:spacing w:after="0" w:line="240" w:lineRule="auto"/>
            </w:pPr>
            <w:r>
              <w:t>1a. Cần sửa sau khi đã chốt.</w:t>
            </w:r>
          </w:p>
          <w:p w14:paraId="65D42E52">
            <w:pPr>
              <w:spacing w:after="0" w:line="240" w:lineRule="auto"/>
            </w:pPr>
            <w:r>
              <w:t>1a1. Chủ HTX mở lại bảng (Đã duyệt → Nháp) kèm lý do và sửa; hệ thống ghi nhật ký kiểm toán (trước – sau).</w:t>
            </w:r>
          </w:p>
          <w:p w14:paraId="67B0EDF0">
            <w:pPr>
              <w:spacing w:after="0" w:line="240" w:lineRule="auto"/>
            </w:pPr>
            <w:r>
              <w:rPr>
                <w:i/>
              </w:rPr>
              <w:t>Use Case tiếp tục bước 4.</w:t>
            </w:r>
          </w:p>
        </w:tc>
      </w:tr>
      <w:tr w14:paraId="61723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DFDBC4C">
            <w:pPr>
              <w:spacing w:after="0" w:line="240" w:lineRule="auto"/>
              <w:jc w:val="right"/>
            </w:pPr>
            <w:r>
              <w:t>Exception Flows</w:t>
            </w:r>
          </w:p>
        </w:tc>
        <w:tc>
          <w:tcPr>
            <w:tcW w:w="7508" w:type="dxa"/>
            <w:gridSpan w:val="3"/>
          </w:tcPr>
          <w:p w14:paraId="7815D40A">
            <w:pPr>
              <w:spacing w:after="0" w:line="240" w:lineRule="auto"/>
            </w:pPr>
            <w:r>
              <w:t>4a. Căn cứ thiếu hoặc sai.</w:t>
            </w:r>
          </w:p>
          <w:p w14:paraId="2AD29E62">
            <w:pPr>
              <w:spacing w:after="0" w:line="240" w:lineRule="auto"/>
            </w:pPr>
            <w:r>
              <w:t>4a1. Hệ thống trả bảng về UC59 để sửa. (</w:t>
              <w:fldChar w:fldCharType="begin"/>
              <w:instrText xml:space="preserve"> HYPERLINK \l "MSG50" \o "MSG50 (Cảnh báo): Chưa đủ chấm công hoặc mức lương/đơn giá hiệu lực nên chưa thể chốt." </w:instrText>
              <w:fldChar w:fldCharType="separate"/>
              <w:t>MSG50</w:t>
              <w:fldChar w:fldCharType="end"/>
              <w:t>)</w:t>
            </w:r>
          </w:p>
          <w:p w14:paraId="670226E8">
            <w:pPr>
              <w:spacing w:after="0" w:line="240" w:lineRule="auto"/>
            </w:pPr>
            <w:r>
              <w:rPr>
                <w:i/>
              </w:rPr>
              <w:t>Use Case dừng lại.</w:t>
            </w:r>
          </w:p>
          <w:p w14:paraId="722EC590">
            <w:pPr>
              <w:spacing w:after="0" w:line="240" w:lineRule="auto"/>
            </w:pPr>
            <w:r>
              <w:t>4b. Trùng kỳ hoặc việc đã chốt.</w:t>
            </w:r>
          </w:p>
          <w:p w14:paraId="339592C5">
            <w:pPr>
              <w:spacing w:after="0" w:line="240" w:lineRule="auto"/>
            </w:pPr>
            <w:r>
              <w:t>4b1. Hệ thống từ chối chốt lần hai và dẫn tới bản gốc. (</w:t>
              <w:fldChar w:fldCharType="begin"/>
              <w:instrText xml:space="preserve"> HYPERLINK \l "MSG03" \o "MSG03 (Lỗi): {object_name} đã tồn tại. Hệ thống mở bản ghi hiện có để bạn kiểm tra, không tạo bản sao." </w:instrText>
              <w:fldChar w:fldCharType="separate"/>
              <w:t>MSG03</w:t>
              <w:fldChar w:fldCharType="end"/>
              <w:t>)</w:t>
            </w:r>
          </w:p>
          <w:p w14:paraId="19256C6A">
            <w:pPr>
              <w:spacing w:after="0" w:line="240" w:lineRule="auto"/>
            </w:pPr>
            <w:r>
              <w:rPr>
                <w:i/>
              </w:rPr>
              <w:t>Use Case dừng lại.</w:t>
            </w:r>
          </w:p>
        </w:tc>
      </w:tr>
      <w:tr w14:paraId="163FE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4142796">
            <w:pPr>
              <w:spacing w:after="0" w:line="240" w:lineRule="auto"/>
              <w:jc w:val="right"/>
            </w:pPr>
            <w:r>
              <w:t>Postconditions</w:t>
            </w:r>
          </w:p>
        </w:tc>
        <w:tc>
          <w:tcPr>
            <w:tcW w:w="7508" w:type="dxa"/>
            <w:gridSpan w:val="3"/>
          </w:tcPr>
          <w:p w14:paraId="4EB0744F">
            <w:pPr>
              <w:spacing w:after="0" w:line="240" w:lineRule="auto"/>
            </w:pPr>
            <w:r>
              <w:t>• Một nghĩa vụ trả công được chốt có căn cứ; chưa ghi tiền thực trả.</w:t>
            </w:r>
          </w:p>
        </w:tc>
      </w:tr>
      <w:tr w14:paraId="6FAEC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9FB372D">
            <w:pPr>
              <w:spacing w:after="0" w:line="240" w:lineRule="auto"/>
              <w:jc w:val="right"/>
            </w:pPr>
            <w:r>
              <w:t>Business Rules / NFR</w:t>
            </w:r>
          </w:p>
        </w:tc>
        <w:tc>
          <w:tcPr>
            <w:tcW w:w="7508" w:type="dxa"/>
            <w:gridSpan w:val="3"/>
          </w:tcPr>
          <w:p w14:paraId="441F2918">
            <w:pPr>
              <w:spacing w:after="0" w:line="240" w:lineRule="auto"/>
            </w:pPr>
            <w:r>
              <w:t>Business Rules: BR-20.</w:t>
            </w:r>
          </w:p>
        </w:tc>
      </w:tr>
    </w:tbl>
    <w:p w14:paraId="328544B6">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073E2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0914E9EC">
            <w:pPr>
              <w:spacing w:after="0" w:line="240" w:lineRule="auto"/>
            </w:pPr>
            <w:r>
              <w:rPr>
                <w:rFonts w:ascii="Consolas" w:hAnsi="Consolas"/>
                <w:sz w:val="17"/>
              </w:rPr>
              <w:t>Màn hình Chốt quyết toán: danh sách Bản nháp theo kỳ/việc/người; trạng thái căn cứ; [Mở xem xét].</w:t>
            </w:r>
          </w:p>
          <w:p w14:paraId="40E0B1C4">
            <w:pPr>
              <w:spacing w:after="0" w:line="240" w:lineRule="auto"/>
            </w:pPr>
            <w:r>
              <w:rPr>
                <w:rFonts w:ascii="Consolas" w:hAnsi="Consolas"/>
                <w:sz w:val="17"/>
              </w:rPr>
              <w:t>Phiếu xem xét: vùng Người nhận; bảng Căn cứ, mức, phép tính; vùng Các quyết toán/chi tiền trước; [Yêu cầu sửa nháp] [Xác nhận chốt] [Xem nhật ký sửa].</w:t>
            </w:r>
          </w:p>
        </w:tc>
      </w:tr>
    </w:tbl>
    <w:p w14:paraId="11A66862">
      <w:pPr>
        <w:pStyle w:val="5"/>
      </w:pPr>
      <w:r>
        <w:t>Dữ liệu nhập / lựa chọn</w:t>
      </w:r>
    </w:p>
    <w:p w14:paraId="0544A3A8">
      <w:r>
        <w:t>• Bản nháp quyết toán — bắt buộc.</w:t>
      </w:r>
    </w:p>
    <w:p w14:paraId="1C5BDAAE">
      <w:r>
        <w:t>• Lý do điều chỉnh hoặc trả lại nháp — khi khác đề xuất.</w:t>
      </w:r>
    </w:p>
    <w:p w14:paraId="13AE88FC">
      <w:r>
        <w:t>• Xác nhận số tiền và người nhận — bắt buộc trước chốt.</w:t>
      </w:r>
    </w:p>
    <w:p w14:paraId="6D2B40B1">
      <w:pPr>
        <w:pStyle w:val="5"/>
      </w:pPr>
      <w:r>
        <w:t>UC liên kết và dữ liệu chuyển tiếp</w:t>
      </w:r>
    </w:p>
    <w:p w14:paraId="60008BDA">
      <w:r>
        <w:t>• UC59: nhận bản nháp.</w:t>
      </w:r>
    </w:p>
    <w:p w14:paraId="70EDF603">
      <w:r>
        <w:t>• UC57/UC58: kiểm chứng căn cứ.</w:t>
      </w:r>
    </w:p>
    <w:p w14:paraId="05453B96">
      <w:r>
        <w:t>• UC61: chi theo khoản đã chốt.</w:t>
      </w:r>
    </w:p>
    <w:p w14:paraId="58F66CC8">
      <w:r>
        <w:t>• UC62: hiển thị khi được phép công bố cho người lao động.</w:t>
      </w:r>
    </w:p>
    <w:p w14:paraId="74ACA55B">
      <w:pPr>
        <w:pStyle w:val="5"/>
      </w:pPr>
      <w:r>
        <w:t>Các process trong UC</w:t>
      </w:r>
    </w:p>
    <w:p w14:paraId="72375B8E">
      <w:r>
        <w:t>1. Chốt quyết toán lao động — kiểm tra căn cứ</w:t>
      </w:r>
    </w:p>
    <w:p w14:paraId="31C69C67">
      <w:r>
        <w:t>2. Chốt quyết toán lao động — xác nhận khoản phải trả</w:t>
      </w:r>
    </w:p>
    <w:p w14:paraId="43CB6C8B">
      <w:r>
        <w:rPr>
          <w:b/>
        </w:rPr>
        <w:t>Điểm cần xác nhận / lưu ý:</w:t>
      </w:r>
      <w:r>
        <w:t xml:space="preserve"> Đã chốt: Kế toán lập bảng, Chủ HTX xem toàn bộ và duyệt; nhân viên chỉ xem lương của mình.</w:t>
      </w:r>
    </w:p>
    <w:p w14:paraId="326E1CD1">
      <w:pPr>
        <w:pStyle w:val="4"/>
      </w:pPr>
      <w:bookmarkStart w:id="178" w:name="_Toc31701"/>
      <w:bookmarkStart w:id="179" w:name="_Toc13362"/>
      <w:r>
        <w:t>9.7 UC61 - Ghi nhận chi trả lao động</w:t>
      </w:r>
      <w:bookmarkEnd w:id="178"/>
      <w:bookmarkEnd w:id="179"/>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424F2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C730A94">
            <w:pPr>
              <w:spacing w:after="0" w:line="240" w:lineRule="auto"/>
              <w:jc w:val="right"/>
            </w:pPr>
            <w:r>
              <w:t>Primary Actors</w:t>
            </w:r>
          </w:p>
        </w:tc>
        <w:tc>
          <w:tcPr>
            <w:tcW w:w="2685" w:type="dxa"/>
          </w:tcPr>
          <w:p w14:paraId="7075134C">
            <w:pPr>
              <w:spacing w:after="0" w:line="240" w:lineRule="auto"/>
            </w:pPr>
            <w:r>
              <w:t>Chủ HTX; Kế toán.</w:t>
            </w:r>
          </w:p>
        </w:tc>
        <w:tc>
          <w:tcPr>
            <w:tcW w:w="1890" w:type="dxa"/>
          </w:tcPr>
          <w:p w14:paraId="2ED9A7EC">
            <w:pPr>
              <w:spacing w:after="0" w:line="240" w:lineRule="auto"/>
              <w:jc w:val="right"/>
            </w:pPr>
            <w:r>
              <w:t>Secondary Actors</w:t>
            </w:r>
          </w:p>
        </w:tc>
        <w:tc>
          <w:tcPr>
            <w:tcW w:w="2933" w:type="dxa"/>
          </w:tcPr>
          <w:p w14:paraId="3AB1F42C">
            <w:pPr>
              <w:spacing w:after="0" w:line="240" w:lineRule="auto"/>
            </w:pPr>
            <w:r>
              <w:t>Không có.</w:t>
            </w:r>
          </w:p>
        </w:tc>
      </w:tr>
      <w:tr w14:paraId="0E003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191158B">
            <w:pPr>
              <w:spacing w:after="0" w:line="240" w:lineRule="auto"/>
              <w:jc w:val="right"/>
            </w:pPr>
            <w:r>
              <w:t>Description</w:t>
            </w:r>
          </w:p>
        </w:tc>
        <w:tc>
          <w:tcPr>
            <w:tcW w:w="7508" w:type="dxa"/>
            <w:gridSpan w:val="3"/>
          </w:tcPr>
          <w:p w14:paraId="2AD9EBF0">
            <w:pPr>
              <w:spacing w:after="0" w:line="240" w:lineRule="auto"/>
            </w:pPr>
            <w:r>
              <w:t>Tôi với vai trò là Chủ HTX hoặc Kế toán, tôi muốn ghi khoản đã thực chi cho nghĩa vụ đã chốt, để theo dõi số còn phải trả và không chi trùng.</w:t>
            </w:r>
          </w:p>
        </w:tc>
      </w:tr>
      <w:tr w14:paraId="3D4ED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0EC3965">
            <w:pPr>
              <w:spacing w:after="0" w:line="240" w:lineRule="auto"/>
              <w:jc w:val="right"/>
            </w:pPr>
            <w:r>
              <w:t>Trigger</w:t>
            </w:r>
          </w:p>
        </w:tc>
        <w:tc>
          <w:tcPr>
            <w:tcW w:w="7508" w:type="dxa"/>
            <w:gridSpan w:val="3"/>
          </w:tcPr>
          <w:p w14:paraId="4154F0A5">
            <w:pPr>
              <w:spacing w:after="0" w:line="240" w:lineRule="auto"/>
            </w:pPr>
            <w:r>
              <w:t>HTX đã trả tiền công hoặc lương.</w:t>
            </w:r>
          </w:p>
        </w:tc>
      </w:tr>
      <w:tr w14:paraId="086FD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2B4C235">
            <w:pPr>
              <w:spacing w:after="0" w:line="240" w:lineRule="auto"/>
              <w:jc w:val="right"/>
            </w:pPr>
            <w:r>
              <w:t>Priority</w:t>
            </w:r>
          </w:p>
        </w:tc>
        <w:tc>
          <w:tcPr>
            <w:tcW w:w="7508" w:type="dxa"/>
            <w:gridSpan w:val="3"/>
          </w:tcPr>
          <w:p w14:paraId="018B6352">
            <w:pPr>
              <w:spacing w:after="0" w:line="240" w:lineRule="auto"/>
            </w:pPr>
            <w:r>
              <w:t>Must have (đề xuất)</w:t>
            </w:r>
          </w:p>
        </w:tc>
      </w:tr>
      <w:tr w14:paraId="3FE2F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42BF817">
            <w:pPr>
              <w:spacing w:after="0" w:line="240" w:lineRule="auto"/>
              <w:jc w:val="right"/>
            </w:pPr>
            <w:r>
              <w:t>Preconditions</w:t>
            </w:r>
          </w:p>
        </w:tc>
        <w:tc>
          <w:tcPr>
            <w:tcW w:w="7508" w:type="dxa"/>
            <w:gridSpan w:val="3"/>
          </w:tcPr>
          <w:p w14:paraId="6C71884E">
            <w:pPr>
              <w:spacing w:after="0" w:line="240" w:lineRule="auto"/>
            </w:pPr>
            <w:r>
              <w:t>• Quyết toán đã chốt ở UC60.</w:t>
            </w:r>
          </w:p>
          <w:p w14:paraId="78C34FBC">
            <w:pPr>
              <w:spacing w:after="0" w:line="240" w:lineRule="auto"/>
            </w:pPr>
            <w:r>
              <w:t>• Kế toán phải có vai trò được quyền chi.</w:t>
            </w:r>
          </w:p>
        </w:tc>
      </w:tr>
      <w:tr w14:paraId="19060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55F311F">
            <w:pPr>
              <w:spacing w:after="0" w:line="240" w:lineRule="auto"/>
              <w:jc w:val="right"/>
            </w:pPr>
            <w:r>
              <w:t>Normal Flow</w:t>
            </w:r>
          </w:p>
        </w:tc>
        <w:tc>
          <w:tcPr>
            <w:tcW w:w="7508" w:type="dxa"/>
            <w:gridSpan w:val="3"/>
          </w:tcPr>
          <w:p w14:paraId="40D5B853">
            <w:pPr>
              <w:spacing w:after="0" w:line="240" w:lineRule="auto"/>
            </w:pPr>
            <w:r>
              <w:t>1. Người thao tác chọn nghĩa vụ còn phải trả. (SCR-45)</w:t>
            </w:r>
          </w:p>
          <w:p w14:paraId="645C50B7">
            <w:pPr>
              <w:spacing w:after="0" w:line="240" w:lineRule="auto"/>
            </w:pPr>
            <w:r>
              <w:t>2. Hệ thống hiện mức chốt, các khoản đã chi và số còn lại.</w:t>
            </w:r>
          </w:p>
          <w:p w14:paraId="631FB13A">
            <w:pPr>
              <w:spacing w:after="0" w:line="240" w:lineRule="auto"/>
            </w:pPr>
            <w:r>
              <w:t>3. Người thao tác nhập người nhận, số tiền, ngày, phương thức, tham chiếu và chứng từ (ảnh biên lai hoặc chữ ký).</w:t>
            </w:r>
          </w:p>
          <w:p w14:paraId="61111C04">
            <w:pPr>
              <w:spacing w:after="0" w:line="240" w:lineRule="auto"/>
            </w:pPr>
            <w:r>
              <w:t>4. Hệ thống kiểm tra tiền chi không vượt số còn lại.</w:t>
            </w:r>
          </w:p>
          <w:p w14:paraId="157418E8">
            <w:pPr>
              <w:spacing w:after="0" w:line="240" w:lineRule="auto"/>
            </w:pPr>
            <w:r>
              <w:t>5. Người thao tác xác nhận; hệ thống lưu khoản chi gắn nghĩa vụ gốc và tính lại số còn phải trả; khi tổng chi bằng nghĩa vụ, quyết toán chuyển sang Đã chi đủ.</w:t>
            </w:r>
          </w:p>
        </w:tc>
      </w:tr>
      <w:tr w14:paraId="616FC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C0182A3">
            <w:pPr>
              <w:spacing w:after="0" w:line="240" w:lineRule="auto"/>
              <w:jc w:val="right"/>
            </w:pPr>
            <w:r>
              <w:t>Alternative Flows</w:t>
            </w:r>
          </w:p>
        </w:tc>
        <w:tc>
          <w:tcPr>
            <w:tcW w:w="7508" w:type="dxa"/>
            <w:gridSpan w:val="3"/>
          </w:tcPr>
          <w:p w14:paraId="259172EA">
            <w:pPr>
              <w:spacing w:after="0" w:line="240" w:lineRule="auto"/>
            </w:pPr>
            <w:r>
              <w:t>3a. Chi trả công thời vụ.</w:t>
            </w:r>
          </w:p>
          <w:p w14:paraId="62EF21FF">
            <w:pPr>
              <w:spacing w:after="0" w:line="240" w:lineRule="auto"/>
            </w:pPr>
            <w:r>
              <w:t>3a1. Người nhận là người nhận khoán, gắn bảng tính từng người/ngày; không đánh dấu từng lao động đã nhận trực tiếp.</w:t>
            </w:r>
          </w:p>
          <w:p w14:paraId="5BF9977F">
            <w:pPr>
              <w:spacing w:after="0" w:line="240" w:lineRule="auto"/>
            </w:pPr>
            <w:r>
              <w:rPr>
                <w:i/>
              </w:rPr>
              <w:t>Use Case tiếp tục bước 4.</w:t>
            </w:r>
          </w:p>
          <w:p w14:paraId="01776898">
            <w:pPr>
              <w:spacing w:after="0" w:line="240" w:lineRule="auto"/>
            </w:pPr>
            <w:r>
              <w:t>5a. Chỉ chi một phần.</w:t>
            </w:r>
          </w:p>
          <w:p w14:paraId="28201816">
            <w:pPr>
              <w:spacing w:after="0" w:line="240" w:lineRule="auto"/>
            </w:pPr>
            <w:r>
              <w:t>5a1. Hệ thống giữ phần còn lại cho lần chi sau.</w:t>
            </w:r>
          </w:p>
          <w:p w14:paraId="436FF8CB">
            <w:pPr>
              <w:spacing w:after="0" w:line="240" w:lineRule="auto"/>
            </w:pPr>
            <w:r>
              <w:rPr>
                <w:i/>
              </w:rPr>
              <w:t>Use Case kết thúc thành công.</w:t>
            </w:r>
          </w:p>
          <w:p w14:paraId="49A50B09">
            <w:pPr>
              <w:spacing w:after="0" w:line="240" w:lineRule="auto"/>
            </w:pPr>
            <w:r>
              <w:t>5b. Phát hiện nhập nhầm sau khi chi.</w:t>
            </w:r>
          </w:p>
          <w:p w14:paraId="7273081B">
            <w:pPr>
              <w:spacing w:after="0" w:line="240" w:lineRule="auto"/>
            </w:pPr>
            <w:r>
              <w:t>5b1. Người thao tác ghi điều chỉnh đối ứng có lý do, không xóa khoản gốc.</w:t>
            </w:r>
          </w:p>
          <w:p w14:paraId="2F77B008">
            <w:pPr>
              <w:spacing w:after="0" w:line="240" w:lineRule="auto"/>
            </w:pPr>
            <w:r>
              <w:rPr>
                <w:i/>
              </w:rPr>
              <w:t>Use Case kết thúc thành công.</w:t>
            </w:r>
          </w:p>
        </w:tc>
      </w:tr>
      <w:tr w14:paraId="22CDA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4E215BB">
            <w:pPr>
              <w:spacing w:after="0" w:line="240" w:lineRule="auto"/>
              <w:jc w:val="right"/>
            </w:pPr>
            <w:r>
              <w:t>Exception Flows</w:t>
            </w:r>
          </w:p>
        </w:tc>
        <w:tc>
          <w:tcPr>
            <w:tcW w:w="7508" w:type="dxa"/>
            <w:gridSpan w:val="3"/>
          </w:tcPr>
          <w:p w14:paraId="6ADE2223">
            <w:pPr>
              <w:spacing w:after="0" w:line="240" w:lineRule="auto"/>
            </w:pPr>
            <w:r>
              <w:t>4a. Số tiền hoặc tham chiếu trùng khoản đã lưu.</w:t>
            </w:r>
          </w:p>
          <w:p w14:paraId="1BF1BC15">
            <w:pPr>
              <w:spacing w:after="0" w:line="240" w:lineRule="auto"/>
            </w:pPr>
            <w:r>
              <w:t>4a1. Hệ thống dừng xác nhận để đối chiếu. (</w:t>
              <w:fldChar w:fldCharType="begin"/>
              <w:instrText xml:space="preserve"> HYPERLINK \l "MSG03" \o "MSG03 (Lỗi): {object_name} đã tồn tại. Hệ thống mở bản ghi hiện có để bạn kiểm tra, không tạo bản sao." </w:instrText>
              <w:fldChar w:fldCharType="separate"/>
              <w:t>MSG03</w:t>
              <w:fldChar w:fldCharType="end"/>
              <w:t>)</w:t>
            </w:r>
          </w:p>
          <w:p w14:paraId="5715D4FD">
            <w:pPr>
              <w:spacing w:after="0" w:line="240" w:lineRule="auto"/>
            </w:pPr>
            <w:r>
              <w:rPr>
                <w:i/>
              </w:rPr>
              <w:t>Use Case tiếp tục bước 3.</w:t>
            </w:r>
          </w:p>
        </w:tc>
      </w:tr>
      <w:tr w14:paraId="2EFDC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1F2A632">
            <w:pPr>
              <w:spacing w:after="0" w:line="240" w:lineRule="auto"/>
              <w:jc w:val="right"/>
            </w:pPr>
            <w:r>
              <w:t>Postconditions</w:t>
            </w:r>
          </w:p>
        </w:tc>
        <w:tc>
          <w:tcPr>
            <w:tcW w:w="7508" w:type="dxa"/>
            <w:gridSpan w:val="3"/>
          </w:tcPr>
          <w:p w14:paraId="0ADE7CCA">
            <w:pPr>
              <w:spacing w:after="0" w:line="240" w:lineRule="auto"/>
            </w:pPr>
            <w:r>
              <w:t>• Khoản tiền thực chi được ghi riêng và trừ vào nghĩa vụ; lịch sử chi tra được.</w:t>
            </w:r>
          </w:p>
        </w:tc>
      </w:tr>
      <w:tr w14:paraId="68C41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A79C6E0">
            <w:pPr>
              <w:spacing w:after="0" w:line="240" w:lineRule="auto"/>
              <w:jc w:val="right"/>
            </w:pPr>
            <w:r>
              <w:t>Business Rules / NFR</w:t>
            </w:r>
          </w:p>
        </w:tc>
        <w:tc>
          <w:tcPr>
            <w:tcW w:w="7508" w:type="dxa"/>
            <w:gridSpan w:val="3"/>
          </w:tcPr>
          <w:p w14:paraId="64CA8E76">
            <w:pPr>
              <w:spacing w:after="0" w:line="240" w:lineRule="auto"/>
            </w:pPr>
            <w:r>
              <w:t>Business Rules: BR-20.</w:t>
            </w:r>
          </w:p>
          <w:p w14:paraId="7E854993">
            <w:pPr>
              <w:spacing w:after="0" w:line="240" w:lineRule="auto"/>
            </w:pPr>
            <w:r>
              <w:t>NFR: NFR-02.</w:t>
            </w:r>
          </w:p>
        </w:tc>
      </w:tr>
    </w:tbl>
    <w:p w14:paraId="780A665C">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6ACCD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2462C52F">
            <w:pPr>
              <w:spacing w:after="0" w:line="240" w:lineRule="auto"/>
            </w:pPr>
            <w:r>
              <w:rPr>
                <w:rFonts w:ascii="Consolas" w:hAnsi="Consolas"/>
                <w:sz w:val="17"/>
              </w:rPr>
              <w:t>Màn hình Khoản phải trả: [Kỳ/việc] [Người nhận] [Còn phải trả]; bảng Nghĩa vụ/Đã chi/Còn lại; [Ghi chi].</w:t>
            </w:r>
          </w:p>
          <w:p w14:paraId="7E6C839E">
            <w:pPr>
              <w:spacing w:after="0" w:line="240" w:lineRule="auto"/>
            </w:pPr>
            <w:r>
              <w:rPr>
                <w:rFonts w:ascii="Consolas" w:hAnsi="Consolas"/>
                <w:sz w:val="17"/>
              </w:rPr>
              <w:t>Phiếu chi: [Quyết toán gốc] [Người nhận thực tế] [Số tiền] [Ngày chi] [Phương thức] [Mã tham chiếu/chứng từ] [Ghi chú]; [Xem phân bổ] [Xác nhận].</w:t>
            </w:r>
          </w:p>
        </w:tc>
      </w:tr>
    </w:tbl>
    <w:p w14:paraId="1086D1F0">
      <w:pPr>
        <w:pStyle w:val="5"/>
      </w:pPr>
      <w:r>
        <w:t>Dữ liệu nhập / lựa chọn</w:t>
      </w:r>
    </w:p>
    <w:p w14:paraId="4B1F6DC2">
      <w:r>
        <w:t>• Quyết toán đã chốt — bắt buộc.</w:t>
      </w:r>
    </w:p>
    <w:p w14:paraId="2521060E">
      <w:r>
        <w:t>• Người nhận thực tế (người nhận khoán hoặc nhân viên) — bắt buộc.</w:t>
      </w:r>
    </w:p>
    <w:p w14:paraId="1D0826BF">
      <w:r>
        <w:t>• Số tiền thực chi &gt; 0, ngày chi, phương thức — bắt buộc.</w:t>
      </w:r>
    </w:p>
    <w:p w14:paraId="0F859766">
      <w:r>
        <w:t>• Mã tham chiếu/chứng từ — khi phương thức có hoặc theo quy trình HTX.</w:t>
      </w:r>
    </w:p>
    <w:p w14:paraId="1C94C847">
      <w:r>
        <w:t>• Lý do điều chỉnh — khi sửa giao dịch chi đã ghi.</w:t>
      </w:r>
    </w:p>
    <w:p w14:paraId="6CC1645D">
      <w:pPr>
        <w:pStyle w:val="5"/>
      </w:pPr>
      <w:r>
        <w:t>UC liên kết và dữ liệu chuyển tiếp</w:t>
      </w:r>
    </w:p>
    <w:p w14:paraId="01632F57">
      <w:r>
        <w:t>• UC60: lấy nghĩa vụ đã chốt.</w:t>
      </w:r>
    </w:p>
    <w:p w14:paraId="685CAEBF">
      <w:r>
        <w:t>• UC55: xác định người nhận khoán.</w:t>
      </w:r>
    </w:p>
    <w:p w14:paraId="09902519">
      <w:r>
        <w:t>• UC62: nhân viên xem tiền đã nhận của chính mình.</w:t>
      </w:r>
    </w:p>
    <w:p w14:paraId="14C5D160">
      <w:r>
        <w:t>• UC75: kiểm tra điều chỉnh và người thao tác.</w:t>
      </w:r>
    </w:p>
    <w:p w14:paraId="207CA9AA">
      <w:pPr>
        <w:pStyle w:val="5"/>
      </w:pPr>
      <w:r>
        <w:t>Các process trong UC</w:t>
      </w:r>
    </w:p>
    <w:p w14:paraId="4AA2AFAC">
      <w:r>
        <w:t>1. Ghi nhận chi trả lao động — ghi khoản chi thực tế</w:t>
      </w:r>
    </w:p>
    <w:p w14:paraId="75DA42DC">
      <w:r>
        <w:t>2. Ghi nhận chi trả lao động — điều chỉnh khoản chi có lịch sử</w:t>
      </w:r>
    </w:p>
    <w:p w14:paraId="16A8CBCD">
      <w:r>
        <w:rPr>
          <w:b/>
        </w:rPr>
        <w:t>Điểm cần xác nhận / lưu ý:</w:t>
      </w:r>
      <w:r>
        <w:t xml:space="preserve"> Đã chốt: chuyển khoản cần ảnh biên lai; tiền mặt cần chữ ký người nhận khoán.</w:t>
      </w:r>
    </w:p>
    <w:p w14:paraId="3188B2EC">
      <w:pPr>
        <w:pStyle w:val="4"/>
      </w:pPr>
      <w:bookmarkStart w:id="180" w:name="_Toc844"/>
      <w:bookmarkStart w:id="181" w:name="_Toc14497"/>
      <w:r>
        <w:t>9.8 UC62 - Xem công việc và lương cá nhân</w:t>
      </w:r>
      <w:bookmarkEnd w:id="180"/>
      <w:bookmarkEnd w:id="181"/>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24C3A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42D720F">
            <w:pPr>
              <w:spacing w:after="0" w:line="240" w:lineRule="auto"/>
              <w:jc w:val="right"/>
            </w:pPr>
            <w:r>
              <w:t>Primary Actors</w:t>
            </w:r>
          </w:p>
        </w:tc>
        <w:tc>
          <w:tcPr>
            <w:tcW w:w="2685" w:type="dxa"/>
          </w:tcPr>
          <w:p w14:paraId="619E174F">
            <w:pPr>
              <w:spacing w:after="0" w:line="240" w:lineRule="auto"/>
            </w:pPr>
            <w:r>
              <w:t>Nhân viên.</w:t>
            </w:r>
          </w:p>
        </w:tc>
        <w:tc>
          <w:tcPr>
            <w:tcW w:w="1890" w:type="dxa"/>
          </w:tcPr>
          <w:p w14:paraId="7B9DC9FC">
            <w:pPr>
              <w:spacing w:after="0" w:line="240" w:lineRule="auto"/>
              <w:jc w:val="right"/>
            </w:pPr>
            <w:r>
              <w:t>Secondary Actors</w:t>
            </w:r>
          </w:p>
        </w:tc>
        <w:tc>
          <w:tcPr>
            <w:tcW w:w="2933" w:type="dxa"/>
          </w:tcPr>
          <w:p w14:paraId="5D2DCA8A">
            <w:pPr>
              <w:spacing w:after="0" w:line="240" w:lineRule="auto"/>
            </w:pPr>
            <w:r>
              <w:t>Không có.</w:t>
            </w:r>
          </w:p>
        </w:tc>
      </w:tr>
      <w:tr w14:paraId="07086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6F2EDD6">
            <w:pPr>
              <w:spacing w:after="0" w:line="240" w:lineRule="auto"/>
              <w:jc w:val="right"/>
            </w:pPr>
            <w:r>
              <w:t>Description</w:t>
            </w:r>
          </w:p>
        </w:tc>
        <w:tc>
          <w:tcPr>
            <w:tcW w:w="7508" w:type="dxa"/>
            <w:gridSpan w:val="3"/>
          </w:tcPr>
          <w:p w14:paraId="21C210E0">
            <w:pPr>
              <w:spacing w:after="0" w:line="240" w:lineRule="auto"/>
            </w:pPr>
            <w:r>
              <w:t>Tôi với vai trò là nhân viên, tôi muốn xem việc được giao, chấm công và lương của chính mình, để đối chiếu với HTX.</w:t>
            </w:r>
          </w:p>
        </w:tc>
      </w:tr>
      <w:tr w14:paraId="13720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67AE888">
            <w:pPr>
              <w:spacing w:after="0" w:line="240" w:lineRule="auto"/>
              <w:jc w:val="right"/>
            </w:pPr>
            <w:r>
              <w:t>Trigger</w:t>
            </w:r>
          </w:p>
        </w:tc>
        <w:tc>
          <w:tcPr>
            <w:tcW w:w="7508" w:type="dxa"/>
            <w:gridSpan w:val="3"/>
          </w:tcPr>
          <w:p w14:paraId="2A632718">
            <w:pPr>
              <w:spacing w:after="0" w:line="240" w:lineRule="auto"/>
            </w:pPr>
            <w:r>
              <w:t>Nhân viên muốn xem việc được giao hoặc lương của mình.</w:t>
            </w:r>
          </w:p>
        </w:tc>
      </w:tr>
      <w:tr w14:paraId="758C5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3B5F575">
            <w:pPr>
              <w:spacing w:after="0" w:line="240" w:lineRule="auto"/>
              <w:jc w:val="right"/>
            </w:pPr>
            <w:r>
              <w:t>Priority</w:t>
            </w:r>
          </w:p>
        </w:tc>
        <w:tc>
          <w:tcPr>
            <w:tcW w:w="7508" w:type="dxa"/>
            <w:gridSpan w:val="3"/>
          </w:tcPr>
          <w:p w14:paraId="49DF25B2">
            <w:pPr>
              <w:spacing w:after="0" w:line="240" w:lineRule="auto"/>
            </w:pPr>
            <w:r>
              <w:t>Should have (đề xuất)</w:t>
            </w:r>
          </w:p>
        </w:tc>
      </w:tr>
      <w:tr w14:paraId="1B165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036A5DB">
            <w:pPr>
              <w:spacing w:after="0" w:line="240" w:lineRule="auto"/>
              <w:jc w:val="right"/>
            </w:pPr>
            <w:r>
              <w:t>Preconditions</w:t>
            </w:r>
          </w:p>
        </w:tc>
        <w:tc>
          <w:tcPr>
            <w:tcW w:w="7508" w:type="dxa"/>
            <w:gridSpan w:val="3"/>
          </w:tcPr>
          <w:p w14:paraId="363003FD">
            <w:pPr>
              <w:spacing w:after="0" w:line="240" w:lineRule="auto"/>
            </w:pPr>
            <w:r>
              <w:t>• Nhân viên đã đăng nhập; tài khoản gắn đúng một hồ sơ nhân viên (UC10).</w:t>
            </w:r>
          </w:p>
        </w:tc>
      </w:tr>
      <w:tr w14:paraId="119C0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8872CE2">
            <w:pPr>
              <w:spacing w:after="0" w:line="240" w:lineRule="auto"/>
              <w:jc w:val="right"/>
            </w:pPr>
            <w:r>
              <w:t>Normal Flow</w:t>
            </w:r>
          </w:p>
        </w:tc>
        <w:tc>
          <w:tcPr>
            <w:tcW w:w="7508" w:type="dxa"/>
            <w:gridSpan w:val="3"/>
          </w:tcPr>
          <w:p w14:paraId="15A257E0">
            <w:pPr>
              <w:spacing w:after="0" w:line="240" w:lineRule="auto"/>
            </w:pPr>
            <w:r>
              <w:t>1. Nhân viên mở Công việc và lương của tôi. (SCR-46)</w:t>
            </w:r>
          </w:p>
          <w:p w14:paraId="0776C163">
            <w:pPr>
              <w:spacing w:after="0" w:line="240" w:lineRule="auto"/>
            </w:pPr>
            <w:r>
              <w:t>2. Hệ thống xác định hồ sơ nhân viên từ phiên đăng nhập.</w:t>
            </w:r>
          </w:p>
          <w:p w14:paraId="61CF9A39">
            <w:pPr>
              <w:spacing w:after="0" w:line="240" w:lineRule="auto"/>
            </w:pPr>
            <w:r>
              <w:t>3. Nhân viên chọn tab và kỳ.</w:t>
            </w:r>
          </w:p>
          <w:p w14:paraId="2E982EBF">
            <w:pPr>
              <w:spacing w:after="0" w:line="240" w:lineRule="auto"/>
            </w:pPr>
            <w:r>
              <w:t>4. Hệ thống hiện việc, chấm công, số phải trả, đã chi và còn lại của các bảng đã được Chủ HTX duyệt.</w:t>
            </w:r>
          </w:p>
        </w:tc>
      </w:tr>
      <w:tr w14:paraId="6AED0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59B2A18">
            <w:pPr>
              <w:spacing w:after="0" w:line="240" w:lineRule="auto"/>
              <w:jc w:val="right"/>
            </w:pPr>
            <w:r>
              <w:t>Alternative Flows</w:t>
            </w:r>
          </w:p>
        </w:tc>
        <w:tc>
          <w:tcPr>
            <w:tcW w:w="7508" w:type="dxa"/>
            <w:gridSpan w:val="3"/>
          </w:tcPr>
          <w:p w14:paraId="1E4E2057">
            <w:pPr>
              <w:spacing w:after="0" w:line="240" w:lineRule="auto"/>
            </w:pPr>
            <w:r>
              <w:t>4a. Kỳ chọn chưa có dữ liệu.</w:t>
            </w:r>
          </w:p>
          <w:p w14:paraId="1058B0E3">
            <w:pPr>
              <w:spacing w:after="0" w:line="240" w:lineRule="auto"/>
            </w:pPr>
            <w:r>
              <w:t>4a1. Hệ thống hiện chưa có dữ liệu, không suy ra không được trả. (</w:t>
              <w:fldChar w:fldCharType="begin"/>
              <w:instrText xml:space="preserve"> HYPERLINK \l "MSG08" \o "MSG08 (Thông tin): Chưa có dữ liệu cho {object_name} trong phạm vi đã chọn." </w:instrText>
              <w:fldChar w:fldCharType="separate"/>
              <w:t>MSG08</w:t>
              <w:fldChar w:fldCharType="end"/>
              <w:t>)</w:t>
            </w:r>
          </w:p>
          <w:p w14:paraId="76DED9B3">
            <w:pPr>
              <w:spacing w:after="0" w:line="240" w:lineRule="auto"/>
            </w:pPr>
            <w:r>
              <w:rPr>
                <w:i/>
              </w:rPr>
              <w:t>Use Case kết thúc thành công.</w:t>
            </w:r>
          </w:p>
          <w:p w14:paraId="11A3FF24">
            <w:pPr>
              <w:spacing w:after="0" w:line="240" w:lineRule="auto"/>
            </w:pPr>
            <w:r>
              <w:t>4b. Bảng của kỳ chưa được duyệt.</w:t>
            </w:r>
          </w:p>
          <w:p w14:paraId="07785833">
            <w:pPr>
              <w:spacing w:after="0" w:line="240" w:lineRule="auto"/>
            </w:pPr>
            <w:r>
              <w:t>4b1. Hệ thống không hiện số nháp.</w:t>
            </w:r>
          </w:p>
          <w:p w14:paraId="06A22B3E">
            <w:pPr>
              <w:spacing w:after="0" w:line="240" w:lineRule="auto"/>
            </w:pPr>
            <w:r>
              <w:rPr>
                <w:i/>
              </w:rPr>
              <w:t>Use Case kết thúc thành công.</w:t>
            </w:r>
          </w:p>
        </w:tc>
      </w:tr>
      <w:tr w14:paraId="367EF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6429BDB">
            <w:pPr>
              <w:spacing w:after="0" w:line="240" w:lineRule="auto"/>
              <w:jc w:val="right"/>
            </w:pPr>
            <w:r>
              <w:t>Exception Flows</w:t>
            </w:r>
          </w:p>
        </w:tc>
        <w:tc>
          <w:tcPr>
            <w:tcW w:w="7508" w:type="dxa"/>
            <w:gridSpan w:val="3"/>
          </w:tcPr>
          <w:p w14:paraId="045AA6E2">
            <w:pPr>
              <w:spacing w:after="0" w:line="240" w:lineRule="auto"/>
            </w:pPr>
            <w:r>
              <w:t>2a. Tài khoản không gắn rõ một hồ sơ nhân viên.</w:t>
            </w:r>
          </w:p>
          <w:p w14:paraId="7C19B58E">
            <w:pPr>
              <w:spacing w:after="0" w:line="240" w:lineRule="auto"/>
            </w:pPr>
            <w:r>
              <w:t>2a1. Hệ thống dừng hiển thị tài chính cá nhân và yêu cầu xử lý liên kết. (</w:t>
              <w:fldChar w:fldCharType="begin"/>
              <w:instrText xml:space="preserve"> HYPERLINK \l "MSG51" \o "MSG51 (Lỗi): Tài khoản chưa liên kết rõ với hồ sơ nhân viên nên chưa thể hiển thị thông tin cá nhân." </w:instrText>
              <w:fldChar w:fldCharType="separate"/>
              <w:t>MSG51</w:t>
              <w:fldChar w:fldCharType="end"/>
              <w:t>)</w:t>
            </w:r>
          </w:p>
          <w:p w14:paraId="36E4A244">
            <w:pPr>
              <w:spacing w:after="0" w:line="240" w:lineRule="auto"/>
            </w:pPr>
            <w:r>
              <w:rPr>
                <w:i/>
              </w:rPr>
              <w:t>Use Case dừng lại.</w:t>
            </w:r>
          </w:p>
        </w:tc>
      </w:tr>
      <w:tr w14:paraId="5615E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6066B9E">
            <w:pPr>
              <w:spacing w:after="0" w:line="240" w:lineRule="auto"/>
              <w:jc w:val="right"/>
            </w:pPr>
            <w:r>
              <w:t>Postconditions</w:t>
            </w:r>
          </w:p>
        </w:tc>
        <w:tc>
          <w:tcPr>
            <w:tcW w:w="7508" w:type="dxa"/>
            <w:gridSpan w:val="3"/>
          </w:tcPr>
          <w:p w14:paraId="12F3E5B9">
            <w:pPr>
              <w:spacing w:after="0" w:line="240" w:lineRule="auto"/>
            </w:pPr>
            <w:r>
              <w:t>• Chỉ dữ liệu của chính nhân viên được hiển thị; không thay đổi dữ liệu.</w:t>
            </w:r>
          </w:p>
        </w:tc>
      </w:tr>
      <w:tr w14:paraId="2754B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29A50EC">
            <w:pPr>
              <w:spacing w:after="0" w:line="240" w:lineRule="auto"/>
              <w:jc w:val="right"/>
            </w:pPr>
            <w:r>
              <w:t>Business Rules / NFR</w:t>
            </w:r>
          </w:p>
        </w:tc>
        <w:tc>
          <w:tcPr>
            <w:tcW w:w="7508" w:type="dxa"/>
            <w:gridSpan w:val="3"/>
          </w:tcPr>
          <w:p w14:paraId="1B2E0A6D">
            <w:pPr>
              <w:spacing w:after="0" w:line="240" w:lineRule="auto"/>
            </w:pPr>
            <w:r>
              <w:t>Business Rules: BR-20.</w:t>
            </w:r>
          </w:p>
          <w:p w14:paraId="4F443B57">
            <w:pPr>
              <w:spacing w:after="0" w:line="240" w:lineRule="auto"/>
            </w:pPr>
            <w:r>
              <w:t>NFR: NFR-01.</w:t>
            </w:r>
          </w:p>
        </w:tc>
      </w:tr>
    </w:tbl>
    <w:p w14:paraId="4EACA033">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4E03D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7845961C">
            <w:pPr>
              <w:spacing w:after="0" w:line="240" w:lineRule="auto"/>
            </w:pPr>
            <w:r>
              <w:rPr>
                <w:rFonts w:ascii="Consolas" w:hAnsi="Consolas"/>
                <w:sz w:val="17"/>
              </w:rPr>
              <w:t>Màn hình Công việc và lương của tôi: tab [Việc được giao] [Chấm công] [Lương/Quyết toán]; [Kỳ thời gian].</w:t>
            </w:r>
          </w:p>
          <w:p w14:paraId="6CF4A0E6">
            <w:pPr>
              <w:spacing w:after="0" w:line="240" w:lineRule="auto"/>
            </w:pPr>
            <w:r>
              <w:rPr>
                <w:rFonts w:ascii="Consolas" w:hAnsi="Consolas"/>
                <w:sz w:val="17"/>
              </w:rPr>
              <w:t>Tab Việc: bảng Mã việc/Phạm vi/Mốc/Trạng thái; Tab Chấm công: từng ngày và lịch sử hợp lệ; Tab Lương: kỳ/việc, cơ sở, số phải trả, đã trả, còn lại; [Xem chi tiết]. Không có nút sửa dữ liệu đã xác nhận.</w:t>
            </w:r>
          </w:p>
        </w:tc>
      </w:tr>
    </w:tbl>
    <w:p w14:paraId="508D4FE0">
      <w:pPr>
        <w:pStyle w:val="5"/>
      </w:pPr>
      <w:r>
        <w:t>Dữ liệu nhập / lựa chọn</w:t>
      </w:r>
    </w:p>
    <w:p w14:paraId="21E8C0B2">
      <w:r>
        <w:t>• Khoảng thời gian/bộ lọc — tùy chọn.</w:t>
      </w:r>
    </w:p>
    <w:p w14:paraId="2B9D6F99">
      <w:r>
        <w:t>• Không có đầu vào chỉnh sửa chấm công, mức lương hay khoản chi.</w:t>
      </w:r>
    </w:p>
    <w:p w14:paraId="21356762">
      <w:pPr>
        <w:pStyle w:val="5"/>
      </w:pPr>
      <w:r>
        <w:t>UC liên kết và dữ liệu chuyển tiếp</w:t>
      </w:r>
    </w:p>
    <w:p w14:paraId="4B48596C">
      <w:r>
        <w:t>• UC56: nguồn việc và kết quả.</w:t>
      </w:r>
    </w:p>
    <w:p w14:paraId="0F7976F3">
      <w:r>
        <w:t>• UC57: nguồn chấm công.</w:t>
      </w:r>
    </w:p>
    <w:p w14:paraId="6BD50683">
      <w:r>
        <w:t>• UC60/UC61: nguồn phải trả và đã chi.</w:t>
      </w:r>
    </w:p>
    <w:p w14:paraId="76AE2A6E">
      <w:r>
        <w:t>• UC10: liên kết định danh nhân viên.</w:t>
      </w:r>
    </w:p>
    <w:p w14:paraId="6AA41058">
      <w:pPr>
        <w:pStyle w:val="5"/>
      </w:pPr>
      <w:r>
        <w:t>Các process trong UC</w:t>
      </w:r>
    </w:p>
    <w:p w14:paraId="7CF77D4D">
      <w:r>
        <w:t>1. Xem công việc và lương cá nhân — tra cứu việc</w:t>
      </w:r>
    </w:p>
    <w:p w14:paraId="04EC6810">
      <w:r>
        <w:t>2. Xem công việc và lương cá nhân — đối chiếu quyết toán và đã chi</w:t>
      </w:r>
    </w:p>
    <w:p w14:paraId="192F5B4A">
      <w:r>
        <w:rPr>
          <w:b/>
        </w:rPr>
        <w:t>Điểm cần xác nhận / lưu ý:</w:t>
      </w:r>
      <w:r>
        <w:t xml:space="preserve"> Đã chốt: Kế toán lập, Chủ HTX xem toàn bộ/duyệt, nhân viên chỉ xem lương cá nhân.</w:t>
      </w:r>
    </w:p>
    <w:p w14:paraId="4EC71048">
      <w:pPr>
        <w:pStyle w:val="3"/>
      </w:pPr>
      <w:bookmarkStart w:id="182" w:name="_Toc24012"/>
      <w:bookmarkStart w:id="183" w:name="_Toc11729"/>
      <w:r>
        <w:t>10. Báo cáo</w:t>
      </w:r>
      <w:bookmarkEnd w:id="182"/>
      <w:bookmarkEnd w:id="183"/>
    </w:p>
    <w:p w14:paraId="284F3DFD">
      <w:pPr>
        <w:pStyle w:val="4"/>
      </w:pPr>
      <w:bookmarkStart w:id="184" w:name="_Toc29071"/>
      <w:bookmarkStart w:id="185" w:name="_Toc4025"/>
      <w:r>
        <w:t>10.1 UC63 - Xem bảng điều hành vận hành</w:t>
      </w:r>
      <w:bookmarkEnd w:id="184"/>
      <w:bookmarkEnd w:id="185"/>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3B0D5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161AAFE">
            <w:pPr>
              <w:spacing w:after="0" w:line="240" w:lineRule="auto"/>
              <w:jc w:val="right"/>
            </w:pPr>
            <w:r>
              <w:t>Primary Actors</w:t>
            </w:r>
          </w:p>
        </w:tc>
        <w:tc>
          <w:tcPr>
            <w:tcW w:w="2685" w:type="dxa"/>
          </w:tcPr>
          <w:p w14:paraId="77D3134F">
            <w:pPr>
              <w:spacing w:after="0" w:line="240" w:lineRule="auto"/>
            </w:pPr>
            <w:r>
              <w:t>Chủ HTX; Quản lý khu; Kế toán.</w:t>
            </w:r>
          </w:p>
        </w:tc>
        <w:tc>
          <w:tcPr>
            <w:tcW w:w="1890" w:type="dxa"/>
          </w:tcPr>
          <w:p w14:paraId="50EA11BD">
            <w:pPr>
              <w:spacing w:after="0" w:line="240" w:lineRule="auto"/>
              <w:jc w:val="right"/>
            </w:pPr>
            <w:r>
              <w:t>Secondary Actors</w:t>
            </w:r>
          </w:p>
        </w:tc>
        <w:tc>
          <w:tcPr>
            <w:tcW w:w="2933" w:type="dxa"/>
          </w:tcPr>
          <w:p w14:paraId="05730C5A">
            <w:pPr>
              <w:spacing w:after="0" w:line="240" w:lineRule="auto"/>
            </w:pPr>
            <w:r>
              <w:t>Không có.</w:t>
            </w:r>
          </w:p>
        </w:tc>
      </w:tr>
      <w:tr w14:paraId="193EF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000AC5F">
            <w:pPr>
              <w:spacing w:after="0" w:line="240" w:lineRule="auto"/>
              <w:jc w:val="right"/>
            </w:pPr>
            <w:r>
              <w:t>Description</w:t>
            </w:r>
          </w:p>
        </w:tc>
        <w:tc>
          <w:tcPr>
            <w:tcW w:w="7508" w:type="dxa"/>
            <w:gridSpan w:val="3"/>
          </w:tcPr>
          <w:p w14:paraId="785EFBC3">
            <w:pPr>
              <w:spacing w:after="0" w:line="240" w:lineRule="auto"/>
            </w:pPr>
            <w:r>
              <w:t>Tôi với vai trò là Chủ HTX, Quản lý khu hoặc Kế toán, tôi muốn xem đơn đang chờ, tiến độ thu, bè và việc cần xử lý, để nắm tình hình vận hành hằng ngày.</w:t>
            </w:r>
          </w:p>
        </w:tc>
      </w:tr>
      <w:tr w14:paraId="303AC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CB7D800">
            <w:pPr>
              <w:spacing w:after="0" w:line="240" w:lineRule="auto"/>
              <w:jc w:val="right"/>
            </w:pPr>
            <w:r>
              <w:t>Trigger</w:t>
            </w:r>
          </w:p>
        </w:tc>
        <w:tc>
          <w:tcPr>
            <w:tcW w:w="7508" w:type="dxa"/>
            <w:gridSpan w:val="3"/>
          </w:tcPr>
          <w:p w14:paraId="5A3E15B5">
            <w:pPr>
              <w:spacing w:after="0" w:line="240" w:lineRule="auto"/>
            </w:pPr>
            <w:r>
              <w:t>Người dùng mở ứng dụng đầu ngày hoặc cần nắm tình hình.</w:t>
            </w:r>
          </w:p>
        </w:tc>
      </w:tr>
      <w:tr w14:paraId="64CA9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BED7A00">
            <w:pPr>
              <w:spacing w:after="0" w:line="240" w:lineRule="auto"/>
              <w:jc w:val="right"/>
            </w:pPr>
            <w:r>
              <w:t>Priority</w:t>
            </w:r>
          </w:p>
        </w:tc>
        <w:tc>
          <w:tcPr>
            <w:tcW w:w="7508" w:type="dxa"/>
            <w:gridSpan w:val="3"/>
          </w:tcPr>
          <w:p w14:paraId="26AEB92D">
            <w:pPr>
              <w:spacing w:after="0" w:line="240" w:lineRule="auto"/>
            </w:pPr>
            <w:r>
              <w:t>Should have (đề xuất)</w:t>
            </w:r>
          </w:p>
        </w:tc>
      </w:tr>
      <w:tr w14:paraId="1BEA3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A07FA57">
            <w:pPr>
              <w:spacing w:after="0" w:line="240" w:lineRule="auto"/>
              <w:jc w:val="right"/>
            </w:pPr>
            <w:r>
              <w:t>Preconditions</w:t>
            </w:r>
          </w:p>
        </w:tc>
        <w:tc>
          <w:tcPr>
            <w:tcW w:w="7508" w:type="dxa"/>
            <w:gridSpan w:val="3"/>
          </w:tcPr>
          <w:p w14:paraId="24F4D4E1">
            <w:pPr>
              <w:spacing w:after="0" w:line="240" w:lineRule="auto"/>
            </w:pPr>
            <w:r>
              <w:t>• Người dùng đã đăng nhập.</w:t>
            </w:r>
          </w:p>
        </w:tc>
      </w:tr>
      <w:tr w14:paraId="05929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68A388C">
            <w:pPr>
              <w:spacing w:after="0" w:line="240" w:lineRule="auto"/>
              <w:jc w:val="right"/>
            </w:pPr>
            <w:r>
              <w:t>Normal Flow</w:t>
            </w:r>
          </w:p>
        </w:tc>
        <w:tc>
          <w:tcPr>
            <w:tcW w:w="7508" w:type="dxa"/>
            <w:gridSpan w:val="3"/>
          </w:tcPr>
          <w:p w14:paraId="4DF42D43">
            <w:pPr>
              <w:spacing w:after="0" w:line="240" w:lineRule="auto"/>
            </w:pPr>
            <w:r>
              <w:t>1. Người dùng mở Tổng quan. (SCR-47)</w:t>
            </w:r>
          </w:p>
          <w:p w14:paraId="7E748D01">
            <w:pPr>
              <w:spacing w:after="0" w:line="240" w:lineRule="auto"/>
            </w:pPr>
            <w:r>
              <w:t>2. Hệ thống giới hạn dữ liệu theo khu và quyền của người dùng.</w:t>
            </w:r>
          </w:p>
          <w:p w14:paraId="75670EE6">
            <w:pPr>
              <w:spacing w:after="0" w:line="240" w:lineRule="auto"/>
            </w:pPr>
            <w:r>
              <w:t>3. Hệ thống tổng hợp chỉ số theo cùng định nghĩa với báo cáo chi tiết.</w:t>
            </w:r>
          </w:p>
          <w:p w14:paraId="7B3DB1FC">
            <w:pPr>
              <w:spacing w:after="0" w:line="240" w:lineRule="auto"/>
            </w:pPr>
            <w:r>
              <w:t>4. Người dùng chọn kỳ hoặc vùng để làm mới số liệu.</w:t>
            </w:r>
          </w:p>
          <w:p w14:paraId="4C77574C">
            <w:pPr>
              <w:spacing w:after="0" w:line="240" w:lineRule="auto"/>
            </w:pPr>
            <w:r>
              <w:t>5. Người dùng chọn một mục; hệ thống mở UC tương ứng và kiểm lại quyền.</w:t>
            </w:r>
          </w:p>
        </w:tc>
      </w:tr>
      <w:tr w14:paraId="32744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7A1432B">
            <w:pPr>
              <w:spacing w:after="0" w:line="240" w:lineRule="auto"/>
              <w:jc w:val="right"/>
            </w:pPr>
            <w:r>
              <w:t>Alternative Flows</w:t>
            </w:r>
          </w:p>
        </w:tc>
        <w:tc>
          <w:tcPr>
            <w:tcW w:w="7508" w:type="dxa"/>
            <w:gridSpan w:val="3"/>
          </w:tcPr>
          <w:p w14:paraId="6724A650">
            <w:pPr>
              <w:spacing w:after="0" w:line="240" w:lineRule="auto"/>
            </w:pPr>
            <w:r>
              <w:t>2a. Người dùng không có quyền tài chính.</w:t>
            </w:r>
          </w:p>
          <w:p w14:paraId="059B2EEF">
            <w:pPr>
              <w:spacing w:after="0" w:line="240" w:lineRule="auto"/>
            </w:pPr>
            <w:r>
              <w:t>2a1. Hệ thống ẩn thẻ doanh thu, công nợ.</w:t>
            </w:r>
          </w:p>
          <w:p w14:paraId="1E8C9550">
            <w:pPr>
              <w:spacing w:after="0" w:line="240" w:lineRule="auto"/>
            </w:pPr>
            <w:r>
              <w:rPr>
                <w:i/>
              </w:rPr>
              <w:t>Use Case tiếp tục bước 3.</w:t>
            </w:r>
          </w:p>
          <w:p w14:paraId="407D74DF">
            <w:pPr>
              <w:spacing w:after="0" w:line="240" w:lineRule="auto"/>
            </w:pPr>
            <w:r>
              <w:t>3a. Nguồn báo cáo chưa cập nhật xong.</w:t>
            </w:r>
          </w:p>
          <w:p w14:paraId="537397EC">
            <w:pPr>
              <w:spacing w:after="0" w:line="240" w:lineRule="auto"/>
            </w:pPr>
            <w:r>
              <w:t>3a1. Hệ thống hiện thời điểm dữ liệu và đánh dấu số tạm. (</w:t>
              <w:fldChar w:fldCharType="begin"/>
              <w:instrText xml:space="preserve"> HYPERLINK \l "MSG52" \o "MSG52 (Thông tin): Số liệu đang hiển thị là tạm thời, cập nhật đến {data_time}." </w:instrText>
              <w:fldChar w:fldCharType="separate"/>
              <w:t>MSG52</w:t>
              <w:fldChar w:fldCharType="end"/>
              <w:t>)</w:t>
            </w:r>
          </w:p>
          <w:p w14:paraId="147B4539">
            <w:pPr>
              <w:spacing w:after="0" w:line="240" w:lineRule="auto"/>
            </w:pPr>
            <w:r>
              <w:rPr>
                <w:i/>
              </w:rPr>
              <w:t>Use Case tiếp tục bước 4.</w:t>
            </w:r>
          </w:p>
        </w:tc>
      </w:tr>
      <w:tr w14:paraId="12C57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3D431EA">
            <w:pPr>
              <w:spacing w:after="0" w:line="240" w:lineRule="auto"/>
              <w:jc w:val="right"/>
            </w:pPr>
            <w:r>
              <w:t>Exception Flows</w:t>
            </w:r>
          </w:p>
        </w:tc>
        <w:tc>
          <w:tcPr>
            <w:tcW w:w="7508" w:type="dxa"/>
            <w:gridSpan w:val="3"/>
          </w:tcPr>
          <w:p w14:paraId="619AB3AF">
            <w:pPr>
              <w:spacing w:after="0" w:line="240" w:lineRule="auto"/>
            </w:pPr>
            <w:r>
              <w:t>Không có.</w:t>
            </w:r>
          </w:p>
        </w:tc>
      </w:tr>
      <w:tr w14:paraId="491B0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DFB67AC">
            <w:pPr>
              <w:spacing w:after="0" w:line="240" w:lineRule="auto"/>
              <w:jc w:val="right"/>
            </w:pPr>
            <w:r>
              <w:t>Postconditions</w:t>
            </w:r>
          </w:p>
        </w:tc>
        <w:tc>
          <w:tcPr>
            <w:tcW w:w="7508" w:type="dxa"/>
            <w:gridSpan w:val="3"/>
          </w:tcPr>
          <w:p w14:paraId="071031EE">
            <w:pPr>
              <w:spacing w:after="0" w:line="240" w:lineRule="auto"/>
            </w:pPr>
            <w:r>
              <w:t>• Bảng điều hành chỉ hiện dữ liệu trong phạm vi được phép; không sửa bản ghi gốc.</w:t>
            </w:r>
          </w:p>
        </w:tc>
      </w:tr>
      <w:tr w14:paraId="5CB88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E3C3921">
            <w:pPr>
              <w:spacing w:after="0" w:line="240" w:lineRule="auto"/>
              <w:jc w:val="right"/>
            </w:pPr>
            <w:r>
              <w:t>Business Rules / NFR</w:t>
            </w:r>
          </w:p>
        </w:tc>
        <w:tc>
          <w:tcPr>
            <w:tcW w:w="7508" w:type="dxa"/>
            <w:gridSpan w:val="3"/>
          </w:tcPr>
          <w:p w14:paraId="612402F4">
            <w:pPr>
              <w:spacing w:after="0" w:line="240" w:lineRule="auto"/>
            </w:pPr>
            <w:r>
              <w:t>NFR: NFR-10.</w:t>
            </w:r>
          </w:p>
        </w:tc>
      </w:tr>
    </w:tbl>
    <w:p w14:paraId="2CC937A5">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595CA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3DE07503">
            <w:pPr>
              <w:spacing w:after="0" w:line="240" w:lineRule="auto"/>
            </w:pPr>
            <w:r>
              <w:rPr>
                <w:rFonts w:ascii="Consolas" w:hAnsi="Consolas"/>
                <w:sz w:val="17"/>
              </w:rPr>
              <w:t>Màn hình Tổng quan: [Kỳ] [Vùng được phép]; thẻ Sản lượng đã thu / Giá trị bán / Tiền đã thu / Công nợ được phép xem.</w:t>
            </w:r>
          </w:p>
          <w:p w14:paraId="4ECE60AE">
            <w:pPr>
              <w:spacing w:after="0" w:line="240" w:lineRule="auto"/>
            </w:pPr>
            <w:r>
              <w:rPr>
                <w:rFonts w:ascii="Consolas" w:hAnsi="Consolas"/>
                <w:sz w:val="17"/>
              </w:rPr>
              <w:t>Danh sách Cần xử lý: [Thiếu đo nước tháng] [Hồ sơ vùng sắp hết hạn] [Truy xuất chưa đầy đủ] [Đơn chờ nguồn hoặc giao]; mỗi thẻ có [Xem chi tiết] và chú thích cách tính.</w:t>
            </w:r>
          </w:p>
        </w:tc>
      </w:tr>
    </w:tbl>
    <w:p w14:paraId="4BDB937D">
      <w:pPr>
        <w:pStyle w:val="5"/>
      </w:pPr>
      <w:r>
        <w:t>Dữ liệu nhập / lựa chọn</w:t>
      </w:r>
    </w:p>
    <w:p w14:paraId="1B1501CE">
      <w:r>
        <w:t>• Kỳ và bộ lọc vùng — tùy chọn, giới hạn theo quyền.</w:t>
      </w:r>
    </w:p>
    <w:p w14:paraId="0E1D21FA">
      <w:r>
        <w:t>• Không nhập giao dịch hay thay đổi KPI trực tiếp trên màn hình.</w:t>
      </w:r>
    </w:p>
    <w:p w14:paraId="76D65D45">
      <w:pPr>
        <w:pStyle w:val="5"/>
      </w:pPr>
      <w:r>
        <w:t>UC liên kết và dữ liệu chuyển tiếp</w:t>
      </w:r>
    </w:p>
    <w:p w14:paraId="2E996D2A">
      <w:r>
        <w:t>• UC30: kế hoạch</w:t>
      </w:r>
    </w:p>
    <w:p w14:paraId="0054B1B8">
      <w:r>
        <w:t>• UC31: thực thu theo lối; UC45: cân chốt và bàn giao của đơn.</w:t>
      </w:r>
    </w:p>
    <w:p w14:paraId="4B18C0C8">
      <w:r>
        <w:t>• UC65: phân tích sản lượng vùng nuôi.</w:t>
      </w:r>
    </w:p>
    <w:p w14:paraId="21092A47">
      <w:pPr>
        <w:pStyle w:val="5"/>
      </w:pPr>
      <w:r>
        <w:t>Các process trong UC</w:t>
      </w:r>
    </w:p>
    <w:p w14:paraId="1204FCF1">
      <w:r>
        <w:t>1. Xem bảng điều hành vận hành — tổng hợp chỉ số</w:t>
      </w:r>
    </w:p>
    <w:p w14:paraId="3CBEE9F0">
      <w:r>
        <w:t>2. Xem bảng điều hành vận hành — mở mục cần xử lý</w:t>
      </w:r>
    </w:p>
    <w:p w14:paraId="380DBA5E">
      <w:pPr>
        <w:pStyle w:val="4"/>
      </w:pPr>
      <w:bookmarkStart w:id="186" w:name="_Toc10928"/>
      <w:bookmarkStart w:id="187" w:name="_Toc2763"/>
      <w:r>
        <w:t>10.2 UC64 - Phân tích bán hàng và khách hàng</w:t>
      </w:r>
      <w:bookmarkEnd w:id="186"/>
      <w:bookmarkEnd w:id="187"/>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26047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763DEA0">
            <w:pPr>
              <w:spacing w:after="0" w:line="240" w:lineRule="auto"/>
              <w:jc w:val="right"/>
            </w:pPr>
            <w:r>
              <w:t>Primary Actors</w:t>
            </w:r>
          </w:p>
        </w:tc>
        <w:tc>
          <w:tcPr>
            <w:tcW w:w="2685" w:type="dxa"/>
          </w:tcPr>
          <w:p w14:paraId="3265D796">
            <w:pPr>
              <w:spacing w:after="0" w:line="240" w:lineRule="auto"/>
            </w:pPr>
            <w:r>
              <w:t>Chủ HTX; Kế toán.</w:t>
            </w:r>
          </w:p>
        </w:tc>
        <w:tc>
          <w:tcPr>
            <w:tcW w:w="1890" w:type="dxa"/>
          </w:tcPr>
          <w:p w14:paraId="7174BD90">
            <w:pPr>
              <w:spacing w:after="0" w:line="240" w:lineRule="auto"/>
              <w:jc w:val="right"/>
            </w:pPr>
            <w:r>
              <w:t>Secondary Actors</w:t>
            </w:r>
          </w:p>
        </w:tc>
        <w:tc>
          <w:tcPr>
            <w:tcW w:w="2933" w:type="dxa"/>
          </w:tcPr>
          <w:p w14:paraId="561F5503">
            <w:pPr>
              <w:spacing w:after="0" w:line="240" w:lineRule="auto"/>
            </w:pPr>
            <w:r>
              <w:t>Không có.</w:t>
            </w:r>
          </w:p>
        </w:tc>
      </w:tr>
      <w:tr w14:paraId="3A59E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4A555E0">
            <w:pPr>
              <w:spacing w:after="0" w:line="240" w:lineRule="auto"/>
              <w:jc w:val="right"/>
            </w:pPr>
            <w:r>
              <w:t>Description</w:t>
            </w:r>
          </w:p>
        </w:tc>
        <w:tc>
          <w:tcPr>
            <w:tcW w:w="7508" w:type="dxa"/>
            <w:gridSpan w:val="3"/>
          </w:tcPr>
          <w:p w14:paraId="6470F5BA">
            <w:pPr>
              <w:spacing w:after="0" w:line="240" w:lineRule="auto"/>
            </w:pPr>
            <w:r>
              <w:t>Tôi với vai trò là Chủ HTX hoặc Kế toán, tôi muốn phân tích doanh thu, tiền thu, công nợ và top 10 thương lái theo kỳ, để đánh giá kết quả bán hàng.</w:t>
            </w:r>
          </w:p>
        </w:tc>
      </w:tr>
      <w:tr w14:paraId="61451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D8BE9ED">
            <w:pPr>
              <w:spacing w:after="0" w:line="240" w:lineRule="auto"/>
              <w:jc w:val="right"/>
            </w:pPr>
            <w:r>
              <w:t>Trigger</w:t>
            </w:r>
          </w:p>
        </w:tc>
        <w:tc>
          <w:tcPr>
            <w:tcW w:w="7508" w:type="dxa"/>
            <w:gridSpan w:val="3"/>
          </w:tcPr>
          <w:p w14:paraId="03AB7BE8">
            <w:pPr>
              <w:spacing w:after="0" w:line="240" w:lineRule="auto"/>
            </w:pPr>
            <w:r>
              <w:t>Cuối kỳ hoặc khi cần đánh giá kết quả bán hàng.</w:t>
            </w:r>
          </w:p>
        </w:tc>
      </w:tr>
      <w:tr w14:paraId="45524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9200119">
            <w:pPr>
              <w:spacing w:after="0" w:line="240" w:lineRule="auto"/>
              <w:jc w:val="right"/>
            </w:pPr>
            <w:r>
              <w:t>Priority</w:t>
            </w:r>
          </w:p>
        </w:tc>
        <w:tc>
          <w:tcPr>
            <w:tcW w:w="7508" w:type="dxa"/>
            <w:gridSpan w:val="3"/>
          </w:tcPr>
          <w:p w14:paraId="02797F42">
            <w:pPr>
              <w:spacing w:after="0" w:line="240" w:lineRule="auto"/>
            </w:pPr>
            <w:r>
              <w:t>Should have (đề xuất)</w:t>
            </w:r>
          </w:p>
        </w:tc>
      </w:tr>
      <w:tr w14:paraId="316D0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EE44DE7">
            <w:pPr>
              <w:spacing w:after="0" w:line="240" w:lineRule="auto"/>
              <w:jc w:val="right"/>
            </w:pPr>
            <w:r>
              <w:t>Preconditions</w:t>
            </w:r>
          </w:p>
        </w:tc>
        <w:tc>
          <w:tcPr>
            <w:tcW w:w="7508" w:type="dxa"/>
            <w:gridSpan w:val="3"/>
          </w:tcPr>
          <w:p w14:paraId="0F0908E9">
            <w:pPr>
              <w:spacing w:after="0" w:line="240" w:lineRule="auto"/>
            </w:pPr>
            <w:r>
              <w:t>• Kế toán phải có vai trò được quyền xem báo cáo bán hàng.</w:t>
            </w:r>
          </w:p>
        </w:tc>
      </w:tr>
      <w:tr w14:paraId="4AF05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C34795D">
            <w:pPr>
              <w:spacing w:after="0" w:line="240" w:lineRule="auto"/>
              <w:jc w:val="right"/>
            </w:pPr>
            <w:r>
              <w:t>Normal Flow</w:t>
            </w:r>
          </w:p>
        </w:tc>
        <w:tc>
          <w:tcPr>
            <w:tcW w:w="7508" w:type="dxa"/>
            <w:gridSpan w:val="3"/>
          </w:tcPr>
          <w:p w14:paraId="0A9BD761">
            <w:pPr>
              <w:spacing w:after="0" w:line="240" w:lineRule="auto"/>
            </w:pPr>
            <w:r>
              <w:t>1. Người dùng chọn kỳ và bộ lọc. (SCR-48)</w:t>
            </w:r>
          </w:p>
          <w:p w14:paraId="02A2BE33">
            <w:pPr>
              <w:spacing w:after="0" w:line="240" w:lineRule="auto"/>
            </w:pPr>
            <w:r>
              <w:t>2. Hệ thống giới hạn giao dịch theo quyền và xác định kỳ so sánh.</w:t>
            </w:r>
          </w:p>
          <w:p w14:paraId="6582E661">
            <w:pPr>
              <w:spacing w:after="0" w:line="240" w:lineRule="auto"/>
            </w:pPr>
            <w:r>
              <w:t>3. Hệ thống tính riêng doanh thu gốc (theo ngày bán), điều chỉnh (theo ngày điều chỉnh), tiền thu và phải thu.</w:t>
            </w:r>
          </w:p>
          <w:p w14:paraId="00DDE745">
            <w:pPr>
              <w:spacing w:after="0" w:line="240" w:lineRule="auto"/>
            </w:pPr>
            <w:r>
              <w:t>4. Hệ thống xếp top 10 thương lái theo doanh thu thuần và hiện biến động so kỳ trước.</w:t>
            </w:r>
          </w:p>
          <w:p w14:paraId="7DF4AD4D">
            <w:pPr>
              <w:spacing w:after="0" w:line="240" w:lineRule="auto"/>
            </w:pPr>
            <w:r>
              <w:t>5. Người dùng mở một dòng để xem giao dịch nguồn.</w:t>
            </w:r>
          </w:p>
          <w:p w14:paraId="41BC2E23">
            <w:pPr>
              <w:spacing w:after="0" w:line="240" w:lineRule="auto"/>
            </w:pPr>
            <w:r>
              <w:t>6. [Extension point: Xuất kết quả] Người dùng có thể chọn Xuất (UC68).</w:t>
            </w:r>
          </w:p>
        </w:tc>
      </w:tr>
      <w:tr w14:paraId="16BDC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8A6BAFF">
            <w:pPr>
              <w:spacing w:after="0" w:line="240" w:lineRule="auto"/>
              <w:jc w:val="right"/>
            </w:pPr>
            <w:r>
              <w:t>Alternative Flows</w:t>
            </w:r>
          </w:p>
        </w:tc>
        <w:tc>
          <w:tcPr>
            <w:tcW w:w="7508" w:type="dxa"/>
            <w:gridSpan w:val="3"/>
          </w:tcPr>
          <w:p w14:paraId="3A926E20">
            <w:pPr>
              <w:spacing w:after="0" w:line="240" w:lineRule="auto"/>
            </w:pPr>
            <w:r>
              <w:t>3a. Kỳ đang diễn ra.</w:t>
            </w:r>
          </w:p>
          <w:p w14:paraId="3B2A6D89">
            <w:pPr>
              <w:spacing w:after="0" w:line="240" w:lineRule="auto"/>
            </w:pPr>
            <w:r>
              <w:t>3a1. Hệ thống đánh dấu số tạm, không so như kỳ hoàn chỉnh. (</w:t>
              <w:fldChar w:fldCharType="begin"/>
              <w:instrText xml:space="preserve"> HYPERLINK \l "MSG52" \o "MSG52 (Thông tin): Số liệu đang hiển thị là tạm thời, cập nhật đến {data_time}." </w:instrText>
              <w:fldChar w:fldCharType="separate"/>
              <w:t>MSG52</w:t>
              <w:fldChar w:fldCharType="end"/>
              <w:t>)</w:t>
            </w:r>
          </w:p>
          <w:p w14:paraId="5D03FC0D">
            <w:pPr>
              <w:spacing w:after="0" w:line="240" w:lineRule="auto"/>
            </w:pPr>
            <w:r>
              <w:rPr>
                <w:i/>
              </w:rPr>
              <w:t>Use Case tiếp tục bước 4.</w:t>
            </w:r>
          </w:p>
          <w:p w14:paraId="056584E5">
            <w:pPr>
              <w:spacing w:after="0" w:line="240" w:lineRule="auto"/>
            </w:pPr>
            <w:r>
              <w:t>4a. Kỳ gốc bằng 0.</w:t>
            </w:r>
          </w:p>
          <w:p w14:paraId="31AACE74">
            <w:pPr>
              <w:spacing w:after="0" w:line="240" w:lineRule="auto"/>
            </w:pPr>
            <w:r>
              <w:t>4a1. Hệ thống ghi không tính được phần trăm. (</w:t>
              <w:fldChar w:fldCharType="begin"/>
              <w:instrText xml:space="preserve"> HYPERLINK \l "MSG53" \o "MSG53 (Thông tin): Không tính được tỷ lệ tăng trưởng vì giá trị kỳ gốc bằng 0." </w:instrText>
              <w:fldChar w:fldCharType="separate"/>
              <w:t>MSG53</w:t>
              <w:fldChar w:fldCharType="end"/>
              <w:t>)</w:t>
            </w:r>
          </w:p>
          <w:p w14:paraId="680F24BA">
            <w:pPr>
              <w:spacing w:after="0" w:line="240" w:lineRule="auto"/>
            </w:pPr>
            <w:r>
              <w:rPr>
                <w:i/>
              </w:rPr>
              <w:t>Use Case tiếp tục bước 5.</w:t>
            </w:r>
          </w:p>
        </w:tc>
      </w:tr>
      <w:tr w14:paraId="36E4C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7D40114">
            <w:pPr>
              <w:spacing w:after="0" w:line="240" w:lineRule="auto"/>
              <w:jc w:val="right"/>
            </w:pPr>
            <w:r>
              <w:t>Exception Flows</w:t>
            </w:r>
          </w:p>
        </w:tc>
        <w:tc>
          <w:tcPr>
            <w:tcW w:w="7508" w:type="dxa"/>
            <w:gridSpan w:val="3"/>
          </w:tcPr>
          <w:p w14:paraId="572CE2D8">
            <w:pPr>
              <w:spacing w:after="0" w:line="240" w:lineRule="auto"/>
            </w:pPr>
            <w:r>
              <w:t>Không có.</w:t>
            </w:r>
          </w:p>
        </w:tc>
      </w:tr>
      <w:tr w14:paraId="3BB00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5CEEB2F">
            <w:pPr>
              <w:spacing w:after="0" w:line="240" w:lineRule="auto"/>
              <w:jc w:val="right"/>
            </w:pPr>
            <w:r>
              <w:t>Postconditions</w:t>
            </w:r>
          </w:p>
        </w:tc>
        <w:tc>
          <w:tcPr>
            <w:tcW w:w="7508" w:type="dxa"/>
            <w:gridSpan w:val="3"/>
          </w:tcPr>
          <w:p w14:paraId="1F5F3FA1">
            <w:pPr>
              <w:spacing w:after="0" w:line="240" w:lineRule="auto"/>
            </w:pPr>
            <w:r>
              <w:t>• Báo cáo và chi tiết nguồn được hiển thị; không sửa giao dịch.</w:t>
            </w:r>
          </w:p>
        </w:tc>
      </w:tr>
      <w:tr w14:paraId="10A9F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949F34B">
            <w:pPr>
              <w:spacing w:after="0" w:line="240" w:lineRule="auto"/>
              <w:jc w:val="right"/>
            </w:pPr>
            <w:r>
              <w:t>Include / Extend</w:t>
            </w:r>
          </w:p>
        </w:tc>
        <w:tc>
          <w:tcPr>
            <w:tcW w:w="7508" w:type="dxa"/>
            <w:gridSpan w:val="3"/>
          </w:tcPr>
          <w:p w14:paraId="5D810EFE">
            <w:pPr>
              <w:spacing w:after="0" w:line="240" w:lineRule="auto"/>
            </w:pPr>
            <w:r>
              <w:t>Extension points: Xuất kết quả.</w:t>
            </w:r>
          </w:p>
        </w:tc>
      </w:tr>
      <w:tr w14:paraId="12ACA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FFE0CEB">
            <w:pPr>
              <w:spacing w:after="0" w:line="240" w:lineRule="auto"/>
              <w:jc w:val="right"/>
            </w:pPr>
            <w:r>
              <w:t>Business Rules / NFR</w:t>
            </w:r>
          </w:p>
        </w:tc>
        <w:tc>
          <w:tcPr>
            <w:tcW w:w="7508" w:type="dxa"/>
            <w:gridSpan w:val="3"/>
          </w:tcPr>
          <w:p w14:paraId="44898B73">
            <w:pPr>
              <w:spacing w:after="0" w:line="240" w:lineRule="auto"/>
            </w:pPr>
            <w:r>
              <w:t>Không có quy tắc riêng.</w:t>
            </w:r>
          </w:p>
        </w:tc>
      </w:tr>
    </w:tbl>
    <w:p w14:paraId="3E687C57">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17DA4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3C0CDDB2">
            <w:pPr>
              <w:spacing w:after="0" w:line="240" w:lineRule="auto"/>
            </w:pPr>
            <w:r>
              <w:rPr>
                <w:rFonts w:ascii="Consolas" w:hAnsi="Consolas"/>
                <w:sz w:val="17"/>
              </w:rPr>
              <w:t>Màn hình Phân tích bán hàng: [Kỳ: ngày/tuần/tháng/quý/năm] [Từ–đến] [Bộ lọc khách/sản phẩm] [So kỳ trước] [Xem] [Xuất].</w:t>
            </w:r>
          </w:p>
          <w:p w14:paraId="485FD384">
            <w:pPr>
              <w:spacing w:after="0" w:line="240" w:lineRule="auto"/>
            </w:pPr>
            <w:r>
              <w:rPr>
                <w:rFonts w:ascii="Consolas" w:hAnsi="Consolas"/>
                <w:sz w:val="17"/>
              </w:rPr>
              <w:t>Vùng KPI: Giá trị bán gốc / Giảm giá &amp; hàng trả / Doanh thu thuần / Tiền thực thu / Phải thu; vùng So sánh kỳ; bảng Top 10 đối tác với tiêu chí xếp hạng ghi rõ; bảng giao dịch nguồn [Mở chi tiết].</w:t>
            </w:r>
          </w:p>
        </w:tc>
      </w:tr>
    </w:tbl>
    <w:p w14:paraId="2AF1E45F">
      <w:pPr>
        <w:pStyle w:val="5"/>
      </w:pPr>
      <w:r>
        <w:t>Dữ liệu nhập / lựa chọn</w:t>
      </w:r>
    </w:p>
    <w:p w14:paraId="487F246E">
      <w:r>
        <w:t>• Kỳ hoặc khoảng thời gian — bắt buộc để chạy.</w:t>
      </w:r>
    </w:p>
    <w:p w14:paraId="016C4B85">
      <w:r>
        <w:t>• Bộ lọc khách/sản phẩm và tiêu chí xếp Top 10 — tùy chọn hoặc theo mặc định đã công bố.</w:t>
      </w:r>
    </w:p>
    <w:p w14:paraId="17646499">
      <w:r>
        <w:t>• Định dạng Excel/PDF — chỉ khi gọi UC68.</w:t>
      </w:r>
    </w:p>
    <w:p w14:paraId="0D2848A0">
      <w:pPr>
        <w:pStyle w:val="5"/>
      </w:pPr>
      <w:r>
        <w:t>UC liên kết và dữ liệu chuyển tiếp</w:t>
      </w:r>
    </w:p>
    <w:p w14:paraId="39A1A042">
      <w:r>
        <w:t>• UC48: nguồn doanh số từ khối lượng cân cảng được thương lái xác nhận.</w:t>
      </w:r>
    </w:p>
    <w:p w14:paraId="77E1EA86">
      <w:r>
        <w:t>• UC49/UC50: nguồn tiền thu và phải thu.</w:t>
      </w:r>
    </w:p>
    <w:p w14:paraId="35343123">
      <w:r>
        <w:t>• UC52–UC54: nguồn điều chỉnh, hàng trả, tiền hoàn.</w:t>
      </w:r>
    </w:p>
    <w:p w14:paraId="51FAB73B">
      <w:r>
        <w:t>• UC68: tùy chọn xuất báo cáo.</w:t>
      </w:r>
    </w:p>
    <w:p w14:paraId="3DE8DD7C">
      <w:pPr>
        <w:pStyle w:val="5"/>
      </w:pPr>
      <w:r>
        <w:t>Các process trong UC</w:t>
      </w:r>
    </w:p>
    <w:p w14:paraId="555B16F2">
      <w:r>
        <w:t>1. Phân tích bán hàng và khách hàng — tính chỉ tiêu theo kỳ</w:t>
      </w:r>
    </w:p>
    <w:p w14:paraId="68EBA223">
      <w:r>
        <w:t>2. Phân tích bán hàng và khách hàng — xếp hạng Top 10 và so sánh</w:t>
      </w:r>
    </w:p>
    <w:p w14:paraId="6B2891FE">
      <w:r>
        <w:rPr>
          <w:b/>
        </w:rPr>
        <w:t>Điểm cần xác nhận / lưu ý:</w:t>
      </w:r>
      <w:r>
        <w:t xml:space="preserve"> Đã chốt: doanh thu tính theo ngày bán; giảm giá, trả hàng và hoàn tiền tính theo ngày điều chỉnh; Top 10 khách xếp theo doanh thu thuần.</w:t>
      </w:r>
    </w:p>
    <w:p w14:paraId="284E7C7E">
      <w:pPr>
        <w:pStyle w:val="4"/>
      </w:pPr>
      <w:bookmarkStart w:id="188" w:name="_Toc18303"/>
      <w:bookmarkStart w:id="189" w:name="_Toc18343"/>
      <w:r>
        <w:t>10.3 UC65 - Phân tích sản lượng và hiệu quả vùng nuôi</w:t>
      </w:r>
      <w:bookmarkEnd w:id="188"/>
      <w:bookmarkEnd w:id="189"/>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7AF24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837190E">
            <w:pPr>
              <w:spacing w:after="0" w:line="240" w:lineRule="auto"/>
              <w:jc w:val="right"/>
            </w:pPr>
            <w:r>
              <w:t>Primary Actors</w:t>
            </w:r>
          </w:p>
        </w:tc>
        <w:tc>
          <w:tcPr>
            <w:tcW w:w="2685" w:type="dxa"/>
          </w:tcPr>
          <w:p w14:paraId="7FE9B084">
            <w:pPr>
              <w:spacing w:after="0" w:line="240" w:lineRule="auto"/>
            </w:pPr>
            <w:r>
              <w:t>Chủ HTX; Quản lý khu.</w:t>
            </w:r>
          </w:p>
        </w:tc>
        <w:tc>
          <w:tcPr>
            <w:tcW w:w="1890" w:type="dxa"/>
          </w:tcPr>
          <w:p w14:paraId="415EAB58">
            <w:pPr>
              <w:spacing w:after="0" w:line="240" w:lineRule="auto"/>
              <w:jc w:val="right"/>
            </w:pPr>
            <w:r>
              <w:t>Secondary Actors</w:t>
            </w:r>
          </w:p>
        </w:tc>
        <w:tc>
          <w:tcPr>
            <w:tcW w:w="2933" w:type="dxa"/>
          </w:tcPr>
          <w:p w14:paraId="4F27FC88">
            <w:pPr>
              <w:spacing w:after="0" w:line="240" w:lineRule="auto"/>
            </w:pPr>
            <w:r>
              <w:t>Không có.</w:t>
            </w:r>
          </w:p>
        </w:tc>
      </w:tr>
      <w:tr w14:paraId="3E0FF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29DEA8E">
            <w:pPr>
              <w:spacing w:after="0" w:line="240" w:lineRule="auto"/>
              <w:jc w:val="right"/>
            </w:pPr>
            <w:r>
              <w:t>Description</w:t>
            </w:r>
          </w:p>
        </w:tc>
        <w:tc>
          <w:tcPr>
            <w:tcW w:w="7508" w:type="dxa"/>
            <w:gridSpan w:val="3"/>
          </w:tcPr>
          <w:p w14:paraId="142C6E87">
            <w:pPr>
              <w:spacing w:after="0" w:line="240" w:lineRule="auto"/>
            </w:pPr>
            <w:r>
              <w:t>Tôi với vai trò là Chủ HTX hoặc Quản lý khu, tôi muốn phân tích sản lượng và số cân theo vùng, bè, chu kỳ, để đánh giá hiệu quả từng vùng nuôi.</w:t>
            </w:r>
          </w:p>
        </w:tc>
      </w:tr>
      <w:tr w14:paraId="731DF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093AE3D">
            <w:pPr>
              <w:spacing w:after="0" w:line="240" w:lineRule="auto"/>
              <w:jc w:val="right"/>
            </w:pPr>
            <w:r>
              <w:t>Trigger</w:t>
            </w:r>
          </w:p>
        </w:tc>
        <w:tc>
          <w:tcPr>
            <w:tcW w:w="7508" w:type="dxa"/>
            <w:gridSpan w:val="3"/>
          </w:tcPr>
          <w:p w14:paraId="46EB906E">
            <w:pPr>
              <w:spacing w:after="0" w:line="240" w:lineRule="auto"/>
            </w:pPr>
            <w:r>
              <w:t>Cuối vụ hoặc khi cần so sánh hiệu quả các vùng.</w:t>
            </w:r>
          </w:p>
        </w:tc>
      </w:tr>
      <w:tr w14:paraId="1730D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31770CC">
            <w:pPr>
              <w:spacing w:after="0" w:line="240" w:lineRule="auto"/>
              <w:jc w:val="right"/>
            </w:pPr>
            <w:r>
              <w:t>Priority</w:t>
            </w:r>
          </w:p>
        </w:tc>
        <w:tc>
          <w:tcPr>
            <w:tcW w:w="7508" w:type="dxa"/>
            <w:gridSpan w:val="3"/>
          </w:tcPr>
          <w:p w14:paraId="7326810C">
            <w:pPr>
              <w:spacing w:after="0" w:line="240" w:lineRule="auto"/>
            </w:pPr>
            <w:r>
              <w:t>Should have (đề xuất)</w:t>
            </w:r>
          </w:p>
        </w:tc>
      </w:tr>
      <w:tr w14:paraId="760F4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720CE2C">
            <w:pPr>
              <w:spacing w:after="0" w:line="240" w:lineRule="auto"/>
              <w:jc w:val="right"/>
            </w:pPr>
            <w:r>
              <w:t>Preconditions</w:t>
            </w:r>
          </w:p>
        </w:tc>
        <w:tc>
          <w:tcPr>
            <w:tcW w:w="7508" w:type="dxa"/>
            <w:gridSpan w:val="3"/>
          </w:tcPr>
          <w:p w14:paraId="7975D244">
            <w:pPr>
              <w:spacing w:after="0" w:line="240" w:lineRule="auto"/>
            </w:pPr>
            <w:r>
              <w:t>• Quản lý khu phải có vai trò được quyền xem báo cáo sản xuất tại khu.</w:t>
            </w:r>
          </w:p>
        </w:tc>
      </w:tr>
      <w:tr w14:paraId="354C9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7D76E9C">
            <w:pPr>
              <w:spacing w:after="0" w:line="240" w:lineRule="auto"/>
              <w:jc w:val="right"/>
            </w:pPr>
            <w:r>
              <w:t>Normal Flow</w:t>
            </w:r>
          </w:p>
        </w:tc>
        <w:tc>
          <w:tcPr>
            <w:tcW w:w="7508" w:type="dxa"/>
            <w:gridSpan w:val="3"/>
          </w:tcPr>
          <w:p w14:paraId="4D7FDF01">
            <w:pPr>
              <w:spacing w:after="0" w:line="240" w:lineRule="auto"/>
            </w:pPr>
            <w:r>
              <w:t>1. Người dùng chọn kỳ, vùng và cách nhóm. (SCR-49)</w:t>
            </w:r>
          </w:p>
          <w:p w14:paraId="42FA8733">
            <w:pPr>
              <w:spacing w:after="0" w:line="240" w:lineRule="auto"/>
            </w:pPr>
            <w:r>
              <w:t>2. Hệ thống tính số cân gốc một lần cho mỗi lô, dù QR được dùng lại khi bán hàng trả.</w:t>
            </w:r>
          </w:p>
          <w:p w14:paraId="3EBBC9CF">
            <w:pPr>
              <w:spacing w:after="0" w:line="240" w:lineRule="auto"/>
            </w:pPr>
            <w:r>
              <w:t>3. Hệ thống tính doanh thu, hàng trả và cân bán lại theo từng giao dịch, không cộng trùng.</w:t>
            </w:r>
          </w:p>
          <w:p w14:paraId="6C6036D0">
            <w:pPr>
              <w:spacing w:after="0" w:line="240" w:lineRule="auto"/>
            </w:pPr>
            <w:r>
              <w:t>4. Hệ thống hiện các bè/lối nguồn, không phân bổ kg cân gộp cho từng bè.</w:t>
            </w:r>
          </w:p>
          <w:p w14:paraId="6899DA7A">
            <w:pPr>
              <w:spacing w:after="0" w:line="240" w:lineRule="auto"/>
            </w:pPr>
            <w:r>
              <w:t>5. [Extension point: Xuất kết quả] Người dùng có thể chọn Xuất (UC68).</w:t>
            </w:r>
          </w:p>
        </w:tc>
      </w:tr>
      <w:tr w14:paraId="51FF0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882A7C3">
            <w:pPr>
              <w:spacing w:after="0" w:line="240" w:lineRule="auto"/>
              <w:jc w:val="right"/>
            </w:pPr>
            <w:r>
              <w:t>Alternative Flows</w:t>
            </w:r>
          </w:p>
        </w:tc>
        <w:tc>
          <w:tcPr>
            <w:tcW w:w="7508" w:type="dxa"/>
            <w:gridSpan w:val="3"/>
          </w:tcPr>
          <w:p w14:paraId="6BF7AEA8">
            <w:pPr>
              <w:spacing w:after="0" w:line="240" w:lineRule="auto"/>
            </w:pPr>
            <w:r>
              <w:t>2a. Lô chưa cân tại cảng.</w:t>
            </w:r>
          </w:p>
          <w:p w14:paraId="008E0053">
            <w:pPr>
              <w:spacing w:after="0" w:line="240" w:lineRule="auto"/>
            </w:pPr>
            <w:r>
              <w:t>2a1. Hệ thống chỉ hiện ước tính và trạng thái, không cộng vào kg thực cân. (</w:t>
              <w:fldChar w:fldCharType="begin"/>
              <w:instrText xml:space="preserve"> HYPERLINK \l "MSG32" \o "MSG32 (Thông tin): Chưa có số cân tại cảng; số liệu đang hiển thị là ước tính." </w:instrText>
              <w:fldChar w:fldCharType="separate"/>
              <w:t>MSG32</w:t>
              <w:fldChar w:fldCharType="end"/>
              <w:t>)</w:t>
            </w:r>
          </w:p>
          <w:p w14:paraId="385188D5">
            <w:pPr>
              <w:spacing w:after="0" w:line="240" w:lineRule="auto"/>
            </w:pPr>
            <w:r>
              <w:rPr>
                <w:i/>
              </w:rPr>
              <w:t>Use Case tiếp tục bước 3.</w:t>
            </w:r>
          </w:p>
        </w:tc>
      </w:tr>
      <w:tr w14:paraId="5A0A0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A67AE64">
            <w:pPr>
              <w:spacing w:after="0" w:line="240" w:lineRule="auto"/>
              <w:jc w:val="right"/>
            </w:pPr>
            <w:r>
              <w:t>Exception Flows</w:t>
            </w:r>
          </w:p>
        </w:tc>
        <w:tc>
          <w:tcPr>
            <w:tcW w:w="7508" w:type="dxa"/>
            <w:gridSpan w:val="3"/>
          </w:tcPr>
          <w:p w14:paraId="3CF1D9C0">
            <w:pPr>
              <w:spacing w:after="0" w:line="240" w:lineRule="auto"/>
            </w:pPr>
            <w:r>
              <w:t>Không có.</w:t>
            </w:r>
          </w:p>
        </w:tc>
      </w:tr>
      <w:tr w14:paraId="7B351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4B6FBAB">
            <w:pPr>
              <w:spacing w:after="0" w:line="240" w:lineRule="auto"/>
              <w:jc w:val="right"/>
            </w:pPr>
            <w:r>
              <w:t>Postconditions</w:t>
            </w:r>
          </w:p>
        </w:tc>
        <w:tc>
          <w:tcPr>
            <w:tcW w:w="7508" w:type="dxa"/>
            <w:gridSpan w:val="3"/>
          </w:tcPr>
          <w:p w14:paraId="40B8C793">
            <w:pPr>
              <w:spacing w:after="0" w:line="240" w:lineRule="auto"/>
            </w:pPr>
            <w:r>
              <w:t>• Báo cáo theo lô và vùng truy ngược được; không kết luận lợi nhuận khi chi phí chưa đủ.</w:t>
            </w:r>
          </w:p>
        </w:tc>
      </w:tr>
      <w:tr w14:paraId="532D7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67F088F">
            <w:pPr>
              <w:spacing w:after="0" w:line="240" w:lineRule="auto"/>
              <w:jc w:val="right"/>
            </w:pPr>
            <w:r>
              <w:t>Include / Extend</w:t>
            </w:r>
          </w:p>
        </w:tc>
        <w:tc>
          <w:tcPr>
            <w:tcW w:w="7508" w:type="dxa"/>
            <w:gridSpan w:val="3"/>
          </w:tcPr>
          <w:p w14:paraId="34AD1AEC">
            <w:pPr>
              <w:spacing w:after="0" w:line="240" w:lineRule="auto"/>
            </w:pPr>
            <w:r>
              <w:t>Extension points: Xuất kết quả.</w:t>
            </w:r>
          </w:p>
        </w:tc>
      </w:tr>
      <w:tr w14:paraId="0A9EB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B4A6961">
            <w:pPr>
              <w:spacing w:after="0" w:line="240" w:lineRule="auto"/>
              <w:jc w:val="right"/>
            </w:pPr>
            <w:r>
              <w:t>Business Rules / NFR</w:t>
            </w:r>
          </w:p>
        </w:tc>
        <w:tc>
          <w:tcPr>
            <w:tcW w:w="7508" w:type="dxa"/>
            <w:gridSpan w:val="3"/>
          </w:tcPr>
          <w:p w14:paraId="02FEAFDE">
            <w:pPr>
              <w:spacing w:after="0" w:line="240" w:lineRule="auto"/>
            </w:pPr>
            <w:r>
              <w:t>Business Rules: BR-10, BR-18.</w:t>
            </w:r>
          </w:p>
        </w:tc>
      </w:tr>
    </w:tbl>
    <w:p w14:paraId="1E507910">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089B5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1BCB4A62">
            <w:pPr>
              <w:spacing w:after="0" w:line="240" w:lineRule="auto"/>
            </w:pPr>
            <w:r>
              <w:rPr>
                <w:rFonts w:ascii="Consolas" w:hAnsi="Consolas"/>
                <w:sz w:val="17"/>
              </w:rPr>
              <w:t>[Kỳ thu/cân/bán] [Vùng nuôi] [Đơn/lô] [Kg cân cảng] [Doanh thu] [Nguồn bè/lối không có kg phân bổ]</w:t>
            </w:r>
          </w:p>
        </w:tc>
      </w:tr>
    </w:tbl>
    <w:p w14:paraId="7F166889">
      <w:pPr>
        <w:pStyle w:val="5"/>
      </w:pPr>
      <w:r>
        <w:t>Dữ liệu nhập / lựa chọn</w:t>
      </w:r>
    </w:p>
    <w:p w14:paraId="74C1AF3A">
      <w:r>
        <w:t>• Kỳ/bộ lọc vùng hoặc lô — bắt buộc ở mức đủ giới hạn báo cáo.</w:t>
      </w:r>
    </w:p>
    <w:p w14:paraId="7FA4CE55">
      <w:r>
        <w:t>• Loại chỉ tiêu sản lượng/doanh thu — tùy chọn.</w:t>
      </w:r>
    </w:p>
    <w:p w14:paraId="38AC4CEB">
      <w:r>
        <w:t>• Định dạng xuất — chỉ khi gọi UC68.</w:t>
      </w:r>
    </w:p>
    <w:p w14:paraId="665FAD69">
      <w:pPr>
        <w:pStyle w:val="5"/>
      </w:pPr>
      <w:r>
        <w:t>UC liên kết và dữ liệu chuyển tiếp</w:t>
      </w:r>
    </w:p>
    <w:p w14:paraId="21CC7A92">
      <w:r>
        <w:t>• UC45: cân cảng và giao của từng lần bán; UC31: nguồn thu lần đầu.</w:t>
      </w:r>
    </w:p>
    <w:p w14:paraId="40090260">
      <w:r>
        <w:t>• UC48: doanh thu</w:t>
      </w:r>
    </w:p>
    <w:p w14:paraId="7ECD78FB">
      <w:r>
        <w:t>• UC68: xuất báo cáo</w:t>
      </w:r>
    </w:p>
    <w:p w14:paraId="6825D52E">
      <w:pPr>
        <w:pStyle w:val="5"/>
      </w:pPr>
      <w:r>
        <w:t>Các process trong UC</w:t>
      </w:r>
    </w:p>
    <w:p w14:paraId="52652D12">
      <w:r>
        <w:t>1. Phân tích sản lượng và hiệu quả vùng nuôi: đối chiếu cân cảng theo đơn/lô</w:t>
      </w:r>
    </w:p>
    <w:p w14:paraId="355074F0">
      <w:r>
        <w:t>2. Phân tích sản lượng và hiệu quả vùng nuôi: xem nguồn bè/lối và doanh thu cấp đơn</w:t>
      </w:r>
    </w:p>
    <w:p w14:paraId="363FED7D">
      <w:pPr>
        <w:pStyle w:val="4"/>
      </w:pPr>
      <w:bookmarkStart w:id="190" w:name="_Toc26671"/>
      <w:bookmarkStart w:id="191" w:name="_Toc5512"/>
      <w:r>
        <w:t>10.4 UC66 - Phân tích xu hướng giá bán</w:t>
      </w:r>
      <w:bookmarkEnd w:id="190"/>
      <w:bookmarkEnd w:id="191"/>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5B754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9F8E8FD">
            <w:pPr>
              <w:spacing w:after="0" w:line="240" w:lineRule="auto"/>
              <w:jc w:val="right"/>
            </w:pPr>
            <w:r>
              <w:t>Primary Actors</w:t>
            </w:r>
          </w:p>
        </w:tc>
        <w:tc>
          <w:tcPr>
            <w:tcW w:w="2685" w:type="dxa"/>
          </w:tcPr>
          <w:p w14:paraId="30B20BD9">
            <w:pPr>
              <w:spacing w:after="0" w:line="240" w:lineRule="auto"/>
            </w:pPr>
            <w:r>
              <w:t>Chủ HTX; Kế toán.</w:t>
            </w:r>
          </w:p>
        </w:tc>
        <w:tc>
          <w:tcPr>
            <w:tcW w:w="1890" w:type="dxa"/>
          </w:tcPr>
          <w:p w14:paraId="434A322B">
            <w:pPr>
              <w:spacing w:after="0" w:line="240" w:lineRule="auto"/>
              <w:jc w:val="right"/>
            </w:pPr>
            <w:r>
              <w:t>Secondary Actors</w:t>
            </w:r>
          </w:p>
        </w:tc>
        <w:tc>
          <w:tcPr>
            <w:tcW w:w="2933" w:type="dxa"/>
          </w:tcPr>
          <w:p w14:paraId="7AECD383">
            <w:pPr>
              <w:spacing w:after="0" w:line="240" w:lineRule="auto"/>
            </w:pPr>
            <w:r>
              <w:t>Không có.</w:t>
            </w:r>
          </w:p>
        </w:tc>
      </w:tr>
      <w:tr w14:paraId="240BF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A930C33">
            <w:pPr>
              <w:spacing w:after="0" w:line="240" w:lineRule="auto"/>
              <w:jc w:val="right"/>
            </w:pPr>
            <w:r>
              <w:t>Description</w:t>
            </w:r>
          </w:p>
        </w:tc>
        <w:tc>
          <w:tcPr>
            <w:tcW w:w="7508" w:type="dxa"/>
            <w:gridSpan w:val="3"/>
          </w:tcPr>
          <w:p w14:paraId="138E8636">
            <w:pPr>
              <w:spacing w:after="0" w:line="240" w:lineRule="auto"/>
            </w:pPr>
            <w:r>
              <w:t>Tôi với vai trò là Chủ HTX hoặc Kế toán, tôi muốn xem xu hướng giá đã chốt và giá hiệu lực sau điều chỉnh, để định hướng thương lượng giá.</w:t>
            </w:r>
          </w:p>
        </w:tc>
      </w:tr>
      <w:tr w14:paraId="2E81C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049F40B">
            <w:pPr>
              <w:spacing w:after="0" w:line="240" w:lineRule="auto"/>
              <w:jc w:val="right"/>
            </w:pPr>
            <w:r>
              <w:t>Trigger</w:t>
            </w:r>
          </w:p>
        </w:tc>
        <w:tc>
          <w:tcPr>
            <w:tcW w:w="7508" w:type="dxa"/>
            <w:gridSpan w:val="3"/>
          </w:tcPr>
          <w:p w14:paraId="6FEA4B07">
            <w:pPr>
              <w:spacing w:after="0" w:line="240" w:lineRule="auto"/>
            </w:pPr>
            <w:r>
              <w:t>Trước mùa thu hoạch hoặc trước khi thương lượng giá.</w:t>
            </w:r>
          </w:p>
        </w:tc>
      </w:tr>
      <w:tr w14:paraId="0A7A9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031DB66">
            <w:pPr>
              <w:spacing w:after="0" w:line="240" w:lineRule="auto"/>
              <w:jc w:val="right"/>
            </w:pPr>
            <w:r>
              <w:t>Priority</w:t>
            </w:r>
          </w:p>
        </w:tc>
        <w:tc>
          <w:tcPr>
            <w:tcW w:w="7508" w:type="dxa"/>
            <w:gridSpan w:val="3"/>
          </w:tcPr>
          <w:p w14:paraId="02FC22B8">
            <w:pPr>
              <w:spacing w:after="0" w:line="240" w:lineRule="auto"/>
            </w:pPr>
            <w:r>
              <w:t>Could have (đề xuất)</w:t>
            </w:r>
          </w:p>
        </w:tc>
      </w:tr>
      <w:tr w14:paraId="71E6F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0958E3C">
            <w:pPr>
              <w:spacing w:after="0" w:line="240" w:lineRule="auto"/>
              <w:jc w:val="right"/>
            </w:pPr>
            <w:r>
              <w:t>Preconditions</w:t>
            </w:r>
          </w:p>
        </w:tc>
        <w:tc>
          <w:tcPr>
            <w:tcW w:w="7508" w:type="dxa"/>
            <w:gridSpan w:val="3"/>
          </w:tcPr>
          <w:p w14:paraId="480E391B">
            <w:pPr>
              <w:spacing w:after="0" w:line="240" w:lineRule="auto"/>
            </w:pPr>
            <w:r>
              <w:t>• Kế toán phải có vai trò được quyền xem báo cáo giá.</w:t>
            </w:r>
          </w:p>
        </w:tc>
      </w:tr>
      <w:tr w14:paraId="1F30F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16D692B">
            <w:pPr>
              <w:spacing w:after="0" w:line="240" w:lineRule="auto"/>
              <w:jc w:val="right"/>
            </w:pPr>
            <w:r>
              <w:t>Normal Flow</w:t>
            </w:r>
          </w:p>
        </w:tc>
        <w:tc>
          <w:tcPr>
            <w:tcW w:w="7508" w:type="dxa"/>
            <w:gridSpan w:val="3"/>
          </w:tcPr>
          <w:p w14:paraId="56CBF245">
            <w:pPr>
              <w:spacing w:after="0" w:line="240" w:lineRule="auto"/>
            </w:pPr>
            <w:r>
              <w:t>1. Người dùng chọn sản phẩm, đơn vị và kỳ. (SCR-50)</w:t>
            </w:r>
          </w:p>
          <w:p w14:paraId="431DBB14">
            <w:pPr>
              <w:spacing w:after="0" w:line="240" w:lineRule="auto"/>
            </w:pPr>
            <w:r>
              <w:t>2. Hệ thống lấy giá đã chốt của từng đơn (UC45, UC48) cùng số cân.</w:t>
            </w:r>
          </w:p>
          <w:p w14:paraId="783AAFE7">
            <w:pPr>
              <w:spacing w:after="0" w:line="240" w:lineRule="auto"/>
            </w:pPr>
            <w:r>
              <w:t>3. Hệ thống tính giá bình quân theo lượng, tách kỳ và loại sản phẩm.</w:t>
            </w:r>
          </w:p>
          <w:p w14:paraId="54458568">
            <w:pPr>
              <w:spacing w:after="0" w:line="240" w:lineRule="auto"/>
            </w:pPr>
            <w:r>
              <w:t>4. Hệ thống tính giá hiệu lực sau giảm giá và hàng trả, làm tròn lên nghìn đồng/kg khi hiển thị.</w:t>
            </w:r>
          </w:p>
          <w:p w14:paraId="1430F7DE">
            <w:pPr>
              <w:spacing w:after="0" w:line="240" w:lineRule="auto"/>
            </w:pPr>
            <w:r>
              <w:t>5. [Extension point: Xuất kết quả] Người dùng có thể chọn Xuất (UC68).</w:t>
            </w:r>
          </w:p>
        </w:tc>
      </w:tr>
      <w:tr w14:paraId="07693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A8316F3">
            <w:pPr>
              <w:spacing w:after="0" w:line="240" w:lineRule="auto"/>
              <w:jc w:val="right"/>
            </w:pPr>
            <w:r>
              <w:t>Alternative Flows</w:t>
            </w:r>
          </w:p>
        </w:tc>
        <w:tc>
          <w:tcPr>
            <w:tcW w:w="7508" w:type="dxa"/>
            <w:gridSpan w:val="3"/>
          </w:tcPr>
          <w:p w14:paraId="02C3EF2D">
            <w:pPr>
              <w:spacing w:after="0" w:line="240" w:lineRule="auto"/>
            </w:pPr>
            <w:r>
              <w:t>Không có.</w:t>
            </w:r>
          </w:p>
        </w:tc>
      </w:tr>
      <w:tr w14:paraId="4D606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67414B1">
            <w:pPr>
              <w:spacing w:after="0" w:line="240" w:lineRule="auto"/>
              <w:jc w:val="right"/>
            </w:pPr>
            <w:r>
              <w:t>Exception Flows</w:t>
            </w:r>
          </w:p>
        </w:tc>
        <w:tc>
          <w:tcPr>
            <w:tcW w:w="7508" w:type="dxa"/>
            <w:gridSpan w:val="3"/>
          </w:tcPr>
          <w:p w14:paraId="16328B16">
            <w:pPr>
              <w:spacing w:after="0" w:line="240" w:lineRule="auto"/>
            </w:pPr>
            <w:r>
              <w:t>2a. Kỳ không có giao dịch đã chốt.</w:t>
            </w:r>
          </w:p>
          <w:p w14:paraId="42965D4D">
            <w:pPr>
              <w:spacing w:after="0" w:line="240" w:lineRule="auto"/>
            </w:pPr>
            <w:r>
              <w:t>2a1. Hệ thống báo chưa đủ dữ liệu, không lấy giá khác thay thế. (</w:t>
              <w:fldChar w:fldCharType="begin"/>
              <w:instrText xml:space="preserve"> HYPERLINK \l "MSG08" \o "MSG08 (Thông tin): Chưa có dữ liệu cho {object_name} trong phạm vi đã chọn." </w:instrText>
              <w:fldChar w:fldCharType="separate"/>
              <w:t>MSG08</w:t>
              <w:fldChar w:fldCharType="end"/>
              <w:t>)</w:t>
            </w:r>
          </w:p>
          <w:p w14:paraId="6AB2FD6A">
            <w:pPr>
              <w:spacing w:after="0" w:line="240" w:lineRule="auto"/>
            </w:pPr>
            <w:r>
              <w:rPr>
                <w:i/>
              </w:rPr>
              <w:t>Use Case dừng lại.</w:t>
            </w:r>
          </w:p>
        </w:tc>
      </w:tr>
      <w:tr w14:paraId="3EDF3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92C5F6E">
            <w:pPr>
              <w:spacing w:after="0" w:line="240" w:lineRule="auto"/>
              <w:jc w:val="right"/>
            </w:pPr>
            <w:r>
              <w:t>Postconditions</w:t>
            </w:r>
          </w:p>
        </w:tc>
        <w:tc>
          <w:tcPr>
            <w:tcW w:w="7508" w:type="dxa"/>
            <w:gridSpan w:val="3"/>
          </w:tcPr>
          <w:p w14:paraId="5E7903B8">
            <w:pPr>
              <w:spacing w:after="0" w:line="240" w:lineRule="auto"/>
            </w:pPr>
            <w:r>
              <w:t>• Xu hướng giá hiển thị kèm nguồn tính; giá lịch sử không bị sửa.</w:t>
            </w:r>
          </w:p>
        </w:tc>
      </w:tr>
      <w:tr w14:paraId="5EE0E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2346A67">
            <w:pPr>
              <w:spacing w:after="0" w:line="240" w:lineRule="auto"/>
              <w:jc w:val="right"/>
            </w:pPr>
            <w:r>
              <w:t>Include / Extend</w:t>
            </w:r>
          </w:p>
        </w:tc>
        <w:tc>
          <w:tcPr>
            <w:tcW w:w="7508" w:type="dxa"/>
            <w:gridSpan w:val="3"/>
          </w:tcPr>
          <w:p w14:paraId="52AE21AB">
            <w:pPr>
              <w:spacing w:after="0" w:line="240" w:lineRule="auto"/>
            </w:pPr>
            <w:r>
              <w:t>Extension points: Xuất kết quả.</w:t>
            </w:r>
          </w:p>
        </w:tc>
      </w:tr>
      <w:tr w14:paraId="53AC1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7ABFE68">
            <w:pPr>
              <w:spacing w:after="0" w:line="240" w:lineRule="auto"/>
              <w:jc w:val="right"/>
            </w:pPr>
            <w:r>
              <w:t>Business Rules / NFR</w:t>
            </w:r>
          </w:p>
        </w:tc>
        <w:tc>
          <w:tcPr>
            <w:tcW w:w="7508" w:type="dxa"/>
            <w:gridSpan w:val="3"/>
          </w:tcPr>
          <w:p w14:paraId="180561D0">
            <w:pPr>
              <w:spacing w:after="0" w:line="240" w:lineRule="auto"/>
            </w:pPr>
            <w:r>
              <w:t>Business Rules: BR-12.</w:t>
            </w:r>
          </w:p>
          <w:p w14:paraId="5D5CB044">
            <w:pPr>
              <w:spacing w:after="0" w:line="240" w:lineRule="auto"/>
            </w:pPr>
            <w:r>
              <w:t>NFR: NFR-06.</w:t>
            </w:r>
          </w:p>
        </w:tc>
      </w:tr>
    </w:tbl>
    <w:p w14:paraId="5A4119CC">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73FEE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38981290">
            <w:pPr>
              <w:spacing w:after="0" w:line="240" w:lineRule="auto"/>
            </w:pPr>
            <w:r>
              <w:rPr>
                <w:rFonts w:ascii="Consolas" w:hAnsi="Consolas"/>
                <w:sz w:val="17"/>
              </w:rPr>
              <w:t>[Xu hướng giá bán] Sản phẩm, kỳ, đơn vị; giá chốt từng đơn sau cân cảng và giá hiệu lực sau giảm giá.</w:t>
            </w:r>
          </w:p>
          <w:p w14:paraId="4A5F8160">
            <w:pPr>
              <w:spacing w:after="0" w:line="240" w:lineRule="auto"/>
            </w:pPr>
            <w:r>
              <w:rPr>
                <w:rFonts w:ascii="Consolas" w:hAnsi="Consolas"/>
                <w:sz w:val="17"/>
              </w:rPr>
              <w:t>[Biểu đồ/bảng] Không có đường giá tham khảo; mở được chứng từ đơn, cân và điều chỉnh.</w:t>
            </w:r>
          </w:p>
        </w:tc>
      </w:tr>
    </w:tbl>
    <w:p w14:paraId="527518E1">
      <w:pPr>
        <w:pStyle w:val="5"/>
      </w:pPr>
      <w:r>
        <w:t>Dữ liệu nhập / lựa chọn</w:t>
      </w:r>
    </w:p>
    <w:p w14:paraId="70A6B525">
      <w:r>
        <w:t>• Sản phẩm, đơn vị và kỳ — bắt buộc để tránh trộn khác loại.</w:t>
      </w:r>
    </w:p>
    <w:p w14:paraId="48F9BDDB">
      <w:r>
        <w:t>• Kỳ so sánh và bộ lọc khách — tùy chọn.</w:t>
      </w:r>
    </w:p>
    <w:p w14:paraId="4BF743EC">
      <w:r>
        <w:t>• Định dạng xuất — chỉ khi gọi UC68.</w:t>
      </w:r>
    </w:p>
    <w:p w14:paraId="768CBD4C">
      <w:pPr>
        <w:pStyle w:val="5"/>
      </w:pPr>
      <w:r>
        <w:t>UC liên kết và dữ liệu chuyển tiếp</w:t>
      </w:r>
    </w:p>
    <w:p w14:paraId="50B992A7">
      <w:r>
        <w:t>• UC20 — sản phẩm</w:t>
      </w:r>
    </w:p>
    <w:p w14:paraId="45723DBA">
      <w:r>
        <w:t>• UC45/UC48 — giá thị trường và lượng cân từng đơn</w:t>
      </w:r>
    </w:p>
    <w:p w14:paraId="4A5ADB80">
      <w:r>
        <w:t>• UC52/UC53 — điều chỉnh/hoàn hàng có chứng từ</w:t>
      </w:r>
    </w:p>
    <w:p w14:paraId="3416988B">
      <w:pPr>
        <w:pStyle w:val="5"/>
      </w:pPr>
      <w:r>
        <w:t>Các process trong UC</w:t>
      </w:r>
    </w:p>
    <w:p w14:paraId="6D3E7232">
      <w:r>
        <w:t>1. Phân tích xu hướng giá bán — so sánh giá chốt các đơn</w:t>
      </w:r>
    </w:p>
    <w:p w14:paraId="1CD87C86">
      <w:r>
        <w:t>2. Phân tích xu hướng giá bán — tính giá hiệu lực sau điều chỉnh</w:t>
      </w:r>
    </w:p>
    <w:p w14:paraId="1064DD12">
      <w:r>
        <w:rPr>
          <w:b/>
        </w:rPr>
        <w:t>Điểm cần xác nhận / lưu ý:</w:t>
      </w:r>
      <w:r>
        <w:t xml:space="preserve"> Đã chốt: điều chỉnh tính theo ngày điều chỉnh như UC64. Giá hiệu lực = (giá trị bán gốc − giảm giá − tín dụng hàng trả) / (kg cân chốt − kg hàng trả), làm tròn lên nghìn đồng/kg khi hiển thị.</w:t>
      </w:r>
      <w:ins w:id="2551" w:author="Claude" w:date="2026-10-08T00:00:00Z">
        <w:r>
          <w:t xml:space="preserve"> Công thức tính gộp theo kỳ và sản phẩm, không tính theo từng đơn; khi mẫu số bằng 0, hệ thống hiện “không áp dụng”.</w:t>
        </w:r>
      </w:ins>
    </w:p>
    <w:p w14:paraId="202FF5C6">
      <w:pPr>
        <w:pStyle w:val="4"/>
      </w:pPr>
      <w:bookmarkStart w:id="192" w:name="_Toc29105"/>
      <w:bookmarkStart w:id="193" w:name="_Toc12920"/>
      <w:r>
        <w:t>10.5 UC67 - Phân tích hàng trả và giảm giá</w:t>
      </w:r>
      <w:bookmarkEnd w:id="192"/>
      <w:bookmarkEnd w:id="193"/>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60FE5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C59B43C">
            <w:pPr>
              <w:spacing w:after="0" w:line="240" w:lineRule="auto"/>
              <w:jc w:val="right"/>
            </w:pPr>
            <w:r>
              <w:t>Primary Actors</w:t>
            </w:r>
          </w:p>
        </w:tc>
        <w:tc>
          <w:tcPr>
            <w:tcW w:w="2685" w:type="dxa"/>
          </w:tcPr>
          <w:p w14:paraId="702AFC34">
            <w:pPr>
              <w:spacing w:after="0" w:line="240" w:lineRule="auto"/>
            </w:pPr>
            <w:r>
              <w:t>Chủ HTX; Kế toán.</w:t>
            </w:r>
          </w:p>
        </w:tc>
        <w:tc>
          <w:tcPr>
            <w:tcW w:w="1890" w:type="dxa"/>
          </w:tcPr>
          <w:p w14:paraId="5F217900">
            <w:pPr>
              <w:spacing w:after="0" w:line="240" w:lineRule="auto"/>
              <w:jc w:val="right"/>
            </w:pPr>
            <w:r>
              <w:t>Secondary Actors</w:t>
            </w:r>
          </w:p>
        </w:tc>
        <w:tc>
          <w:tcPr>
            <w:tcW w:w="2933" w:type="dxa"/>
          </w:tcPr>
          <w:p w14:paraId="5AF708C2">
            <w:pPr>
              <w:spacing w:after="0" w:line="240" w:lineRule="auto"/>
            </w:pPr>
            <w:r>
              <w:t>Không có.</w:t>
            </w:r>
          </w:p>
        </w:tc>
      </w:tr>
      <w:tr w14:paraId="118C1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70CB800">
            <w:pPr>
              <w:spacing w:after="0" w:line="240" w:lineRule="auto"/>
              <w:jc w:val="right"/>
            </w:pPr>
            <w:r>
              <w:t>Description</w:t>
            </w:r>
          </w:p>
        </w:tc>
        <w:tc>
          <w:tcPr>
            <w:tcW w:w="7508" w:type="dxa"/>
            <w:gridSpan w:val="3"/>
          </w:tcPr>
          <w:p w14:paraId="6FE6669E">
            <w:pPr>
              <w:spacing w:after="0" w:line="240" w:lineRule="auto"/>
            </w:pPr>
            <w:r>
              <w:t>Tôi với vai trò là Chủ HTX hoặc Kế toán, tôi muốn phân tích yêu cầu chất lượng, giảm giá, hàng trả và tiền hoàn, để biết nguyên nhân và mức ảnh hưởng.</w:t>
            </w:r>
          </w:p>
        </w:tc>
      </w:tr>
      <w:tr w14:paraId="169AC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0CD1438">
            <w:pPr>
              <w:spacing w:after="0" w:line="240" w:lineRule="auto"/>
              <w:jc w:val="right"/>
            </w:pPr>
            <w:r>
              <w:t>Trigger</w:t>
            </w:r>
          </w:p>
        </w:tc>
        <w:tc>
          <w:tcPr>
            <w:tcW w:w="7508" w:type="dxa"/>
            <w:gridSpan w:val="3"/>
          </w:tcPr>
          <w:p w14:paraId="0DD708B9">
            <w:pPr>
              <w:spacing w:after="0" w:line="240" w:lineRule="auto"/>
            </w:pPr>
            <w:r>
              <w:t>Cuối kỳ hoặc khi số khiếu nại tăng.</w:t>
            </w:r>
          </w:p>
        </w:tc>
      </w:tr>
      <w:tr w14:paraId="1A8BE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D738B24">
            <w:pPr>
              <w:spacing w:after="0" w:line="240" w:lineRule="auto"/>
              <w:jc w:val="right"/>
            </w:pPr>
            <w:r>
              <w:t>Priority</w:t>
            </w:r>
          </w:p>
        </w:tc>
        <w:tc>
          <w:tcPr>
            <w:tcW w:w="7508" w:type="dxa"/>
            <w:gridSpan w:val="3"/>
          </w:tcPr>
          <w:p w14:paraId="0117FF50">
            <w:pPr>
              <w:spacing w:after="0" w:line="240" w:lineRule="auto"/>
            </w:pPr>
            <w:r>
              <w:t>Could have (đề xuất)</w:t>
            </w:r>
          </w:p>
        </w:tc>
      </w:tr>
      <w:tr w14:paraId="74F49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F2FC83E">
            <w:pPr>
              <w:spacing w:after="0" w:line="240" w:lineRule="auto"/>
              <w:jc w:val="right"/>
            </w:pPr>
            <w:r>
              <w:t>Preconditions</w:t>
            </w:r>
          </w:p>
        </w:tc>
        <w:tc>
          <w:tcPr>
            <w:tcW w:w="7508" w:type="dxa"/>
            <w:gridSpan w:val="3"/>
          </w:tcPr>
          <w:p w14:paraId="5F824049">
            <w:pPr>
              <w:spacing w:after="0" w:line="240" w:lineRule="auto"/>
            </w:pPr>
            <w:r>
              <w:t>• Kế toán phải có vai trò được quyền xem báo cáo hậu mãi.</w:t>
            </w:r>
          </w:p>
        </w:tc>
      </w:tr>
      <w:tr w14:paraId="63E1D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826C26E">
            <w:pPr>
              <w:spacing w:after="0" w:line="240" w:lineRule="auto"/>
              <w:jc w:val="right"/>
            </w:pPr>
            <w:r>
              <w:t>Normal Flow</w:t>
            </w:r>
          </w:p>
        </w:tc>
        <w:tc>
          <w:tcPr>
            <w:tcW w:w="7508" w:type="dxa"/>
            <w:gridSpan w:val="3"/>
          </w:tcPr>
          <w:p w14:paraId="70FE1822">
            <w:pPr>
              <w:spacing w:after="0" w:line="240" w:lineRule="auto"/>
            </w:pPr>
            <w:r>
              <w:t>1. Người dùng đặt kỳ và bộ lọc. (SCR-51)</w:t>
            </w:r>
          </w:p>
          <w:p w14:paraId="156048E7">
            <w:pPr>
              <w:spacing w:after="0" w:line="240" w:lineRule="auto"/>
            </w:pPr>
            <w:r>
              <w:t>2. Hệ thống lấy các sự kiện UC51, UC52, UC53, UC54 theo từng loại.</w:t>
            </w:r>
          </w:p>
          <w:p w14:paraId="4D96FF3F">
            <w:pPr>
              <w:spacing w:after="0" w:line="240" w:lineRule="auto"/>
            </w:pPr>
            <w:r>
              <w:t>3. Hệ thống liên kết từng sự kiện với giao dịch và lô nguồn, không cộng một khoản hai lần.</w:t>
            </w:r>
          </w:p>
          <w:p w14:paraId="4E4863BB">
            <w:pPr>
              <w:spacing w:after="0" w:line="240" w:lineRule="auto"/>
            </w:pPr>
            <w:r>
              <w:t>4. Hệ thống hiện lượng, giá trị, lý do, trạng thái và các sự kiện còn mở.</w:t>
            </w:r>
          </w:p>
          <w:p w14:paraId="73F74B39">
            <w:pPr>
              <w:spacing w:after="0" w:line="240" w:lineRule="auto"/>
            </w:pPr>
            <w:r>
              <w:t>5. [Extension point: Xuất kết quả] Người dùng có thể chọn Xuất (UC68).</w:t>
            </w:r>
          </w:p>
        </w:tc>
      </w:tr>
      <w:tr w14:paraId="1A252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D829041">
            <w:pPr>
              <w:spacing w:after="0" w:line="240" w:lineRule="auto"/>
              <w:jc w:val="right"/>
            </w:pPr>
            <w:r>
              <w:t>Alternative Flows</w:t>
            </w:r>
          </w:p>
        </w:tc>
        <w:tc>
          <w:tcPr>
            <w:tcW w:w="7508" w:type="dxa"/>
            <w:gridSpan w:val="3"/>
          </w:tcPr>
          <w:p w14:paraId="6880A7E2">
            <w:pPr>
              <w:spacing w:after="0" w:line="240" w:lineRule="auto"/>
            </w:pPr>
            <w:r>
              <w:t>2a. Yêu cầu chưa được chấp nhận.</w:t>
            </w:r>
          </w:p>
          <w:p w14:paraId="3F0D1D17">
            <w:pPr>
              <w:spacing w:after="0" w:line="240" w:lineRule="auto"/>
            </w:pPr>
            <w:r>
              <w:t>2a1. Hệ thống chỉ đếm ở nhóm yêu cầu, không giảm doanh thu.</w:t>
            </w:r>
          </w:p>
          <w:p w14:paraId="2C30B0EC">
            <w:pPr>
              <w:spacing w:after="0" w:line="240" w:lineRule="auto"/>
            </w:pPr>
            <w:r>
              <w:rPr>
                <w:i/>
              </w:rPr>
              <w:t>Use Case tiếp tục bước 3.</w:t>
            </w:r>
          </w:p>
          <w:p w14:paraId="20F7438B">
            <w:pPr>
              <w:spacing w:after="0" w:line="240" w:lineRule="auto"/>
            </w:pPr>
            <w:r>
              <w:t>3a. Chưa xác định lô nguồn của hàng trả.</w:t>
            </w:r>
          </w:p>
          <w:p w14:paraId="3CBA9E1E">
            <w:pPr>
              <w:spacing w:after="0" w:line="240" w:lineRule="auto"/>
            </w:pPr>
            <w:r>
              <w:t>3a1. Hệ thống hiện chờ xác minh, không gán vùng giả.</w:t>
            </w:r>
          </w:p>
          <w:p w14:paraId="748F44E5">
            <w:pPr>
              <w:spacing w:after="0" w:line="240" w:lineRule="auto"/>
            </w:pPr>
            <w:r>
              <w:rPr>
                <w:i/>
              </w:rPr>
              <w:t>Use Case tiếp tục bước 4.</w:t>
            </w:r>
          </w:p>
        </w:tc>
      </w:tr>
      <w:tr w14:paraId="50326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6148598">
            <w:pPr>
              <w:spacing w:after="0" w:line="240" w:lineRule="auto"/>
              <w:jc w:val="right"/>
            </w:pPr>
            <w:r>
              <w:t>Exception Flows</w:t>
            </w:r>
          </w:p>
        </w:tc>
        <w:tc>
          <w:tcPr>
            <w:tcW w:w="7508" w:type="dxa"/>
            <w:gridSpan w:val="3"/>
          </w:tcPr>
          <w:p w14:paraId="0C27ED6B">
            <w:pPr>
              <w:spacing w:after="0" w:line="240" w:lineRule="auto"/>
            </w:pPr>
            <w:r>
              <w:t>Không có.</w:t>
            </w:r>
          </w:p>
        </w:tc>
      </w:tr>
      <w:tr w14:paraId="05E5F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5474F2A">
            <w:pPr>
              <w:spacing w:after="0" w:line="240" w:lineRule="auto"/>
              <w:jc w:val="right"/>
            </w:pPr>
            <w:r>
              <w:t>Postconditions</w:t>
            </w:r>
          </w:p>
        </w:tc>
        <w:tc>
          <w:tcPr>
            <w:tcW w:w="7508" w:type="dxa"/>
            <w:gridSpan w:val="3"/>
          </w:tcPr>
          <w:p w14:paraId="4BB0D365">
            <w:pPr>
              <w:spacing w:after="0" w:line="240" w:lineRule="auto"/>
            </w:pPr>
            <w:r>
              <w:t>• Báo cáo hậu mãi truy ngược được; khiếu nại thương mại không bị xếp thành sự cố an toàn thực phẩm.</w:t>
            </w:r>
          </w:p>
        </w:tc>
      </w:tr>
      <w:tr w14:paraId="300FE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618E5B4">
            <w:pPr>
              <w:spacing w:after="0" w:line="240" w:lineRule="auto"/>
              <w:jc w:val="right"/>
            </w:pPr>
            <w:r>
              <w:t>Include / Extend</w:t>
            </w:r>
          </w:p>
        </w:tc>
        <w:tc>
          <w:tcPr>
            <w:tcW w:w="7508" w:type="dxa"/>
            <w:gridSpan w:val="3"/>
          </w:tcPr>
          <w:p w14:paraId="37207587">
            <w:pPr>
              <w:spacing w:after="0" w:line="240" w:lineRule="auto"/>
            </w:pPr>
            <w:r>
              <w:t>Extension points: Xuất kết quả.</w:t>
            </w:r>
          </w:p>
        </w:tc>
      </w:tr>
      <w:tr w14:paraId="72057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F97ED66">
            <w:pPr>
              <w:spacing w:after="0" w:line="240" w:lineRule="auto"/>
              <w:jc w:val="right"/>
            </w:pPr>
            <w:r>
              <w:t>Business Rules / NFR</w:t>
            </w:r>
          </w:p>
        </w:tc>
        <w:tc>
          <w:tcPr>
            <w:tcW w:w="7508" w:type="dxa"/>
            <w:gridSpan w:val="3"/>
          </w:tcPr>
          <w:p w14:paraId="02C695D7">
            <w:pPr>
              <w:spacing w:after="0" w:line="240" w:lineRule="auto"/>
            </w:pPr>
            <w:r>
              <w:t>Business Rules: BR-15.</w:t>
            </w:r>
          </w:p>
        </w:tc>
      </w:tr>
    </w:tbl>
    <w:p w14:paraId="75CFB312">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41A52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3D51684E">
            <w:pPr>
              <w:spacing w:after="0" w:line="240" w:lineRule="auto"/>
            </w:pPr>
            <w:r>
              <w:rPr>
                <w:rFonts w:ascii="Consolas" w:hAnsi="Consolas"/>
                <w:sz w:val="17"/>
              </w:rPr>
              <w:t>Màn hình Phân tích hậu bán: [Kỳ] [Khách] [Sản phẩm] [Lô] [Vùng gốc] [Lý do] [Xem] [Xuất].</w:t>
            </w:r>
          </w:p>
          <w:p w14:paraId="1DE92D9D">
            <w:pPr>
              <w:spacing w:after="0" w:line="240" w:lineRule="auto"/>
            </w:pPr>
            <w:r>
              <w:rPr>
                <w:rFonts w:ascii="Consolas" w:hAnsi="Consolas"/>
                <w:sz w:val="17"/>
              </w:rPr>
              <w:t>Các cột riêng: Yêu cầu | Đã đồng ý điều chỉnh | Số lượng thực trả | Trạng thái xử lý hàng | Giá trị giảm trừ | Tiền thực hoàn | Còn phải xử lý; bảng dòng liên kết biên nhận bán gốc và lịch sử; [Mở chuỗi sự kiện].</w:t>
            </w:r>
          </w:p>
        </w:tc>
      </w:tr>
    </w:tbl>
    <w:p w14:paraId="78A87AE5">
      <w:pPr>
        <w:pStyle w:val="5"/>
      </w:pPr>
      <w:r>
        <w:t>Dữ liệu nhập / lựa chọn</w:t>
      </w:r>
    </w:p>
    <w:p w14:paraId="7E744259">
      <w:r>
        <w:t>• Kỳ — bắt buộc; khách/sản phẩm/lô/vùng/lý do — tùy chọn.</w:t>
      </w:r>
    </w:p>
    <w:p w14:paraId="4A92DC57">
      <w:r>
        <w:t>• Định dạng xuất — chỉ khi gọi UC68.</w:t>
      </w:r>
    </w:p>
    <w:p w14:paraId="2EDEDBFF">
      <w:pPr>
        <w:pStyle w:val="5"/>
      </w:pPr>
      <w:r>
        <w:t>UC liên kết và dữ liệu chuyển tiếp</w:t>
      </w:r>
    </w:p>
    <w:p w14:paraId="6E94010B">
      <w:r>
        <w:t>• UC51: khiếu nại</w:t>
      </w:r>
    </w:p>
    <w:p w14:paraId="235E92CA">
      <w:r>
        <w:t>• UC53: giảm giá</w:t>
      </w:r>
    </w:p>
    <w:p w14:paraId="225BA4BC">
      <w:r>
        <w:t>• UC52: trả hàng và xử lý</w:t>
      </w:r>
    </w:p>
    <w:p w14:paraId="21779E9F">
      <w:r>
        <w:t>• UC48: doanh thu gốc</w:t>
      </w:r>
    </w:p>
    <w:p w14:paraId="764C314E">
      <w:pPr>
        <w:pStyle w:val="5"/>
      </w:pPr>
      <w:r>
        <w:t>Các process trong UC</w:t>
      </w:r>
    </w:p>
    <w:p w14:paraId="0D768948">
      <w:r>
        <w:t>1. Phân tích hàng trả và giảm giá — đối chiếu chuỗi hậu bán</w:t>
      </w:r>
    </w:p>
    <w:p w14:paraId="6CFEA1CA">
      <w:r>
        <w:t>2. Phân tích hàng trả và giảm giá — tổng hợp giảm trừ không trùng</w:t>
      </w:r>
    </w:p>
    <w:p w14:paraId="31462256">
      <w:r>
        <w:rPr>
          <w:b/>
        </w:rPr>
        <w:t>Điểm cần xác nhận / lưu ý:</w:t>
      </w:r>
      <w:r>
        <w:t xml:space="preserve"> Đã chốt: kỳ ghi nhận theo UC64; tín dụng khi chỉ trả hàng theo quyết định của Chủ HTX ở UC52.</w:t>
      </w:r>
    </w:p>
    <w:p w14:paraId="42CAE17B">
      <w:pPr>
        <w:pStyle w:val="4"/>
      </w:pPr>
      <w:bookmarkStart w:id="194" w:name="_Toc24486"/>
      <w:bookmarkStart w:id="195" w:name="_Toc19486"/>
      <w:r>
        <w:t>10.6 UC68 - Xuất báo cáo</w:t>
      </w:r>
      <w:bookmarkEnd w:id="194"/>
      <w:bookmarkEnd w:id="195"/>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19394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B93E559">
            <w:pPr>
              <w:spacing w:after="0" w:line="240" w:lineRule="auto"/>
              <w:jc w:val="right"/>
            </w:pPr>
            <w:r>
              <w:t>Primary Actors</w:t>
            </w:r>
          </w:p>
        </w:tc>
        <w:tc>
          <w:tcPr>
            <w:tcW w:w="2685" w:type="dxa"/>
          </w:tcPr>
          <w:p w14:paraId="0B01ACAD">
            <w:pPr>
              <w:spacing w:after="0" w:line="240" w:lineRule="auto"/>
            </w:pPr>
            <w:r>
              <w:t>Chủ HTX; Quản lý khu; Kế toán.</w:t>
            </w:r>
          </w:p>
        </w:tc>
        <w:tc>
          <w:tcPr>
            <w:tcW w:w="1890" w:type="dxa"/>
          </w:tcPr>
          <w:p w14:paraId="6ED6187B">
            <w:pPr>
              <w:spacing w:after="0" w:line="240" w:lineRule="auto"/>
              <w:jc w:val="right"/>
            </w:pPr>
            <w:r>
              <w:t>Secondary Actors</w:t>
            </w:r>
          </w:p>
        </w:tc>
        <w:tc>
          <w:tcPr>
            <w:tcW w:w="2933" w:type="dxa"/>
          </w:tcPr>
          <w:p w14:paraId="6BA11571">
            <w:pPr>
              <w:spacing w:after="0" w:line="240" w:lineRule="auto"/>
            </w:pPr>
            <w:r>
              <w:t>Không có.</w:t>
            </w:r>
          </w:p>
        </w:tc>
      </w:tr>
      <w:tr w14:paraId="61B00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8DBDC91">
            <w:pPr>
              <w:spacing w:after="0" w:line="240" w:lineRule="auto"/>
              <w:jc w:val="right"/>
            </w:pPr>
            <w:r>
              <w:t>Description</w:t>
            </w:r>
          </w:p>
        </w:tc>
        <w:tc>
          <w:tcPr>
            <w:tcW w:w="7508" w:type="dxa"/>
            <w:gridSpan w:val="3"/>
          </w:tcPr>
          <w:p w14:paraId="170FBDCB">
            <w:pPr>
              <w:spacing w:after="0" w:line="240" w:lineRule="auto"/>
            </w:pPr>
            <w:r>
              <w:t>Tôi với vai trò là Chủ HTX, Quản lý khu hoặc Kế toán, tôi muốn xuất báo cáo đang xem ra Excel hoặc PDF, để lưu trữ hoặc gửi cho người liên quan.</w:t>
            </w:r>
          </w:p>
        </w:tc>
      </w:tr>
      <w:tr w14:paraId="12D5A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69A59B4">
            <w:pPr>
              <w:spacing w:after="0" w:line="240" w:lineRule="auto"/>
              <w:jc w:val="right"/>
            </w:pPr>
            <w:r>
              <w:t>Trigger</w:t>
            </w:r>
          </w:p>
        </w:tc>
        <w:tc>
          <w:tcPr>
            <w:tcW w:w="7508" w:type="dxa"/>
            <w:gridSpan w:val="3"/>
          </w:tcPr>
          <w:p w14:paraId="458C1C29">
            <w:pPr>
              <w:spacing w:after="0" w:line="240" w:lineRule="auto"/>
            </w:pPr>
            <w:r>
              <w:t>Người dùng chọn Xuất khi đang xem UC64–UC67.</w:t>
            </w:r>
          </w:p>
        </w:tc>
      </w:tr>
      <w:tr w14:paraId="65CD5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520FD27">
            <w:pPr>
              <w:spacing w:after="0" w:line="240" w:lineRule="auto"/>
              <w:jc w:val="right"/>
            </w:pPr>
            <w:r>
              <w:t>Priority</w:t>
            </w:r>
          </w:p>
        </w:tc>
        <w:tc>
          <w:tcPr>
            <w:tcW w:w="7508" w:type="dxa"/>
            <w:gridSpan w:val="3"/>
          </w:tcPr>
          <w:p w14:paraId="3CFB34A4">
            <w:pPr>
              <w:spacing w:after="0" w:line="240" w:lineRule="auto"/>
            </w:pPr>
            <w:r>
              <w:t>Should have (đề xuất)</w:t>
            </w:r>
          </w:p>
        </w:tc>
      </w:tr>
      <w:tr w14:paraId="31609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86D67C5">
            <w:pPr>
              <w:spacing w:after="0" w:line="240" w:lineRule="auto"/>
              <w:jc w:val="right"/>
            </w:pPr>
            <w:r>
              <w:t>Preconditions</w:t>
            </w:r>
          </w:p>
        </w:tc>
        <w:tc>
          <w:tcPr>
            <w:tcW w:w="7508" w:type="dxa"/>
            <w:gridSpan w:val="3"/>
          </w:tcPr>
          <w:p w14:paraId="508DBB89">
            <w:pPr>
              <w:spacing w:after="0" w:line="240" w:lineRule="auto"/>
            </w:pPr>
            <w:r>
              <w:t>• Đang xem một báo cáo của UC64, UC65, UC66 hoặc UC67.</w:t>
            </w:r>
          </w:p>
          <w:p w14:paraId="2A7B2C56">
            <w:pPr>
              <w:spacing w:after="0" w:line="240" w:lineRule="auto"/>
            </w:pPr>
            <w:r>
              <w:t>• Quản lý khu hoặc Kế toán phải có vai trò có quyền “Xuất” trên chức năng báo cáo tương ứng.</w:t>
            </w:r>
          </w:p>
        </w:tc>
      </w:tr>
      <w:tr w14:paraId="42D96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7A44359">
            <w:pPr>
              <w:spacing w:after="0" w:line="240" w:lineRule="auto"/>
              <w:jc w:val="right"/>
            </w:pPr>
            <w:r>
              <w:t>Normal Flow</w:t>
            </w:r>
          </w:p>
        </w:tc>
        <w:tc>
          <w:tcPr>
            <w:tcW w:w="7508" w:type="dxa"/>
            <w:gridSpan w:val="3"/>
          </w:tcPr>
          <w:p w14:paraId="441E9A73">
            <w:pPr>
              <w:spacing w:after="0" w:line="240" w:lineRule="auto"/>
            </w:pPr>
            <w:r>
              <w:t>1. Người dùng chọn Xuất. (SCR-52)</w:t>
            </w:r>
          </w:p>
          <w:p w14:paraId="22B74E92">
            <w:pPr>
              <w:spacing w:after="0" w:line="240" w:lineRule="auto"/>
            </w:pPr>
            <w:r>
              <w:t>2. Hệ thống hiện định dạng và nhắc lại phạm vi, bộ lọc, kỳ, thời điểm dữ liệu.</w:t>
            </w:r>
          </w:p>
          <w:p w14:paraId="206AAFBC">
            <w:pPr>
              <w:spacing w:after="0" w:line="240" w:lineRule="auto"/>
            </w:pPr>
            <w:r>
              <w:t>3. Người dùng chọn Excel hoặc PDF và xác nhận.</w:t>
            </w:r>
          </w:p>
          <w:p w14:paraId="58F402D1">
            <w:pPr>
              <w:spacing w:after="0" w:line="240" w:lineRule="auto"/>
            </w:pPr>
            <w:r>
              <w:t>4. Hệ thống kiểm quyền xuất và tạo tệp từ đúng tập dữ liệu đang xem, kèm thời điểm, phạm vi và công thức.</w:t>
            </w:r>
          </w:p>
          <w:p w14:paraId="44E08083">
            <w:pPr>
              <w:spacing w:after="0" w:line="240" w:lineRule="auto"/>
            </w:pPr>
            <w:r>
              <w:t>5. Người dùng tải tệp.</w:t>
            </w:r>
          </w:p>
        </w:tc>
      </w:tr>
      <w:tr w14:paraId="74B4F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3B478B9">
            <w:pPr>
              <w:spacing w:after="0" w:line="240" w:lineRule="auto"/>
              <w:jc w:val="right"/>
            </w:pPr>
            <w:r>
              <w:t>Alternative Flows</w:t>
            </w:r>
          </w:p>
        </w:tc>
        <w:tc>
          <w:tcPr>
            <w:tcW w:w="7508" w:type="dxa"/>
            <w:gridSpan w:val="3"/>
          </w:tcPr>
          <w:p w14:paraId="622D4697">
            <w:pPr>
              <w:spacing w:after="0" w:line="240" w:lineRule="auto"/>
            </w:pPr>
            <w:r>
              <w:t>Không có.</w:t>
            </w:r>
          </w:p>
        </w:tc>
      </w:tr>
      <w:tr w14:paraId="1A3E2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B8D822F">
            <w:pPr>
              <w:spacing w:after="0" w:line="240" w:lineRule="auto"/>
              <w:jc w:val="right"/>
            </w:pPr>
            <w:r>
              <w:t>Exception Flows</w:t>
            </w:r>
          </w:p>
        </w:tc>
        <w:tc>
          <w:tcPr>
            <w:tcW w:w="7508" w:type="dxa"/>
            <w:gridSpan w:val="3"/>
          </w:tcPr>
          <w:p w14:paraId="7509D5D1">
            <w:pPr>
              <w:spacing w:after="0" w:line="240" w:lineRule="auto"/>
            </w:pPr>
            <w:r>
              <w:t>4a. Hết quyền hoặc báo cáo nguồn không còn hợp lệ.</w:t>
            </w:r>
          </w:p>
          <w:p w14:paraId="42F3E6D0">
            <w:pPr>
              <w:spacing w:after="0" w:line="240" w:lineRule="auto"/>
            </w:pPr>
            <w:r>
              <w:t>4a1. Hệ thống dừng và yêu cầu tải lại báo cáo. (</w:t>
              <w:fldChar w:fldCharType="begin"/>
              <w:instrText xml:space="preserve"> HYPERLINK \l "MSG02" \o "MSG02 (Lỗi): Bạn không có quyền thực hiện thao tác này." </w:instrText>
              <w:fldChar w:fldCharType="separate"/>
              <w:t>MSG02</w:t>
              <w:fldChar w:fldCharType="end"/>
              <w:t>)</w:t>
            </w:r>
          </w:p>
          <w:p w14:paraId="62F522DC">
            <w:pPr>
              <w:spacing w:after="0" w:line="240" w:lineRule="auto"/>
            </w:pPr>
            <w:r>
              <w:rPr>
                <w:i/>
              </w:rPr>
              <w:t>Use Case dừng lại.</w:t>
            </w:r>
          </w:p>
          <w:p w14:paraId="1464C803">
            <w:pPr>
              <w:spacing w:after="0" w:line="240" w:lineRule="auto"/>
            </w:pPr>
            <w:r>
              <w:t>4b. Tạo tệp thất bại.</w:t>
            </w:r>
          </w:p>
          <w:p w14:paraId="55CC1FA2">
            <w:pPr>
              <w:spacing w:after="0" w:line="240" w:lineRule="auto"/>
            </w:pPr>
            <w:r>
              <w:t>4b1. Hệ thống báo lỗi và cho thử lại. (</w:t>
              <w:fldChar w:fldCharType="begin"/>
              <w:instrText xml:space="preserve"> HYPERLINK \l "MSG05" \o "MSG05 (Lỗi): Không thể hoàn tất thao tác với tệp. Dữ liệu nguồn không thay đổi; vui lòng thử lại." </w:instrText>
              <w:fldChar w:fldCharType="separate"/>
              <w:t>MSG05</w:t>
              <w:fldChar w:fldCharType="end"/>
              <w:t>)</w:t>
            </w:r>
          </w:p>
          <w:p w14:paraId="3AAC9A27">
            <w:pPr>
              <w:spacing w:after="0" w:line="240" w:lineRule="auto"/>
            </w:pPr>
            <w:r>
              <w:rPr>
                <w:i/>
              </w:rPr>
              <w:t>Use Case tiếp tục bước 3.</w:t>
            </w:r>
          </w:p>
        </w:tc>
      </w:tr>
      <w:tr w14:paraId="30DE5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CA1A08F">
            <w:pPr>
              <w:spacing w:after="0" w:line="240" w:lineRule="auto"/>
              <w:jc w:val="right"/>
            </w:pPr>
            <w:r>
              <w:t>Postconditions</w:t>
            </w:r>
          </w:p>
        </w:tc>
        <w:tc>
          <w:tcPr>
            <w:tcW w:w="7508" w:type="dxa"/>
            <w:gridSpan w:val="3"/>
          </w:tcPr>
          <w:p w14:paraId="793C1D83">
            <w:pPr>
              <w:spacing w:after="0" w:line="240" w:lineRule="auto"/>
            </w:pPr>
            <w:r>
              <w:t>• Tệp phản ánh đúng báo cáo được phép xem; không sửa giao dịch.</w:t>
            </w:r>
          </w:p>
        </w:tc>
      </w:tr>
      <w:tr w14:paraId="040FB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66E7F36">
            <w:pPr>
              <w:spacing w:after="0" w:line="240" w:lineRule="auto"/>
              <w:jc w:val="right"/>
            </w:pPr>
            <w:r>
              <w:t>Include / Extend</w:t>
            </w:r>
          </w:p>
        </w:tc>
        <w:tc>
          <w:tcPr>
            <w:tcW w:w="7508" w:type="dxa"/>
            <w:gridSpan w:val="3"/>
          </w:tcPr>
          <w:p w14:paraId="2111C336">
            <w:pPr>
              <w:spacing w:after="0" w:line="240" w:lineRule="auto"/>
            </w:pPr>
            <w:r>
              <w:t>Extend UC64 khi: Người dùng có quyền xuất và chọn Xuất.</w:t>
            </w:r>
          </w:p>
          <w:p w14:paraId="4B918399">
            <w:pPr>
              <w:spacing w:after="0" w:line="240" w:lineRule="auto"/>
            </w:pPr>
            <w:r>
              <w:t>Extend UC65 khi: Người dùng có quyền xuất và chọn Xuất.</w:t>
            </w:r>
          </w:p>
          <w:p w14:paraId="0B76E919">
            <w:pPr>
              <w:spacing w:after="0" w:line="240" w:lineRule="auto"/>
            </w:pPr>
            <w:r>
              <w:t>Extend UC66 khi: Người dùng có quyền xuất và chọn Xuất.</w:t>
            </w:r>
          </w:p>
          <w:p w14:paraId="5ED1AF3E">
            <w:pPr>
              <w:spacing w:after="0" w:line="240" w:lineRule="auto"/>
            </w:pPr>
            <w:r>
              <w:t>Extend UC67 khi: Người dùng có quyền xuất và chọn Xuất.</w:t>
            </w:r>
          </w:p>
        </w:tc>
      </w:tr>
      <w:tr w14:paraId="1C0B7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4E9AFE7">
            <w:pPr>
              <w:spacing w:after="0" w:line="240" w:lineRule="auto"/>
              <w:jc w:val="right"/>
            </w:pPr>
            <w:r>
              <w:t>Business Rules / NFR</w:t>
            </w:r>
          </w:p>
        </w:tc>
        <w:tc>
          <w:tcPr>
            <w:tcW w:w="7508" w:type="dxa"/>
            <w:gridSpan w:val="3"/>
          </w:tcPr>
          <w:p w14:paraId="71A1B5E2">
            <w:pPr>
              <w:spacing w:after="0" w:line="240" w:lineRule="auto"/>
            </w:pPr>
            <w:r>
              <w:t>Không có quy tắc riêng.</w:t>
            </w:r>
          </w:p>
        </w:tc>
      </w:tr>
    </w:tbl>
    <w:p w14:paraId="7BD03BEC">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503FB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66606E1F">
            <w:pPr>
              <w:spacing w:after="0" w:line="240" w:lineRule="auto"/>
            </w:pPr>
            <w:r>
              <w:rPr>
                <w:rFonts w:ascii="Consolas" w:hAnsi="Consolas"/>
                <w:sz w:val="17"/>
              </w:rPr>
              <w:t>Tại màn hình báo cáo nguồn: [Xuất] → hộp thoại [Định dạng: Excel/PDF] [Tên tệp dự kiến] [Kỳ, lọc, thời điểm chụp dữ liệu, phạm vi] [Tạo tệp] [Hủy].</w:t>
            </w:r>
          </w:p>
          <w:p w14:paraId="07388D6A">
            <w:pPr>
              <w:spacing w:after="0" w:line="240" w:lineRule="auto"/>
            </w:pPr>
            <w:r>
              <w:rPr>
                <w:rFonts w:ascii="Consolas" w:hAnsi="Consolas"/>
                <w:sz w:val="17"/>
              </w:rPr>
              <w:t>Vùng kết quả: [Tải tệp] khi thành công; thông báo lỗi và [Thử lại] khi thất bại.</w:t>
            </w:r>
          </w:p>
        </w:tc>
      </w:tr>
    </w:tbl>
    <w:p w14:paraId="2B8EE7F5">
      <w:pPr>
        <w:pStyle w:val="5"/>
      </w:pPr>
      <w:r>
        <w:t>Dữ liệu nhập / lựa chọn</w:t>
      </w:r>
    </w:p>
    <w:p w14:paraId="39625BF7">
      <w:r>
        <w:t>• Định dạng Excel/PDF — bắt buộc.</w:t>
      </w:r>
    </w:p>
    <w:p w14:paraId="58DBF215">
      <w:r>
        <w:t>• Báo cáo nguồn, bộ lọc và phiên chụp kết quả — lấy từ màn hình, không cho nới phạm vi trong hộp thoại.</w:t>
      </w:r>
    </w:p>
    <w:p w14:paraId="528F6788">
      <w:pPr>
        <w:pStyle w:val="5"/>
      </w:pPr>
      <w:r>
        <w:t>UC liên kết và dữ liệu chuyển tiếp</w:t>
      </w:r>
    </w:p>
    <w:p w14:paraId="60E5FA8F">
      <w:r>
        <w:t>• UC64–UC67: các báo cáo cơ sở mà UC68 mở rộng tại điểm Xuất kết quả.</w:t>
      </w:r>
    </w:p>
    <w:p w14:paraId="339F4006">
      <w:r>
        <w:t>• UC75: có thể đối chiếu thao tác xuất nếu chính sách audit quy định.</w:t>
      </w:r>
    </w:p>
    <w:p w14:paraId="72F4A71B">
      <w:pPr>
        <w:pStyle w:val="5"/>
      </w:pPr>
      <w:r>
        <w:t>Các process trong UC</w:t>
      </w:r>
    </w:p>
    <w:p w14:paraId="7B4DE27A">
      <w:r>
        <w:t>1. Xuất báo cáo — chụp tập kết quả được phép</w:t>
      </w:r>
    </w:p>
    <w:p w14:paraId="67FFCA1F">
      <w:r>
        <w:t>2. Xuất báo cáo — tạo Excel hoặc PDF</w:t>
      </w:r>
    </w:p>
    <w:p w14:paraId="7541A23C">
      <w:r>
        <w:rPr>
          <w:b/>
        </w:rPr>
        <w:t>Điểm cần xác nhận / lưu ý:</w:t>
      </w:r>
      <w:r>
        <w:t xml:space="preserve"> SRS không ấn định lưu tệp xuất bao lâu và có ghi sự kiện xuất vào audit hay không.</w:t>
      </w:r>
    </w:p>
    <w:p w14:paraId="08ED517F">
      <w:pPr>
        <w:pStyle w:val="3"/>
      </w:pPr>
      <w:bookmarkStart w:id="196" w:name="_Toc20167"/>
      <w:bookmarkStart w:id="197" w:name="_Toc24890"/>
      <w:r>
        <w:t>11. Thông báo và liên lạc</w:t>
      </w:r>
      <w:bookmarkEnd w:id="196"/>
      <w:bookmarkEnd w:id="197"/>
    </w:p>
    <w:p w14:paraId="1029CAFF">
      <w:pPr>
        <w:pStyle w:val="4"/>
      </w:pPr>
      <w:bookmarkStart w:id="198" w:name="_Toc3355"/>
      <w:bookmarkStart w:id="199" w:name="_Toc8557"/>
      <w:r>
        <w:t>11.1 UC69 - Xem thông báo</w:t>
      </w:r>
      <w:bookmarkEnd w:id="198"/>
      <w:bookmarkEnd w:id="199"/>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6A184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D34A361">
            <w:pPr>
              <w:spacing w:after="0" w:line="240" w:lineRule="auto"/>
              <w:jc w:val="right"/>
            </w:pPr>
            <w:r>
              <w:t>Primary Actors</w:t>
            </w:r>
          </w:p>
        </w:tc>
        <w:tc>
          <w:tcPr>
            <w:tcW w:w="2685" w:type="dxa"/>
          </w:tcPr>
          <w:p w14:paraId="3A61152C">
            <w:pPr>
              <w:spacing w:after="0" w:line="240" w:lineRule="auto"/>
            </w:pPr>
            <w:r>
              <w:t>Quản trị hệ thống; Chủ HTX; Nhân viên; Thương lái.</w:t>
            </w:r>
          </w:p>
        </w:tc>
        <w:tc>
          <w:tcPr>
            <w:tcW w:w="1890" w:type="dxa"/>
          </w:tcPr>
          <w:p w14:paraId="3A4FF0A0">
            <w:pPr>
              <w:spacing w:after="0" w:line="240" w:lineRule="auto"/>
              <w:jc w:val="right"/>
            </w:pPr>
            <w:r>
              <w:t>Secondary Actors</w:t>
            </w:r>
          </w:p>
        </w:tc>
        <w:tc>
          <w:tcPr>
            <w:tcW w:w="2933" w:type="dxa"/>
          </w:tcPr>
          <w:p w14:paraId="553619A0">
            <w:pPr>
              <w:spacing w:after="0" w:line="240" w:lineRule="auto"/>
            </w:pPr>
            <w:r>
              <w:t>Dịch vụ thông báo đẩy.</w:t>
            </w:r>
          </w:p>
        </w:tc>
      </w:tr>
      <w:tr w14:paraId="44A87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8095765">
            <w:pPr>
              <w:spacing w:after="0" w:line="240" w:lineRule="auto"/>
              <w:jc w:val="right"/>
            </w:pPr>
            <w:r>
              <w:t>Description</w:t>
            </w:r>
          </w:p>
        </w:tc>
        <w:tc>
          <w:tcPr>
            <w:tcW w:w="7508" w:type="dxa"/>
            <w:gridSpan w:val="3"/>
          </w:tcPr>
          <w:p w14:paraId="2ECF0B48">
            <w:pPr>
              <w:spacing w:after="0" w:line="240" w:lineRule="auto"/>
            </w:pPr>
            <w:r>
              <w:t>Tôi với vai trò là quản trị hệ thống, Chủ HTX, nhân viên hoặc thương lái, tôi muốn xem thông báo trong ứng dụng và nhận thông báo đẩy, để xử lý kịp thời cảnh báo, đơn và công việc.</w:t>
            </w:r>
          </w:p>
        </w:tc>
      </w:tr>
      <w:tr w14:paraId="64D78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C7EBBAD">
            <w:pPr>
              <w:spacing w:after="0" w:line="240" w:lineRule="auto"/>
              <w:jc w:val="right"/>
            </w:pPr>
            <w:r>
              <w:t>Trigger</w:t>
            </w:r>
          </w:p>
        </w:tc>
        <w:tc>
          <w:tcPr>
            <w:tcW w:w="7508" w:type="dxa"/>
            <w:gridSpan w:val="3"/>
          </w:tcPr>
          <w:p w14:paraId="3E076743">
            <w:pPr>
              <w:spacing w:after="0" w:line="240" w:lineRule="auto"/>
            </w:pPr>
            <w:r>
              <w:t>Có thông báo mới (push trên điện thoại) hoặc người dùng mở Trung tâm thông báo.</w:t>
            </w:r>
          </w:p>
        </w:tc>
      </w:tr>
      <w:tr w14:paraId="462AE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C308052">
            <w:pPr>
              <w:spacing w:after="0" w:line="240" w:lineRule="auto"/>
              <w:jc w:val="right"/>
            </w:pPr>
            <w:r>
              <w:t>Priority</w:t>
            </w:r>
          </w:p>
        </w:tc>
        <w:tc>
          <w:tcPr>
            <w:tcW w:w="7508" w:type="dxa"/>
            <w:gridSpan w:val="3"/>
          </w:tcPr>
          <w:p w14:paraId="3BCF2984">
            <w:pPr>
              <w:spacing w:after="0" w:line="240" w:lineRule="auto"/>
            </w:pPr>
            <w:r>
              <w:t>Must have (đề xuất)</w:t>
            </w:r>
          </w:p>
        </w:tc>
      </w:tr>
      <w:tr w14:paraId="0EE2D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633E8B9">
            <w:pPr>
              <w:spacing w:after="0" w:line="240" w:lineRule="auto"/>
              <w:jc w:val="right"/>
            </w:pPr>
            <w:r>
              <w:t>Preconditions</w:t>
            </w:r>
          </w:p>
        </w:tc>
        <w:tc>
          <w:tcPr>
            <w:tcW w:w="7508" w:type="dxa"/>
            <w:gridSpan w:val="3"/>
          </w:tcPr>
          <w:p w14:paraId="46A4E458">
            <w:pPr>
              <w:spacing w:after="0" w:line="240" w:lineRule="auto"/>
            </w:pPr>
            <w:r>
              <w:t>• Người dùng đã đăng nhập.</w:t>
            </w:r>
          </w:p>
        </w:tc>
      </w:tr>
      <w:tr w14:paraId="5F760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860D850">
            <w:pPr>
              <w:spacing w:after="0" w:line="240" w:lineRule="auto"/>
              <w:jc w:val="right"/>
            </w:pPr>
            <w:r>
              <w:t>Normal Flow</w:t>
            </w:r>
          </w:p>
        </w:tc>
        <w:tc>
          <w:tcPr>
            <w:tcW w:w="7508" w:type="dxa"/>
            <w:gridSpan w:val="3"/>
          </w:tcPr>
          <w:p w14:paraId="55DF1A55">
            <w:pPr>
              <w:spacing w:after="0" w:line="240" w:lineRule="auto"/>
            </w:pPr>
            <w:r>
              <w:t>1. Người dùng mở Trung tâm thông báo. (SCR-53)</w:t>
            </w:r>
          </w:p>
          <w:p w14:paraId="0B44A82B">
            <w:pPr>
              <w:spacing w:after="0" w:line="240" w:lineRule="auto"/>
            </w:pPr>
            <w:r>
              <w:t>2. Hệ thống tải thông báo của tài khoản, che dữ liệu ngoài phạm vi.</w:t>
            </w:r>
          </w:p>
          <w:p w14:paraId="5CA8D112">
            <w:pPr>
              <w:spacing w:after="0" w:line="240" w:lineRule="auto"/>
            </w:pPr>
            <w:r>
              <w:t>3. Người dùng mở một thông báo; hệ thống đánh dấu đã đọc.</w:t>
            </w:r>
          </w:p>
          <w:p w14:paraId="3D4475AA">
            <w:pPr>
              <w:spacing w:after="0" w:line="240" w:lineRule="auto"/>
            </w:pPr>
            <w:r>
              <w:t>4. Người dùng chọn liên kết; hệ thống kiểm lại quyền và mở bản ghi đích.</w:t>
            </w:r>
          </w:p>
        </w:tc>
      </w:tr>
      <w:tr w14:paraId="5A9A1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916797F">
            <w:pPr>
              <w:spacing w:after="0" w:line="240" w:lineRule="auto"/>
              <w:jc w:val="right"/>
            </w:pPr>
            <w:r>
              <w:t>Alternative Flows</w:t>
            </w:r>
          </w:p>
        </w:tc>
        <w:tc>
          <w:tcPr>
            <w:tcW w:w="7508" w:type="dxa"/>
            <w:gridSpan w:val="3"/>
          </w:tcPr>
          <w:p w14:paraId="19F220FC">
            <w:pPr>
              <w:spacing w:after="0" w:line="240" w:lineRule="auto"/>
            </w:pPr>
            <w:r>
              <w:t>1a. Thông báo đẩy không tới được thiết bị.</w:t>
            </w:r>
          </w:p>
          <w:p w14:paraId="178DC1A7">
            <w:pPr>
              <w:spacing w:after="0" w:line="240" w:lineRule="auto"/>
            </w:pPr>
            <w:r>
              <w:t>1a1. Thông báo vẫn có trong ứng dụng khi người dùng đăng nhập.</w:t>
            </w:r>
          </w:p>
          <w:p w14:paraId="13E7004C">
            <w:pPr>
              <w:spacing w:after="0" w:line="240" w:lineRule="auto"/>
            </w:pPr>
            <w:r>
              <w:rPr>
                <w:i/>
              </w:rPr>
              <w:t>Use Case tiếp tục bước 2.</w:t>
            </w:r>
          </w:p>
          <w:p w14:paraId="6C4B281A">
            <w:pPr>
              <w:spacing w:after="0" w:line="240" w:lineRule="auto"/>
            </w:pPr>
            <w:r>
              <w:t>4a. Bản ghi đích không còn ở trạng thái phù hợp.</w:t>
            </w:r>
          </w:p>
          <w:p w14:paraId="49BBBD9E">
            <w:pPr>
              <w:spacing w:after="0" w:line="240" w:lineRule="auto"/>
            </w:pPr>
            <w:r>
              <w:t>4a1. Hệ thống chỉ hiện thông tin tối thiểu và trạng thái.</w:t>
            </w:r>
          </w:p>
          <w:p w14:paraId="54151147">
            <w:pPr>
              <w:spacing w:after="0" w:line="240" w:lineRule="auto"/>
            </w:pPr>
            <w:r>
              <w:rPr>
                <w:i/>
              </w:rPr>
              <w:t>Use Case kết thúc thành công.</w:t>
            </w:r>
          </w:p>
        </w:tc>
      </w:tr>
      <w:tr w14:paraId="72AE3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9838785">
            <w:pPr>
              <w:spacing w:after="0" w:line="240" w:lineRule="auto"/>
              <w:jc w:val="right"/>
            </w:pPr>
            <w:r>
              <w:t>Exception Flows</w:t>
            </w:r>
          </w:p>
        </w:tc>
        <w:tc>
          <w:tcPr>
            <w:tcW w:w="7508" w:type="dxa"/>
            <w:gridSpan w:val="3"/>
          </w:tcPr>
          <w:p w14:paraId="6E213DB4">
            <w:pPr>
              <w:spacing w:after="0" w:line="240" w:lineRule="auto"/>
            </w:pPr>
            <w:r>
              <w:t>4b. Quyền trên bản ghi đích đã bị thu hồi.</w:t>
            </w:r>
          </w:p>
          <w:p w14:paraId="52670B24">
            <w:pPr>
              <w:spacing w:after="0" w:line="240" w:lineRule="auto"/>
            </w:pPr>
            <w:r>
              <w:t>4b1. Hệ thống không mở bản ghi. (</w:t>
              <w:fldChar w:fldCharType="begin"/>
              <w:instrText xml:space="preserve"> HYPERLINK \l "MSG02" \o "MSG02 (Lỗi): Bạn không có quyền thực hiện thao tác này." </w:instrText>
              <w:fldChar w:fldCharType="separate"/>
              <w:t>MSG02</w:t>
              <w:fldChar w:fldCharType="end"/>
              <w:t>)</w:t>
            </w:r>
          </w:p>
          <w:p w14:paraId="6DF64CEF">
            <w:pPr>
              <w:spacing w:after="0" w:line="240" w:lineRule="auto"/>
            </w:pPr>
            <w:r>
              <w:rPr>
                <w:i/>
              </w:rPr>
              <w:t>Use Case dừng lại.</w:t>
            </w:r>
          </w:p>
        </w:tc>
      </w:tr>
      <w:tr w14:paraId="252C5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85C84A7">
            <w:pPr>
              <w:spacing w:after="0" w:line="240" w:lineRule="auto"/>
              <w:jc w:val="right"/>
            </w:pPr>
            <w:r>
              <w:t>Postconditions</w:t>
            </w:r>
          </w:p>
        </w:tc>
        <w:tc>
          <w:tcPr>
            <w:tcW w:w="7508" w:type="dxa"/>
            <w:gridSpan w:val="3"/>
          </w:tcPr>
          <w:p w14:paraId="74E30C55">
            <w:pPr>
              <w:spacing w:after="0" w:line="240" w:lineRule="auto"/>
            </w:pPr>
            <w:r>
              <w:t>• Trạng thái đọc được lưu cho người dùng; bản ghi đích không đổi.</w:t>
            </w:r>
          </w:p>
        </w:tc>
      </w:tr>
      <w:tr w14:paraId="79D70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9382ED1">
            <w:pPr>
              <w:spacing w:after="0" w:line="240" w:lineRule="auto"/>
              <w:jc w:val="right"/>
            </w:pPr>
            <w:r>
              <w:t>Business Rules / NFR</w:t>
            </w:r>
          </w:p>
        </w:tc>
        <w:tc>
          <w:tcPr>
            <w:tcW w:w="7508" w:type="dxa"/>
            <w:gridSpan w:val="3"/>
          </w:tcPr>
          <w:p w14:paraId="6C44E3BD">
            <w:pPr>
              <w:spacing w:after="0" w:line="240" w:lineRule="auto"/>
            </w:pPr>
            <w:r>
              <w:t>Business Rules: BR-07.</w:t>
            </w:r>
          </w:p>
          <w:p w14:paraId="5A6754C2">
            <w:pPr>
              <w:spacing w:after="0" w:line="240" w:lineRule="auto"/>
            </w:pPr>
            <w:r>
              <w:t>NFR: NFR-01.</w:t>
            </w:r>
          </w:p>
        </w:tc>
      </w:tr>
    </w:tbl>
    <w:p w14:paraId="4A712163">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7301D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1A13B6FE">
            <w:pPr>
              <w:spacing w:after="0" w:line="240" w:lineRule="auto"/>
            </w:pPr>
            <w:r>
              <w:rPr>
                <w:rFonts w:ascii="Consolas" w:hAnsi="Consolas"/>
                <w:sz w:val="17"/>
              </w:rPr>
              <w:t>Màn hình Thông báo: biểu tượng số chưa đọc; [Lọc tất cả/chưa đọc/loại] ; bảng Thời điểm/Tiêu đề/Tóm tắt/Đã đọc; [Mở] [Đánh dấu đã đọc].</w:t>
            </w:r>
          </w:p>
          <w:p w14:paraId="19668B0A">
            <w:pPr>
              <w:spacing w:after="0" w:line="240" w:lineRule="auto"/>
            </w:pPr>
            <w:r>
              <w:rPr>
                <w:rFonts w:ascii="Consolas" w:hAnsi="Consolas"/>
                <w:sz w:val="17"/>
              </w:rPr>
              <w:t>Chi tiết: nội dung tối thiểu, liên kết tới Đơn hàng/Đo nước/Hồ sơ vùng/Công việc; [Mở bản ghi].</w:t>
            </w:r>
          </w:p>
        </w:tc>
      </w:tr>
    </w:tbl>
    <w:p w14:paraId="17B60224">
      <w:pPr>
        <w:pStyle w:val="5"/>
      </w:pPr>
      <w:r>
        <w:t>Dữ liệu nhập / lựa chọn</w:t>
      </w:r>
    </w:p>
    <w:p w14:paraId="21580369">
      <w:r>
        <w:t>• Loại và trạng thái lọc — tùy chọn.</w:t>
      </w:r>
    </w:p>
    <w:p w14:paraId="6CF816CF">
      <w:r>
        <w:t>• Không cho chọn tài khoản nhận thay người khác trong màn hình cá nhân.</w:t>
      </w:r>
    </w:p>
    <w:p w14:paraId="73583218">
      <w:pPr>
        <w:pStyle w:val="5"/>
      </w:pPr>
      <w:r>
        <w:t>UC liên kết và dữ liệu chuyển tiếp</w:t>
      </w:r>
    </w:p>
    <w:p w14:paraId="2AA398F1">
      <w:r>
        <w:t>• UC06: tùy chọn nhận thông báo.</w:t>
      </w:r>
    </w:p>
    <w:p w14:paraId="05B3AEB5">
      <w:r>
        <w:t>• UC15/UC26: nguồn nhắc hồ sơ vùng và đo nước.</w:t>
      </w:r>
    </w:p>
    <w:p w14:paraId="6B8F3AC7">
      <w:r>
        <w:t>• UC44/UC56: nguồn thông báo đơn/việc.</w:t>
      </w:r>
    </w:p>
    <w:p w14:paraId="266D286A">
      <w:r>
        <w:t>• UC32: thông báo cho thương lái khi QR của lô bàn giao ngoại tuyến đã được gửi hoặc đang được hoàn thiện.</w:t>
      </w:r>
    </w:p>
    <w:p w14:paraId="60CCB177">
      <w:r>
        <w:t>• UC63: mục cần xử lý có thể dẫn tới cùng bản ghi.</w:t>
      </w:r>
    </w:p>
    <w:p w14:paraId="1BB8FD70">
      <w:pPr>
        <w:pStyle w:val="5"/>
      </w:pPr>
      <w:r>
        <w:t>Các process trong UC</w:t>
      </w:r>
    </w:p>
    <w:p w14:paraId="118063FA">
      <w:r>
        <w:t>1. Xem thông báo — đọc hộp thông báo cá nhân</w:t>
      </w:r>
    </w:p>
    <w:p w14:paraId="1C0D5DDD">
      <w:r>
        <w:t>2. Xem thông báo — mở bản ghi đích có kiểm tra quyền</w:t>
      </w:r>
    </w:p>
    <w:p w14:paraId="27EA1FFE">
      <w:r>
        <w:rPr>
          <w:b/>
        </w:rPr>
        <w:t>Điểm cần xác nhận / lưu ý:</w:t>
      </w:r>
      <w:r>
        <w:t xml:space="preserve"> Lịch chạy nhắc đo nước/hết hạn và quy tắc gom trùng thông báo chưa được SRS mô tả.</w:t>
      </w:r>
    </w:p>
    <w:p w14:paraId="55DD62AF">
      <w:pPr>
        <w:pStyle w:val="4"/>
      </w:pPr>
      <w:bookmarkStart w:id="200" w:name="_Toc19179"/>
      <w:bookmarkStart w:id="201" w:name="_Toc12590"/>
      <w:r>
        <w:t>11.2 UC70 - Gửi chứng từ giao dịch cho khách hàng</w:t>
      </w:r>
      <w:bookmarkEnd w:id="200"/>
      <w:bookmarkEnd w:id="201"/>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1C06A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10D29B6">
            <w:pPr>
              <w:spacing w:after="0" w:line="240" w:lineRule="auto"/>
              <w:jc w:val="right"/>
            </w:pPr>
            <w:r>
              <w:t>Primary Actors</w:t>
            </w:r>
          </w:p>
        </w:tc>
        <w:tc>
          <w:tcPr>
            <w:tcW w:w="2685" w:type="dxa"/>
          </w:tcPr>
          <w:p w14:paraId="0C1C0F8A">
            <w:pPr>
              <w:spacing w:after="0" w:line="240" w:lineRule="auto"/>
            </w:pPr>
            <w:r>
              <w:t>Chủ HTX; Quản lý khu; Kế toán.</w:t>
            </w:r>
          </w:p>
        </w:tc>
        <w:tc>
          <w:tcPr>
            <w:tcW w:w="1890" w:type="dxa"/>
          </w:tcPr>
          <w:p w14:paraId="25BDEF3C">
            <w:pPr>
              <w:spacing w:after="0" w:line="240" w:lineRule="auto"/>
              <w:jc w:val="right"/>
            </w:pPr>
            <w:r>
              <w:t>Secondary Actors</w:t>
            </w:r>
          </w:p>
        </w:tc>
        <w:tc>
          <w:tcPr>
            <w:tcW w:w="2933" w:type="dxa"/>
          </w:tcPr>
          <w:p w14:paraId="2B473951">
            <w:pPr>
              <w:spacing w:after="0" w:line="240" w:lineRule="auto"/>
            </w:pPr>
            <w:r>
              <w:t>Dịch vụ email; Zalo OA; Dịch vụ SMS.</w:t>
            </w:r>
          </w:p>
        </w:tc>
      </w:tr>
      <w:tr w14:paraId="59975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5BA049B">
            <w:pPr>
              <w:spacing w:after="0" w:line="240" w:lineRule="auto"/>
              <w:jc w:val="right"/>
            </w:pPr>
            <w:r>
              <w:t>Description</w:t>
            </w:r>
          </w:p>
        </w:tc>
        <w:tc>
          <w:tcPr>
            <w:tcW w:w="7508" w:type="dxa"/>
            <w:gridSpan w:val="3"/>
          </w:tcPr>
          <w:p w14:paraId="1856CCB0">
            <w:pPr>
              <w:spacing w:after="0" w:line="240" w:lineRule="auto"/>
            </w:pPr>
            <w:r>
              <w:t>Tôi với vai trò là Chủ HTX, Quản lý khu hoặc Kế toán, tôi muốn gửi xác nhận đơn, QR thanh toán, biên nhận, chứng từ điều chỉnh hoặc QR truy xuất cho thương lái qua email, Zalo OA hoặc SMS, để thương lái nhận đủ chứng từ.</w:t>
            </w:r>
          </w:p>
        </w:tc>
      </w:tr>
      <w:tr w14:paraId="167D0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8DBE0C8">
            <w:pPr>
              <w:spacing w:after="0" w:line="240" w:lineRule="auto"/>
              <w:jc w:val="right"/>
            </w:pPr>
            <w:r>
              <w:t>Trigger</w:t>
            </w:r>
          </w:p>
        </w:tc>
        <w:tc>
          <w:tcPr>
            <w:tcW w:w="7508" w:type="dxa"/>
            <w:gridSpan w:val="3"/>
          </w:tcPr>
          <w:p w14:paraId="7F0DE788">
            <w:pPr>
              <w:spacing w:after="0" w:line="240" w:lineRule="auto"/>
            </w:pPr>
            <w:r>
              <w:t>Người dùng chọn Gửi chứng từ, UC48 cần gửi QR thanh toán hoặc biên nhận, hoặc UC32 vừa công bố lô đã bàn giao ngoại tuyến.</w:t>
            </w:r>
          </w:p>
        </w:tc>
      </w:tr>
      <w:tr w14:paraId="053CA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0913D2D">
            <w:pPr>
              <w:spacing w:after="0" w:line="240" w:lineRule="auto"/>
              <w:jc w:val="right"/>
            </w:pPr>
            <w:r>
              <w:t>Priority</w:t>
            </w:r>
          </w:p>
        </w:tc>
        <w:tc>
          <w:tcPr>
            <w:tcW w:w="7508" w:type="dxa"/>
            <w:gridSpan w:val="3"/>
          </w:tcPr>
          <w:p w14:paraId="0A7D52B8">
            <w:pPr>
              <w:spacing w:after="0" w:line="240" w:lineRule="auto"/>
            </w:pPr>
            <w:r>
              <w:t>Must have (đề xuất)</w:t>
            </w:r>
          </w:p>
        </w:tc>
      </w:tr>
      <w:tr w14:paraId="709E5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4B98830">
            <w:pPr>
              <w:spacing w:after="0" w:line="240" w:lineRule="auto"/>
              <w:jc w:val="right"/>
            </w:pPr>
            <w:r>
              <w:t>Preconditions</w:t>
            </w:r>
          </w:p>
        </w:tc>
        <w:tc>
          <w:tcPr>
            <w:tcW w:w="7508" w:type="dxa"/>
            <w:gridSpan w:val="3"/>
          </w:tcPr>
          <w:p w14:paraId="6A7086FB">
            <w:pPr>
              <w:spacing w:after="0" w:line="240" w:lineRule="auto"/>
            </w:pPr>
            <w:r>
              <w:t>• Chứng từ nguồn đã được lưu.</w:t>
            </w:r>
          </w:p>
          <w:p w14:paraId="371D7559">
            <w:pPr>
              <w:spacing w:after="0" w:line="240" w:lineRule="auto"/>
            </w:pPr>
            <w:r>
              <w:t>• Kênh email, Zalo OA hoặc SMS đã được cấu hình (UC73).</w:t>
            </w:r>
          </w:p>
          <w:p w14:paraId="0E661883">
            <w:pPr>
              <w:spacing w:after="0" w:line="240" w:lineRule="auto"/>
            </w:pPr>
            <w:r>
              <w:t>• Quản lý khu hoặc Kế toán phải có vai trò được quyền gửi chứng từ.</w:t>
            </w:r>
          </w:p>
        </w:tc>
      </w:tr>
      <w:tr w14:paraId="1A270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3ADA0B6">
            <w:pPr>
              <w:spacing w:after="0" w:line="240" w:lineRule="auto"/>
              <w:jc w:val="right"/>
            </w:pPr>
            <w:r>
              <w:t>Normal Flow</w:t>
            </w:r>
          </w:p>
        </w:tc>
        <w:tc>
          <w:tcPr>
            <w:tcW w:w="7508" w:type="dxa"/>
            <w:gridSpan w:val="3"/>
          </w:tcPr>
          <w:p w14:paraId="604C08FA">
            <w:pPr>
              <w:spacing w:after="0" w:line="240" w:lineRule="auto"/>
            </w:pPr>
            <w:r>
              <w:t>1. Người thao tác mở giao dịch và chọn Gửi chứng từ. (SCR-54)</w:t>
            </w:r>
          </w:p>
          <w:p w14:paraId="4245F09B">
            <w:pPr>
              <w:spacing w:after="0" w:line="240" w:lineRule="auto"/>
            </w:pPr>
            <w:r>
              <w:t>2. Hệ thống xác định chứng từ nguồn (đơn, giao dịch bán, phiếu thu, điều chỉnh hoặc phiên bản công bố QR), khách nhận và phiên bản chứng từ.</w:t>
            </w:r>
          </w:p>
          <w:p w14:paraId="75186264">
            <w:pPr>
              <w:spacing w:after="0" w:line="240" w:lineRule="auto"/>
            </w:pPr>
            <w:r>
              <w:t>3. Người thao tác chọn kênh và xem trước nội dung.</w:t>
            </w:r>
          </w:p>
          <w:p w14:paraId="3A1C5301">
            <w:pPr>
              <w:spacing w:after="0" w:line="240" w:lineRule="auto"/>
            </w:pPr>
            <w:r>
              <w:t>4. Hệ thống kiểm quyền, cấu hình kênh, giữ đúng phiên bản chứng từ và ghi một lần gửi có mã riêng.</w:t>
            </w:r>
          </w:p>
          <w:p w14:paraId="2A9FE878">
            <w:pPr>
              <w:spacing w:after="0" w:line="240" w:lineRule="auto"/>
            </w:pPr>
            <w:r>
              <w:t>5. Hệ thống gửi qua Dịch vụ email, Zalo OA hoặc Dịch vụ SMS và lưu phản hồi (Đang gửi, Đã gửi, Thất bại); tin SMS chỉ mang nội dung tóm tắt (BR-26).</w:t>
            </w:r>
          </w:p>
          <w:p w14:paraId="4B355FDF">
            <w:pPr>
              <w:spacing w:after="0" w:line="240" w:lineRule="auto"/>
            </w:pPr>
            <w:r>
              <w:t>6. Người thao tác theo dõi trạng thái ở UC71.</w:t>
            </w:r>
          </w:p>
        </w:tc>
      </w:tr>
      <w:tr w14:paraId="5FA35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DDAFC01">
            <w:pPr>
              <w:spacing w:after="0" w:line="240" w:lineRule="auto"/>
              <w:jc w:val="right"/>
            </w:pPr>
            <w:r>
              <w:t>Alternative Flows</w:t>
            </w:r>
          </w:p>
        </w:tc>
        <w:tc>
          <w:tcPr>
            <w:tcW w:w="7508" w:type="dxa"/>
            <w:gridSpan w:val="3"/>
          </w:tcPr>
          <w:p w14:paraId="4726CC3D">
            <w:pPr>
              <w:spacing w:after="0" w:line="240" w:lineRule="auto"/>
            </w:pPr>
            <w:r>
              <w:t>1a. Gửi QR sau bàn giao ngoại tuyến (extend UC32).</w:t>
            </w:r>
          </w:p>
          <w:p w14:paraId="5CB7E160">
            <w:pPr>
              <w:spacing w:after="0" w:line="240" w:lineRule="auto"/>
            </w:pPr>
            <w:r>
              <w:t>1a1. Hệ thống tự tạo lần gửi liên kết trang công khai UC40 tới thương lái của đơn.</w:t>
            </w:r>
          </w:p>
          <w:p w14:paraId="421C76C6">
            <w:pPr>
              <w:spacing w:after="0" w:line="240" w:lineRule="auto"/>
            </w:pPr>
            <w:r>
              <w:t>1a2. Nếu thương lái có tài khoản, hệ thống báo thêm qua UC69.</w:t>
            </w:r>
          </w:p>
          <w:p w14:paraId="715FC413">
            <w:pPr>
              <w:spacing w:after="0" w:line="240" w:lineRule="auto"/>
            </w:pPr>
            <w:r>
              <w:rPr>
                <w:i/>
              </w:rPr>
              <w:t>Use Case tiếp tục bước 4.</w:t>
            </w:r>
          </w:p>
          <w:p w14:paraId="5EB4C5DF">
            <w:pPr>
              <w:spacing w:after="0" w:line="240" w:lineRule="auto"/>
            </w:pPr>
            <w:r>
              <w:t>2a. Chứng từ là biên nhận hoặc công nợ riêng tư.</w:t>
            </w:r>
          </w:p>
          <w:p w14:paraId="75C3F1CC">
            <w:pPr>
              <w:spacing w:after="0" w:line="240" w:lineRule="auto"/>
            </w:pPr>
            <w:r>
              <w:t>2a1. Liên kết yêu cầu đăng nhập và kiểm quyền; QR công khai không chứa tài chính.</w:t>
            </w:r>
          </w:p>
          <w:p w14:paraId="0AEB187E">
            <w:pPr>
              <w:spacing w:after="0" w:line="240" w:lineRule="auto"/>
            </w:pPr>
            <w:r>
              <w:rPr>
                <w:i/>
              </w:rPr>
              <w:t>Use Case tiếp tục bước 3.</w:t>
            </w:r>
          </w:p>
        </w:tc>
      </w:tr>
      <w:tr w14:paraId="59F27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90885D3">
            <w:pPr>
              <w:spacing w:after="0" w:line="240" w:lineRule="auto"/>
              <w:jc w:val="right"/>
            </w:pPr>
            <w:r>
              <w:t>Exception Flows</w:t>
            </w:r>
          </w:p>
        </w:tc>
        <w:tc>
          <w:tcPr>
            <w:tcW w:w="7508" w:type="dxa"/>
            <w:gridSpan w:val="3"/>
          </w:tcPr>
          <w:p w14:paraId="24BF4D04">
            <w:pPr>
              <w:spacing w:after="0" w:line="240" w:lineRule="auto"/>
            </w:pPr>
            <w:r>
              <w:t>3a. Khách thiếu địa chỉ nhận của kênh đã chọn (email, tài khoản Zalo, số điện thoại) hoặc kênh chưa cấu hình.</w:t>
            </w:r>
          </w:p>
          <w:p w14:paraId="4FEA3546">
            <w:pPr>
              <w:spacing w:after="0" w:line="240" w:lineRule="auto"/>
            </w:pPr>
            <w:r>
              <w:t>3a1. Hệ thống chặn kênh đó và gợi ý kênh hợp lệ khác. (</w:t>
              <w:fldChar w:fldCharType="begin"/>
              <w:instrText xml:space="preserve"> HYPERLINK \l "MSG21" \o "MSG21 (Lỗi): Kênh {channel_name} chưa được cấu hình hoặc chưa đủ điều kiện nên chưa thể bật." </w:instrText>
              <w:fldChar w:fldCharType="separate"/>
              <w:t>MSG21</w:t>
              <w:fldChar w:fldCharType="end"/>
              <w:t>)</w:t>
            </w:r>
          </w:p>
          <w:p w14:paraId="30BC2CA7">
            <w:pPr>
              <w:spacing w:after="0" w:line="240" w:lineRule="auto"/>
            </w:pPr>
            <w:r>
              <w:rPr>
                <w:i/>
              </w:rPr>
              <w:t>Use Case tiếp tục bước 3.</w:t>
            </w:r>
          </w:p>
          <w:p w14:paraId="32CFAA25">
            <w:pPr>
              <w:spacing w:after="0" w:line="240" w:lineRule="auto"/>
            </w:pPr>
            <w:r>
              <w:t>5a. Dịch vụ từ chối hoặc mất kết nối.</w:t>
            </w:r>
          </w:p>
          <w:p w14:paraId="78659F63">
            <w:pPr>
              <w:spacing w:after="0" w:line="240" w:lineRule="auto"/>
            </w:pPr>
            <w:r>
              <w:t>5a1. Hệ thống lưu thất bại, cho thử lại ở UC71; giao dịch giữ nguyên. (</w:t>
              <w:fldChar w:fldCharType="begin"/>
              <w:instrText xml:space="preserve"> HYPERLINK \l "MSG04" \o "MSG04 (Lỗi): Dịch vụ {service_name} hiện chưa phản hồi. Thao tác chưa hoàn tất, dữ liệu trong OMTS giữ nguyên; vui lòng thử lại sau." </w:instrText>
              <w:fldChar w:fldCharType="separate"/>
              <w:t>MSG04</w:t>
              <w:fldChar w:fldCharType="end"/>
              <w:t>)</w:t>
            </w:r>
          </w:p>
          <w:p w14:paraId="3AF89D78">
            <w:pPr>
              <w:spacing w:after="0" w:line="240" w:lineRule="auto"/>
            </w:pPr>
            <w:r>
              <w:rPr>
                <w:i/>
              </w:rPr>
              <w:t>Use Case tiếp tục UC71.</w:t>
            </w:r>
          </w:p>
        </w:tc>
      </w:tr>
      <w:tr w14:paraId="22016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BB2B9FE">
            <w:pPr>
              <w:spacing w:after="0" w:line="240" w:lineRule="auto"/>
              <w:jc w:val="right"/>
            </w:pPr>
            <w:r>
              <w:t>Postconditions</w:t>
            </w:r>
          </w:p>
        </w:tc>
        <w:tc>
          <w:tcPr>
            <w:tcW w:w="7508" w:type="dxa"/>
            <w:gridSpan w:val="3"/>
          </w:tcPr>
          <w:p w14:paraId="55CD5C74">
            <w:pPr>
              <w:spacing w:after="0" w:line="240" w:lineRule="auto"/>
            </w:pPr>
            <w:r>
              <w:t>• Lần gửi và kết quả được lưu, gắn đúng một chứng từ nguồn, phiên bản chứng từ và khách; không tạo đơn, biên nhận hay khoản thu mới.</w:t>
            </w:r>
          </w:p>
        </w:tc>
      </w:tr>
      <w:tr w14:paraId="4CD94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248C6CE">
            <w:pPr>
              <w:spacing w:after="0" w:line="240" w:lineRule="auto"/>
              <w:jc w:val="right"/>
            </w:pPr>
            <w:r>
              <w:t>Include / Extend</w:t>
            </w:r>
          </w:p>
        </w:tc>
        <w:tc>
          <w:tcPr>
            <w:tcW w:w="7508" w:type="dxa"/>
            <w:gridSpan w:val="3"/>
          </w:tcPr>
          <w:p w14:paraId="77930C3D">
            <w:pPr>
              <w:spacing w:after="0" w:line="240" w:lineRule="auto"/>
            </w:pPr>
            <w:r>
              <w:t>Extend UC32 khi: Lô đã bàn giao ngoại tuyến vừa được công bố, hoặc người dùng chọn gửi QR.</w:t>
            </w:r>
          </w:p>
        </w:tc>
      </w:tr>
      <w:tr w14:paraId="68F75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323ED35">
            <w:pPr>
              <w:spacing w:after="0" w:line="240" w:lineRule="auto"/>
              <w:jc w:val="right"/>
            </w:pPr>
            <w:r>
              <w:t>Business Rules / NFR</w:t>
            </w:r>
          </w:p>
        </w:tc>
        <w:tc>
          <w:tcPr>
            <w:tcW w:w="7508" w:type="dxa"/>
            <w:gridSpan w:val="3"/>
          </w:tcPr>
          <w:p w14:paraId="48CC3777">
            <w:pPr>
              <w:spacing w:after="0" w:line="240" w:lineRule="auto"/>
            </w:pPr>
            <w:r>
              <w:t>Business Rules: BR-26.</w:t>
            </w:r>
          </w:p>
          <w:p w14:paraId="0FB2D0AC">
            <w:pPr>
              <w:spacing w:after="0" w:line="240" w:lineRule="auto"/>
            </w:pPr>
            <w:r>
              <w:t>NFR: NFR-04, NFR-08.</w:t>
            </w:r>
          </w:p>
        </w:tc>
      </w:tr>
    </w:tbl>
    <w:p w14:paraId="7DB96F68">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430FD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44507A6F">
            <w:pPr>
              <w:spacing w:after="0" w:line="240" w:lineRule="auto"/>
            </w:pPr>
            <w:r>
              <w:rPr>
                <w:rFonts w:ascii="Consolas" w:hAnsi="Consolas"/>
                <w:sz w:val="17"/>
              </w:rPr>
              <w:t>Màn hình Chia sẻ chứng từ: [Giao dịch gốc] [Loại chứng từ và phiên bản] [Người nhận] [Kênh: Email/Zalo OA/SMS] [Địa chỉ/đầu mối đã xác minh hoặc đủ điều kiện] [Xem trước nội dung và liên kết] [Gửi].</w:t>
            </w:r>
          </w:p>
          <w:p w14:paraId="08A12D25">
            <w:pPr>
              <w:spacing w:after="0" w:line="240" w:lineRule="auto"/>
            </w:pPr>
            <w:r>
              <w:rPr>
                <w:rFonts w:ascii="Consolas" w:hAnsi="Consolas"/>
                <w:sz w:val="17"/>
              </w:rPr>
              <w:t>Vùng kết quả: mã lần gửi, thời gian, trạng thái; [Xem lịch sử gửi]. Liên kết QR công khai nằm riêng khỏi chứng từ tài chính riêng tư.</w:t>
            </w:r>
          </w:p>
        </w:tc>
      </w:tr>
    </w:tbl>
    <w:p w14:paraId="729FE738">
      <w:pPr>
        <w:pStyle w:val="5"/>
      </w:pPr>
      <w:r>
        <w:t>Dữ liệu nhập / lựa chọn</w:t>
      </w:r>
    </w:p>
    <w:p w14:paraId="171CBE3B">
      <w:r>
        <w:t>• Giao dịch/loại chứng từ và phiên bản — bắt buộc.</w:t>
      </w:r>
    </w:p>
    <w:p w14:paraId="789869C6">
      <w:r>
        <w:t>• Người nhận gắn khách mua — bắt buộc.</w:t>
      </w:r>
    </w:p>
    <w:p w14:paraId="78935B85">
      <w:r>
        <w:t>• Kênh và địa chỉ nhận đủ điều kiện — bắt buộc.</w:t>
      </w:r>
    </w:p>
    <w:p w14:paraId="40D32B4C">
      <w:r>
        <w:t>• Lời nhắn bổ sung — nếu mẫu cho phép, không thay nội dung chứng từ.</w:t>
      </w:r>
    </w:p>
    <w:p w14:paraId="102AAA47">
      <w:pPr>
        <w:pStyle w:val="5"/>
      </w:pPr>
      <w:r>
        <w:t>UC liên kết và dữ liệu chuyển tiếp</w:t>
      </w:r>
    </w:p>
    <w:p w14:paraId="56393E6A">
      <w:r>
        <w:t>• UC44/UC48/UC53: nguồn xác nhận đơn/biên nhận/điều chỉnh.</w:t>
      </w:r>
    </w:p>
    <w:p w14:paraId="61CB963B">
      <w:r>
        <w:t>• UC42: đầu mối khách hàng.</w:t>
      </w:r>
    </w:p>
    <w:p w14:paraId="663E0407">
      <w:r>
        <w:t>• UC32/UC40: liên kết truy xuất công khai khi phù hợp.</w:t>
      </w:r>
    </w:p>
    <w:p w14:paraId="306E23AE">
      <w:r>
        <w:t>• UC71: kiểm tra và thử lại lần gửi.</w:t>
      </w:r>
    </w:p>
    <w:p w14:paraId="702380E2">
      <w:r>
        <w:t>• UC32/UC45: nguồn QR cần gửi sau bàn giao ngoại tuyến.</w:t>
      </w:r>
    </w:p>
    <w:p w14:paraId="388CE442">
      <w:pPr>
        <w:pStyle w:val="5"/>
      </w:pPr>
      <w:r>
        <w:t>Các process trong UC</w:t>
      </w:r>
    </w:p>
    <w:p w14:paraId="045EE609">
      <w:r>
        <w:t>1. Gửi chứng từ giao dịch cho khách hàng — chọn chứng từ và người nhận</w:t>
      </w:r>
    </w:p>
    <w:p w14:paraId="697751CE">
      <w:r>
        <w:t>2. Gửi chứng từ giao dịch cho khách hàng — gửi qua kênh đủ điều kiện</w:t>
      </w:r>
    </w:p>
    <w:p w14:paraId="7AD9EC64">
      <w:r>
        <w:rPr>
          <w:b/>
        </w:rPr>
        <w:t>Điểm cần xác nhận / lưu ý:</w:t>
      </w:r>
      <w:r>
        <w:t xml:space="preserve"> Điều kiện đủ để gửi Zalo OA và mẫu chứng từ cụ thể phụ thuộc cấu hình/chính sách chưa chốt; email được xác minh ở UC05 (BR-31).</w:t>
      </w:r>
    </w:p>
    <w:p w14:paraId="39FF5B92">
      <w:pPr>
        <w:pStyle w:val="4"/>
      </w:pPr>
      <w:bookmarkStart w:id="202" w:name="_Toc4931"/>
      <w:bookmarkStart w:id="203" w:name="_Toc25610"/>
      <w:r>
        <w:t>11.3 UC71 - Kiểm tra trạng thái gửi thông điệp</w:t>
      </w:r>
      <w:bookmarkEnd w:id="202"/>
      <w:bookmarkEnd w:id="203"/>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50EA8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CF1FB30">
            <w:pPr>
              <w:spacing w:after="0" w:line="240" w:lineRule="auto"/>
              <w:jc w:val="right"/>
            </w:pPr>
            <w:r>
              <w:t>Primary Actors</w:t>
            </w:r>
          </w:p>
        </w:tc>
        <w:tc>
          <w:tcPr>
            <w:tcW w:w="2685" w:type="dxa"/>
          </w:tcPr>
          <w:p w14:paraId="0253FED5">
            <w:pPr>
              <w:spacing w:after="0" w:line="240" w:lineRule="auto"/>
            </w:pPr>
            <w:r>
              <w:t>Chủ HTX; Quản lý khu; Kế toán.</w:t>
            </w:r>
          </w:p>
        </w:tc>
        <w:tc>
          <w:tcPr>
            <w:tcW w:w="1890" w:type="dxa"/>
          </w:tcPr>
          <w:p w14:paraId="270EF9B8">
            <w:pPr>
              <w:spacing w:after="0" w:line="240" w:lineRule="auto"/>
              <w:jc w:val="right"/>
            </w:pPr>
            <w:r>
              <w:t>Secondary Actors</w:t>
            </w:r>
          </w:p>
        </w:tc>
        <w:tc>
          <w:tcPr>
            <w:tcW w:w="2933" w:type="dxa"/>
          </w:tcPr>
          <w:p w14:paraId="7669E6F1">
            <w:pPr>
              <w:spacing w:after="0" w:line="240" w:lineRule="auto"/>
            </w:pPr>
            <w:r>
              <w:t>Dịch vụ email; Zalo OA; Dịch vụ SMS.</w:t>
            </w:r>
          </w:p>
        </w:tc>
      </w:tr>
      <w:tr w14:paraId="1DF59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D83A963">
            <w:pPr>
              <w:spacing w:after="0" w:line="240" w:lineRule="auto"/>
              <w:jc w:val="right"/>
            </w:pPr>
            <w:r>
              <w:t>Description</w:t>
            </w:r>
          </w:p>
        </w:tc>
        <w:tc>
          <w:tcPr>
            <w:tcW w:w="7508" w:type="dxa"/>
            <w:gridSpan w:val="3"/>
          </w:tcPr>
          <w:p w14:paraId="5EA8D949">
            <w:pPr>
              <w:spacing w:after="0" w:line="240" w:lineRule="auto"/>
            </w:pPr>
            <w:r>
              <w:t>Tôi với vai trò là Chủ HTX, Quản lý khu hoặc Kế toán, tôi muốn xem trạng thái từng lần gửi và gửi lại khi lỗi, để chắc thương lái nhận được chứng từ.</w:t>
            </w:r>
          </w:p>
        </w:tc>
      </w:tr>
      <w:tr w14:paraId="0D3C8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CCEC0BD">
            <w:pPr>
              <w:spacing w:after="0" w:line="240" w:lineRule="auto"/>
              <w:jc w:val="right"/>
            </w:pPr>
            <w:r>
              <w:t>Trigger</w:t>
            </w:r>
          </w:p>
        </w:tc>
        <w:tc>
          <w:tcPr>
            <w:tcW w:w="7508" w:type="dxa"/>
            <w:gridSpan w:val="3"/>
          </w:tcPr>
          <w:p w14:paraId="39C0F41A">
            <w:pPr>
              <w:spacing w:after="0" w:line="240" w:lineRule="auto"/>
            </w:pPr>
            <w:r>
              <w:t>Người dùng cần biết thương lái đã nhận chứng từ chưa, hoặc một lần gửi bị lỗi.</w:t>
            </w:r>
          </w:p>
        </w:tc>
      </w:tr>
      <w:tr w14:paraId="07DB2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FA14420">
            <w:pPr>
              <w:spacing w:after="0" w:line="240" w:lineRule="auto"/>
              <w:jc w:val="right"/>
            </w:pPr>
            <w:r>
              <w:t>Priority</w:t>
            </w:r>
          </w:p>
        </w:tc>
        <w:tc>
          <w:tcPr>
            <w:tcW w:w="7508" w:type="dxa"/>
            <w:gridSpan w:val="3"/>
          </w:tcPr>
          <w:p w14:paraId="53A4B3CB">
            <w:pPr>
              <w:spacing w:after="0" w:line="240" w:lineRule="auto"/>
            </w:pPr>
            <w:r>
              <w:t>Should have (đề xuất)</w:t>
            </w:r>
          </w:p>
        </w:tc>
      </w:tr>
      <w:tr w14:paraId="63B71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AD36875">
            <w:pPr>
              <w:spacing w:after="0" w:line="240" w:lineRule="auto"/>
              <w:jc w:val="right"/>
            </w:pPr>
            <w:r>
              <w:t>Preconditions</w:t>
            </w:r>
          </w:p>
        </w:tc>
        <w:tc>
          <w:tcPr>
            <w:tcW w:w="7508" w:type="dxa"/>
            <w:gridSpan w:val="3"/>
          </w:tcPr>
          <w:p w14:paraId="2E4DAED4">
            <w:pPr>
              <w:spacing w:after="0" w:line="240" w:lineRule="auto"/>
            </w:pPr>
            <w:r>
              <w:t>• Có ít nhất một lần gửi đã lưu.</w:t>
            </w:r>
          </w:p>
          <w:p w14:paraId="6FF5999A">
            <w:pPr>
              <w:spacing w:after="0" w:line="240" w:lineRule="auto"/>
            </w:pPr>
            <w:r>
              <w:t>• Quản lý khu hoặc Kế toán phải có vai trò được quyền trên giao dịch nguồn.</w:t>
            </w:r>
          </w:p>
        </w:tc>
      </w:tr>
      <w:tr w14:paraId="4CF51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E7958EB">
            <w:pPr>
              <w:spacing w:after="0" w:line="240" w:lineRule="auto"/>
              <w:jc w:val="right"/>
            </w:pPr>
            <w:r>
              <w:t>Normal Flow</w:t>
            </w:r>
          </w:p>
        </w:tc>
        <w:tc>
          <w:tcPr>
            <w:tcW w:w="7508" w:type="dxa"/>
            <w:gridSpan w:val="3"/>
          </w:tcPr>
          <w:p w14:paraId="3CF6AD0C">
            <w:pPr>
              <w:spacing w:after="0" w:line="240" w:lineRule="auto"/>
            </w:pPr>
            <w:r>
              <w:t>1. Người thao tác lọc và mở một lần gửi. (SCR-55)</w:t>
            </w:r>
          </w:p>
          <w:p w14:paraId="669B1A78">
            <w:pPr>
              <w:spacing w:after="0" w:line="240" w:lineRule="auto"/>
            </w:pPr>
            <w:r>
              <w:t>2. Hệ thống hiện người nhận, kênh, phiên bản, thời gian và trạng thái do dịch vụ trả về.</w:t>
            </w:r>
          </w:p>
          <w:p w14:paraId="64183D96">
            <w:pPr>
              <w:spacing w:after="0" w:line="240" w:lineRule="auto"/>
            </w:pPr>
            <w:r>
              <w:t xml:space="preserve">3. Người thao tác chọn Thử lại; </w:t>
            </w:r>
            <w:del w:id="2566" w:author="Claude" w:date="2026-10-08T00:00:00Z">
              <w:r>
                <w:delText xml:space="preserve">hệ</w:delText>
              </w:r>
            </w:del>
            <w:ins w:id="2567" w:author="Claude" w:date="2026-10-08T00:00:00Z">
              <w:r>
                <w:t xml:space="preserve">lần</w:t>
              </w:r>
            </w:ins>
            <w:r>
              <w:t xml:space="preserve"> </w:t>
            </w:r>
            <w:del w:id="2564" w:author="Claude" w:date="2026-10-08T00:00:00Z">
              <w:r>
                <w:delText xml:space="preserve">thống</w:delText>
              </w:r>
            </w:del>
            <w:ins w:id="2565" w:author="Claude" w:date="2026-10-08T00:00:00Z">
              <w:r>
                <w:t xml:space="preserve">thử</w:t>
              </w:r>
            </w:ins>
            <w:r>
              <w:t xml:space="preserve"> </w:t>
            </w:r>
            <w:del w:id="2562" w:author="Claude" w:date="2026-10-08T00:00:00Z">
              <w:r>
                <w:delText xml:space="preserve">cho</w:delText>
              </w:r>
            </w:del>
            <w:ins w:id="2563" w:author="Claude" w:date="2026-10-08T00:00:00Z">
              <w:r>
                <w:t xml:space="preserve">lại</w:t>
              </w:r>
            </w:ins>
            <w:r>
              <w:t xml:space="preserve"> </w:t>
            </w:r>
            <w:del w:id="2560" w:author="Claude" w:date="2026-10-08T00:00:00Z">
              <w:r>
                <w:delText xml:space="preserve">biết sẽ</w:delText>
              </w:r>
            </w:del>
            <w:ins w:id="2561" w:author="Claude" w:date="2026-10-08T00:00:00Z">
              <w:r>
                <w:t xml:space="preserve">luôn</w:t>
              </w:r>
            </w:ins>
            <w:r>
              <w:t xml:space="preserve"> gửi </w:t>
            </w:r>
            <w:del w:id="2558" w:author="Claude" w:date="2026-10-08T00:00:00Z">
              <w:r>
                <w:delText xml:space="preserve">lại</w:delText>
              </w:r>
            </w:del>
            <w:ins w:id="2559" w:author="Claude" w:date="2026-10-08T00:00:00Z">
              <w:r>
                <w:t xml:space="preserve">đúng</w:t>
              </w:r>
            </w:ins>
            <w:r>
              <w:t xml:space="preserve"> phiên bản </w:t>
            </w:r>
            <w:del w:id="2556" w:author="Claude" w:date="2026-10-08T00:00:00Z">
              <w:r>
                <w:delText xml:space="preserve">cũ</w:delText>
              </w:r>
            </w:del>
            <w:ins w:id="2557" w:author="Claude" w:date="2026-10-08T00:00:00Z">
              <w:r>
                <w:t xml:space="preserve">chứng</w:t>
              </w:r>
            </w:ins>
            <w:r>
              <w:t xml:space="preserve"> </w:t>
            </w:r>
            <w:del w:id="2554" w:author="Claude" w:date="2026-10-08T00:00:00Z">
              <w:r>
                <w:delText xml:space="preserve">hay</w:delText>
              </w:r>
            </w:del>
            <w:ins w:id="2555" w:author="Claude" w:date="2026-10-08T00:00:00Z">
              <w:r>
                <w:t xml:space="preserve">từ của lần gốc (muốn gửi</w:t>
              </w:r>
            </w:ins>
            <w:r>
              <w:t xml:space="preserve"> bản </w:t>
            </w:r>
            <w:del w:id="2552" w:author="Claude" w:date="2026-10-08T00:00:00Z">
              <w:r>
                <w:delText xml:space="preserve">mới.</w:delText>
              </w:r>
            </w:del>
            <w:ins w:id="2553" w:author="Claude" w:date="2026-10-08T00:00:00Z">
              <w:r>
                <w:t xml:space="preserve">mới thì tạo lần gửi mới ở UC70).</w:t>
              </w:r>
            </w:ins>
          </w:p>
          <w:p w14:paraId="6F637ACC">
            <w:pPr>
              <w:spacing w:after="0" w:line="240" w:lineRule="auto"/>
            </w:pPr>
            <w:r>
              <w:t>4. Hệ thống tạo một lần thử mới gắn cùng chứng từ gốc, không tạo lại giao dịch.</w:t>
            </w:r>
          </w:p>
          <w:p w14:paraId="45F6F630">
            <w:pPr>
              <w:spacing w:after="0" w:line="240" w:lineRule="auto"/>
            </w:pPr>
            <w:r>
              <w:t>5. Hệ thống lưu kết quả vào chuỗi lần gửi.</w:t>
            </w:r>
          </w:p>
        </w:tc>
      </w:tr>
      <w:tr w14:paraId="1CFC7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CE78077">
            <w:pPr>
              <w:spacing w:after="0" w:line="240" w:lineRule="auto"/>
              <w:jc w:val="right"/>
            </w:pPr>
            <w:r>
              <w:t>Alternative Flows</w:t>
            </w:r>
          </w:p>
        </w:tc>
        <w:tc>
          <w:tcPr>
            <w:tcW w:w="7508" w:type="dxa"/>
            <w:gridSpan w:val="3"/>
          </w:tcPr>
          <w:p w14:paraId="32F0801E">
            <w:pPr>
              <w:spacing w:after="0" w:line="240" w:lineRule="auto"/>
            </w:pPr>
            <w:r>
              <w:t>2a. Dịch vụ chỉ báo đã nhận yêu cầu.</w:t>
            </w:r>
          </w:p>
          <w:p w14:paraId="26AA4CB3">
            <w:pPr>
              <w:spacing w:after="0" w:line="240" w:lineRule="auto"/>
            </w:pPr>
            <w:r>
              <w:t>2a1. Hệ thống hiện “Đã gửi tới dịch vụ”, không suy ra khách đã đọc.</w:t>
            </w:r>
          </w:p>
          <w:p w14:paraId="2745C125">
            <w:pPr>
              <w:spacing w:after="0" w:line="240" w:lineRule="auto"/>
            </w:pPr>
            <w:r>
              <w:rPr>
                <w:i/>
              </w:rPr>
              <w:t>Use Case kết thúc thành công.</w:t>
            </w:r>
          </w:p>
          <w:p w14:paraId="3EE3429C">
            <w:pPr>
              <w:spacing w:after="0" w:line="240" w:lineRule="auto"/>
            </w:pPr>
            <w:r>
              <w:t>3a. Cần sửa đầu mối hoặc kênh.</w:t>
            </w:r>
          </w:p>
          <w:p w14:paraId="2E7CD8DC">
            <w:pPr>
              <w:spacing w:after="0" w:line="240" w:lineRule="auto"/>
            </w:pPr>
            <w:r>
              <w:t>3a1. Người thao tác sửa trong phạm vi quyền rồi chọn Thử lại.</w:t>
            </w:r>
          </w:p>
          <w:p w14:paraId="33605734">
            <w:pPr>
              <w:spacing w:after="0" w:line="240" w:lineRule="auto"/>
            </w:pPr>
            <w:r>
              <w:rPr>
                <w:i/>
              </w:rPr>
              <w:t>Use Case tiếp tục bước 4.</w:t>
            </w:r>
          </w:p>
        </w:tc>
      </w:tr>
      <w:tr w14:paraId="3EE3E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EBC22D7">
            <w:pPr>
              <w:spacing w:after="0" w:line="240" w:lineRule="auto"/>
              <w:jc w:val="right"/>
            </w:pPr>
            <w:r>
              <w:t>Exception Flows</w:t>
            </w:r>
          </w:p>
        </w:tc>
        <w:tc>
          <w:tcPr>
            <w:tcW w:w="7508" w:type="dxa"/>
            <w:gridSpan w:val="3"/>
          </w:tcPr>
          <w:p w14:paraId="33C251F2">
            <w:pPr>
              <w:spacing w:after="0" w:line="240" w:lineRule="auto"/>
            </w:pPr>
            <w:r>
              <w:t>3b. Lần gửi đang chờ, hoặc người nhận mới không thuộc khách nguồn.</w:t>
            </w:r>
          </w:p>
          <w:p w14:paraId="40156630">
            <w:pPr>
              <w:spacing w:after="0" w:line="240" w:lineRule="auto"/>
            </w:pPr>
            <w:r>
              <w:t>3b1. Hệ thống chặn thử lại. (</w:t>
              <w:fldChar w:fldCharType="begin"/>
              <w:instrText xml:space="preserve"> HYPERLINK \l "MSG54" \o "MSG54 (Lỗi): Chưa thể gửi lại thông điệp này: {reason}." </w:instrText>
              <w:fldChar w:fldCharType="separate"/>
              <w:t>MSG54</w:t>
              <w:fldChar w:fldCharType="end"/>
              <w:t>)</w:t>
            </w:r>
          </w:p>
          <w:p w14:paraId="1E8FB7A1">
            <w:pPr>
              <w:spacing w:after="0" w:line="240" w:lineRule="auto"/>
            </w:pPr>
            <w:r>
              <w:rPr>
                <w:i/>
              </w:rPr>
              <w:t>Use Case dừng lại.</w:t>
            </w:r>
          </w:p>
        </w:tc>
      </w:tr>
      <w:tr w14:paraId="3B693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DC6D377">
            <w:pPr>
              <w:spacing w:after="0" w:line="240" w:lineRule="auto"/>
              <w:jc w:val="right"/>
            </w:pPr>
            <w:r>
              <w:t>Postconditions</w:t>
            </w:r>
          </w:p>
        </w:tc>
        <w:tc>
          <w:tcPr>
            <w:tcW w:w="7508" w:type="dxa"/>
            <w:gridSpan w:val="3"/>
          </w:tcPr>
          <w:p w14:paraId="2A06256E">
            <w:pPr>
              <w:spacing w:after="0" w:line="240" w:lineRule="auto"/>
            </w:pPr>
            <w:r>
              <w:t>• Mọi lần gửi và thử lại có lịch sử riêng; lần thử lại giữ chứng từ nguồn và khách của lần gốc; giao dịch nguồn không đổi.</w:t>
            </w:r>
          </w:p>
        </w:tc>
      </w:tr>
      <w:tr w14:paraId="5ABC9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8B3860B">
            <w:pPr>
              <w:spacing w:after="0" w:line="240" w:lineRule="auto"/>
              <w:jc w:val="right"/>
            </w:pPr>
            <w:r>
              <w:t>Business Rules / NFR</w:t>
            </w:r>
          </w:p>
        </w:tc>
        <w:tc>
          <w:tcPr>
            <w:tcW w:w="7508" w:type="dxa"/>
            <w:gridSpan w:val="3"/>
          </w:tcPr>
          <w:p w14:paraId="07A5F479">
            <w:pPr>
              <w:spacing w:after="0" w:line="240" w:lineRule="auto"/>
            </w:pPr>
            <w:r>
              <w:t>Business Rules: BR-26.</w:t>
            </w:r>
          </w:p>
          <w:p w14:paraId="72AC90F4">
            <w:pPr>
              <w:spacing w:after="0" w:line="240" w:lineRule="auto"/>
            </w:pPr>
            <w:r>
              <w:t>NFR: NFR-04, NFR-08.</w:t>
            </w:r>
          </w:p>
        </w:tc>
      </w:tr>
    </w:tbl>
    <w:p w14:paraId="60AC140E">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3D85F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40721F4A">
            <w:pPr>
              <w:spacing w:after="0" w:line="240" w:lineRule="auto"/>
            </w:pPr>
            <w:r>
              <w:rPr>
                <w:rFonts w:ascii="Consolas" w:hAnsi="Consolas"/>
                <w:sz w:val="17"/>
              </w:rPr>
              <w:t>Màn hình Nhật ký gửi: [Kỳ] [Kênh] [Trạng thái] [Khách/giao dịch] ; bảng Mã lần gửi/Người nhận/Kênh/Phiên bản chứng từ/Thời điểm/Kết quả dịch vụ; [Xem chi tiết].</w:t>
            </w:r>
          </w:p>
          <w:p w14:paraId="7F252052">
            <w:pPr>
              <w:spacing w:after="0" w:line="240" w:lineRule="auto"/>
            </w:pPr>
            <w:r>
              <w:rPr>
                <w:rFonts w:ascii="Consolas" w:hAnsi="Consolas"/>
                <w:sz w:val="17"/>
              </w:rPr>
              <w:t>Chi tiết: thông điệp an toàn, mã phản hồi, lịch sử thử lại; [Sửa người nhận/kênh nếu có quyền] [Thử lại].</w:t>
            </w:r>
          </w:p>
        </w:tc>
      </w:tr>
    </w:tbl>
    <w:p w14:paraId="243E36DB">
      <w:pPr>
        <w:pStyle w:val="5"/>
      </w:pPr>
      <w:r>
        <w:t>Dữ liệu nhập / lựa chọn</w:t>
      </w:r>
    </w:p>
    <w:p w14:paraId="6EC4739B">
      <w:r>
        <w:t>• Bộ lọc — tùy chọn.</w:t>
      </w:r>
    </w:p>
    <w:p w14:paraId="448F3FEE">
      <w:r>
        <w:t>• Lần gửi cần thử lại — bắt buộc khi retry.</w:t>
      </w:r>
    </w:p>
    <w:p w14:paraId="23339EB2">
      <w:r>
        <w:t>• Người nhận/kênh mới và lý do — khi sửa để thử lại.</w:t>
      </w:r>
    </w:p>
    <w:p w14:paraId="665BCED0">
      <w:pPr>
        <w:pStyle w:val="5"/>
      </w:pPr>
      <w:r>
        <w:t>UC liên kết và dữ liệu chuyển tiếp</w:t>
      </w:r>
    </w:p>
    <w:p w14:paraId="63112DF7">
      <w:r>
        <w:t>• UC70: nguồn lần gửi chứng từ khách.</w:t>
      </w:r>
    </w:p>
    <w:p w14:paraId="1EBF4EA0">
      <w:r>
        <w:t>• UC69: thông báo nội bộ chỉ xem trong phạm vi tương ứng.</w:t>
      </w:r>
    </w:p>
    <w:p w14:paraId="1927183D">
      <w:r>
        <w:t>• UC73: cấu hình kênh nếu lỗi kỹ thuật.</w:t>
      </w:r>
    </w:p>
    <w:p w14:paraId="31E99F28">
      <w:r>
        <w:t>• UC75: audit thao tác sửa đầu mối/thử lại khi áp dụng.</w:t>
      </w:r>
    </w:p>
    <w:p w14:paraId="42E7DBE8">
      <w:pPr>
        <w:pStyle w:val="5"/>
      </w:pPr>
      <w:r>
        <w:t>Các process trong UC</w:t>
      </w:r>
    </w:p>
    <w:p w14:paraId="0AC77BDB">
      <w:r>
        <w:t>1. Kiểm tra trạng thái gửi thông điệp — tra cứu lần gửi</w:t>
      </w:r>
    </w:p>
    <w:p w14:paraId="2FD65F8F">
      <w:r>
        <w:t>2. Kiểm tra trạng thái gửi thông điệp — thử lại có kiểm soát</w:t>
      </w:r>
    </w:p>
    <w:p w14:paraId="139B7003">
      <w:r>
        <w:rPr>
          <w:b/>
        </w:rPr>
        <w:t>Điểm cần xác nhận / lưu ý:</w:t>
      </w:r>
      <w:r>
        <w:t xml:space="preserve"> SRS chưa định nghĩa trạng thái chuẩn của từng nhà cung cấp hoặc số lần/thời gian retry; phải ánh xạ theo khả năng thực tế.</w:t>
      </w:r>
    </w:p>
    <w:p w14:paraId="69320791">
      <w:pPr>
        <w:pStyle w:val="3"/>
      </w:pPr>
      <w:bookmarkStart w:id="204" w:name="_Toc12372"/>
      <w:bookmarkStart w:id="205" w:name="_Toc27529"/>
      <w:r>
        <w:t>12. Quản trị nền tảng</w:t>
      </w:r>
      <w:bookmarkEnd w:id="204"/>
      <w:bookmarkEnd w:id="205"/>
    </w:p>
    <w:p w14:paraId="3314B226">
      <w:pPr>
        <w:pStyle w:val="4"/>
      </w:pPr>
      <w:bookmarkStart w:id="206" w:name="_Toc17545"/>
      <w:bookmarkStart w:id="207" w:name="_Toc24963"/>
      <w:r>
        <w:t>12.1 UC72 - Cấp quyền truy cập Chủ HTX ban đầu</w:t>
      </w:r>
      <w:bookmarkEnd w:id="206"/>
      <w:bookmarkEnd w:id="207"/>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1E7FD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C5E4156">
            <w:pPr>
              <w:spacing w:after="0" w:line="240" w:lineRule="auto"/>
              <w:jc w:val="right"/>
            </w:pPr>
            <w:r>
              <w:t>Primary Actors</w:t>
            </w:r>
          </w:p>
        </w:tc>
        <w:tc>
          <w:tcPr>
            <w:tcW w:w="2685" w:type="dxa"/>
          </w:tcPr>
          <w:p w14:paraId="470122B9">
            <w:pPr>
              <w:spacing w:after="0" w:line="240" w:lineRule="auto"/>
            </w:pPr>
            <w:r>
              <w:t>Quản trị hệ thống.</w:t>
            </w:r>
          </w:p>
        </w:tc>
        <w:tc>
          <w:tcPr>
            <w:tcW w:w="1890" w:type="dxa"/>
          </w:tcPr>
          <w:p w14:paraId="72B09ADE">
            <w:pPr>
              <w:spacing w:after="0" w:line="240" w:lineRule="auto"/>
              <w:jc w:val="right"/>
            </w:pPr>
            <w:r>
              <w:t>Secondary Actors</w:t>
            </w:r>
          </w:p>
        </w:tc>
        <w:tc>
          <w:tcPr>
            <w:tcW w:w="2933" w:type="dxa"/>
          </w:tcPr>
          <w:p w14:paraId="140DA142">
            <w:pPr>
              <w:spacing w:after="0" w:line="240" w:lineRule="auto"/>
            </w:pPr>
            <w:r>
              <w:t>Không có.</w:t>
            </w:r>
          </w:p>
        </w:tc>
      </w:tr>
      <w:tr w14:paraId="0263B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DF4AABE">
            <w:pPr>
              <w:spacing w:after="0" w:line="240" w:lineRule="auto"/>
              <w:jc w:val="right"/>
            </w:pPr>
            <w:r>
              <w:t>Description</w:t>
            </w:r>
          </w:p>
        </w:tc>
        <w:tc>
          <w:tcPr>
            <w:tcW w:w="7508" w:type="dxa"/>
            <w:gridSpan w:val="3"/>
          </w:tcPr>
          <w:p w14:paraId="68B63967">
            <w:pPr>
              <w:spacing w:after="0" w:line="240" w:lineRule="auto"/>
            </w:pPr>
            <w:r>
              <w:t>Tôi với vai trò là quản trị hệ thống, tôi muốn tạo hồ sơ HTX sơ bộ và tài khoản Chủ HTX đầu tiên, để Chủ HTX đăng nhập và tự hoàn thiện hồ sơ.</w:t>
            </w:r>
          </w:p>
        </w:tc>
      </w:tr>
      <w:tr w14:paraId="7D1AB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89165E3">
            <w:pPr>
              <w:spacing w:after="0" w:line="240" w:lineRule="auto"/>
              <w:jc w:val="right"/>
            </w:pPr>
            <w:r>
              <w:t>Trigger</w:t>
            </w:r>
          </w:p>
        </w:tc>
        <w:tc>
          <w:tcPr>
            <w:tcW w:w="7508" w:type="dxa"/>
            <w:gridSpan w:val="3"/>
          </w:tcPr>
          <w:p w14:paraId="69BD0264">
            <w:pPr>
              <w:spacing w:after="0" w:line="240" w:lineRule="auto"/>
            </w:pPr>
            <w:r>
              <w:t>Triển khai OMTS cho HTX Thủy sản Trung Nam (khởi tạo một lần).</w:t>
            </w:r>
          </w:p>
        </w:tc>
      </w:tr>
      <w:tr w14:paraId="08CE5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996079C">
            <w:pPr>
              <w:spacing w:after="0" w:line="240" w:lineRule="auto"/>
              <w:jc w:val="right"/>
            </w:pPr>
            <w:r>
              <w:t>Priority</w:t>
            </w:r>
          </w:p>
        </w:tc>
        <w:tc>
          <w:tcPr>
            <w:tcW w:w="7508" w:type="dxa"/>
            <w:gridSpan w:val="3"/>
          </w:tcPr>
          <w:p w14:paraId="2FA2FB3A">
            <w:pPr>
              <w:spacing w:after="0" w:line="240" w:lineRule="auto"/>
            </w:pPr>
            <w:r>
              <w:t>Must have (đề xuất)</w:t>
            </w:r>
          </w:p>
        </w:tc>
      </w:tr>
      <w:tr w14:paraId="34D12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94C0905">
            <w:pPr>
              <w:spacing w:after="0" w:line="240" w:lineRule="auto"/>
              <w:jc w:val="right"/>
            </w:pPr>
            <w:r>
              <w:t>Preconditions</w:t>
            </w:r>
          </w:p>
        </w:tc>
        <w:tc>
          <w:tcPr>
            <w:tcW w:w="7508" w:type="dxa"/>
            <w:gridSpan w:val="3"/>
          </w:tcPr>
          <w:p w14:paraId="09C4BBE9">
            <w:pPr>
              <w:spacing w:after="0" w:line="240" w:lineRule="auto"/>
            </w:pPr>
            <w:r>
              <w:t>• Quản trị hệ thống đã nhận giấy tờ HTX và thông tin Chủ HTX để xác minh.</w:t>
            </w:r>
          </w:p>
        </w:tc>
      </w:tr>
      <w:tr w14:paraId="6F0DA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4215654">
            <w:pPr>
              <w:spacing w:after="0" w:line="240" w:lineRule="auto"/>
              <w:jc w:val="right"/>
            </w:pPr>
            <w:r>
              <w:t>Normal Flow</w:t>
            </w:r>
          </w:p>
        </w:tc>
        <w:tc>
          <w:tcPr>
            <w:tcW w:w="7508" w:type="dxa"/>
            <w:gridSpan w:val="3"/>
          </w:tcPr>
          <w:p w14:paraId="72EA2F90">
            <w:pPr>
              <w:spacing w:after="0" w:line="240" w:lineRule="auto"/>
            </w:pPr>
            <w:r>
              <w:t>1. Quản trị viên nhập tên HTX, liên hệ Chủ HTX và căn cứ xác minh (ảnh giấy tờ HTX). (SCR-56)</w:t>
            </w:r>
          </w:p>
          <w:p w14:paraId="7425C00C">
            <w:pPr>
              <w:spacing w:after="0" w:line="240" w:lineRule="auto"/>
            </w:pPr>
            <w:r>
              <w:t>2. Hệ thống kiểm tra HTX chưa có Chủ HTX.</w:t>
            </w:r>
          </w:p>
          <w:p w14:paraId="475B6651">
            <w:pPr>
              <w:spacing w:after="0" w:line="240" w:lineRule="auto"/>
            </w:pPr>
            <w:r>
              <w:t xml:space="preserve">3. Quản trị viên xác nhận; hệ thống tạo HTX sơ bộ và tài khoản Chủ </w:t>
            </w:r>
            <w:del w:id="2568" w:author="Claude" w:date="2026-10-08T00:00:00Z">
              <w:r>
                <w:delText xml:space="preserve">HTX,</w:delText>
              </w:r>
            </w:del>
            <w:ins w:id="2569" w:author="Claude" w:date="2026-10-08T00:00:00Z">
              <w:r>
                <w:t xml:space="preserve">HTX với mật khẩu tạm (10 ký tự, hiện một lần để trao trực tiếp, hiệu lực 24 giờ),</w:t>
              </w:r>
            </w:ins>
            <w:r>
              <w:t xml:space="preserve"> ghi nhật ký kiểm toán.</w:t>
            </w:r>
          </w:p>
          <w:p w14:paraId="32EF2DAE">
            <w:pPr>
              <w:spacing w:after="0" w:line="240" w:lineRule="auto"/>
            </w:pPr>
            <w:r>
              <w:t xml:space="preserve">4. Chủ HTX đăng nhập ở UC02 </w:t>
            </w:r>
            <w:ins w:id="2570" w:author="Claude" w:date="2026-10-08T00:00:00Z">
              <w:r>
                <w:t xml:space="preserve">bằng mật khẩu tạm, đổi mật khẩu (UC02 nhánh 2c) </w:t>
              </w:r>
            </w:ins>
            <w:r>
              <w:t xml:space="preserve">và hoàn thiện hồ sơ ở UC09.</w:t>
            </w:r>
          </w:p>
        </w:tc>
      </w:tr>
      <w:tr w14:paraId="21D4E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6FA598F">
            <w:pPr>
              <w:spacing w:after="0" w:line="240" w:lineRule="auto"/>
              <w:jc w:val="right"/>
            </w:pPr>
            <w:r>
              <w:t>Alternative Flows</w:t>
            </w:r>
          </w:p>
        </w:tc>
        <w:tc>
          <w:tcPr>
            <w:tcW w:w="7508" w:type="dxa"/>
            <w:gridSpan w:val="3"/>
          </w:tcPr>
          <w:p w14:paraId="2D5881AF">
            <w:pPr>
              <w:spacing w:after="0" w:line="240" w:lineRule="auto"/>
            </w:pPr>
            <w:r>
              <w:t>Không có.</w:t>
            </w:r>
          </w:p>
        </w:tc>
      </w:tr>
      <w:tr w14:paraId="0A7E3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A108419">
            <w:pPr>
              <w:spacing w:after="0" w:line="240" w:lineRule="auto"/>
              <w:jc w:val="right"/>
            </w:pPr>
            <w:r>
              <w:t>Exception Flows</w:t>
            </w:r>
          </w:p>
        </w:tc>
        <w:tc>
          <w:tcPr>
            <w:tcW w:w="7508" w:type="dxa"/>
            <w:gridSpan w:val="3"/>
          </w:tcPr>
          <w:p w14:paraId="0A521384">
            <w:pPr>
              <w:spacing w:after="0" w:line="240" w:lineRule="auto"/>
            </w:pPr>
            <w:r>
              <w:t>1a. Xác minh không đạt.</w:t>
            </w:r>
          </w:p>
          <w:p w14:paraId="13EE815D">
            <w:pPr>
              <w:spacing w:after="0" w:line="240" w:lineRule="auto"/>
            </w:pPr>
            <w:r>
              <w:t>1a1. Hệ thống không cấp quyền. (</w:t>
              <w:fldChar w:fldCharType="begin"/>
              <w:instrText xml:space="preserve"> HYPERLINK \l "MSG55" \o "MSG55 (Lỗi): Chưa xác minh được danh tính nên hệ thống không thực hiện thao tác." </w:instrText>
              <w:fldChar w:fldCharType="separate"/>
              <w:t>MSG55</w:t>
              <w:fldChar w:fldCharType="end"/>
              <w:t>)</w:t>
            </w:r>
          </w:p>
          <w:p w14:paraId="182B93B8">
            <w:pPr>
              <w:spacing w:after="0" w:line="240" w:lineRule="auto"/>
            </w:pPr>
            <w:r>
              <w:rPr>
                <w:i/>
              </w:rPr>
              <w:t>Use Case dừng lại.</w:t>
            </w:r>
          </w:p>
          <w:p w14:paraId="5F37A431">
            <w:pPr>
              <w:spacing w:after="0" w:line="240" w:lineRule="auto"/>
            </w:pPr>
            <w:r>
              <w:t>2a. HTX đã có Chủ HTX; thay Chủ HTX phải có biên bản.</w:t>
            </w:r>
          </w:p>
          <w:p w14:paraId="16AE8BB1">
            <w:pPr>
              <w:spacing w:after="0" w:line="240" w:lineRule="auto"/>
            </w:pPr>
            <w:r>
              <w:t>2a1. Hệ thống dừng tạo trùng; thay Chủ HTX phải qua quy trình có biên bản. (</w:t>
              <w:fldChar w:fldCharType="begin"/>
              <w:instrText xml:space="preserve"> HYPERLINK \l "MSG03" \o "MSG03 (Lỗi): {object_name} đã tồn tại. Hệ thống mở bản ghi hiện có để bạn kiểm tra, không tạo bản sao." </w:instrText>
              <w:fldChar w:fldCharType="separate"/>
              <w:t>MSG03</w:t>
              <w:fldChar w:fldCharType="end"/>
              <w:t>)</w:t>
            </w:r>
          </w:p>
          <w:p w14:paraId="4B91FB70">
            <w:pPr>
              <w:spacing w:after="0" w:line="240" w:lineRule="auto"/>
            </w:pPr>
            <w:r>
              <w:rPr>
                <w:i/>
              </w:rPr>
              <w:t>Use Case dừng lại.</w:t>
            </w:r>
          </w:p>
          <w:p w14:paraId="5A7F4CC8">
            <w:pPr>
              <w:spacing w:after="0" w:line="240" w:lineRule="auto"/>
            </w:pPr>
            <w:r>
              <w:t xml:space="preserve">4a. </w:t>
            </w:r>
            <w:del w:id="2583" w:author="Claude" w:date="2026-10-08T00:00:00Z">
              <w:r>
                <w:delText xml:space="preserve">Gửi</w:delText>
              </w:r>
            </w:del>
            <w:ins w:id="2584" w:author="Claude" w:date="2026-10-08T00:00:00Z">
              <w:r>
                <w:t xml:space="preserve">Chưa</w:t>
              </w:r>
            </w:ins>
            <w:r>
              <w:t xml:space="preserve"> </w:t>
            </w:r>
            <w:del w:id="2581" w:author="Claude" w:date="2026-10-08T00:00:00Z">
              <w:r>
                <w:delText xml:space="preserve">thông</w:delText>
              </w:r>
            </w:del>
            <w:ins w:id="2582" w:author="Claude" w:date="2026-10-08T00:00:00Z">
              <w:r>
                <w:t xml:space="preserve">trao</w:t>
              </w:r>
            </w:ins>
            <w:r>
              <w:t xml:space="preserve"> </w:t>
            </w:r>
            <w:del w:id="2579" w:author="Claude" w:date="2026-10-08T00:00:00Z">
              <w:r>
                <w:delText xml:space="preserve">tin</w:delText>
              </w:r>
            </w:del>
            <w:ins w:id="2580" w:author="Claude" w:date="2026-10-08T00:00:00Z">
              <w:r>
                <w:t xml:space="preserve">được</w:t>
              </w:r>
            </w:ins>
            <w:r>
              <w:t xml:space="preserve"> </w:t>
            </w:r>
            <w:del w:id="2577" w:author="Claude" w:date="2026-10-08T00:00:00Z">
              <w:r>
                <w:delText xml:space="preserve">kích</w:delText>
              </w:r>
            </w:del>
            <w:ins w:id="2578" w:author="Claude" w:date="2026-10-08T00:00:00Z">
              <w:r>
                <w:t xml:space="preserve">mật</w:t>
              </w:r>
            </w:ins>
            <w:r>
              <w:t xml:space="preserve"> </w:t>
            </w:r>
            <w:del w:id="2575" w:author="Claude" w:date="2026-10-08T00:00:00Z">
              <w:r>
                <w:delText xml:space="preserve">hoạt</w:delText>
              </w:r>
            </w:del>
            <w:ins w:id="2576" w:author="Claude" w:date="2026-10-08T00:00:00Z">
              <w:r>
                <w:t xml:space="preserve">khẩu</w:t>
              </w:r>
            </w:ins>
            <w:r>
              <w:t xml:space="preserve"> </w:t>
            </w:r>
            <w:del w:id="2573" w:author="Claude" w:date="2026-10-08T00:00:00Z">
              <w:r>
                <w:delText xml:space="preserve">thất</w:delText>
              </w:r>
            </w:del>
            <w:ins w:id="2574" w:author="Claude" w:date="2026-10-08T00:00:00Z">
              <w:r>
                <w:t xml:space="preserve">tạm,</w:t>
              </w:r>
            </w:ins>
            <w:r>
              <w:t xml:space="preserve"> </w:t>
            </w:r>
            <w:del w:id="2571" w:author="Claude" w:date="2026-10-08T00:00:00Z">
              <w:r>
                <w:delText xml:space="preserve">bại.</w:delText>
              </w:r>
            </w:del>
            <w:ins w:id="2572" w:author="Claude" w:date="2026-10-08T00:00:00Z">
              <w:r>
                <w:t xml:space="preserve">hoặc mật khẩu tạm quá 24 giờ trước khi Chủ HTX đăng nhập.</w:t>
              </w:r>
            </w:ins>
          </w:p>
          <w:p w14:paraId="4C3D5F04">
            <w:pPr>
              <w:spacing w:after="0" w:line="240" w:lineRule="auto"/>
            </w:pPr>
            <w:r>
              <w:t xml:space="preserve">4a1. </w:t>
            </w:r>
            <w:del w:id="2598" w:author="Claude" w:date="2026-10-08T00:00:00Z">
              <w:r>
                <w:delText xml:space="preserve">Hệ thống giữ tài</w:delText>
              </w:r>
            </w:del>
            <w:ins w:id="2599" w:author="Claude" w:date="2026-10-08T00:00:00Z">
              <w:r>
                <w:t xml:space="preserve">Tài</w:t>
              </w:r>
            </w:ins>
            <w:r>
              <w:t xml:space="preserve"> khoản Chủ HTX </w:t>
            </w:r>
            <w:ins w:id="2597" w:author="Claude" w:date="2026-10-08T00:00:00Z">
              <w:r>
                <w:t xml:space="preserve">giữ </w:t>
              </w:r>
            </w:ins>
            <w:r>
              <w:t xml:space="preserve">ở Hoạt </w:t>
            </w:r>
            <w:del w:id="2595" w:author="Claude" w:date="2026-10-08T00:00:00Z">
              <w:r>
                <w:delText xml:space="preserve">động</w:delText>
              </w:r>
            </w:del>
            <w:ins w:id="2596" w:author="Claude" w:date="2026-10-08T00:00:00Z">
              <w:r>
                <w:t xml:space="preserve">động;</w:t>
              </w:r>
            </w:ins>
            <w:r>
              <w:t xml:space="preserve"> </w:t>
            </w:r>
            <w:del w:id="2593" w:author="Claude" w:date="2026-10-08T00:00:00Z">
              <w:r>
                <w:delText xml:space="preserve">với</w:delText>
              </w:r>
            </w:del>
            <w:ins w:id="2594" w:author="Claude" w:date="2026-10-08T00:00:00Z">
              <w:r>
                <w:t xml:space="preserve">Quản trị hệ thống đặt lại</w:t>
              </w:r>
            </w:ins>
            <w:r>
              <w:t xml:space="preserve"> mật khẩu tạm </w:t>
            </w:r>
            <w:del w:id="2591" w:author="Claude" w:date="2026-10-08T00:00:00Z">
              <w:r>
                <w:delText xml:space="preserve">chưa</w:delText>
              </w:r>
            </w:del>
            <w:ins w:id="2592" w:author="Claude" w:date="2026-10-08T00:00:00Z">
              <w:r>
                <w:t xml:space="preserve">ở</w:t>
              </w:r>
            </w:ins>
            <w:r>
              <w:t xml:space="preserve"> </w:t>
            </w:r>
            <w:del w:id="2589" w:author="Claude" w:date="2026-10-08T00:00:00Z">
              <w:r>
                <w:delText xml:space="preserve">trao,</w:delText>
              </w:r>
            </w:del>
            <w:ins w:id="2590" w:author="Claude" w:date="2026-10-08T00:00:00Z">
              <w:r>
                <w:t xml:space="preserve">UC74</w:t>
              </w:r>
            </w:ins>
            <w:r>
              <w:t xml:space="preserve"> </w:t>
            </w:r>
            <w:del w:id="2587" w:author="Claude" w:date="2026-10-08T00:00:00Z">
              <w:r>
                <w:delText xml:space="preserve">ghi</w:delText>
              </w:r>
            </w:del>
            <w:ins w:id="2588" w:author="Claude" w:date="2026-10-08T00:00:00Z">
              <w:r>
                <w:t xml:space="preserve">sau</w:t>
              </w:r>
            </w:ins>
            <w:r>
              <w:t xml:space="preserve"> </w:t>
            </w:r>
            <w:del w:id="2585" w:author="Claude" w:date="2026-10-08T00:00:00Z">
              <w:r>
                <w:delText xml:space="preserve">lỗi;</w:delText>
              </w:r>
            </w:del>
            <w:ins w:id="2586" w:author="Claude" w:date="2026-10-08T00:00:00Z">
              <w:r>
                <w:t xml:space="preserve">khi xác minh lại,</w:t>
              </w:r>
            </w:ins>
            <w:r>
              <w:t xml:space="preserve"> không cấp lại âm thầm.</w:t>
            </w:r>
          </w:p>
          <w:p w14:paraId="0A0CE40B">
            <w:pPr>
              <w:spacing w:after="0" w:line="240" w:lineRule="auto"/>
            </w:pPr>
            <w:r>
              <w:rPr>
                <w:i/>
              </w:rPr>
              <w:t>Use Case dừng lại.</w:t>
            </w:r>
          </w:p>
        </w:tc>
      </w:tr>
      <w:tr w14:paraId="78446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DE4CCBB">
            <w:pPr>
              <w:spacing w:after="0" w:line="240" w:lineRule="auto"/>
              <w:jc w:val="right"/>
            </w:pPr>
            <w:r>
              <w:t>Postconditions</w:t>
            </w:r>
          </w:p>
        </w:tc>
        <w:tc>
          <w:tcPr>
            <w:tcW w:w="7508" w:type="dxa"/>
            <w:gridSpan w:val="3"/>
          </w:tcPr>
          <w:p w14:paraId="0FF25580">
            <w:pPr>
              <w:spacing w:after="0" w:line="240" w:lineRule="auto"/>
            </w:pPr>
            <w:r>
              <w:t>• Tài khoản Chủ HTX đầu tiên có nguồn và dấu vết; không tự tạo vùng, khách, đơn hay quyền nhân viên.</w:t>
            </w:r>
          </w:p>
        </w:tc>
      </w:tr>
      <w:tr w14:paraId="7EBC6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EA1FBC6">
            <w:pPr>
              <w:spacing w:after="0" w:line="240" w:lineRule="auto"/>
              <w:jc w:val="right"/>
            </w:pPr>
            <w:r>
              <w:t>Business Rules / NFR</w:t>
            </w:r>
          </w:p>
        </w:tc>
        <w:tc>
          <w:tcPr>
            <w:tcW w:w="7508" w:type="dxa"/>
            <w:gridSpan w:val="3"/>
          </w:tcPr>
          <w:p w14:paraId="4B6BA2CC">
            <w:pPr>
              <w:spacing w:after="0" w:line="240" w:lineRule="auto"/>
            </w:pPr>
            <w:r>
              <w:t>Business Rules: BR-33.</w:t>
            </w:r>
          </w:p>
          <w:p w14:paraId="2E830854">
            <w:pPr>
              <w:spacing w:after="0" w:line="240" w:lineRule="auto"/>
            </w:pPr>
            <w:r>
              <w:t>NFR: NFR-02.</w:t>
            </w:r>
          </w:p>
        </w:tc>
      </w:tr>
    </w:tbl>
    <w:p w14:paraId="7EEFEC00">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21DA1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06F5C041">
            <w:pPr>
              <w:spacing w:after="0" w:line="240" w:lineRule="auto"/>
            </w:pPr>
            <w:r>
              <w:rPr>
                <w:rFonts w:ascii="Consolas" w:hAnsi="Consolas"/>
                <w:sz w:val="17"/>
              </w:rPr>
              <w:t>[Khởi tạo HTX] Tên HTX khởi tạo, mã sơ bộ, liên hệ Chủ HTX và căn cứ xác minh.</w:t>
            </w:r>
          </w:p>
          <w:p w14:paraId="3F85E345">
            <w:pPr>
              <w:spacing w:after="0" w:line="240" w:lineRule="auto"/>
            </w:pPr>
            <w:r>
              <w:rPr>
                <w:rFonts w:ascii="Consolas" w:hAnsi="Consolas"/>
                <w:sz w:val="17"/>
              </w:rPr>
              <w:t xml:space="preserve">[Kết quả] Tài khoản Chủ HTX được cấp và </w:t>
            </w:r>
            <w:del w:id="2604" w:author="Claude" w:date="2026-10-08T00:00:00Z">
              <w:r>
                <w:rPr>
                  <w:rFonts w:ascii="Consolas" w:hAnsi="Consolas"/>
                  <w:sz w:val="17"/>
                </w:rPr>
                <w:delText xml:space="preserve">đường</w:delText>
              </w:r>
            </w:del>
            <w:ins w:id="2605" w:author="Claude" w:date="2026-10-08T00:00:00Z">
              <w:r>
                <w:rPr>
                  <w:rFonts w:ascii="Consolas" w:hAnsi="Consolas"/>
                  <w:sz w:val="17"/>
                </w:rPr>
                <w:t xml:space="preserve">mật</w:t>
              </w:r>
            </w:ins>
            <w:r>
              <w:rPr>
                <w:rFonts w:ascii="Consolas" w:hAnsi="Consolas"/>
                <w:sz w:val="17"/>
              </w:rPr>
              <w:t xml:space="preserve"> </w:t>
            </w:r>
            <w:del w:id="2602" w:author="Claude" w:date="2026-10-08T00:00:00Z">
              <w:r>
                <w:rPr>
                  <w:rFonts w:ascii="Consolas" w:hAnsi="Consolas"/>
                  <w:sz w:val="17"/>
                </w:rPr>
                <w:delText xml:space="preserve">kích</w:delText>
              </w:r>
            </w:del>
            <w:ins w:id="2603" w:author="Claude" w:date="2026-10-08T00:00:00Z">
              <w:r>
                <w:rPr>
                  <w:rFonts w:ascii="Consolas" w:hAnsi="Consolas"/>
                  <w:sz w:val="17"/>
                </w:rPr>
                <w:t xml:space="preserve">khẩu</w:t>
              </w:r>
            </w:ins>
            <w:r>
              <w:rPr>
                <w:rFonts w:ascii="Consolas" w:hAnsi="Consolas"/>
                <w:sz w:val="17"/>
              </w:rPr>
              <w:t xml:space="preserve"> </w:t>
            </w:r>
            <w:del w:id="2600" w:author="Claude" w:date="2026-10-08T00:00:00Z">
              <w:r>
                <w:rPr>
                  <w:rFonts w:ascii="Consolas" w:hAnsi="Consolas"/>
                  <w:sz w:val="17"/>
                </w:rPr>
                <w:delText xml:space="preserve">hoạt;</w:delText>
              </w:r>
            </w:del>
            <w:ins w:id="2601" w:author="Claude" w:date="2026-10-08T00:00:00Z">
              <w:r>
                <w:rPr>
                  <w:rFonts w:ascii="Consolas" w:hAnsi="Consolas"/>
                  <w:sz w:val="17"/>
                </w:rPr>
                <w:t xml:space="preserve">tạm (hiện một lần);</w:t>
              </w:r>
            </w:ins>
            <w:r>
              <w:rPr>
                <w:rFonts w:ascii="Consolas" w:hAnsi="Consolas"/>
                <w:sz w:val="17"/>
              </w:rPr>
              <w:t xml:space="preserve"> Chủ HTX vào UC02 rồi hoàn thiện UC09.</w:t>
            </w:r>
          </w:p>
        </w:tc>
      </w:tr>
    </w:tbl>
    <w:p w14:paraId="7A359543">
      <w:pPr>
        <w:pStyle w:val="5"/>
      </w:pPr>
      <w:r>
        <w:t>Dữ liệu nhập / lựa chọn</w:t>
      </w:r>
    </w:p>
    <w:p w14:paraId="23517E95">
      <w:r>
        <w:t>• Tên HTX khởi tạo và mã sơ bộ — bắt buộc</w:t>
      </w:r>
    </w:p>
    <w:p w14:paraId="3C38BB80">
      <w:r>
        <w:t>• Định danh/liên hệ Chủ HTX đầu tiên — bắt buộc</w:t>
      </w:r>
    </w:p>
    <w:p w14:paraId="4646D7C5">
      <w:r>
        <w:t xml:space="preserve">• Căn cứ xác minh </w:t>
      </w:r>
      <w:del w:id="2608" w:author="Claude" w:date="2026-10-08T00:00:00Z">
        <w:r>
          <w:delText xml:space="preserve">và phương thức kích hoạt </w:delText>
        </w:r>
      </w:del>
      <w:r>
        <w:t xml:space="preserve">— bắt </w:t>
      </w:r>
      <w:del w:id="2606" w:author="Claude" w:date="2026-10-08T00:00:00Z">
        <w:r>
          <w:delText xml:space="preserve">buộc</w:delText>
        </w:r>
      </w:del>
      <w:ins w:id="2607" w:author="Claude" w:date="2026-10-08T00:00:00Z">
        <w:r>
          <w:t xml:space="preserve">buộc; mật khẩu tạm do hệ thống tạo</w:t>
        </w:r>
      </w:ins>
    </w:p>
    <w:p w14:paraId="3A0452BF">
      <w:pPr>
        <w:pStyle w:val="5"/>
      </w:pPr>
      <w:r>
        <w:t>UC liên kết và dữ liệu chuyển tiếp</w:t>
      </w:r>
    </w:p>
    <w:p w14:paraId="16F3A491">
      <w:r>
        <w:t xml:space="preserve">• UC02 — Chủ HTX đăng nhập </w:t>
      </w:r>
      <w:del w:id="2613" w:author="Claude" w:date="2026-10-08T00:00:00Z">
        <w:r>
          <w:delText xml:space="preserve">sau</w:delText>
        </w:r>
      </w:del>
      <w:ins w:id="2614" w:author="Claude" w:date="2026-10-08T00:00:00Z">
        <w:r>
          <w:t xml:space="preserve">bằng</w:t>
        </w:r>
      </w:ins>
      <w:r>
        <w:t xml:space="preserve"> </w:t>
      </w:r>
      <w:del w:id="2611" w:author="Claude" w:date="2026-10-08T00:00:00Z">
        <w:r>
          <w:delText xml:space="preserve">kích</w:delText>
        </w:r>
      </w:del>
      <w:ins w:id="2612" w:author="Claude" w:date="2026-10-08T00:00:00Z">
        <w:r>
          <w:t xml:space="preserve">mật</w:t>
        </w:r>
      </w:ins>
      <w:r>
        <w:t xml:space="preserve"> </w:t>
      </w:r>
      <w:del w:id="2609" w:author="Claude" w:date="2026-10-08T00:00:00Z">
        <w:r>
          <w:delText xml:space="preserve">hoạt</w:delText>
        </w:r>
      </w:del>
      <w:ins w:id="2610" w:author="Claude" w:date="2026-10-08T00:00:00Z">
        <w:r>
          <w:t xml:space="preserve">khẩu tạm và đổi mật khẩu</w:t>
        </w:r>
      </w:ins>
    </w:p>
    <w:p w14:paraId="59B6C12D">
      <w:r>
        <w:t>• UC09 — Chủ HTX hoàn thiện HTX</w:t>
      </w:r>
    </w:p>
    <w:p>
      <w:pPr>
        <w:rPr>
          <w:ins w:id="2615" w:author="Claude" w:date="2026-10-08T00:00:00Z"/>
        </w:rPr>
      </w:pPr>
      <w:ins w:id="2616" w:author="Claude" w:date="2026-10-08T00:00:00Z">
        <w:r>
          <w:t xml:space="preserve">• UC74 — đặt lại mật khẩu tạm khi quá hạn</w:t>
        </w:r>
      </w:ins>
    </w:p>
    <w:p w14:paraId="75C88096">
      <w:r>
        <w:t>• UC75 — audit cấp quyền</w:t>
      </w:r>
    </w:p>
    <w:p w14:paraId="59DF4EE0">
      <w:pPr>
        <w:pStyle w:val="5"/>
      </w:pPr>
      <w:r>
        <w:t>Các process trong UC</w:t>
      </w:r>
    </w:p>
    <w:p w14:paraId="31D242DB">
      <w:r>
        <w:t>1. Cấp quyền truy cập Chủ HTX ban đầu — xác minh người nhận</w:t>
      </w:r>
    </w:p>
    <w:p w14:paraId="7AC5DBAF">
      <w:r>
        <w:t>2. Cấp quyền truy cập Chủ HTX ban đầu — tạo quyền Chủ HTX có audit</w:t>
      </w:r>
    </w:p>
    <w:p w14:paraId="41E0D08C">
      <w:r>
        <w:rPr>
          <w:b/>
        </w:rPr>
        <w:t>Điểm cần xác nhận / lưu ý:</w:t>
      </w:r>
      <w:r>
        <w:t xml:space="preserve"> Đã chốt: Quản trị hệ thống lưu ảnh giấy tờ HTX làm căn cứ xác minh Chủ HTX; thay Chủ HTX phải qua Quản trị hệ thống và có biên bản.</w:t>
      </w:r>
    </w:p>
    <w:p w14:paraId="1DDD82A4">
      <w:pPr>
        <w:pStyle w:val="4"/>
      </w:pPr>
      <w:bookmarkStart w:id="208" w:name="_Toc7328"/>
      <w:bookmarkStart w:id="209" w:name="_Toc21541"/>
      <w:r>
        <w:t>12.2 UC73 - Quản lý cấu hình nền tảng</w:t>
      </w:r>
      <w:bookmarkEnd w:id="208"/>
      <w:bookmarkEnd w:id="209"/>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41823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CC32531">
            <w:pPr>
              <w:spacing w:after="0" w:line="240" w:lineRule="auto"/>
              <w:jc w:val="right"/>
            </w:pPr>
            <w:r>
              <w:t>Primary Actors</w:t>
            </w:r>
          </w:p>
        </w:tc>
        <w:tc>
          <w:tcPr>
            <w:tcW w:w="2685" w:type="dxa"/>
          </w:tcPr>
          <w:p w14:paraId="76A7E9E7">
            <w:pPr>
              <w:spacing w:after="0" w:line="240" w:lineRule="auto"/>
            </w:pPr>
            <w:r>
              <w:t>Quản trị hệ thống.</w:t>
            </w:r>
          </w:p>
        </w:tc>
        <w:tc>
          <w:tcPr>
            <w:tcW w:w="1890" w:type="dxa"/>
          </w:tcPr>
          <w:p w14:paraId="49737FE9">
            <w:pPr>
              <w:spacing w:after="0" w:line="240" w:lineRule="auto"/>
              <w:jc w:val="right"/>
            </w:pPr>
            <w:r>
              <w:t>Secondary Actors</w:t>
            </w:r>
          </w:p>
        </w:tc>
        <w:tc>
          <w:tcPr>
            <w:tcW w:w="2933" w:type="dxa"/>
          </w:tcPr>
          <w:p w14:paraId="71381A47">
            <w:pPr>
              <w:spacing w:after="0" w:line="240" w:lineRule="auto"/>
            </w:pPr>
            <w:r>
              <w:t>Dịch vụ SMS; Dịch vụ thông báo đẩy; Dịch vụ email; Zalo OA; Google Maps; Dịch vụ lưu trữ đám mây; Cổng truy xuất quốc gia; Dịch vụ OCR.</w:t>
            </w:r>
          </w:p>
        </w:tc>
      </w:tr>
      <w:tr w14:paraId="445B9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7E9EDD4">
            <w:pPr>
              <w:spacing w:after="0" w:line="240" w:lineRule="auto"/>
              <w:jc w:val="right"/>
            </w:pPr>
            <w:r>
              <w:t>Description</w:t>
            </w:r>
          </w:p>
        </w:tc>
        <w:tc>
          <w:tcPr>
            <w:tcW w:w="7508" w:type="dxa"/>
            <w:gridSpan w:val="3"/>
          </w:tcPr>
          <w:p w14:paraId="46A481FC">
            <w:pPr>
              <w:spacing w:after="0" w:line="240" w:lineRule="auto"/>
            </w:pPr>
            <w:r>
              <w:t>Tôi với vai trò là quản trị hệ thống, tôi muốn cấu hình kết nối các dịch vụ ngoài và nhãn hiển thị của danh mục trạng thái có lịch sử thay đổi, để dịch vụ hoạt động mà không chạm dữ liệu nghiệp vụ.</w:t>
            </w:r>
          </w:p>
        </w:tc>
      </w:tr>
      <w:tr w14:paraId="3248A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AB068B1">
            <w:pPr>
              <w:spacing w:after="0" w:line="240" w:lineRule="auto"/>
              <w:jc w:val="right"/>
            </w:pPr>
            <w:r>
              <w:t>Trigger</w:t>
            </w:r>
          </w:p>
        </w:tc>
        <w:tc>
          <w:tcPr>
            <w:tcW w:w="7508" w:type="dxa"/>
            <w:gridSpan w:val="3"/>
          </w:tcPr>
          <w:p w14:paraId="1D55A24A">
            <w:pPr>
              <w:spacing w:after="0" w:line="240" w:lineRule="auto"/>
            </w:pPr>
            <w:r>
              <w:t>Cần kết nối hoặc đổi cấu hình một dịch vụ ngoài, hoặc sửa nhãn hiển thị của danh mục trạng thái.</w:t>
            </w:r>
          </w:p>
        </w:tc>
      </w:tr>
      <w:tr w14:paraId="3E96D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C3B72C1">
            <w:pPr>
              <w:spacing w:after="0" w:line="240" w:lineRule="auto"/>
              <w:jc w:val="right"/>
            </w:pPr>
            <w:r>
              <w:t>Priority</w:t>
            </w:r>
          </w:p>
        </w:tc>
        <w:tc>
          <w:tcPr>
            <w:tcW w:w="7508" w:type="dxa"/>
            <w:gridSpan w:val="3"/>
          </w:tcPr>
          <w:p w14:paraId="79FB6D81">
            <w:pPr>
              <w:spacing w:after="0" w:line="240" w:lineRule="auto"/>
            </w:pPr>
            <w:r>
              <w:t>Must have (đề xuất)</w:t>
            </w:r>
          </w:p>
        </w:tc>
      </w:tr>
      <w:tr w14:paraId="77C65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EFAEDF9">
            <w:pPr>
              <w:spacing w:after="0" w:line="240" w:lineRule="auto"/>
              <w:jc w:val="right"/>
            </w:pPr>
            <w:r>
              <w:t>Preconditions</w:t>
            </w:r>
          </w:p>
        </w:tc>
        <w:tc>
          <w:tcPr>
            <w:tcW w:w="7508" w:type="dxa"/>
            <w:gridSpan w:val="3"/>
          </w:tcPr>
          <w:p w14:paraId="20D5542C">
            <w:pPr>
              <w:spacing w:after="0" w:line="240" w:lineRule="auto"/>
            </w:pPr>
            <w:r>
              <w:t>• Đã xác định cấu hình cần thay và căn cứ thay đổi.</w:t>
            </w:r>
          </w:p>
        </w:tc>
      </w:tr>
      <w:tr w14:paraId="611B6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F878006">
            <w:pPr>
              <w:spacing w:after="0" w:line="240" w:lineRule="auto"/>
              <w:jc w:val="right"/>
            </w:pPr>
            <w:r>
              <w:t>Normal Flow</w:t>
            </w:r>
          </w:p>
        </w:tc>
        <w:tc>
          <w:tcPr>
            <w:tcW w:w="7508" w:type="dxa"/>
            <w:gridSpan w:val="3"/>
          </w:tcPr>
          <w:p w14:paraId="5B67BB69">
            <w:pPr>
              <w:spacing w:after="0" w:line="240" w:lineRule="auto"/>
            </w:pPr>
            <w:r>
              <w:t>1. Quản trị viên chọn nhóm cấu hình và xem phiên bản hiện tại. (SCR-57)</w:t>
            </w:r>
          </w:p>
          <w:p w14:paraId="0E91F922">
            <w:pPr>
              <w:spacing w:after="0" w:line="240" w:lineRule="auto"/>
            </w:pPr>
            <w:r>
              <w:t>2. Hệ thống hiện khóa bí mật ở dạng che.</w:t>
            </w:r>
          </w:p>
          <w:p w14:paraId="33314E2B">
            <w:pPr>
              <w:spacing w:after="0" w:line="240" w:lineRule="auto"/>
            </w:pPr>
            <w:r>
              <w:t>3. Quản trị viên nhập giá trị mới, lý do và chạy kiểm tra kết nối.</w:t>
            </w:r>
          </w:p>
          <w:p w14:paraId="56478271">
            <w:pPr>
              <w:spacing w:after="0" w:line="240" w:lineRule="auto"/>
            </w:pPr>
            <w:r>
              <w:t>4. Hệ thống kiểm định dạng và trình bày tác động.</w:t>
            </w:r>
          </w:p>
          <w:p w14:paraId="3EAEEC30">
            <w:pPr>
              <w:spacing w:after="0" w:line="240" w:lineRule="auto"/>
            </w:pPr>
            <w:r>
              <w:t>5. Quản trị viên xác nhận; hệ thống lưu phiên bản cấu hình có nhật ký.</w:t>
            </w:r>
          </w:p>
        </w:tc>
      </w:tr>
      <w:tr w14:paraId="4E7D9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2B1B1E4">
            <w:pPr>
              <w:spacing w:after="0" w:line="240" w:lineRule="auto"/>
              <w:jc w:val="right"/>
            </w:pPr>
            <w:r>
              <w:t>Alternative Flows</w:t>
            </w:r>
          </w:p>
        </w:tc>
        <w:tc>
          <w:tcPr>
            <w:tcW w:w="7508" w:type="dxa"/>
            <w:gridSpan w:val="3"/>
          </w:tcPr>
          <w:p w14:paraId="33FF9578">
            <w:pPr>
              <w:spacing w:after="0" w:line="240" w:lineRule="auto"/>
            </w:pPr>
            <w:r>
              <w:t>1a. Quản trị viên chọn tab Trạng thái.</w:t>
            </w:r>
          </w:p>
          <w:p w14:paraId="23C57F1E">
            <w:pPr>
              <w:spacing w:after="0" w:line="240" w:lineRule="auto"/>
            </w:pPr>
            <w:r>
              <w:t>1a1. Hệ thống hiện danh mục trạng thái theo nhóm, kèm các chuyển trạng thái được phép (mục I.3.4)</w:t>
            </w:r>
          </w:p>
          <w:p w14:paraId="7D13C7D6">
            <w:pPr>
              <w:spacing w:after="0" w:line="240" w:lineRule="auto"/>
            </w:pPr>
            <w:r>
              <w:t>1a2. Quản trị viên sửa tên hiển thị, ý nghĩa, thứ tự hoặc màu và nhập lý do.</w:t>
            </w:r>
          </w:p>
          <w:p w14:paraId="2DFDE63F">
            <w:pPr>
              <w:spacing w:after="0" w:line="240" w:lineRule="auto"/>
            </w:pPr>
            <w:r>
              <w:t>1a3. Hệ thống lưu và ghi nhật ký kiểm toán; màn hình nghiệp vụ hiện tên mới.</w:t>
            </w:r>
          </w:p>
          <w:p w14:paraId="6AF26640">
            <w:pPr>
              <w:spacing w:after="0" w:line="240" w:lineRule="auto"/>
            </w:pPr>
            <w:r>
              <w:rPr>
                <w:i/>
              </w:rPr>
              <w:t>Use Case kết thúc thành công.</w:t>
            </w:r>
          </w:p>
          <w:p w14:paraId="1900E843">
            <w:pPr>
              <w:spacing w:after="0" w:line="240" w:lineRule="auto"/>
            </w:pPr>
            <w:r>
              <w:t>3a. Dịch vụ chưa có điều kiện chính thức (email, Zalo, cổng quốc gia).</w:t>
            </w:r>
          </w:p>
          <w:p w14:paraId="0179693B">
            <w:pPr>
              <w:spacing w:after="0" w:line="240" w:lineRule="auto"/>
            </w:pPr>
            <w:r>
              <w:t>3a1. Hệ thống chỉ lưu cấu hình, không ghi là đã hoạt động.</w:t>
            </w:r>
          </w:p>
          <w:p w14:paraId="418B90CD">
            <w:pPr>
              <w:spacing w:after="0" w:line="240" w:lineRule="auto"/>
            </w:pPr>
            <w:r>
              <w:rPr>
                <w:i/>
              </w:rPr>
              <w:t>Use Case tiếp tục bước 5.</w:t>
            </w:r>
          </w:p>
        </w:tc>
      </w:tr>
      <w:tr w14:paraId="10352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56BD8E6">
            <w:pPr>
              <w:spacing w:after="0" w:line="240" w:lineRule="auto"/>
              <w:jc w:val="right"/>
            </w:pPr>
            <w:r>
              <w:t>Exception Flows</w:t>
            </w:r>
          </w:p>
        </w:tc>
        <w:tc>
          <w:tcPr>
            <w:tcW w:w="7508" w:type="dxa"/>
            <w:gridSpan w:val="3"/>
          </w:tcPr>
          <w:p w14:paraId="0F672E44">
            <w:pPr>
              <w:spacing w:after="0" w:line="240" w:lineRule="auto"/>
            </w:pPr>
            <w:r>
              <w:t>1b. Quản trị viên muốn thêm, xóa mã trạng thái hoặc chuyển trạng thái.</w:t>
            </w:r>
          </w:p>
          <w:p w14:paraId="253215F7">
            <w:pPr>
              <w:spacing w:after="0" w:line="240" w:lineRule="auto"/>
            </w:pPr>
            <w:r>
              <w:t>1b1. Hệ thống không có thao tác này: mã và chuyển trạng thái gắn với quy tắc trong UC, đổi chúng là đổi yêu cầu và phải sửa SRS.</w:t>
            </w:r>
          </w:p>
          <w:p w14:paraId="06AFB4A9">
            <w:pPr>
              <w:spacing w:after="0" w:line="240" w:lineRule="auto"/>
            </w:pPr>
            <w:r>
              <w:rPr>
                <w:i/>
              </w:rPr>
              <w:t>Use Case dừng lại.</w:t>
            </w:r>
          </w:p>
          <w:p w14:paraId="53DBB5D8">
            <w:pPr>
              <w:spacing w:after="0" w:line="240" w:lineRule="auto"/>
            </w:pPr>
            <w:r>
              <w:t>3b. Kiểm tra kết nối thất bại.</w:t>
            </w:r>
          </w:p>
          <w:p w14:paraId="362B08F3">
            <w:pPr>
              <w:spacing w:after="0" w:line="240" w:lineRule="auto"/>
            </w:pPr>
            <w:r>
              <w:t>3b1. Hệ thống hiện lỗi; quản trị viên giữ cấu hình cũ. (</w:t>
              <w:fldChar w:fldCharType="begin"/>
              <w:instrText xml:space="preserve"> HYPERLINK \l "MSG04" \o "MSG04 (Lỗi): Dịch vụ {service_name} hiện chưa phản hồi. Thao tác chưa hoàn tất, dữ liệu trong OMTS giữ nguyên; vui lòng thử lại sau." </w:instrText>
              <w:fldChar w:fldCharType="separate"/>
              <w:t>MSG04</w:t>
              <w:fldChar w:fldCharType="end"/>
              <w:t>)</w:t>
            </w:r>
          </w:p>
          <w:p w14:paraId="25AC1EB7">
            <w:pPr>
              <w:spacing w:after="0" w:line="240" w:lineRule="auto"/>
            </w:pPr>
            <w:r>
              <w:rPr>
                <w:i/>
              </w:rPr>
              <w:t>Use Case dừng lại.</w:t>
            </w:r>
          </w:p>
        </w:tc>
      </w:tr>
      <w:tr w14:paraId="4210E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D2C2FA7">
            <w:pPr>
              <w:spacing w:after="0" w:line="240" w:lineRule="auto"/>
              <w:jc w:val="right"/>
            </w:pPr>
            <w:r>
              <w:t>Postconditions</w:t>
            </w:r>
          </w:p>
        </w:tc>
        <w:tc>
          <w:tcPr>
            <w:tcW w:w="7508" w:type="dxa"/>
            <w:gridSpan w:val="3"/>
          </w:tcPr>
          <w:p w14:paraId="04CDDDCB">
            <w:pPr>
              <w:spacing w:after="0" w:line="240" w:lineRule="auto"/>
            </w:pPr>
            <w:r>
              <w:t>• Cấu hình mới có phiên bản và người thay đổi; lịch sử nghiệp vụ không bị viết lại.</w:t>
            </w:r>
          </w:p>
          <w:p w14:paraId="62F03680">
            <w:pPr>
              <w:spacing w:after="0" w:line="240" w:lineRule="auto"/>
            </w:pPr>
            <w:r>
              <w:t>• Sửa nhãn trạng thái không đổi mã, chuyển trạng thái hay trạng thái của bản ghi nghiệp vụ nào.</w:t>
            </w:r>
          </w:p>
        </w:tc>
      </w:tr>
      <w:tr w14:paraId="313A5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9A08541">
            <w:pPr>
              <w:spacing w:after="0" w:line="240" w:lineRule="auto"/>
              <w:jc w:val="right"/>
            </w:pPr>
            <w:r>
              <w:t>Business Rules / NFR</w:t>
            </w:r>
          </w:p>
        </w:tc>
        <w:tc>
          <w:tcPr>
            <w:tcW w:w="7508" w:type="dxa"/>
            <w:gridSpan w:val="3"/>
          </w:tcPr>
          <w:p w14:paraId="0CC4FD34">
            <w:pPr>
              <w:spacing w:after="0" w:line="240" w:lineRule="auto"/>
            </w:pPr>
            <w:r>
              <w:t>Business Rules: BR-29, BR-30.</w:t>
            </w:r>
          </w:p>
        </w:tc>
      </w:tr>
    </w:tbl>
    <w:p w14:paraId="17821CE9">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46526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19C3A804">
            <w:pPr>
              <w:spacing w:after="0" w:line="240" w:lineRule="auto"/>
            </w:pPr>
            <w:r>
              <w:rPr>
                <w:rFonts w:ascii="Consolas" w:hAnsi="Consolas"/>
                <w:sz w:val="17"/>
              </w:rPr>
              <w:t>Màn hình Cấu hình nền tảng: tab [Dịch vụ SMS] [Push] [Email] [Zalo OA] [Google Maps] [Lưu trữ đám mây] [Dịch vụ OCR] [Kết nối cổng truy xuất]; bảng Giá trị hiện tại/Trạng thái kết nối/Phiên bản; bí mật hiển thị che; [Sửa] [Kiểm tra kết nối] [Lưu thay đổi] [Xem lịch sử].</w:t>
            </w:r>
          </w:p>
          <w:p w14:paraId="6093606D">
            <w:pPr>
              <w:spacing w:after="0" w:line="240" w:lineRule="auto"/>
            </w:pPr>
            <w:r>
              <w:rPr>
                <w:rFonts w:ascii="Consolas" w:hAnsi="Consolas"/>
                <w:sz w:val="17"/>
              </w:rPr>
              <w:t>Vùng kiểm tra tác động: kênh chịu ảnh hưởng, thời điểm áp dụng; không có vùng chỉnh lô/đơn/tiền công.</w:t>
            </w:r>
          </w:p>
          <w:p w14:paraId="022E8DFA">
            <w:pPr>
              <w:spacing w:after="0" w:line="240" w:lineRule="auto"/>
            </w:pPr>
            <w:r>
              <w:rPr>
                <w:rFonts w:ascii="Consolas" w:hAnsi="Consolas"/>
                <w:sz w:val="17"/>
              </w:rPr>
              <w:t>Tab [Trạng thái]: nhóm trạng thái | mã (chỉ đọc) | tên hiển thị | ý nghĩa | thứ tự | màu | chuyển trạng thái được phép (chỉ đọc); [Sửa nhãn] [Xem lịch sử].</w:t>
            </w:r>
          </w:p>
        </w:tc>
      </w:tr>
    </w:tbl>
    <w:p w14:paraId="6B2BB94F">
      <w:pPr>
        <w:pStyle w:val="5"/>
      </w:pPr>
      <w:r>
        <w:t>Dữ liệu nhập / lựa chọn</w:t>
      </w:r>
    </w:p>
    <w:p w14:paraId="56C9BC56">
      <w:r>
        <w:t>• Loại cấu hình và giá trị hợp lệ — bắt buộc khi thay.</w:t>
      </w:r>
    </w:p>
    <w:p w14:paraId="1D45C322">
      <w:r>
        <w:t>• Thông tin chứng thực/kết nối — khi tích hợp cần, nhập theo cách bảo vệ bí mật.</w:t>
      </w:r>
    </w:p>
    <w:p w14:paraId="63754443">
      <w:r>
        <w:t>• Lý do và thời điểm áp dụng — bắt buộc cho thay đổi có ảnh hưởng.</w:t>
      </w:r>
    </w:p>
    <w:p w14:paraId="74E3404C">
      <w:r>
        <w:t>• Kết quả kiểm tra kết nối — nếu chức năng tích hợp hỗ trợ.</w:t>
      </w:r>
    </w:p>
    <w:p w14:paraId="4DA7584D">
      <w:r>
        <w:t>• Tên hiển thị, ý nghĩa, thứ tự, màu của trạng thái: sửa được, kèm lý do; mã trạng thái và chuyển trạng thái chỉ đọc.</w:t>
      </w:r>
    </w:p>
    <w:p w14:paraId="7284E701">
      <w:pPr>
        <w:pStyle w:val="5"/>
      </w:pPr>
      <w:r>
        <w:t>UC liên kết và dữ liệu chuyển tiếp</w:t>
      </w:r>
    </w:p>
    <w:p w14:paraId="4DD1F31F">
      <w:r>
        <w:t>• UC08: dịch vụ email và SMS dùng cấu hình gửi mã xác minh.</w:t>
      </w:r>
    </w:p>
    <w:p w14:paraId="6B4DF4D9">
      <w:r>
        <w:t>• UC41: adapter cổng truy xuất quốc gia dùng cấu hình kết nối.</w:t>
      </w:r>
    </w:p>
    <w:p w14:paraId="0AB3DD98">
      <w:r>
        <w:t>• UC69–UC71: kênh push/email/Zalo dùng cấu hình kỹ thuật.</w:t>
      </w:r>
    </w:p>
    <w:p w14:paraId="1D52EDA4">
      <w:r>
        <w:t>• UC75: kiểm tra thay đổi cấu hình.</w:t>
      </w:r>
    </w:p>
    <w:p w14:paraId="70FD8189">
      <w:r>
        <w:t>• Mục I.3.4: danh mục trạng thái và chuyển trạng thái được phép.</w:t>
      </w:r>
    </w:p>
    <w:p w14:paraId="561C4945">
      <w:pPr>
        <w:pStyle w:val="5"/>
      </w:pPr>
      <w:r>
        <w:t>Các process trong UC</w:t>
      </w:r>
    </w:p>
    <w:p w14:paraId="7B3A55FE">
      <w:r>
        <w:t>1. Quản lý cấu hình nền tảng — thay tham số kỹ thuật</w:t>
      </w:r>
    </w:p>
    <w:p w14:paraId="085DA7C7">
      <w:r>
        <w:t>2. Quản lý cấu hình nền tảng — kiểm tra và lưu kết nối tích hợp</w:t>
      </w:r>
    </w:p>
    <w:p w14:paraId="1C68902C">
      <w:r>
        <w:t>3. Quản lý cấu hình nền tảng — sửa nhãn danh mục trạng thái</w:t>
      </w:r>
    </w:p>
    <w:p w14:paraId="36C40D53">
      <w:r>
        <w:t>Điểm cần xác nhận / lưu ý: Bộ tham số cụ thể, cách lưu secret và cơ chế rollback cấu hình chưa được SRS quy định. Cấu hình nền tảng và lịch sử thay đổi cấu hình là dữ liệu kỹ thuật, đặc tả ở SDS.</w:t>
      </w:r>
    </w:p>
    <w:p w14:paraId="40D4C443">
      <w:pPr>
        <w:pStyle w:val="4"/>
      </w:pPr>
      <w:bookmarkStart w:id="210" w:name="_Toc4460"/>
      <w:bookmarkStart w:id="211" w:name="_Toc20673"/>
      <w:r>
        <w:t>12.3 UC74 - Hỗ trợ truy cập tài khoản</w:t>
      </w:r>
      <w:bookmarkEnd w:id="210"/>
      <w:bookmarkEnd w:id="211"/>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2DB5C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382F318">
            <w:pPr>
              <w:spacing w:after="0" w:line="240" w:lineRule="auto"/>
              <w:jc w:val="right"/>
            </w:pPr>
            <w:r>
              <w:t>Primary Actors</w:t>
            </w:r>
          </w:p>
        </w:tc>
        <w:tc>
          <w:tcPr>
            <w:tcW w:w="2685" w:type="dxa"/>
          </w:tcPr>
          <w:p w14:paraId="3427498A">
            <w:pPr>
              <w:spacing w:after="0" w:line="240" w:lineRule="auto"/>
            </w:pPr>
            <w:r>
              <w:t>Quản trị hệ thống.</w:t>
            </w:r>
          </w:p>
        </w:tc>
        <w:tc>
          <w:tcPr>
            <w:tcW w:w="1890" w:type="dxa"/>
          </w:tcPr>
          <w:p w14:paraId="0753ED41">
            <w:pPr>
              <w:spacing w:after="0" w:line="240" w:lineRule="auto"/>
              <w:jc w:val="right"/>
            </w:pPr>
            <w:r>
              <w:t>Secondary Actors</w:t>
            </w:r>
          </w:p>
        </w:tc>
        <w:tc>
          <w:tcPr>
            <w:tcW w:w="2933" w:type="dxa"/>
          </w:tcPr>
          <w:p w14:paraId="6CC248FC">
            <w:pPr>
              <w:spacing w:after="0" w:line="240" w:lineRule="auto"/>
            </w:pPr>
            <w:r>
              <w:t>Không có.</w:t>
            </w:r>
          </w:p>
        </w:tc>
      </w:tr>
      <w:tr w14:paraId="2B5D9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EA7A3DF">
            <w:pPr>
              <w:spacing w:after="0" w:line="240" w:lineRule="auto"/>
              <w:jc w:val="right"/>
            </w:pPr>
            <w:r>
              <w:t>Description</w:t>
            </w:r>
          </w:p>
        </w:tc>
        <w:tc>
          <w:tcPr>
            <w:tcW w:w="7508" w:type="dxa"/>
            <w:gridSpan w:val="3"/>
          </w:tcPr>
          <w:p w14:paraId="36CF7D8C">
            <w:pPr>
              <w:spacing w:after="0" w:line="240" w:lineRule="auto"/>
            </w:pPr>
            <w:r>
              <w:t>Tôi với vai trò là quản trị hệ thống, tôi muốn hỗ trợ người dùng gặp sự cố đăng nhập bằng thao tác có lưu vết, để họ dùng lại hệ thống mà không mở rộng quyền.</w:t>
            </w:r>
          </w:p>
        </w:tc>
      </w:tr>
      <w:tr w14:paraId="5D12B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EBB8431">
            <w:pPr>
              <w:spacing w:after="0" w:line="240" w:lineRule="auto"/>
              <w:jc w:val="right"/>
            </w:pPr>
            <w:r>
              <w:t>Trigger</w:t>
            </w:r>
          </w:p>
        </w:tc>
        <w:tc>
          <w:tcPr>
            <w:tcW w:w="7508" w:type="dxa"/>
            <w:gridSpan w:val="3"/>
          </w:tcPr>
          <w:p w14:paraId="5B46074F">
            <w:pPr>
              <w:spacing w:after="0" w:line="240" w:lineRule="auto"/>
            </w:pPr>
            <w:r>
              <w:t>Người dùng báo sự cố đăng nhập qua kênh hỗ trợ.</w:t>
            </w:r>
          </w:p>
        </w:tc>
      </w:tr>
      <w:tr w14:paraId="58021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34C68D4">
            <w:pPr>
              <w:spacing w:after="0" w:line="240" w:lineRule="auto"/>
              <w:jc w:val="right"/>
            </w:pPr>
            <w:r>
              <w:t>Priority</w:t>
            </w:r>
          </w:p>
        </w:tc>
        <w:tc>
          <w:tcPr>
            <w:tcW w:w="7508" w:type="dxa"/>
            <w:gridSpan w:val="3"/>
          </w:tcPr>
          <w:p w14:paraId="28D5958A">
            <w:pPr>
              <w:spacing w:after="0" w:line="240" w:lineRule="auto"/>
            </w:pPr>
            <w:r>
              <w:t>Should have (đề xuất)</w:t>
            </w:r>
          </w:p>
        </w:tc>
      </w:tr>
      <w:tr w14:paraId="16866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6F41EB7">
            <w:pPr>
              <w:spacing w:after="0" w:line="240" w:lineRule="auto"/>
              <w:jc w:val="right"/>
            </w:pPr>
            <w:r>
              <w:t>Preconditions</w:t>
            </w:r>
          </w:p>
        </w:tc>
        <w:tc>
          <w:tcPr>
            <w:tcW w:w="7508" w:type="dxa"/>
            <w:gridSpan w:val="3"/>
          </w:tcPr>
          <w:p w14:paraId="3A86278B">
            <w:pPr>
              <w:spacing w:after="0" w:line="240" w:lineRule="auto"/>
            </w:pPr>
            <w:r>
              <w:t>• Đã có yêu cầu hỗ trợ và đã kiểm tra danh tính theo quy trình.</w:t>
            </w:r>
          </w:p>
        </w:tc>
      </w:tr>
      <w:tr w14:paraId="4F7A2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CE4D779">
            <w:pPr>
              <w:spacing w:after="0" w:line="240" w:lineRule="auto"/>
              <w:jc w:val="right"/>
            </w:pPr>
            <w:r>
              <w:t>Normal Flow</w:t>
            </w:r>
          </w:p>
        </w:tc>
        <w:tc>
          <w:tcPr>
            <w:tcW w:w="7508" w:type="dxa"/>
            <w:gridSpan w:val="3"/>
          </w:tcPr>
          <w:p w14:paraId="215A5FD0">
            <w:pPr>
              <w:spacing w:after="0" w:line="240" w:lineRule="auto"/>
            </w:pPr>
            <w:r>
              <w:t>1. Quản trị viên tìm tài khoản và sự cố được báo. (SCR-58)</w:t>
            </w:r>
          </w:p>
          <w:p w14:paraId="66A95D3C">
            <w:pPr>
              <w:spacing w:after="0" w:line="240" w:lineRule="auto"/>
            </w:pPr>
            <w:r>
              <w:t>2. Hệ thống hiện trạng thái truy cập và các thao tác hỗ trợ được phép, không lộ mật khẩu.</w:t>
            </w:r>
          </w:p>
          <w:p w14:paraId="48EB8FEE">
            <w:pPr>
              <w:spacing w:after="0" w:line="240" w:lineRule="auto"/>
            </w:pPr>
            <w:r>
              <w:t>3. Quản trị viên ghi căn cứ xác minh và chọn khóa, mở khóa hoặc đặt lại mật khẩu tạm.</w:t>
            </w:r>
          </w:p>
          <w:p w14:paraId="7C7D19E2">
            <w:pPr>
              <w:spacing w:after="0" w:line="240" w:lineRule="auto"/>
            </w:pPr>
            <w:r>
              <w:t>4. Hệ thống thực hiện thao tác và ghi nhật ký kiểm toán.</w:t>
            </w:r>
          </w:p>
          <w:p w14:paraId="7474D630">
            <w:pPr>
              <w:spacing w:after="0" w:line="240" w:lineRule="auto"/>
            </w:pPr>
            <w:r>
              <w:t>5. Người dùng tự đăng nhập hoặc đổi mật khẩu ở UC02–UC04.</w:t>
            </w:r>
          </w:p>
        </w:tc>
      </w:tr>
      <w:tr w14:paraId="4F4FB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7C54950">
            <w:pPr>
              <w:spacing w:after="0" w:line="240" w:lineRule="auto"/>
              <w:jc w:val="right"/>
            </w:pPr>
            <w:r>
              <w:t>Alternative Flows</w:t>
            </w:r>
          </w:p>
        </w:tc>
        <w:tc>
          <w:tcPr>
            <w:tcW w:w="7508" w:type="dxa"/>
            <w:gridSpan w:val="3"/>
          </w:tcPr>
          <w:p w14:paraId="4A9FEDB4">
            <w:pPr>
              <w:spacing w:after="0" w:line="240" w:lineRule="auto"/>
            </w:pPr>
            <w:r>
              <w:t>Không có.</w:t>
            </w:r>
          </w:p>
        </w:tc>
      </w:tr>
      <w:tr w14:paraId="4428E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A1566C3">
            <w:pPr>
              <w:spacing w:after="0" w:line="240" w:lineRule="auto"/>
              <w:jc w:val="right"/>
            </w:pPr>
            <w:r>
              <w:t>Exception Flows</w:t>
            </w:r>
          </w:p>
        </w:tc>
        <w:tc>
          <w:tcPr>
            <w:tcW w:w="7508" w:type="dxa"/>
            <w:gridSpan w:val="3"/>
          </w:tcPr>
          <w:p w14:paraId="046B0697">
            <w:pPr>
              <w:spacing w:after="0" w:line="240" w:lineRule="auto"/>
            </w:pPr>
            <w:r>
              <w:t>3a. Chưa xác minh được danh tính.</w:t>
            </w:r>
          </w:p>
          <w:p w14:paraId="5CE8FDEF">
            <w:pPr>
              <w:spacing w:after="0" w:line="240" w:lineRule="auto"/>
            </w:pPr>
            <w:r>
              <w:t>3a1. Hệ thống không thực hiện khóa, mở khóa hay đặt lại mật khẩu tạm. (</w:t>
              <w:fldChar w:fldCharType="begin"/>
              <w:instrText xml:space="preserve"> HYPERLINK \l "MSG55" \o "MSG55 (Lỗi): Chưa xác minh được danh tính nên hệ thống không thực hiện thao tác." </w:instrText>
              <w:fldChar w:fldCharType="separate"/>
              <w:t>MSG55</w:t>
              <w:fldChar w:fldCharType="end"/>
              <w:t>)</w:t>
            </w:r>
          </w:p>
          <w:p w14:paraId="051D6B14">
            <w:pPr>
              <w:spacing w:after="0" w:line="240" w:lineRule="auto"/>
            </w:pPr>
            <w:r>
              <w:rPr>
                <w:i/>
              </w:rPr>
              <w:t>Use Case dừng lại.</w:t>
            </w:r>
          </w:p>
          <w:p w14:paraId="78719C01">
            <w:pPr>
              <w:spacing w:after="0" w:line="240" w:lineRule="auto"/>
            </w:pPr>
            <w:r>
              <w:t>3b. Tài khoản bị Chủ HTX khóa theo quyền nghiệp vụ.</w:t>
            </w:r>
          </w:p>
          <w:p w14:paraId="6CD9456F">
            <w:pPr>
              <w:spacing w:after="0" w:line="240" w:lineRule="auto"/>
            </w:pPr>
            <w:r>
              <w:t>3b1. Quản trị viên không mở khóa và không tự sửa phân quyền ở UC11; hướng dẫn người dùng liên hệ Chủ HTX.</w:t>
            </w:r>
          </w:p>
          <w:p w14:paraId="61580E62">
            <w:pPr>
              <w:spacing w:after="0" w:line="240" w:lineRule="auto"/>
            </w:pPr>
            <w:r>
              <w:rPr>
                <w:i/>
              </w:rPr>
              <w:t>Use Case dừng lại.</w:t>
            </w:r>
          </w:p>
        </w:tc>
      </w:tr>
      <w:tr w14:paraId="3D287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CE45189">
            <w:pPr>
              <w:spacing w:after="0" w:line="240" w:lineRule="auto"/>
              <w:jc w:val="right"/>
            </w:pPr>
            <w:r>
              <w:t>Postconditions</w:t>
            </w:r>
          </w:p>
        </w:tc>
        <w:tc>
          <w:tcPr>
            <w:tcW w:w="7508" w:type="dxa"/>
            <w:gridSpan w:val="3"/>
          </w:tcPr>
          <w:p w14:paraId="62749669">
            <w:pPr>
              <w:spacing w:after="0" w:line="240" w:lineRule="auto"/>
            </w:pPr>
            <w:r>
              <w:t>• Trạng thái truy cập được xử lý có nhật ký; quyền nghiệp vụ không mở rộng.</w:t>
            </w:r>
          </w:p>
        </w:tc>
      </w:tr>
      <w:tr w14:paraId="219F7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9CF8CF4">
            <w:pPr>
              <w:spacing w:after="0" w:line="240" w:lineRule="auto"/>
              <w:jc w:val="right"/>
            </w:pPr>
            <w:r>
              <w:t>Business Rules / NFR</w:t>
            </w:r>
          </w:p>
        </w:tc>
        <w:tc>
          <w:tcPr>
            <w:tcW w:w="7508" w:type="dxa"/>
            <w:gridSpan w:val="3"/>
          </w:tcPr>
          <w:p w14:paraId="31E4E295">
            <w:pPr>
              <w:spacing w:after="0" w:line="240" w:lineRule="auto"/>
            </w:pPr>
            <w:r>
              <w:t>Business Rules: BR-33.</w:t>
            </w:r>
          </w:p>
          <w:p w14:paraId="78360EB0">
            <w:pPr>
              <w:spacing w:after="0" w:line="240" w:lineRule="auto"/>
            </w:pPr>
            <w:r>
              <w:t>NFR: NFR-02.</w:t>
            </w:r>
          </w:p>
        </w:tc>
      </w:tr>
    </w:tbl>
    <w:p w14:paraId="5B4CBAFC">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5977A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559E8E61">
            <w:pPr>
              <w:spacing w:after="0" w:line="240" w:lineRule="auto"/>
            </w:pPr>
            <w:r>
              <w:rPr>
                <w:rFonts w:ascii="Consolas" w:hAnsi="Consolas"/>
                <w:sz w:val="17"/>
              </w:rPr>
              <w:t>Màn hình Hỗ trợ tài khoản: [Tìm tài khoản] [Loại tài khoản] [Trạng thái đăng nhập] [Sự cố] [Căn cứ xác minh]; thao tác được phép [Khóa] [Mở khóa] [Đặt lại mật khẩu tạm].</w:t>
            </w:r>
          </w:p>
          <w:p w14:paraId="2D863C78">
            <w:pPr>
              <w:spacing w:after="0" w:line="240" w:lineRule="auto"/>
            </w:pPr>
            <w:r>
              <w:rPr>
                <w:rFonts w:ascii="Consolas" w:hAnsi="Consolas"/>
                <w:sz w:val="17"/>
              </w:rPr>
              <w:t>Vùng xác nhận: quyền hiện có chỉ đọc, [Lý do] [Xác nhận] [Lịch sử hỗ trợ]. Không hiện mật khẩu rõ hay nút đăng nhập thay.</w:t>
            </w:r>
          </w:p>
        </w:tc>
      </w:tr>
    </w:tbl>
    <w:p w14:paraId="58EF2EE7">
      <w:pPr>
        <w:pStyle w:val="5"/>
      </w:pPr>
      <w:r>
        <w:t>Dữ liệu nhập / lựa chọn</w:t>
      </w:r>
    </w:p>
    <w:p w14:paraId="399BFDBE">
      <w:r>
        <w:t>• Tài khoản đích — bắt buộc.</w:t>
      </w:r>
    </w:p>
    <w:p w14:paraId="1B092F91">
      <w:r>
        <w:t>• Loại sự cố và căn cứ xác minh — bắt buộc.</w:t>
      </w:r>
    </w:p>
    <w:p w14:paraId="53EDA52E">
      <w:r>
        <w:t>• Hành động hỗ trợ và lý do — bắt buộc.</w:t>
      </w:r>
    </w:p>
    <w:p w14:paraId="468EFE27">
      <w:r>
        <w:t>• Kênh phục hồi được hỗ trợ — khi khởi tạo phục hồi.</w:t>
      </w:r>
    </w:p>
    <w:p w14:paraId="28D520D5">
      <w:pPr>
        <w:pStyle w:val="5"/>
      </w:pPr>
      <w:r>
        <w:t>UC liên kết và dữ liệu chuyển tiếp</w:t>
      </w:r>
    </w:p>
    <w:p w14:paraId="02B951B3">
      <w:r>
        <w:t>• UC02–UC04: người dùng đăng nhập/khôi phục/đổi mật khẩu.</w:t>
      </w:r>
    </w:p>
    <w:p w14:paraId="071764B2">
      <w:r>
        <w:t>• UC11: quyền nghiệp vụ và khóa nhân viên do Chủ HTX kiểm soát.</w:t>
      </w:r>
    </w:p>
    <w:p w14:paraId="3DDB1CF6">
      <w:r>
        <w:t>• UC75: audit hỗ trợ truy cập.</w:t>
      </w:r>
    </w:p>
    <w:p w14:paraId="61964330">
      <w:pPr>
        <w:pStyle w:val="5"/>
      </w:pPr>
      <w:r>
        <w:t>Các process trong UC</w:t>
      </w:r>
    </w:p>
    <w:p w14:paraId="343AB49A">
      <w:r>
        <w:t>1. Hỗ trợ truy cập tài khoản — xác minh yêu cầu</w:t>
      </w:r>
    </w:p>
    <w:p w14:paraId="082A64D5">
      <w:r>
        <w:t>2. Hỗ trợ truy cập tài khoản — xử lý trạng thái truy cập</w:t>
      </w:r>
    </w:p>
    <w:p w14:paraId="269329FC">
      <w:r>
        <w:rPr>
          <w:b/>
        </w:rPr>
        <w:t>Điểm cần xác nhận / lưu ý:</w:t>
      </w:r>
      <w:r>
        <w:t xml:space="preserve"> Đã chốt: Quản trị hệ thống kiểm soát hỗ trợ; Chủ HTX có luồng tự khôi phục qua số điện thoại đã xác minh.</w:t>
      </w:r>
    </w:p>
    <w:p w14:paraId="68F95EE3">
      <w:pPr>
        <w:pStyle w:val="4"/>
      </w:pPr>
      <w:bookmarkStart w:id="212" w:name="_Toc19013"/>
      <w:bookmarkStart w:id="213" w:name="_Toc9939"/>
      <w:r>
        <w:t>12.4 UC75 - Tra cứu nhật ký kiểm toán</w:t>
      </w:r>
      <w:bookmarkEnd w:id="212"/>
      <w:bookmarkEnd w:id="213"/>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470CF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B5BD5F9">
            <w:pPr>
              <w:spacing w:after="0" w:line="240" w:lineRule="auto"/>
              <w:jc w:val="right"/>
            </w:pPr>
            <w:r>
              <w:t>Primary Actors</w:t>
            </w:r>
          </w:p>
        </w:tc>
        <w:tc>
          <w:tcPr>
            <w:tcW w:w="2685" w:type="dxa"/>
          </w:tcPr>
          <w:p w14:paraId="153078AB">
            <w:pPr>
              <w:spacing w:after="0" w:line="240" w:lineRule="auto"/>
            </w:pPr>
            <w:r>
              <w:t>Chủ HTX; Quản trị hệ thống.</w:t>
            </w:r>
          </w:p>
        </w:tc>
        <w:tc>
          <w:tcPr>
            <w:tcW w:w="1890" w:type="dxa"/>
          </w:tcPr>
          <w:p w14:paraId="24852B98">
            <w:pPr>
              <w:spacing w:after="0" w:line="240" w:lineRule="auto"/>
              <w:jc w:val="right"/>
            </w:pPr>
            <w:r>
              <w:t>Secondary Actors</w:t>
            </w:r>
          </w:p>
        </w:tc>
        <w:tc>
          <w:tcPr>
            <w:tcW w:w="2933" w:type="dxa"/>
          </w:tcPr>
          <w:p w14:paraId="51A31986">
            <w:pPr>
              <w:spacing w:after="0" w:line="240" w:lineRule="auto"/>
            </w:pPr>
            <w:r>
              <w:t>Không có.</w:t>
            </w:r>
          </w:p>
        </w:tc>
      </w:tr>
      <w:tr w14:paraId="6ADB8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27EB2F5">
            <w:pPr>
              <w:spacing w:after="0" w:line="240" w:lineRule="auto"/>
              <w:jc w:val="right"/>
            </w:pPr>
            <w:r>
              <w:t>Description</w:t>
            </w:r>
          </w:p>
        </w:tc>
        <w:tc>
          <w:tcPr>
            <w:tcW w:w="7508" w:type="dxa"/>
            <w:gridSpan w:val="3"/>
          </w:tcPr>
          <w:p w14:paraId="29B24C3C">
            <w:pPr>
              <w:spacing w:after="0" w:line="240" w:lineRule="auto"/>
            </w:pPr>
            <w:r>
              <w:t>Tôi với vai trò là Chủ HTX hoặc quản trị hệ thống, tôi muốn tra cứu ai đã làm gì, khi nào, vì sao trong phạm vi của mình, để điều tra sự cố.</w:t>
            </w:r>
          </w:p>
        </w:tc>
      </w:tr>
      <w:tr w14:paraId="23FC9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DC4C869">
            <w:pPr>
              <w:spacing w:after="0" w:line="240" w:lineRule="auto"/>
              <w:jc w:val="right"/>
            </w:pPr>
            <w:r>
              <w:t>Trigger</w:t>
            </w:r>
          </w:p>
        </w:tc>
        <w:tc>
          <w:tcPr>
            <w:tcW w:w="7508" w:type="dxa"/>
            <w:gridSpan w:val="3"/>
          </w:tcPr>
          <w:p w14:paraId="2CBA2CDD">
            <w:pPr>
              <w:spacing w:after="0" w:line="240" w:lineRule="auto"/>
            </w:pPr>
            <w:r>
              <w:t>Cần điều tra một sự cố hoặc một thay đổi dữ liệu.</w:t>
            </w:r>
          </w:p>
        </w:tc>
      </w:tr>
      <w:tr w14:paraId="6D180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B5B2F6F">
            <w:pPr>
              <w:spacing w:after="0" w:line="240" w:lineRule="auto"/>
              <w:jc w:val="right"/>
            </w:pPr>
            <w:r>
              <w:t>Priority</w:t>
            </w:r>
          </w:p>
        </w:tc>
        <w:tc>
          <w:tcPr>
            <w:tcW w:w="7508" w:type="dxa"/>
            <w:gridSpan w:val="3"/>
          </w:tcPr>
          <w:p w14:paraId="513399EE">
            <w:pPr>
              <w:spacing w:after="0" w:line="240" w:lineRule="auto"/>
            </w:pPr>
            <w:r>
              <w:t>Should have (đề xuất)</w:t>
            </w:r>
          </w:p>
        </w:tc>
      </w:tr>
      <w:tr w14:paraId="1C6DE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4E3389D">
            <w:pPr>
              <w:spacing w:after="0" w:line="240" w:lineRule="auto"/>
              <w:jc w:val="right"/>
            </w:pPr>
            <w:r>
              <w:t>Preconditions</w:t>
            </w:r>
          </w:p>
        </w:tc>
        <w:tc>
          <w:tcPr>
            <w:tcW w:w="7508" w:type="dxa"/>
            <w:gridSpan w:val="3"/>
          </w:tcPr>
          <w:p w14:paraId="7517F30A">
            <w:pPr>
              <w:spacing w:after="0" w:line="240" w:lineRule="auto"/>
            </w:pPr>
            <w:r>
              <w:t>• Các sự kiện cần tra cứu đã được ghi.</w:t>
            </w:r>
          </w:p>
        </w:tc>
      </w:tr>
      <w:tr w14:paraId="10304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2801410">
            <w:pPr>
              <w:spacing w:after="0" w:line="240" w:lineRule="auto"/>
              <w:jc w:val="right"/>
            </w:pPr>
            <w:r>
              <w:t>Normal Flow</w:t>
            </w:r>
          </w:p>
        </w:tc>
        <w:tc>
          <w:tcPr>
            <w:tcW w:w="7508" w:type="dxa"/>
            <w:gridSpan w:val="3"/>
          </w:tcPr>
          <w:p w14:paraId="4BC2F94A">
            <w:pPr>
              <w:spacing w:after="0" w:line="240" w:lineRule="auto"/>
            </w:pPr>
            <w:r>
              <w:t>1. Người dùng mở Nhật ký kiểm toán. (SCR-59)</w:t>
            </w:r>
          </w:p>
          <w:p w14:paraId="1712449F">
            <w:pPr>
              <w:spacing w:after="0" w:line="240" w:lineRule="auto"/>
            </w:pPr>
            <w:r>
              <w:t>2. Hệ thống áp phạm vi: Chủ HTX xem sự kiện nghiệp vụ HTX; Quản trị hệ thống xem sự kiện kỹ thuật và hỗ trợ.</w:t>
            </w:r>
          </w:p>
          <w:p w14:paraId="039E3FB1">
            <w:pPr>
              <w:spacing w:after="0" w:line="240" w:lineRule="auto"/>
            </w:pPr>
            <w:r>
              <w:t>3. Người dùng nhập bộ lọc và tìm kiếm.</w:t>
            </w:r>
          </w:p>
          <w:p w14:paraId="48150598">
            <w:pPr>
              <w:spacing w:after="0" w:line="240" w:lineRule="auto"/>
            </w:pPr>
            <w:r>
              <w:t>4. Hệ thống hiện sự kiện với người, thời điểm, hành động, lý do và đối tượng.</w:t>
            </w:r>
          </w:p>
          <w:p w14:paraId="4DD0B422">
            <w:pPr>
              <w:spacing w:after="0" w:line="240" w:lineRule="auto"/>
            </w:pPr>
            <w:r>
              <w:t>5. Người dùng mở sự kiện để xem trước – sau và mở bản ghi nguồn trong phạm vi quyền.</w:t>
            </w:r>
          </w:p>
        </w:tc>
      </w:tr>
      <w:tr w14:paraId="5BF40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64E442F">
            <w:pPr>
              <w:spacing w:after="0" w:line="240" w:lineRule="auto"/>
              <w:jc w:val="right"/>
            </w:pPr>
            <w:r>
              <w:t>Alternative Flows</w:t>
            </w:r>
          </w:p>
        </w:tc>
        <w:tc>
          <w:tcPr>
            <w:tcW w:w="7508" w:type="dxa"/>
            <w:gridSpan w:val="3"/>
          </w:tcPr>
          <w:p w14:paraId="4F5E8646">
            <w:pPr>
              <w:spacing w:after="0" w:line="240" w:lineRule="auto"/>
            </w:pPr>
            <w:r>
              <w:t>4a. Sự kiện cũ thiếu giá trị trước – sau.</w:t>
            </w:r>
          </w:p>
          <w:p w14:paraId="545D8782">
            <w:pPr>
              <w:spacing w:after="0" w:line="240" w:lineRule="auto"/>
            </w:pPr>
            <w:r>
              <w:t>4a1. Hệ thống chỉ hiện dữ liệu thực có, không dựng lịch sử giả. (</w:t>
              <w:fldChar w:fldCharType="begin"/>
              <w:instrText xml:space="preserve"> HYPERLINK \l "MSG56" \o "MSG56 (Thông tin): Sự kiện này không có giá trị trước-sau; hệ thống chỉ hiển thị phần dữ liệu có sẵn." </w:instrText>
              <w:fldChar w:fldCharType="separate"/>
              <w:t>MSG56</w:t>
              <w:fldChar w:fldCharType="end"/>
              <w:t>)</w:t>
            </w:r>
          </w:p>
          <w:p w14:paraId="58456D39">
            <w:pPr>
              <w:spacing w:after="0" w:line="240" w:lineRule="auto"/>
            </w:pPr>
            <w:r>
              <w:rPr>
                <w:i/>
              </w:rPr>
              <w:t>Use Case tiếp tục bước 5.</w:t>
            </w:r>
          </w:p>
          <w:p w14:paraId="5A3566C0">
            <w:pPr>
              <w:spacing w:after="0" w:line="240" w:lineRule="auto"/>
            </w:pPr>
            <w:r>
              <w:t>5a. Quyền trên bản ghi nguồn đã đổi.</w:t>
            </w:r>
          </w:p>
          <w:p w14:paraId="6AEE2200">
            <w:pPr>
              <w:spacing w:after="0" w:line="240" w:lineRule="auto"/>
            </w:pPr>
            <w:r>
              <w:t>5a1. Hệ thống chỉ hiện thông tin nhật ký được phép, chặn liên kết nguồn.</w:t>
            </w:r>
          </w:p>
          <w:p w14:paraId="232A7D30">
            <w:pPr>
              <w:spacing w:after="0" w:line="240" w:lineRule="auto"/>
            </w:pPr>
            <w:r>
              <w:rPr>
                <w:i/>
              </w:rPr>
              <w:t>Use Case kết thúc thành công.</w:t>
            </w:r>
          </w:p>
        </w:tc>
      </w:tr>
      <w:tr w14:paraId="300EC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2D8459D">
            <w:pPr>
              <w:spacing w:after="0" w:line="240" w:lineRule="auto"/>
              <w:jc w:val="right"/>
            </w:pPr>
            <w:r>
              <w:t>Exception Flows</w:t>
            </w:r>
          </w:p>
        </w:tc>
        <w:tc>
          <w:tcPr>
            <w:tcW w:w="7508" w:type="dxa"/>
            <w:gridSpan w:val="3"/>
          </w:tcPr>
          <w:p w14:paraId="3975D21F">
            <w:pPr>
              <w:spacing w:after="0" w:line="240" w:lineRule="auto"/>
            </w:pPr>
            <w:r>
              <w:t>Không có.</w:t>
            </w:r>
          </w:p>
        </w:tc>
      </w:tr>
      <w:tr w14:paraId="3916F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81A9189">
            <w:pPr>
              <w:spacing w:after="0" w:line="240" w:lineRule="auto"/>
              <w:jc w:val="right"/>
            </w:pPr>
            <w:r>
              <w:t>Postconditions</w:t>
            </w:r>
          </w:p>
        </w:tc>
        <w:tc>
          <w:tcPr>
            <w:tcW w:w="7508" w:type="dxa"/>
            <w:gridSpan w:val="3"/>
          </w:tcPr>
          <w:p w14:paraId="175F1E50">
            <w:pPr>
              <w:spacing w:after="0" w:line="240" w:lineRule="auto"/>
            </w:pPr>
            <w:r>
              <w:t>• Thông tin truy vết hiển thị theo quyền; không có thao tác sửa hay xóa nhật ký.</w:t>
            </w:r>
          </w:p>
        </w:tc>
      </w:tr>
      <w:tr w14:paraId="734FC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5244C5A">
            <w:pPr>
              <w:spacing w:after="0" w:line="240" w:lineRule="auto"/>
              <w:jc w:val="right"/>
            </w:pPr>
            <w:r>
              <w:t>Business Rules / NFR</w:t>
            </w:r>
          </w:p>
        </w:tc>
        <w:tc>
          <w:tcPr>
            <w:tcW w:w="7508" w:type="dxa"/>
            <w:gridSpan w:val="3"/>
          </w:tcPr>
          <w:p w14:paraId="0646A794">
            <w:pPr>
              <w:spacing w:after="0" w:line="240" w:lineRule="auto"/>
            </w:pPr>
            <w:r>
              <w:t>NFR: NFR-01, NFR-02.</w:t>
            </w:r>
          </w:p>
        </w:tc>
      </w:tr>
    </w:tbl>
    <w:p w14:paraId="2C937399">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75791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19EB0881">
            <w:pPr>
              <w:spacing w:after="0" w:line="240" w:lineRule="auto"/>
            </w:pPr>
            <w:r>
              <w:rPr>
                <w:rFonts w:ascii="Consolas" w:hAnsi="Consolas"/>
                <w:sz w:val="17"/>
              </w:rPr>
              <w:t>Màn hình Nhật ký kiểm toán: [Khoảng thời gian] [Người thao tác] [Loại hành động] [Mã bản ghi] [Tìm]; bảng Thời điểm/Người/Thao tác/Đối tượng/Lý do/Phạm vi; [Xem chi tiết].</w:t>
            </w:r>
          </w:p>
          <w:p w14:paraId="753D03B5">
            <w:pPr>
              <w:spacing w:after="0" w:line="240" w:lineRule="auto"/>
            </w:pPr>
            <w:r>
              <w:rPr>
                <w:rFonts w:ascii="Consolas" w:hAnsi="Consolas"/>
                <w:sz w:val="17"/>
              </w:rPr>
              <w:t>Chi tiết: giá trị trước–sau hoặc phiên bản liên kết, nguồn thay đổi và chuỗi sự kiện; dữ liệu nhạy cảm che theo quyền. Không có nút xóa/sửa log.</w:t>
            </w:r>
          </w:p>
        </w:tc>
      </w:tr>
    </w:tbl>
    <w:p w14:paraId="5ECA2057">
      <w:pPr>
        <w:pStyle w:val="5"/>
      </w:pPr>
      <w:r>
        <w:t>Dữ liệu nhập / lựa chọn</w:t>
      </w:r>
    </w:p>
    <w:p w14:paraId="0DE9D1F6">
      <w:r>
        <w:t>• Khoảng thời gian, đối tượng, người thao tác hoặc mã bản ghi — ít nhất một tiêu chí tìm kiếm hợp lệ.</w:t>
      </w:r>
    </w:p>
    <w:p w14:paraId="318E6B29">
      <w:r>
        <w:t>• Không có đầu vào sửa/xóa bản ghi audit.</w:t>
      </w:r>
    </w:p>
    <w:p w14:paraId="764BFE50">
      <w:pPr>
        <w:pStyle w:val="5"/>
      </w:pPr>
      <w:r>
        <w:t>UC liên kết và dữ liệu chuyển tiếp</w:t>
      </w:r>
    </w:p>
    <w:p w14:paraId="40819BCC">
      <w:r>
        <w:t>• UC39: đối chiếu sửa nguồn gốc có lịch sử.</w:t>
      </w:r>
    </w:p>
    <w:p w14:paraId="08ADB6CE">
      <w:r>
        <w:t>• UC11/UC72/UC74: đối chiếu thay đổi quyền và hỗ trợ.</w:t>
      </w:r>
    </w:p>
    <w:p w14:paraId="5310FAC2">
      <w:r>
        <w:t>• UC32: đối chiếu công bố/thu hồi.</w:t>
      </w:r>
    </w:p>
    <w:p w14:paraId="09C170F3">
      <w:r>
        <w:t>• UC53/UC54/UC61: đối chiếu điều chỉnh tiền.</w:t>
      </w:r>
    </w:p>
    <w:p w14:paraId="58696A14">
      <w:pPr>
        <w:pStyle w:val="5"/>
      </w:pPr>
      <w:r>
        <w:t>Các process trong UC</w:t>
      </w:r>
    </w:p>
    <w:p w14:paraId="318564D6">
      <w:r>
        <w:t>1. Tra cứu nhật ký kiểm toán — lọc sự kiện</w:t>
      </w:r>
    </w:p>
    <w:p w14:paraId="11BA6C61">
      <w:r>
        <w:t>2. Tra cứu nhật ký kiểm toán — đối chiếu phiên bản và người thao tác</w:t>
      </w:r>
    </w:p>
    <w:p w14:paraId="3CD801FF">
      <w:r>
        <w:rPr>
          <w:b/>
        </w:rPr>
        <w:t>Điểm cần xác nhận / lưu ý:</w:t>
      </w:r>
      <w:r>
        <w:t xml:space="preserve"> Thời gian lưu nhật ký theo NFR-02 (tối thiểu 5 năm); mức che dữ liệu nhạy cảm và hành động bắt buộc audit ngoài danh sách ở NFR-02 chốt ở SDS.</w:t>
      </w:r>
    </w:p>
    <w:p w14:paraId="1248CBC4">
      <w:pPr>
        <w:pStyle w:val="2"/>
      </w:pPr>
      <w:bookmarkStart w:id="214" w:name="_Toc28336"/>
      <w:bookmarkStart w:id="215" w:name="_Toc9372"/>
      <w:r>
        <w:t>III. Functional Requirements</w:t>
      </w:r>
      <w:bookmarkEnd w:id="214"/>
      <w:bookmarkEnd w:id="215"/>
    </w:p>
    <w:p w14:paraId="6E5C89BA">
      <w:pPr>
        <w:pStyle w:val="3"/>
      </w:pPr>
      <w:bookmarkStart w:id="216" w:name="_Toc5751"/>
      <w:bookmarkStart w:id="217" w:name="_Toc16433"/>
      <w:r>
        <w:t>1. Xác thực và tài khoản cá nhân</w:t>
      </w:r>
      <w:bookmarkEnd w:id="216"/>
      <w:bookmarkEnd w:id="217"/>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3"/>
        <w:gridCol w:w="2400"/>
        <w:gridCol w:w="5467"/>
      </w:tblGrid>
      <w:tr w14:paraId="032E9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33" w:type="dxa"/>
            <w:shd w:val="clear" w:color="auto" w:fill="DCE6F1"/>
          </w:tcPr>
          <w:p w14:paraId="6D95A466">
            <w:pPr>
              <w:spacing w:after="0" w:line="240" w:lineRule="auto"/>
            </w:pPr>
            <w:r>
              <w:rPr>
                <w:b/>
                <w:sz w:val="18"/>
              </w:rPr>
              <w:t>Requirement</w:t>
            </w:r>
          </w:p>
        </w:tc>
        <w:tc>
          <w:tcPr>
            <w:tcW w:w="2400" w:type="dxa"/>
            <w:shd w:val="clear" w:color="auto" w:fill="DCE6F1"/>
          </w:tcPr>
          <w:p w14:paraId="7D55FC8F">
            <w:pPr>
              <w:spacing w:after="0" w:line="240" w:lineRule="auto"/>
            </w:pPr>
            <w:r>
              <w:rPr>
                <w:b/>
                <w:sz w:val="18"/>
              </w:rPr>
              <w:t>Use Case</w:t>
            </w:r>
          </w:p>
        </w:tc>
        <w:tc>
          <w:tcPr>
            <w:tcW w:w="5467" w:type="dxa"/>
            <w:shd w:val="clear" w:color="auto" w:fill="DCE6F1"/>
          </w:tcPr>
          <w:p w14:paraId="05C17318">
            <w:pPr>
              <w:spacing w:after="0" w:line="240" w:lineRule="auto"/>
            </w:pPr>
            <w:r>
              <w:rPr>
                <w:b/>
                <w:sz w:val="18"/>
              </w:rPr>
              <w:t>Required behavior</w:t>
            </w:r>
          </w:p>
        </w:tc>
      </w:tr>
      <w:tr w14:paraId="379B7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1CD481B4">
            <w:pPr>
              <w:spacing w:after="0" w:line="240" w:lineRule="auto"/>
            </w:pPr>
            <w:r>
              <w:rPr>
                <w:sz w:val="17"/>
              </w:rPr>
              <w:t>FR-UC01</w:t>
            </w:r>
          </w:p>
        </w:tc>
        <w:tc>
          <w:tcPr>
            <w:tcW w:w="2400" w:type="dxa"/>
          </w:tcPr>
          <w:p w14:paraId="14EFDFF5">
            <w:pPr>
              <w:spacing w:after="0" w:line="240" w:lineRule="auto"/>
            </w:pPr>
            <w:r>
              <w:rPr>
                <w:sz w:val="17"/>
              </w:rPr>
              <w:t>Đăng ký tài khoản khách hàng</w:t>
            </w:r>
          </w:p>
        </w:tc>
        <w:tc>
          <w:tcPr>
            <w:tcW w:w="5467" w:type="dxa"/>
          </w:tcPr>
          <w:p w14:paraId="1C6D58EE">
            <w:pPr>
              <w:spacing w:after="0" w:line="240" w:lineRule="auto"/>
            </w:pPr>
            <w:r>
              <w:rPr>
                <w:sz w:val="17"/>
              </w:rPr>
              <w:t>Cho thương lái tự mở tài khoản bằng email hoặc số điện thoại đã xác minh mà không làm lộ giao dịch của hồ sơ khách offline có liên kết chưa chắc chắn. Khách mở Đăng ký, chọn đăng ký bằng email hoặc số điện thoại và nhập định danh, mật khẩu. Khách tiếp tục; hệ thống gọi UC08 để xác minh email hoặc số điện thoại cho đúng lần đăng ký; chỉ đăng ký bằng số điện thoại mới tự ghép hồ sơ khách offline cùng số. Hệ thống thông báo thành công và cho phép vào luồng đăng nhập UC02. Trường hợp khác: email hoặc số điện thoại đã có tài khoản: báo không thể đăng ký theo thông điệp bảo vệ thông tin, chuyển UC02 hoặc UC03. Kết quả: có tài khoản khách hoạt động gắn email hoặc số điện thoại đã xác minh.</w:t>
            </w:r>
          </w:p>
        </w:tc>
      </w:tr>
      <w:tr w14:paraId="402B6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1ACBD480">
            <w:pPr>
              <w:spacing w:after="0" w:line="240" w:lineRule="auto"/>
            </w:pPr>
            <w:r>
              <w:rPr>
                <w:sz w:val="17"/>
              </w:rPr>
              <w:t>FR-UC02</w:t>
            </w:r>
          </w:p>
        </w:tc>
        <w:tc>
          <w:tcPr>
            <w:tcW w:w="2400" w:type="dxa"/>
          </w:tcPr>
          <w:p w14:paraId="5B00F0AC">
            <w:pPr>
              <w:spacing w:after="0" w:line="240" w:lineRule="auto"/>
            </w:pPr>
            <w:r>
              <w:rPr>
                <w:sz w:val="17"/>
              </w:rPr>
              <w:t>Đăng nhập</w:t>
            </w:r>
          </w:p>
        </w:tc>
        <w:tc>
          <w:tcPr>
            <w:tcW w:w="5467" w:type="dxa"/>
          </w:tcPr>
          <w:p w14:paraId="63656FBD">
            <w:pPr>
              <w:spacing w:after="0" w:line="240" w:lineRule="auto"/>
            </w:pPr>
            <w:r>
              <w:rPr>
                <w:sz w:val="17"/>
              </w:rPr>
              <w:t xml:space="preserve">Thiết lập phiên đúng vai trò, hành động và phạm vi hiện hành để truy cập chức năng được phép. Điều kiện: tài khoản đã </w:t>
            </w:r>
            <w:del w:id="2617" w:author="Claude" w:date="2026-10-08T00:00:00Z">
              <w:r>
                <w:rPr>
                  <w:sz w:val="17"/>
                </w:rPr>
                <w:delText xml:space="preserve">có và đang được phép truy cập;</w:delText>
              </w:r>
            </w:del>
            <w:ins w:id="2618" w:author="Claude" w:date="2026-10-08T00:00:00Z">
              <w:r>
                <w:rPr>
                  <w:sz w:val="17"/>
                </w:rPr>
                <w:t xml:space="preserve">có;</w:t>
              </w:r>
            </w:ins>
            <w:r>
              <w:rPr>
                <w:sz w:val="17"/>
              </w:rPr>
              <w:t xml:space="preserve"> khách hàng có thể tới từ UC01. Người dùng mở màn hình và nhập định danh (tên đăng nhập, số điện thoại hoặc email đã xác minh), mật khẩu; quên mật khẩu thì thương lái, Chủ HTX, nhân viên dùng UC03; tài khoản thương lái, nhân viên chưa có số điện thoại đã xác minh phải thêm hoặc xác minh số qua UC08 ngay sau khi đăng nhập, trước khi dùng chức năng khác (</w:t>
            </w:r>
            <w:r>
              <w:fldChar w:fldCharType="begin"/>
              <w:instrText xml:space="preserve"> HYPERLINK \l "MSG67" \o "MSG67 (Cảnh báo): Tài khoản của bạn cần số điện thoại đã xác minh để tiếp tục sử dụng OMTS. Vui lòng nhập hoặc xác nhận số điện thoại và nhập mã xác minh gửi qua SMS." </w:instrText>
              <w:fldChar w:fldCharType="separate"/>
            </w:r>
            <w:r>
              <w:rPr>
                <w:sz w:val="17"/>
              </w:rPr>
              <w:t>MSG67</w:t>
              <w:fldChar w:fldCharType="end"/>
              <w:t xml:space="preserve">, BR-34). Hệ thống nạp các quyền hành động kèm phạm vi dữ liệu hiện hành, không suy quyền bán hàng từ vai trò Quản lý khu. Hệ thống tạo phiên, chuyển đến trang phù hợp vai trò và chỉ hiển thị điều hướng được phép. Trường hợp khác: sai thông tin: thông báo chung không tiết lộ định danh hay mật khẩu sai; ghi nhận lần thử theo chính </w:t>
            </w:r>
            <w:del w:id="2619" w:author="Claude" w:date="2026-10-08T00:00:00Z">
              <w:r>
                <w:rPr>
                  <w:sz w:val="17"/>
                </w:rPr>
                <w:delText xml:space="preserve">sách.</w:delText>
              </w:r>
            </w:del>
            <w:ins w:id="2620" w:author="Claude" w:date="2026-10-08T00:00:00Z">
              <w:r>
                <w:rPr>
                  <w:sz w:val="17"/>
                </w:rPr>
                <w:t xml:space="preserve">sách; sai 5 lần thì tạm khóa 15 phút (MSG69). Tài khoản bị khóa hoặc nhân viên không còn cặp khu – vai trò hiệu lực bị từ chối (MSG13). Đăng nhập bằng mật khẩu tạm (UC11, UC72, UC74) thì buộc đổi mật khẩu (UC04); mật khẩu tạm quá 24 giờ bị từ chối (MSG68).</w:t>
              </w:r>
            </w:ins>
          </w:p>
        </w:tc>
      </w:tr>
      <w:tr w14:paraId="2E277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25F17FF2">
            <w:pPr>
              <w:spacing w:after="0" w:line="240" w:lineRule="auto"/>
            </w:pPr>
            <w:r>
              <w:rPr>
                <w:sz w:val="17"/>
              </w:rPr>
              <w:t>FR-UC03</w:t>
            </w:r>
          </w:p>
        </w:tc>
        <w:tc>
          <w:tcPr>
            <w:tcW w:w="2400" w:type="dxa"/>
          </w:tcPr>
          <w:p w14:paraId="2F32CCF2">
            <w:pPr>
              <w:spacing w:after="0" w:line="240" w:lineRule="auto"/>
            </w:pPr>
            <w:r>
              <w:rPr>
                <w:sz w:val="17"/>
              </w:rPr>
              <w:t>Khôi phục tài khoản tự phục vụ</w:t>
            </w:r>
          </w:p>
        </w:tc>
        <w:tc>
          <w:tcPr>
            <w:tcW w:w="5467" w:type="dxa"/>
          </w:tcPr>
          <w:p w14:paraId="20C210E3">
            <w:pPr>
              <w:spacing w:after="0" w:line="240" w:lineRule="auto"/>
            </w:pPr>
            <w:r>
              <w:rPr>
                <w:sz w:val="17"/>
              </w:rPr>
              <w:t>Thương lái, Chủ HTX và nhân viên tự khôi phục tài khoản bằng email hoặc số điện thoại đã xác minh. Hệ thống chỉ gửi mã (qua UC08) khi định danh vừa nhập thuộc một tài khoản được tự khôi phục và đã xác minh, nhưng luôn phản hồi giống nhau (</w:t>
            </w:r>
            <w:r>
              <w:fldChar w:fldCharType="begin"/>
              <w:instrText xml:space="preserve"> HYPERLINK \l "MSG15" \o "MSG15 (Thông tin): Nếu thông tin hợp lệ, mã xác minh sẽ được gửi tới email hoặc số điện thoại bạn vừa nhập." </w:instrText>
              <w:fldChar w:fldCharType="separate"/>
            </w:r>
            <w:r>
              <w:rPr>
                <w:sz w:val="17"/>
              </w:rPr>
              <w:t>MSG15</w:t>
              <w:fldChar w:fldCharType="end"/>
              <w:t xml:space="preserve">) để không lộ tài khoản; mã gửi tới đúng kênh vừa nhập, người dùng có thể đổi sang định danh đã xác minh còn lại; kiểm giới hạn thử, cho đặt mật khẩu mới và thu hồi phiên cũ. Tài khoản không có định danh đã xác minh (thường là nhân viên chưa đăng nhập lần đầu) nhờ Chủ HTX đặt lại mật khẩu ở </w:t>
            </w:r>
            <w:del w:id="2621" w:author="Claude" w:date="2026-10-08T00:00:00Z">
              <w:r>
                <w:rPr>
                  <w:sz w:val="17"/>
                </w:rPr>
                <w:delText xml:space="preserve">UC11.</w:delText>
              </w:r>
            </w:del>
            <w:ins w:id="2622" w:author="Claude" w:date="2026-10-08T00:00:00Z">
              <w:r>
                <w:rPr>
                  <w:sz w:val="17"/>
                </w:rPr>
                <w:t xml:space="preserve">UC11; tài khoản Chủ HTX hoặc thương lái nhờ Quản trị hệ thống ở UC74.</w:t>
              </w:r>
            </w:ins>
          </w:p>
        </w:tc>
      </w:tr>
      <w:tr w14:paraId="3862D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4B672DCE">
            <w:pPr>
              <w:spacing w:after="0" w:line="240" w:lineRule="auto"/>
            </w:pPr>
            <w:r>
              <w:rPr>
                <w:sz w:val="17"/>
              </w:rPr>
              <w:t>FR-UC04</w:t>
            </w:r>
          </w:p>
        </w:tc>
        <w:tc>
          <w:tcPr>
            <w:tcW w:w="2400" w:type="dxa"/>
          </w:tcPr>
          <w:p w14:paraId="72EB58C6">
            <w:pPr>
              <w:spacing w:after="0" w:line="240" w:lineRule="auto"/>
            </w:pPr>
            <w:r>
              <w:rPr>
                <w:sz w:val="17"/>
              </w:rPr>
              <w:t>Đổi mật khẩu</w:t>
            </w:r>
          </w:p>
        </w:tc>
        <w:tc>
          <w:tcPr>
            <w:tcW w:w="5467" w:type="dxa"/>
          </w:tcPr>
          <w:p w14:paraId="53D838C2">
            <w:pPr>
              <w:spacing w:after="0" w:line="240" w:lineRule="auto"/>
            </w:pPr>
            <w:r>
              <w:rPr>
                <w:sz w:val="17"/>
              </w:rPr>
              <w:t>Cho chủ tài khoản đang đăng nhập thay mật khẩu sau bước chứng minh phù hợp, không thay quyền hay chủ sở hữu dữ liệu. Điều kiện: phiên đang đăng nhập hợp lệ. Người dùng mở trang bảo mật từ UC05. Người dùng nhập bằng chứng, mật khẩu mới và xác nhận. Hệ thống kiểm tra phiên, bằng chứng, tính hợp lệ và sự trùng khớp. Hệ thống thông báo thành công; mật khẩu mới không hiện lại và không được gửi qua email, SMS hay kênh nào. Trường hợp khác: bằng chứng sai: giữ mật khẩu cũ và báo lỗi chung. Kết quả: thông tin xác thực mới có hiệu lực; vai trò, phạm vi, lịch sử nghiệp vụ không đổi.</w:t>
            </w:r>
          </w:p>
        </w:tc>
      </w:tr>
      <w:tr w14:paraId="42966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3BA9133E">
            <w:pPr>
              <w:spacing w:after="0" w:line="240" w:lineRule="auto"/>
            </w:pPr>
            <w:r>
              <w:rPr>
                <w:sz w:val="17"/>
              </w:rPr>
              <w:t>FR-UC05</w:t>
            </w:r>
          </w:p>
        </w:tc>
        <w:tc>
          <w:tcPr>
            <w:tcW w:w="2400" w:type="dxa"/>
          </w:tcPr>
          <w:p w14:paraId="6BDF6653">
            <w:pPr>
              <w:spacing w:after="0" w:line="240" w:lineRule="auto"/>
            </w:pPr>
            <w:r>
              <w:rPr>
                <w:sz w:val="17"/>
              </w:rPr>
              <w:t>Quản lý hồ sơ cá nhân</w:t>
            </w:r>
          </w:p>
        </w:tc>
        <w:tc>
          <w:tcPr>
            <w:tcW w:w="5467" w:type="dxa"/>
          </w:tcPr>
          <w:p w14:paraId="50D2F2F3">
            <w:pPr>
              <w:spacing w:after="0" w:line="240" w:lineRule="auto"/>
            </w:pPr>
            <w:r>
              <w:rPr>
                <w:sz w:val="17"/>
              </w:rPr>
              <w:t>Cho người dùng xem và sửa thông tin cá nhân được phép mà vẫn giữ liên kết danh tính và lịch sử giao dịch. Điều kiện: đã đăng nhập; hồ sơ gắn với tài khoản tồn tại. Người dùng mở Hồ sơ cá nhân; hệ thống nạp đúng hồ sơ của phiên. Người dùng sửa thông tin và bấm Lưu. Hệ thống kiểm tra định dạng, trùng/xung đột theo trường và quyền sửa. Hệ thống hiển thị giá trị đã lưu và thông báo kết quả. Trường hợp khác: sửa tên đăng nhập: chặn ở form (</w:t>
            </w:r>
            <w:r>
              <w:fldChar w:fldCharType="begin"/>
              <w:instrText xml:space="preserve"> HYPERLINK \l "MSG20" \o "MSG20 (Lỗi): Không thể tự sửa tên đăng nhập. Vui lòng liên hệ Chủ HTX hoặc kênh hỗ trợ." </w:instrText>
              <w:fldChar w:fldCharType="separate"/>
            </w:r>
            <w:r>
              <w:rPr>
                <w:sz w:val="17"/>
              </w:rPr>
              <w:t>MSG20</w:t>
              <w:fldChar w:fldCharType="end"/>
              <w:t>); số điện thoại mới sai, trùng số hiện tại hoặc đã thuộc tài khoản khác: không gửi mã (</w:t>
            </w:r>
            <w:r>
              <w:fldChar w:fldCharType="begin"/>
              <w:instrText xml:space="preserve"> HYPERLINK \l "MSG01" \o "MSG01 (Lỗi): {field_name} chưa hợp lệ. Vui lòng kiểm tra và nhập lại." </w:instrText>
              <w:fldChar w:fldCharType="separate"/>
            </w:r>
            <w:r>
              <w:rPr>
                <w:sz w:val="17"/>
              </w:rPr>
              <w:t>MSG01</w:t>
              <w:fldChar w:fldCharType="end"/>
              <w:t>); thương lái đổi số mà có nhiều hồ sơ khách offline cùng số: vẫn đổi số, không tự ghép (</w:t>
            </w:r>
            <w:r>
              <w:fldChar w:fldCharType="begin"/>
              <w:instrText xml:space="preserve"> HYPERLINK \l "MSG57" \o "MSG57 (Thông tin): Chứng từ cũ tạm thời được ẩn cho tới khi xác minh xong danh tính." </w:instrText>
              <w:fldChar w:fldCharType="separate"/>
            </w:r>
            <w:r>
              <w:rPr>
                <w:sz w:val="17"/>
              </w:rPr>
              <w:t>MSG57</w:t>
              <w:fldChar w:fldCharType="end"/>
              <w:t>); phiên hết hạn hoặc tài khoản vừa bị khóa: không lưu, đăng nhập lại (</w:t>
            </w:r>
            <w:r>
              <w:fldChar w:fldCharType="begin"/>
              <w:instrText xml:space="preserve"> HYPERLINK \l "MSG19" \o "MSG19 (Cảnh báo): Phiên đăng nhập đã hết hạn. Vui lòng đăng nhập lại." </w:instrText>
              <w:fldChar w:fldCharType="separate"/>
            </w:r>
            <w:r>
              <w:rPr>
                <w:sz w:val="17"/>
              </w:rPr>
              <w:t>MSG19</w:t>
              <w:fldChar w:fldCharType="end"/>
              <w:t>); hồ sơ vừa lưu ở phiên khác: báo xung đột (</w:t>
            </w:r>
            <w:r>
              <w:fldChar w:fldCharType="begin"/>
              <w:instrText xml:space="preserve"> HYPERLINK \l "MSG06" \o "MSG06 (Cảnh báo): Dữ liệu vừa được {user_name} cập nhật lúc {time}. Thay đổi của bạn chưa được lưu; vui lòng xem bản mới rồi lưu lại hoặc hủy." </w:instrText>
              <w:fldChar w:fldCharType="separate"/>
            </w:r>
            <w:r>
              <w:rPr>
                <w:sz w:val="17"/>
              </w:rPr>
              <w:t>MSG06</w:t>
              <w:fldChar w:fldCharType="end"/>
              <w:t>). Kết quả: hồ sơ cá nhân hợp lệ được cập nhật; quyền, nợ, bảng lương và chứng từ lịch sử không đổi. Trường được sửa: tên hiển thị, email và số điện thoại; email hoặc số điện thoại mới chỉ được lưu sau khi người dùng nhập đúng mã gửi tới chính email hoặc số đó (UC08, BR-31, BR-34); thương lái đổi số thì hồ sơ khách offline khớp duy nhất cùng số mới được tự ghép. Thay đổi chỉ ghi nhật ký kiểm toán, không lưu phiên bản hồ sơ cũ; Quản trị hệ thống không sửa hồ sơ người dùng (BR-33).</w:t>
            </w:r>
          </w:p>
        </w:tc>
      </w:tr>
      <w:tr w14:paraId="5B6B6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695F6A86">
            <w:pPr>
              <w:spacing w:after="0" w:line="240" w:lineRule="auto"/>
            </w:pPr>
            <w:r>
              <w:rPr>
                <w:sz w:val="17"/>
              </w:rPr>
              <w:t>FR-UC06</w:t>
            </w:r>
          </w:p>
        </w:tc>
        <w:tc>
          <w:tcPr>
            <w:tcW w:w="2400" w:type="dxa"/>
          </w:tcPr>
          <w:p w14:paraId="53CE8501">
            <w:pPr>
              <w:spacing w:after="0" w:line="240" w:lineRule="auto"/>
            </w:pPr>
            <w:r>
              <w:rPr>
                <w:sz w:val="17"/>
              </w:rPr>
              <w:t>Quản lý tùy chọn thông báo</w:t>
            </w:r>
          </w:p>
        </w:tc>
        <w:tc>
          <w:tcPr>
            <w:tcW w:w="5467" w:type="dxa"/>
          </w:tcPr>
          <w:p w14:paraId="67B53130">
            <w:pPr>
              <w:spacing w:after="0" w:line="240" w:lineRule="auto"/>
            </w:pPr>
            <w:r>
              <w:rPr>
                <w:sz w:val="17"/>
              </w:rPr>
              <w:t>Cho từng tài khoản chọn danh mục và kênh thông báo có thể điều chỉnh, giữ nguyên giới hạn nhận theo quyền dữ liệu. Điều kiện: đã đăng nhập; kênh cần nhận đáp ứng điều kiện thiết bị/liên hệ xác minh. Người dùng mở cài đặt; hệ thống hiển thị các danh mục/kênh áp dụng với tài khoản. Người dùng thay đổi lựa chọn và bấm Lưu. Hệ thống kiểm tra mục bắt buộc, khả năng kênh và phạm vi quyền hiện tại. Các thông báo phát sinh sau đó áp dụng tùy chọn cùng kiểm tra người nhận độc lập. Trường hợp khác: kênh email/Zalo chưa cấu hình hoặc liên hệ chưa đủ điều kiện: không cho bật, nêu lý do.</w:t>
            </w:r>
          </w:p>
        </w:tc>
      </w:tr>
      <w:tr w14:paraId="7F02A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61C9219E">
            <w:pPr>
              <w:spacing w:after="0" w:line="240" w:lineRule="auto"/>
            </w:pPr>
            <w:r>
              <w:rPr>
                <w:sz w:val="17"/>
              </w:rPr>
              <w:t>FR-UC07</w:t>
            </w:r>
          </w:p>
        </w:tc>
        <w:tc>
          <w:tcPr>
            <w:tcW w:w="2400" w:type="dxa"/>
          </w:tcPr>
          <w:p w14:paraId="3601B44D">
            <w:pPr>
              <w:spacing w:after="0" w:line="240" w:lineRule="auto"/>
            </w:pPr>
            <w:r>
              <w:rPr>
                <w:sz w:val="17"/>
              </w:rPr>
              <w:t>Đăng xuất</w:t>
            </w:r>
          </w:p>
        </w:tc>
        <w:tc>
          <w:tcPr>
            <w:tcW w:w="5467" w:type="dxa"/>
          </w:tcPr>
          <w:p w14:paraId="646B7F07">
            <w:pPr>
              <w:spacing w:after="0" w:line="240" w:lineRule="auto"/>
            </w:pPr>
            <w:r>
              <w:rPr>
                <w:sz w:val="17"/>
              </w:rPr>
              <w:t>Kết thúc phiên hiện tại và tránh để dữ liệu bảo vệ tiếp tục hiện trên thiết bị dùng chung. Điều kiện: đã đăng nhập và có phiên còn hiệu lực. Người dùng chọn Đăng xuất. Hệ thống chuyển về màn hình không đăng nhập; thao tác nghiệp vụ tiếp theo phải qua UC02. Trường hợp khác: phiên đã hết hạn: đưa về màn hình đăng nhập và dọn nội dung bảo vệ. Kết quả: phiên hiện tại không còn dùng được cho chức năng bảo vệ; dữ liệu nghiệp vụ đã lưu không đổi.</w:t>
            </w:r>
          </w:p>
        </w:tc>
      </w:tr>
      <w:tr w14:paraId="46FFE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0C1F67CB">
            <w:pPr>
              <w:spacing w:after="0" w:line="240" w:lineRule="auto"/>
            </w:pPr>
            <w:r>
              <w:rPr>
                <w:sz w:val="17"/>
              </w:rPr>
              <w:t>FR-UC08</w:t>
            </w:r>
          </w:p>
        </w:tc>
        <w:tc>
          <w:tcPr>
            <w:tcW w:w="2400" w:type="dxa"/>
          </w:tcPr>
          <w:p w14:paraId="60B4D9CB">
            <w:pPr>
              <w:spacing w:after="0" w:line="240" w:lineRule="auto"/>
            </w:pPr>
            <w:r>
              <w:rPr>
                <w:sz w:val="17"/>
              </w:rPr>
              <w:t>Xác minh email hoặc số điện thoại</w:t>
            </w:r>
          </w:p>
        </w:tc>
        <w:tc>
          <w:tcPr>
            <w:tcW w:w="5467" w:type="dxa"/>
          </w:tcPr>
          <w:p w14:paraId="662D7E93">
            <w:pPr>
              <w:spacing w:after="0" w:line="240" w:lineRule="auto"/>
            </w:pPr>
            <w:r>
              <w:rPr>
                <w:sz w:val="17"/>
              </w:rPr>
              <w:t>Kiểm tra quyền kiểm soát email hoặc số điện thoại trong đúng lần đăng ký (UC01), khôi phục tài khoản (UC03), thêm, đổi email hoặc số điện thoại (UC05), hoặc thêm, xác minh số điện thoại sau đăng nhập (UC02). Điều kiện: có kênh nhận, địa chỉ nhận và mục đích xác minh đang chờ. Hệ thống tạo yêu cầu xác minh và gửi mã qua Dịch vụ email hoặc Dịch vụ SMS. Người dùng nhập mã nhận được, chọn Xác minh. Hệ thống kiểm tra mã/mục đích/kênh/địa chỉ nhận, thời hạn và số lần thử theo chính sách. Hệ thống trả kết quả thành công về UC gọi; UC08 tự nó không cấp tài khoản hay quyền xem lịch sử. Trường hợp khác: mã sai hoặc đã hết hạn: từ chối, cho thử lại/gửi mã mới trong giới hạn cho phép.</w:t>
            </w:r>
          </w:p>
        </w:tc>
      </w:tr>
    </w:tbl>
    <w:p w14:paraId="0279BF12">
      <w:pPr>
        <w:pStyle w:val="4"/>
        <w:keepNext/>
      </w:pPr>
      <w:bookmarkStart w:id="218" w:name="_Toc6712"/>
      <w:bookmarkStart w:id="219" w:name="_Toc12246"/>
      <w:r>
        <w:t>1.1 Đăng ký tài khoản khách hàng (SCR-01)</w:t>
      </w:r>
      <w:bookmarkEnd w:id="218"/>
      <w:bookmarkEnd w:id="219"/>
    </w:p>
    <w:p w14:paraId="7FB89D6D">
      <w:pPr>
        <w:spacing w:after="60"/>
      </w:pPr>
      <w:r>
        <w:rPr>
          <w:sz w:val="19"/>
          <w:szCs w:val="19"/>
        </w:rPr>
        <w:t>UC liên quan: UC01. Nhóm chức năng: Xác thực và tài khoản cá nhân. Sau khi nhập số điện thoại chuyển sang SCR-02.</w:t>
      </w:r>
    </w:p>
    <w:p w14:paraId="028A1107">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10ED4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459E4676">
            <w:pPr>
              <w:spacing w:after="0" w:line="240" w:lineRule="auto"/>
            </w:pPr>
            <w:r>
              <w:rPr>
                <w:sz w:val="17"/>
                <w:szCs w:val="17"/>
              </w:rPr>
              <w:t>(1) [Đăng ký khách hàng]</w:t>
            </w:r>
          </w:p>
          <w:p w14:paraId="5785C62F">
            <w:pPr>
              <w:spacing w:after="0" w:line="240" w:lineRule="auto"/>
            </w:pPr>
            <w:r>
              <w:rPr>
                <w:sz w:val="17"/>
                <w:szCs w:val="17"/>
              </w:rPr>
              <w:t>(2) Email hoặc số điện thoại* [________] (chọn đăng ký bằng email hoặc số điện thoại)</w:t>
            </w:r>
          </w:p>
          <w:p w14:paraId="437A31FD">
            <w:pPr>
              <w:spacing w:after="0" w:line="240" w:lineRule="auto"/>
            </w:pPr>
            <w:r>
              <w:rPr>
                <w:sz w:val="17"/>
                <w:szCs w:val="17"/>
              </w:rPr>
              <w:t>(3) Mật khẩu* [________]   Nhập lại mật khẩu* [________]</w:t>
            </w:r>
          </w:p>
          <w:p w14:paraId="3EE7DF15">
            <w:pPr>
              <w:spacing w:after="0" w:line="240" w:lineRule="auto"/>
            </w:pPr>
            <w:r>
              <w:rPr>
                <w:sz w:val="17"/>
                <w:szCs w:val="17"/>
              </w:rPr>
              <w:t>(4) [Tiếp tục xác minh]</w:t>
            </w:r>
          </w:p>
          <w:p w14:paraId="2DE323A0">
            <w:pPr>
              <w:spacing w:after="0" w:line="240" w:lineRule="auto"/>
            </w:pPr>
            <w:r>
              <w:rPr>
                <w:sz w:val="17"/>
                <w:szCs w:val="17"/>
              </w:rPr>
              <w:t>(5) [Tạo tài khoản]  [Về đăng nhập]</w:t>
            </w:r>
          </w:p>
        </w:tc>
      </w:tr>
    </w:tbl>
    <w:p w14:paraId="2041807C">
      <w:pPr>
        <w:spacing w:after="40"/>
      </w:pPr>
    </w:p>
    <w:p w14:paraId="13546A0D">
      <w:pPr>
        <w:keepNext/>
        <w:spacing w:before="40" w:after="20"/>
      </w:pPr>
      <w:r>
        <w:rPr>
          <w:b/>
        </w:rPr>
        <w:t>Màn hình này cho phép Thương lái:</w:t>
      </w:r>
    </w:p>
    <w:p w14:paraId="03DF49D5">
      <w:pPr>
        <w:spacing w:after="10"/>
        <w:ind w:left="360" w:hanging="220"/>
      </w:pPr>
      <w:r>
        <w:rPr>
          <w:sz w:val="19"/>
          <w:szCs w:val="19"/>
        </w:rPr>
        <w:t>• Thương lái mở Đăng ký, chọn đăng ký bằng email hoặc số điện thoại, nhập email hoặc số điện thoại, mật khẩu và nhập lại mật khẩu.</w:t>
      </w:r>
    </w:p>
    <w:p w14:paraId="57F5F539">
      <w:pPr>
        <w:spacing w:after="10"/>
        <w:ind w:left="360" w:hanging="220"/>
      </w:pPr>
      <w:r>
        <w:rPr>
          <w:sz w:val="19"/>
          <w:szCs w:val="19"/>
        </w:rPr>
        <w:t>• Thương lái xác nhận tạo tài khoản; hệ thống lưu tài khoản khách, không cấp quyền nội bộ.</w:t>
      </w:r>
    </w:p>
    <w:p w14:paraId="53DB0C5C">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52150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724EB42D">
            <w:pPr>
              <w:spacing w:after="0" w:line="240" w:lineRule="auto"/>
            </w:pPr>
            <w:r>
              <w:rPr>
                <w:b/>
                <w:sz w:val="17"/>
                <w:szCs w:val="17"/>
              </w:rPr>
              <w:t>Field Name</w:t>
            </w:r>
          </w:p>
        </w:tc>
        <w:tc>
          <w:tcPr>
            <w:tcW w:w="6700" w:type="dxa"/>
            <w:shd w:val="clear" w:color="auto" w:fill="DCE6F1"/>
          </w:tcPr>
          <w:p w14:paraId="4FB7B853">
            <w:pPr>
              <w:spacing w:after="0" w:line="240" w:lineRule="auto"/>
            </w:pPr>
            <w:r>
              <w:rPr>
                <w:b/>
                <w:sz w:val="17"/>
                <w:szCs w:val="17"/>
              </w:rPr>
              <w:t>Description</w:t>
            </w:r>
          </w:p>
        </w:tc>
      </w:tr>
      <w:tr w14:paraId="4830A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089DC2B">
            <w:pPr>
              <w:spacing w:after="0" w:line="240" w:lineRule="auto"/>
            </w:pPr>
            <w:r>
              <w:rPr>
                <w:sz w:val="17"/>
                <w:szCs w:val="17"/>
              </w:rPr>
              <w:t>(2) Email hoặc số điện thoại</w:t>
            </w:r>
          </w:p>
        </w:tc>
        <w:tc>
          <w:tcPr>
            <w:tcW w:w="6700" w:type="dxa"/>
          </w:tcPr>
          <w:p w14:paraId="4FF9A57A">
            <w:pPr>
              <w:spacing w:after="0" w:line="240" w:lineRule="auto"/>
            </w:pPr>
            <w:r>
              <w:rPr>
                <w:sz w:val="17"/>
                <w:szCs w:val="17"/>
              </w:rPr>
              <w:t xml:space="preserve">Loại nhập: Văn bản. Bắt buộc: Có. Định danh đăng ký và nơi nhận mã xác minh (UC08).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45757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FEC5AE0">
            <w:pPr>
              <w:spacing w:after="0" w:line="240" w:lineRule="auto"/>
            </w:pPr>
            <w:r>
              <w:rPr>
                <w:sz w:val="17"/>
                <w:szCs w:val="17"/>
              </w:rPr>
              <w:t>(3) Mật khẩu và xác nhận</w:t>
            </w:r>
          </w:p>
        </w:tc>
        <w:tc>
          <w:tcPr>
            <w:tcW w:w="6700" w:type="dxa"/>
          </w:tcPr>
          <w:p w14:paraId="24D3EB88">
            <w:pPr>
              <w:spacing w:after="0" w:line="240" w:lineRule="auto"/>
            </w:pPr>
            <w:r>
              <w:rPr>
                <w:sz w:val="17"/>
                <w:szCs w:val="17"/>
              </w:rPr>
              <w:t xml:space="preserve">Loại nhập: Mật khẩu (ẩn ký tự). Bắt buộc: Có. Tối thiểu 8 ký tự, có chữ và số.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86BD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DF38AE2">
            <w:pPr>
              <w:spacing w:after="0" w:line="240" w:lineRule="auto"/>
            </w:pPr>
            <w:r>
              <w:rPr>
                <w:sz w:val="17"/>
                <w:szCs w:val="17"/>
              </w:rPr>
              <w:t>Thông tin hồ sơ khách được phép tự khai</w:t>
            </w:r>
          </w:p>
        </w:tc>
        <w:tc>
          <w:tcPr>
            <w:tcW w:w="6700" w:type="dxa"/>
          </w:tcPr>
          <w:p w14:paraId="51D6C34F">
            <w:pPr>
              <w:spacing w:after="0" w:line="240" w:lineRule="auto"/>
            </w:pPr>
            <w:r>
              <w:rPr>
                <w:sz w:val="17"/>
                <w:szCs w:val="17"/>
              </w:rPr>
              <w:t>Loại nhập: Chọn từ danh sách. Theo cấu hình; không dùng để tự nhận nợ/giao dịch cũ.</w:t>
            </w:r>
          </w:p>
        </w:tc>
      </w:tr>
    </w:tbl>
    <w:p w14:paraId="07DD93D1">
      <w:pPr>
        <w:spacing w:before="60" w:after="20"/>
      </w:pPr>
      <w:r>
        <w:rPr>
          <w:sz w:val="18"/>
          <w:szCs w:val="18"/>
        </w:rPr>
        <w:t xml:space="preserve">Thông báo liên quan: </w:t>
      </w:r>
      <w:r>
        <w:fldChar w:fldCharType="begin"/>
        <w:instrText xml:space="preserve"> HYPERLINK \l "MSG01" \o "MSG01 (Lỗi): {field_name} chưa hợp lệ. Vui lòng kiểm tra và nhập lại." </w:instrText>
        <w:fldChar w:fldCharType="separate"/>
      </w:r>
      <w:r>
        <w:rPr>
          <w:sz w:val="18"/>
          <w:szCs w:val="18"/>
        </w:rPr>
        <w:t>MSG01</w:t>
        <w:fldChar w:fldCharType="end"/>
        <w:t xml:space="preserve"> (Trường bắt buộc hoặc không hợp lệ); </w:t>
      </w:r>
      <w:ins w:id="2774" w:author="Claude" w:date="2026-10-08T00:00:00Z">
        <w:r>
          <w:rPr>
            <w:sz w:val="18"/>
            <w:szCs w:val="18"/>
          </w:rPr>
          <w:t xml:space="preserve">MSG04 (Dịch vụ ngoài không phản hồi); </w:t>
        </w:r>
      </w:ins>
      <w:r>
        <w:fldChar w:fldCharType="begin"/>
        <w:instrText xml:space="preserve"> HYPERLINK \l "MSG14" \o "MSG14 (Lỗi): Không thể đăng ký bằng email hoặc số điện thoại này. Vui lòng đăng nhập hoặc khôi phục tài khoản." </w:instrText>
        <w:fldChar w:fldCharType="separate"/>
      </w:r>
      <w:r>
        <w:rPr>
          <w:sz w:val="18"/>
          <w:szCs w:val="18"/>
        </w:rPr>
        <w:t>MSG14</w:t>
        <w:fldChar w:fldCharType="end"/>
        <w:t xml:space="preserve"> (Không thể đăng ký bằng email hoặc số điện thoại này); </w:t>
      </w:r>
      <w:r>
        <w:fldChar w:fldCharType="begin"/>
        <w:instrText xml:space="preserve"> HYPERLINK \l "MSG16" \o "MSG16 (Lỗi): Mã xác minh không đúng hoặc đã hết hạn. Bạn có thể nhập lại hoặc yêu cầu mã mới." </w:instrText>
        <w:fldChar w:fldCharType="separate"/>
      </w:r>
      <w:r>
        <w:rPr>
          <w:sz w:val="18"/>
          <w:szCs w:val="18"/>
        </w:rPr>
        <w:t>MSG16</w:t>
        <w:fldChar w:fldCharType="end"/>
        <w:t xml:space="preserve"> (Mã xác minh không đúng hoặc hết hạn); </w:t>
      </w:r>
      <w:r>
        <w:fldChar w:fldCharType="begin"/>
        <w:instrText xml:space="preserve"> HYPERLINK \l "MSG57" \o "MSG57 (Thông tin): Chứng từ cũ tạm thời được ẩn cho tới khi xác minh xong danh tính." </w:instrText>
        <w:fldChar w:fldCharType="separate"/>
      </w:r>
      <w:r>
        <w:rPr>
          <w:sz w:val="18"/>
          <w:szCs w:val="18"/>
        </w:rPr>
        <w:t>MSG57</w:t>
        <w:fldChar w:fldCharType="end"/>
        <w:t xml:space="preserve"> (Chứng từ lịch sử tạm ẩn).</w:t>
      </w:r>
    </w:p>
    <w:p w14:paraId="7F76B491">
      <w:pPr>
        <w:spacing w:after="60"/>
      </w:pPr>
      <w:r>
        <w:rPr>
          <w:sz w:val="18"/>
          <w:szCs w:val="18"/>
        </w:rPr>
        <w:t>UC liên kết: UC08 «include»: bắt buộc xác minh email hoặc số điện thoại trước khi kích hoạt; UC02: đăng nhập sau đăng ký; UC42: hồ sơ khách offline cần đối chiếu; UC43: dùng tài khoản để gửi yêu cầu mua; UC46, UC47: sau khi đăng nhập, xem đơn, biên nhận và công nợ của hồ sơ khách đã ghép.</w:t>
      </w:r>
    </w:p>
    <w:p w14:paraId="4E5E1944">
      <w:pPr>
        <w:pStyle w:val="4"/>
        <w:keepNext/>
      </w:pPr>
      <w:bookmarkStart w:id="220" w:name="_Toc12071"/>
      <w:bookmarkStart w:id="221" w:name="_Toc22059"/>
      <w:r>
        <w:t>1.2 Xác minh email hoặc số điện thoại (SCR-02)</w:t>
      </w:r>
      <w:bookmarkEnd w:id="220"/>
      <w:bookmarkEnd w:id="221"/>
    </w:p>
    <w:p w14:paraId="7437A9C6">
      <w:pPr>
        <w:spacing w:after="60"/>
      </w:pPr>
      <w:r>
        <w:rPr>
          <w:sz w:val="19"/>
          <w:szCs w:val="19"/>
        </w:rPr>
        <w:t>UC liên quan: UC08, UC01, UC02, UC03, UC05. Nhóm chức năng: Xác thực và tài khoản cá nhân. Hộp thoại dùng chung cho đăng ký, khôi phục, xác minh email và xác minh số điện thoại sau đăng nhập.</w:t>
      </w:r>
    </w:p>
    <w:p w14:paraId="3224706E">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282C8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6395F380">
            <w:pPr>
              <w:spacing w:after="0" w:line="240" w:lineRule="auto"/>
            </w:pPr>
            <w:r>
              <w:rPr>
                <w:sz w:val="17"/>
                <w:szCs w:val="17"/>
              </w:rPr>
              <w:t>— Theo UC08 Xác minh email hoặc số điện thoại —</w:t>
            </w:r>
          </w:p>
          <w:p w14:paraId="77ED911C">
            <w:pPr>
              <w:spacing w:after="0" w:line="240" w:lineRule="auto"/>
            </w:pPr>
            <w:r>
              <w:rPr>
                <w:sz w:val="17"/>
                <w:szCs w:val="17"/>
              </w:rPr>
              <w:t>(1) [Xác minh email/số điện thoại]</w:t>
            </w:r>
          </w:p>
          <w:p w14:paraId="06AC2CC6">
            <w:pPr>
              <w:spacing w:after="0" w:line="240" w:lineRule="auto"/>
            </w:pPr>
            <w:r>
              <w:rPr>
                <w:sz w:val="17"/>
                <w:szCs w:val="17"/>
              </w:rPr>
              <w:t>(2) Email hoặc số điện thoại đã nhập [ẩn một phần]</w:t>
            </w:r>
          </w:p>
          <w:p w14:paraId="46EF89D9">
            <w:pPr>
              <w:spacing w:after="0" w:line="240" w:lineRule="auto"/>
            </w:pPr>
            <w:r>
              <w:rPr>
                <w:sz w:val="17"/>
                <w:szCs w:val="17"/>
              </w:rPr>
              <w:t>(3) Mã xác minh* [______]</w:t>
            </w:r>
          </w:p>
          <w:p w14:paraId="1E2C3ED9">
            <w:pPr>
              <w:spacing w:after="0" w:line="240" w:lineRule="auto"/>
            </w:pPr>
            <w:r>
              <w:rPr>
                <w:sz w:val="17"/>
                <w:szCs w:val="17"/>
              </w:rPr>
              <w:t>(4) [Xác minh] [Gửi lại mã nếu được phép] [Quay lại]</w:t>
            </w:r>
          </w:p>
          <w:p w14:paraId="7CAD8D0B">
            <w:pPr>
              <w:spacing w:after="0" w:line="240" w:lineRule="auto"/>
            </w:pPr>
            <w:r>
              <w:rPr>
                <w:sz w:val="17"/>
                <w:szCs w:val="17"/>
              </w:rPr>
              <w:t>(5) Thông báo hạn sử dụng / số lần thử theo chính sách cấu hình</w:t>
            </w:r>
          </w:p>
        </w:tc>
      </w:tr>
    </w:tbl>
    <w:p w14:paraId="0E16375E">
      <w:pPr>
        <w:spacing w:after="40"/>
      </w:pPr>
    </w:p>
    <w:p w14:paraId="2A1A877E">
      <w:pPr>
        <w:spacing w:after="40"/>
      </w:pPr>
    </w:p>
    <w:p w14:paraId="0D455CB8">
      <w:pPr>
        <w:spacing w:after="40"/>
      </w:pPr>
    </w:p>
    <w:p w14:paraId="5755956C">
      <w:pPr>
        <w:keepNext/>
        <w:spacing w:before="40" w:after="20"/>
      </w:pPr>
      <w:r>
        <w:rPr>
          <w:b/>
        </w:rPr>
        <w:t>Màn hình này cho phép Thương lái, Chủ HTX, Nhân viên, Quản trị hệ thống:</w:t>
      </w:r>
    </w:p>
    <w:p w14:paraId="24CBBBDE">
      <w:pPr>
        <w:spacing w:after="10"/>
        <w:ind w:left="360" w:hanging="220"/>
      </w:pPr>
      <w:r>
        <w:rPr>
          <w:sz w:val="19"/>
          <w:szCs w:val="19"/>
        </w:rPr>
        <w:t>• Người dùng nhập mã nhận được và chọn Xác minh (UC08).</w:t>
      </w:r>
    </w:p>
    <w:p w14:paraId="58CF523A">
      <w:pPr>
        <w:spacing w:after="10"/>
        <w:ind w:left="360" w:hanging="220"/>
      </w:pPr>
      <w:r>
        <w:rPr>
          <w:sz w:val="19"/>
          <w:szCs w:val="19"/>
        </w:rPr>
        <w:t>• Người dùng thêm hoặc đổi email và nhập mã gửi tới email đó (UC05).</w:t>
      </w:r>
    </w:p>
    <w:p w14:paraId="5366C0A2">
      <w:pPr>
        <w:spacing w:after="10"/>
        <w:ind w:left="360" w:hanging="220"/>
      </w:pPr>
      <w:r>
        <w:rPr>
          <w:sz w:val="19"/>
          <w:szCs w:val="19"/>
        </w:rPr>
        <w:t>• Người dùng thêm hoặc đổi số điện thoại và nhập mã SMS gửi tới số đó (UC02, UC05).</w:t>
      </w:r>
    </w:p>
    <w:p w14:paraId="293734E9">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51F1B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378CA11F">
            <w:pPr>
              <w:spacing w:after="0" w:line="240" w:lineRule="auto"/>
            </w:pPr>
            <w:r>
              <w:rPr>
                <w:b/>
                <w:sz w:val="17"/>
                <w:szCs w:val="17"/>
              </w:rPr>
              <w:t>Field Name</w:t>
            </w:r>
          </w:p>
        </w:tc>
        <w:tc>
          <w:tcPr>
            <w:tcW w:w="6700" w:type="dxa"/>
            <w:shd w:val="clear" w:color="auto" w:fill="DCE6F1"/>
          </w:tcPr>
          <w:p w14:paraId="4D8A4B40">
            <w:pPr>
              <w:spacing w:after="0" w:line="240" w:lineRule="auto"/>
            </w:pPr>
            <w:r>
              <w:rPr>
                <w:b/>
                <w:sz w:val="17"/>
                <w:szCs w:val="17"/>
              </w:rPr>
              <w:t>Description</w:t>
            </w:r>
          </w:p>
        </w:tc>
      </w:tr>
      <w:tr w14:paraId="28A45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69285B8">
            <w:pPr>
              <w:spacing w:after="0" w:line="240" w:lineRule="auto"/>
            </w:pPr>
            <w:r>
              <w:rPr>
                <w:sz w:val="17"/>
                <w:szCs w:val="17"/>
              </w:rPr>
              <w:t>(2) Email hoặc số điện thoại đã nhập</w:t>
            </w:r>
          </w:p>
        </w:tc>
        <w:tc>
          <w:tcPr>
            <w:tcW w:w="6700" w:type="dxa"/>
          </w:tcPr>
          <w:p w14:paraId="5A3118B4">
            <w:pPr>
              <w:spacing w:after="0" w:line="240" w:lineRule="auto"/>
            </w:pPr>
            <w:r>
              <w:rPr>
                <w:sz w:val="17"/>
                <w:szCs w:val="17"/>
              </w:rPr>
              <w:t>Loại nhập: Chỉ hiển thị. Ẩn một phần; nơi nhận mã, không đổi ngầm giữa chừng.</w:t>
            </w:r>
          </w:p>
        </w:tc>
      </w:tr>
      <w:tr w14:paraId="6EF48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D88C635">
            <w:pPr>
              <w:spacing w:after="0" w:line="240" w:lineRule="auto"/>
            </w:pPr>
            <w:r>
              <w:rPr>
                <w:sz w:val="17"/>
                <w:szCs w:val="17"/>
              </w:rPr>
              <w:t>(3) Mã xác minh</w:t>
            </w:r>
          </w:p>
        </w:tc>
        <w:tc>
          <w:tcPr>
            <w:tcW w:w="6700" w:type="dxa"/>
          </w:tcPr>
          <w:p w14:paraId="2EC56E80">
            <w:pPr>
              <w:spacing w:after="0" w:line="240" w:lineRule="auto"/>
            </w:pPr>
            <w:r>
              <w:rPr>
                <w:sz w:val="17"/>
                <w:szCs w:val="17"/>
              </w:rPr>
              <w:t xml:space="preserve">Loại nhập: Văn bản. Bắt buộc: Có. Gắn đúng mục đích và lần yêu cầu.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14:paraId="547592CA">
      <w:pPr>
        <w:spacing w:before="60" w:after="20"/>
      </w:pPr>
      <w:r>
        <w:rPr>
          <w:sz w:val="18"/>
          <w:szCs w:val="18"/>
        </w:rPr>
        <w:t xml:space="preserve">Thông báo liên quan: </w:t>
      </w:r>
      <w:r>
        <w:fldChar w:fldCharType="begin"/>
        <w:instrText xml:space="preserve"> HYPERLINK \l "MSG01" \o "MSG01 (Lỗi): {field_name} chưa hợp lệ. Vui lòng kiểm tra và nhập lại." </w:instrText>
        <w:fldChar w:fldCharType="separate"/>
      </w:r>
      <w:r>
        <w:rPr>
          <w:sz w:val="18"/>
          <w:szCs w:val="18"/>
        </w:rPr>
        <w:t>MSG01</w:t>
        <w:fldChar w:fldCharType="end"/>
        <w:t xml:space="preserve"> (Trường bắt buộc hoặc không hợp lệ); </w:t>
      </w:r>
      <w:r>
        <w:fldChar w:fldCharType="begin"/>
        <w:instrText xml:space="preserve"> HYPERLINK \l "MSG04" \o "MSG04 (Lỗi): Dịch vụ {service_name} hiện chưa phản hồi. Thao tác chưa hoàn tất, dữ liệu trong OMTS giữ nguyên; vui lòng thử lại sau." </w:instrText>
        <w:fldChar w:fldCharType="separate"/>
      </w:r>
      <w:r>
        <w:rPr>
          <w:sz w:val="18"/>
          <w:szCs w:val="18"/>
        </w:rPr>
        <w:t>MSG04</w:t>
        <w:fldChar w:fldCharType="end"/>
        <w:t xml:space="preserve"> (Dịch vụ ngoài không phản hồi); </w:t>
      </w:r>
      <w:r>
        <w:fldChar w:fldCharType="begin"/>
        <w:instrText xml:space="preserve"> HYPERLINK \l "MSG16" \o "MSG16 (Lỗi): Mã xác minh không đúng hoặc đã hết hạn. Bạn có thể nhập lại hoặc yêu cầu mã mới." </w:instrText>
        <w:fldChar w:fldCharType="separate"/>
      </w:r>
      <w:r>
        <w:rPr>
          <w:sz w:val="18"/>
          <w:szCs w:val="18"/>
        </w:rPr>
        <w:t>MSG16</w:t>
        <w:fldChar w:fldCharType="end"/>
        <w:t xml:space="preserve"> (Mã xác minh không đúng hoặc hết hạn).</w:t>
      </w:r>
    </w:p>
    <w:p w14:paraId="19629D5B">
      <w:pPr>
        <w:spacing w:after="60"/>
      </w:pPr>
      <w:r>
        <w:rPr>
          <w:sz w:val="18"/>
          <w:szCs w:val="18"/>
        </w:rPr>
        <w:t>UC liên kết: UC08: gửi và kiểm tra mã; UC01, UC03 «include» UC08: xác minh khi đăng ký, khôi phục; UC02, UC05 «extend»: xác minh số điện thoại sau đăng nhập, email hoặc số điện thoại mới.</w:t>
      </w:r>
    </w:p>
    <w:p w14:paraId="022AD6F3">
      <w:pPr>
        <w:pStyle w:val="4"/>
        <w:keepNext/>
      </w:pPr>
      <w:bookmarkStart w:id="222" w:name="_Toc7036"/>
      <w:bookmarkStart w:id="223" w:name="_Toc3604"/>
      <w:r>
        <w:t>1.3 Đăng nhập (SCR-03)</w:t>
      </w:r>
      <w:bookmarkEnd w:id="222"/>
      <w:bookmarkEnd w:id="223"/>
    </w:p>
    <w:p w14:paraId="5507D22C">
      <w:pPr>
        <w:spacing w:after="60"/>
      </w:pPr>
      <w:r>
        <w:rPr>
          <w:sz w:val="19"/>
          <w:szCs w:val="19"/>
        </w:rPr>
        <w:t>UC liên quan: UC02. Nhóm chức năng: Xác thực và tài khoản cá nhân.</w:t>
      </w:r>
    </w:p>
    <w:p w14:paraId="33B6297F">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31D1B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407313F6">
            <w:pPr>
              <w:spacing w:after="0" w:line="240" w:lineRule="auto"/>
            </w:pPr>
            <w:r>
              <w:rPr>
                <w:sz w:val="17"/>
                <w:szCs w:val="17"/>
              </w:rPr>
              <w:t>(1) [Đăng nhập OMTS]</w:t>
            </w:r>
          </w:p>
          <w:p w14:paraId="040252E4">
            <w:pPr>
              <w:spacing w:after="0" w:line="240" w:lineRule="auto"/>
            </w:pPr>
            <w:r>
              <w:rPr>
                <w:sz w:val="17"/>
                <w:szCs w:val="17"/>
              </w:rPr>
              <w:t>(2) Tên đăng nhập, số điện thoại hoặc email* [________]</w:t>
            </w:r>
          </w:p>
          <w:p w14:paraId="1F95323F">
            <w:pPr>
              <w:spacing w:after="0" w:line="240" w:lineRule="auto"/>
            </w:pPr>
            <w:r>
              <w:rPr>
                <w:sz w:val="17"/>
                <w:szCs w:val="17"/>
              </w:rPr>
              <w:t>(3) Mật khẩu* [________]</w:t>
            </w:r>
          </w:p>
          <w:p w14:paraId="69BE0B73">
            <w:pPr>
              <w:spacing w:after="0" w:line="240" w:lineRule="auto"/>
            </w:pPr>
            <w:r>
              <w:rPr>
                <w:sz w:val="17"/>
                <w:szCs w:val="17"/>
              </w:rPr>
              <w:t>(4) [Đăng nhập] [Quên mật khẩu]</w:t>
            </w:r>
          </w:p>
          <w:p w14:paraId="2F077528">
            <w:pPr>
              <w:spacing w:after="0" w:line="240" w:lineRule="auto"/>
            </w:pPr>
            <w:r>
              <w:rPr>
                <w:sz w:val="17"/>
                <w:szCs w:val="17"/>
              </w:rPr>
              <w:t>(5) Truy xuất QR công khai → UC40 (không cần tài khoản)</w:t>
            </w:r>
          </w:p>
        </w:tc>
      </w:tr>
    </w:tbl>
    <w:p w14:paraId="56DFCECA">
      <w:pPr>
        <w:spacing w:after="40"/>
      </w:pPr>
    </w:p>
    <w:p w14:paraId="29DC590D">
      <w:pPr>
        <w:keepNext/>
        <w:spacing w:before="40" w:after="20"/>
      </w:pPr>
      <w:r>
        <w:rPr>
          <w:b/>
        </w:rPr>
        <w:t>Màn hình này cho phép người dùng có tài khoản (chưa đăng nhập) (Quản trị hệ thống, Chủ HTX, Nhân viên, Thương lái):</w:t>
      </w:r>
    </w:p>
    <w:p w14:paraId="133068A7">
      <w:pPr>
        <w:spacing w:after="10"/>
        <w:ind w:left="360" w:hanging="220"/>
      </w:pPr>
      <w:r>
        <w:rPr>
          <w:sz w:val="19"/>
          <w:szCs w:val="19"/>
        </w:rPr>
        <w:t>• Người dùng nhập định danh (tên đăng nhập, số điện thoại hoặc email đã xác minh), mật khẩu và chọn Đăng nhập.</w:t>
      </w:r>
    </w:p>
    <w:p w14:paraId="2BAA80BF">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3B7E3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11CC2D5A">
            <w:pPr>
              <w:spacing w:after="0" w:line="240" w:lineRule="auto"/>
            </w:pPr>
            <w:r>
              <w:rPr>
                <w:b/>
                <w:sz w:val="17"/>
                <w:szCs w:val="17"/>
              </w:rPr>
              <w:t>Field Name</w:t>
            </w:r>
          </w:p>
        </w:tc>
        <w:tc>
          <w:tcPr>
            <w:tcW w:w="6700" w:type="dxa"/>
            <w:shd w:val="clear" w:color="auto" w:fill="DCE6F1"/>
          </w:tcPr>
          <w:p w14:paraId="1FA24428">
            <w:pPr>
              <w:spacing w:after="0" w:line="240" w:lineRule="auto"/>
            </w:pPr>
            <w:r>
              <w:rPr>
                <w:b/>
                <w:sz w:val="17"/>
                <w:szCs w:val="17"/>
              </w:rPr>
              <w:t>Description</w:t>
            </w:r>
          </w:p>
        </w:tc>
      </w:tr>
      <w:tr w14:paraId="0103B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F55143D">
            <w:pPr>
              <w:spacing w:after="0" w:line="240" w:lineRule="auto"/>
            </w:pPr>
            <w:r>
              <w:rPr>
                <w:sz w:val="17"/>
                <w:szCs w:val="17"/>
              </w:rPr>
              <w:t>(2) Định danh đăng nhập</w:t>
            </w:r>
          </w:p>
        </w:tc>
        <w:tc>
          <w:tcPr>
            <w:tcW w:w="6700" w:type="dxa"/>
          </w:tcPr>
          <w:p w14:paraId="06F5A770">
            <w:pPr>
              <w:spacing w:after="0" w:line="240" w:lineRule="auto"/>
            </w:pPr>
            <w:r>
              <w:rPr>
                <w:sz w:val="17"/>
                <w:szCs w:val="17"/>
              </w:rPr>
              <w:t xml:space="preserve">Loại nhập: Văn bản. Bắt buộc: Có. Tên đăng nhập, số điện thoại hoặc email đã xác minh của tài khoản.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47C47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8EE1C28">
            <w:pPr>
              <w:spacing w:after="0" w:line="240" w:lineRule="auto"/>
            </w:pPr>
            <w:r>
              <w:rPr>
                <w:sz w:val="17"/>
                <w:szCs w:val="17"/>
              </w:rPr>
              <w:t>(3) Mật khẩu</w:t>
            </w:r>
          </w:p>
        </w:tc>
        <w:tc>
          <w:tcPr>
            <w:tcW w:w="6700" w:type="dxa"/>
          </w:tcPr>
          <w:p w14:paraId="4DCF7BB0">
            <w:pPr>
              <w:spacing w:after="0" w:line="240" w:lineRule="auto"/>
            </w:pPr>
            <w:r>
              <w:rPr>
                <w:sz w:val="17"/>
                <w:szCs w:val="17"/>
              </w:rPr>
              <w:t xml:space="preserve">Loại nhập: Mật khẩu (ẩn ký tự). Bắt buộc: Có. Không hiển thị rõ mặc định.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14:paraId="251F17AD">
      <w:pPr>
        <w:spacing w:before="60" w:after="20"/>
      </w:pPr>
      <w:r>
        <w:rPr>
          <w:sz w:val="18"/>
          <w:szCs w:val="18"/>
        </w:rPr>
        <w:t xml:space="preserve">Thông báo liên quan: </w:t>
      </w:r>
      <w:ins w:id="2775" w:author="Claude" w:date="2026-10-08T00:00:00Z">
        <w:r>
          <w:rPr>
            <w:sz w:val="18"/>
            <w:szCs w:val="18"/>
          </w:rPr>
          <w:t xml:space="preserve">MSG04 (Dịch vụ ngoài không phản hồi); </w:t>
        </w:r>
      </w:ins>
      <w:r>
        <w:fldChar w:fldCharType="begin"/>
        <w:instrText xml:space="preserve"> HYPERLINK \l "MSG12" \o "MSG12 (Lỗi): Thông tin đăng nhập không đúng. Vui lòng kiểm tra và thử lại." </w:instrText>
        <w:fldChar w:fldCharType="separate"/>
      </w:r>
      <w:r>
        <w:rPr>
          <w:sz w:val="18"/>
          <w:szCs w:val="18"/>
        </w:rPr>
        <w:t>MSG12</w:t>
        <w:fldChar w:fldCharType="end"/>
        <w:t xml:space="preserve"> (Đăng nhập không thành công); </w:t>
      </w:r>
      <w:r>
        <w:fldChar w:fldCharType="begin"/>
        <w:instrText xml:space="preserve"> HYPERLINK \l "MSG13" \o "MSG13 (Lỗi): Tài khoản hiện không thể sử dụng. Vui lòng liên hệ kênh hỗ trợ." </w:instrText>
        <w:fldChar w:fldCharType="separate"/>
      </w:r>
      <w:r>
        <w:rPr>
          <w:sz w:val="18"/>
          <w:szCs w:val="18"/>
        </w:rPr>
        <w:t>MSG13</w:t>
        <w:fldChar w:fldCharType="end"/>
        <w:t xml:space="preserve"> (Tài khoản không được phép truy cập); </w:t>
      </w:r>
      <w:r>
        <w:fldChar w:fldCharType="begin"/>
        <w:instrText xml:space="preserve"> HYPERLINK \l "MSG67" \o "MSG67 (Cảnh báo): Tài khoản của bạn cần số điện thoại đã xác minh để tiếp tục sử dụng OMTS. Vui lòng nhập hoặc xác nhận số điện thoại và nhập mã xác minh gửi qua SMS." </w:instrText>
        <w:fldChar w:fldCharType="separate"/>
      </w:r>
      <w:r>
        <w:rPr>
          <w:sz w:val="18"/>
          <w:szCs w:val="18"/>
        </w:rPr>
        <w:t>MSG67</w:t>
        <w:fldChar w:fldCharType="end"/>
        <w:t xml:space="preserve"> (Cần thêm hoặc xác minh số điện thoại); </w:t>
      </w:r>
      <w:r>
        <w:fldChar w:fldCharType="begin"/>
        <w:instrText xml:space="preserve"> HYPERLINK \l "MSG68" \o "MSG68 (Lỗi): Mật khẩu tạm đã hết hạn. Vui lòng liên hệ Chủ HTX để đặt lại." </w:instrText>
        <w:fldChar w:fldCharType="separate"/>
      </w:r>
      <w:r>
        <w:rPr>
          <w:sz w:val="18"/>
          <w:szCs w:val="18"/>
        </w:rPr>
        <w:t>MSG68</w:t>
        <w:fldChar w:fldCharType="end"/>
        <w:t xml:space="preserve"> (Mật khẩu tạm đã hết hạn); </w:t>
      </w:r>
      <w:r>
        <w:fldChar w:fldCharType="begin"/>
        <w:instrText xml:space="preserve"> HYPERLINK \l "MSG69" \o "MSG69 (Lỗi): Bạn đã nhập sai quá số lần cho phép. Vui lòng thử lại sau 15 phút." </w:instrText>
        <w:fldChar w:fldCharType="separate"/>
      </w:r>
      <w:r>
        <w:rPr>
          <w:sz w:val="18"/>
          <w:szCs w:val="18"/>
        </w:rPr>
        <w:t>MSG69</w:t>
        <w:fldChar w:fldCharType="end"/>
        <w:t xml:space="preserve"> (Tạm khóa đăng nhập 15 phút).</w:t>
      </w:r>
    </w:p>
    <w:p w14:paraId="01E47471">
      <w:pPr>
        <w:spacing w:after="60"/>
      </w:pPr>
      <w:r>
        <w:rPr>
          <w:sz w:val="18"/>
          <w:szCs w:val="18"/>
        </w:rPr>
        <w:t>UC liên kết: UC01: nguồn tài khoản khách mới; UC03: tự khôi phục khi quên mật khẩu (thương lái, Chủ HTX, nhân viên); UC08 «extend»: thêm hoặc xác minh số điện thoại sau đăng nhập (</w:t>
      </w:r>
      <w:r>
        <w:fldChar w:fldCharType="begin"/>
        <w:instrText xml:space="preserve"> HYPERLINK \l "MSG67" \o "MSG67 (Cảnh báo): Tài khoản của bạn cần số điện thoại đã xác minh để tiếp tục sử dụng OMTS. Vui lòng nhập hoặc xác nhận số điện thoại và nhập mã xác minh gửi qua SMS." </w:instrText>
        <w:fldChar w:fldCharType="separate"/>
      </w:r>
      <w:r>
        <w:rPr>
          <w:sz w:val="18"/>
          <w:szCs w:val="18"/>
        </w:rPr>
        <w:t>MSG67</w:t>
        <w:fldChar w:fldCharType="end"/>
        <w:t>); UC07: kết thúc phiên; UC11: quyền được gán quyết định chức năng truy cập.</w:t>
      </w:r>
    </w:p>
    <w:p w14:paraId="68C4564D">
      <w:pPr>
        <w:pStyle w:val="4"/>
        <w:keepNext/>
      </w:pPr>
      <w:bookmarkStart w:id="224" w:name="_Toc1281"/>
      <w:bookmarkStart w:id="225" w:name="_Toc1427"/>
      <w:r>
        <w:t>1.4 Khôi phục tài khoản (SCR-04)</w:t>
      </w:r>
      <w:bookmarkEnd w:id="224"/>
      <w:bookmarkEnd w:id="225"/>
    </w:p>
    <w:p w14:paraId="75613E20">
      <w:pPr>
        <w:spacing w:after="60"/>
      </w:pPr>
      <w:r>
        <w:rPr>
          <w:sz w:val="19"/>
          <w:szCs w:val="19"/>
        </w:rPr>
        <w:t>UC liên quan: UC03. Nhóm chức năng: Xác thực và tài khoản cá nhân.</w:t>
      </w:r>
    </w:p>
    <w:p w14:paraId="0FA52D25">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7D076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2AD8CEC1">
            <w:pPr>
              <w:spacing w:after="0" w:line="240" w:lineRule="auto"/>
            </w:pPr>
            <w:r>
              <w:rPr>
                <w:sz w:val="17"/>
                <w:szCs w:val="17"/>
              </w:rPr>
              <w:t>(1) [Khôi phục tài khoản]</w:t>
            </w:r>
          </w:p>
          <w:p w14:paraId="1E6DB64D">
            <w:pPr>
              <w:spacing w:after="0" w:line="240" w:lineRule="auto"/>
            </w:pPr>
            <w:r>
              <w:rPr>
                <w:sz w:val="17"/>
                <w:szCs w:val="17"/>
              </w:rPr>
              <w:t>(2) Email hoặc số điện thoại đã xác minh* [________] [Gửi mã]</w:t>
            </w:r>
          </w:p>
          <w:p w14:paraId="2C909A7A">
            <w:pPr>
              <w:spacing w:after="0" w:line="240" w:lineRule="auto"/>
            </w:pPr>
            <w:r>
              <w:rPr>
                <w:sz w:val="17"/>
                <w:szCs w:val="17"/>
              </w:rPr>
              <w:t>(3) Thông báo chung: nếu thông tin hợp lệ, mã được gửi tới email hoặc số điện thoại vừa nhập (</w:t>
            </w:r>
            <w:r>
              <w:fldChar w:fldCharType="begin"/>
              <w:instrText xml:space="preserve"> HYPERLINK \l "MSG15" \o "MSG15 (Thông tin): Nếu thông tin hợp lệ, mã xác minh sẽ được gửi tới email hoặc số điện thoại bạn vừa nhập." </w:instrText>
              <w:fldChar w:fldCharType="separate"/>
            </w:r>
            <w:r>
              <w:rPr>
                <w:sz w:val="17"/>
                <w:szCs w:val="17"/>
              </w:rPr>
              <w:t>MSG15</w:t>
              <w:fldChar w:fldCharType="end"/>
              <w:t>)</w:t>
            </w:r>
          </w:p>
          <w:p w14:paraId="4C756E1F">
            <w:pPr>
              <w:spacing w:after="0" w:line="240" w:lineRule="auto"/>
            </w:pPr>
            <w:r>
              <w:rPr>
                <w:sz w:val="17"/>
                <w:szCs w:val="17"/>
              </w:rPr>
              <w:t>(4) Mã xác minh* [______] [Xác minh] [Gửi lại mã] [Đổi cách nhận mã]</w:t>
            </w:r>
          </w:p>
          <w:p w14:paraId="0F001E3A">
            <w:pPr>
              <w:spacing w:after="0" w:line="240" w:lineRule="auto"/>
            </w:pPr>
            <w:r>
              <w:rPr>
                <w:sz w:val="17"/>
                <w:szCs w:val="17"/>
              </w:rPr>
              <w:t>(5) Mật khẩu mới* [________] Nhập lại* [________]</w:t>
            </w:r>
          </w:p>
          <w:p w14:paraId="7642F1D0">
            <w:pPr>
              <w:spacing w:after="0" w:line="240" w:lineRule="auto"/>
            </w:pPr>
            <w:r>
              <w:rPr>
                <w:sz w:val="17"/>
                <w:szCs w:val="17"/>
              </w:rPr>
              <w:t>(6) [Đặt lại mật khẩu] [Về đăng nhập]</w:t>
            </w:r>
          </w:p>
          <w:p w14:paraId="10C90665">
            <w:pPr>
              <w:spacing w:after="0" w:line="240" w:lineRule="auto"/>
            </w:pPr>
            <w:r>
              <w:rPr>
                <w:sz w:val="17"/>
                <w:szCs w:val="17"/>
              </w:rPr>
              <w:t xml:space="preserve">(7) Ghi chú cố định: tài khoản chưa có email hoặc số điện thoại đã xác minh liên hệ Chủ HTX</w:t>
            </w:r>
            <w:ins w:id="2778" w:author="Claude" w:date="2026-10-08T00:00:00Z">
              <w:r>
                <w:rPr>
                  <w:sz w:val="17"/>
                  <w:szCs w:val="17"/>
                </w:rPr>
                <w:t xml:space="preserve"> (UC11, tài khoản nhân viên) hoặc Quản trị hệ thống (UC74, tài khoản Chủ HTX, thương lái)</w:t>
              </w:r>
            </w:ins>
            <w:r>
              <w:rPr>
                <w:sz w:val="17"/>
                <w:szCs w:val="17"/>
              </w:rPr>
              <w:t xml:space="preserve"> để đặt lại mật </w:t>
            </w:r>
            <w:del w:id="2776" w:author="Claude" w:date="2026-10-08T00:00:00Z">
              <w:r>
                <w:rPr>
                  <w:sz w:val="17"/>
                  <w:szCs w:val="17"/>
                </w:rPr>
                <w:delText xml:space="preserve">khẩu (UC11).</w:delText>
              </w:r>
            </w:del>
            <w:ins w:id="2777" w:author="Claude" w:date="2026-10-08T00:00:00Z">
              <w:r>
                <w:rPr>
                  <w:sz w:val="17"/>
                  <w:szCs w:val="17"/>
                </w:rPr>
                <w:t xml:space="preserve">khẩu.</w:t>
              </w:r>
            </w:ins>
          </w:p>
        </w:tc>
      </w:tr>
    </w:tbl>
    <w:p w14:paraId="38DAA1DE">
      <w:pPr>
        <w:spacing w:after="40"/>
      </w:pPr>
    </w:p>
    <w:p w14:paraId="45111192">
      <w:pPr>
        <w:keepNext/>
        <w:spacing w:before="40" w:after="20"/>
      </w:pPr>
      <w:r>
        <w:rPr>
          <w:b/>
        </w:rPr>
        <w:t>Màn hình này cho phép Thương lái, Chủ HTX, Nhân viên:</w:t>
      </w:r>
    </w:p>
    <w:p w14:paraId="47C0C23B">
      <w:pPr>
        <w:spacing w:after="10"/>
        <w:ind w:left="360" w:hanging="220"/>
      </w:pPr>
      <w:r>
        <w:rPr>
          <w:sz w:val="19"/>
          <w:szCs w:val="19"/>
        </w:rPr>
        <w:t>• Người dùng chọn Quên mật khẩu và nhập email hoặc số điện thoại đã đăng ký.</w:t>
      </w:r>
    </w:p>
    <w:p w14:paraId="27253919">
      <w:pPr>
        <w:spacing w:after="10"/>
        <w:ind w:left="360" w:hanging="220"/>
      </w:pPr>
      <w:r>
        <w:rPr>
          <w:sz w:val="19"/>
          <w:szCs w:val="19"/>
        </w:rPr>
        <w:t>• Người dùng nhập mật khẩu mới và nhập lại.</w:t>
      </w:r>
    </w:p>
    <w:p w14:paraId="1F7E93D6">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42ED4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2E703F8D">
            <w:pPr>
              <w:spacing w:after="0" w:line="240" w:lineRule="auto"/>
            </w:pPr>
            <w:r>
              <w:rPr>
                <w:b/>
                <w:sz w:val="17"/>
                <w:szCs w:val="17"/>
              </w:rPr>
              <w:t>Field Name</w:t>
            </w:r>
          </w:p>
        </w:tc>
        <w:tc>
          <w:tcPr>
            <w:tcW w:w="6700" w:type="dxa"/>
            <w:shd w:val="clear" w:color="auto" w:fill="DCE6F1"/>
          </w:tcPr>
          <w:p w14:paraId="1DE0F70A">
            <w:pPr>
              <w:spacing w:after="0" w:line="240" w:lineRule="auto"/>
            </w:pPr>
            <w:r>
              <w:rPr>
                <w:b/>
                <w:sz w:val="17"/>
                <w:szCs w:val="17"/>
              </w:rPr>
              <w:t>Description</w:t>
            </w:r>
          </w:p>
        </w:tc>
      </w:tr>
      <w:tr w14:paraId="676FD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10F96DB">
            <w:pPr>
              <w:spacing w:after="0" w:line="240" w:lineRule="auto"/>
            </w:pPr>
            <w:r>
              <w:rPr>
                <w:sz w:val="17"/>
                <w:szCs w:val="17"/>
              </w:rPr>
              <w:t>(2) Email hoặc số điện thoại</w:t>
            </w:r>
          </w:p>
        </w:tc>
        <w:tc>
          <w:tcPr>
            <w:tcW w:w="6700" w:type="dxa"/>
          </w:tcPr>
          <w:p w14:paraId="52976EA0">
            <w:pPr>
              <w:spacing w:after="0" w:line="240" w:lineRule="auto"/>
            </w:pPr>
            <w:r>
              <w:rPr>
                <w:sz w:val="17"/>
                <w:szCs w:val="17"/>
              </w:rPr>
              <w:t>Loại nhập: Văn bản. Bắt buộc: Có. Định danh đã xác minh của tài khoản, cũng là nơi nhận mã; phản hồi luôn như nhau (</w:t>
            </w:r>
            <w:r>
              <w:fldChar w:fldCharType="begin"/>
              <w:instrText xml:space="preserve"> HYPERLINK \l "MSG15" \o "MSG15 (Thông tin): Nếu thông tin hợp lệ, mã xác minh sẽ được gửi tới email hoặc số điện thoại bạn vừa nhập." </w:instrText>
              <w:fldChar w:fldCharType="separate"/>
            </w:r>
            <w:r>
              <w:rPr>
                <w:sz w:val="17"/>
                <w:szCs w:val="17"/>
              </w:rPr>
              <w:t>MSG15</w:t>
              <w:fldChar w:fldCharType="end"/>
              <w:t xml:space="preserve">).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28C92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A837961">
            <w:pPr>
              <w:spacing w:after="0" w:line="240" w:lineRule="auto"/>
            </w:pPr>
            <w:r>
              <w:rPr>
                <w:sz w:val="17"/>
                <w:szCs w:val="17"/>
              </w:rPr>
              <w:t>(4) Mã xác minh</w:t>
            </w:r>
          </w:p>
        </w:tc>
        <w:tc>
          <w:tcPr>
            <w:tcW w:w="6700" w:type="dxa"/>
          </w:tcPr>
          <w:p w14:paraId="11978620">
            <w:pPr>
              <w:spacing w:after="0" w:line="240" w:lineRule="auto"/>
            </w:pPr>
            <w:r>
              <w:rPr>
                <w:sz w:val="17"/>
                <w:szCs w:val="17"/>
              </w:rPr>
              <w:t xml:space="preserve">Loại nhập: Văn bản. Bắt buộc: Có. Gửi qua UC08 tới đúng email hoặc số điện thoại đã nhập (BR-31).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3BFBA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3EBF10D">
            <w:pPr>
              <w:spacing w:after="0" w:line="240" w:lineRule="auto"/>
            </w:pPr>
            <w:r>
              <w:rPr>
                <w:sz w:val="17"/>
                <w:szCs w:val="17"/>
              </w:rPr>
              <w:t>(5) Mật khẩu mới và xác nhận</w:t>
            </w:r>
          </w:p>
        </w:tc>
        <w:tc>
          <w:tcPr>
            <w:tcW w:w="6700" w:type="dxa"/>
          </w:tcPr>
          <w:p w14:paraId="748C0D5E">
            <w:pPr>
              <w:spacing w:after="0" w:line="240" w:lineRule="auto"/>
            </w:pPr>
            <w:r>
              <w:rPr>
                <w:sz w:val="17"/>
                <w:szCs w:val="17"/>
              </w:rPr>
              <w:t xml:space="preserve">Loại nhập: Mật khẩu (ẩn ký tự). Bắt buộc: Có. Khi xác minh thành công; tối thiểu 8 ký tự, có chữ và số.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14:paraId="31A89E21">
      <w:pPr>
        <w:spacing w:before="60" w:after="20"/>
      </w:pPr>
      <w:r>
        <w:rPr>
          <w:sz w:val="18"/>
          <w:szCs w:val="18"/>
        </w:rPr>
        <w:t xml:space="preserve">Thông báo liên quan: </w:t>
      </w:r>
      <w:r>
        <w:fldChar w:fldCharType="begin"/>
        <w:instrText xml:space="preserve"> HYPERLINK \l "MSG01" \o "MSG01 (Lỗi): {field_name} chưa hợp lệ. Vui lòng kiểm tra và nhập lại." </w:instrText>
        <w:fldChar w:fldCharType="separate"/>
      </w:r>
      <w:r>
        <w:rPr>
          <w:sz w:val="18"/>
          <w:szCs w:val="18"/>
        </w:rPr>
        <w:t>MSG01</w:t>
        <w:fldChar w:fldCharType="end"/>
        <w:t xml:space="preserve"> (Trường bắt buộc hoặc không hợp lệ); </w:t>
      </w:r>
      <w:r>
        <w:fldChar w:fldCharType="begin"/>
        <w:instrText xml:space="preserve"> HYPERLINK \l "MSG15" \o "MSG15 (Thông tin): Nếu thông tin hợp lệ, mã xác minh sẽ được gửi tới email hoặc số điện thoại bạn vừa nhập." </w:instrText>
        <w:fldChar w:fldCharType="separate"/>
      </w:r>
      <w:r>
        <w:rPr>
          <w:sz w:val="18"/>
          <w:szCs w:val="18"/>
        </w:rPr>
        <w:t>MSG15</w:t>
        <w:fldChar w:fldCharType="end"/>
        <w:t xml:space="preserve"> (Phản hồi khôi phục không tiết lộ tài khoản); </w:t>
      </w:r>
      <w:r>
        <w:fldChar w:fldCharType="begin"/>
        <w:instrText xml:space="preserve"> HYPERLINK \l "MSG16" \o "MSG16 (Lỗi): Mã xác minh không đúng hoặc đã hết hạn. Bạn có thể nhập lại hoặc yêu cầu mã mới." </w:instrText>
        <w:fldChar w:fldCharType="separate"/>
      </w:r>
      <w:r>
        <w:rPr>
          <w:sz w:val="18"/>
          <w:szCs w:val="18"/>
        </w:rPr>
        <w:t>MSG16</w:t>
        <w:fldChar w:fldCharType="end"/>
        <w:t xml:space="preserve"> (Mã xác minh không đúng hoặc hết hạn).</w:t>
      </w:r>
    </w:p>
    <w:p w14:paraId="3BC45DB8">
      <w:pPr>
        <w:spacing w:after="60"/>
      </w:pPr>
      <w:r>
        <w:rPr>
          <w:sz w:val="18"/>
          <w:szCs w:val="18"/>
        </w:rPr>
        <w:t>UC liên kết: UC08 «include»: gửi và kiểm tra mã khôi phục; UC05: nơi thêm và xác minh email; UC02: đăng nhập sau khôi phục; UC11, UC74: đặt lại mật khẩu khi tài khoản không có định danh đã xác minh.</w:t>
      </w:r>
    </w:p>
    <w:p w14:paraId="719C6D11">
      <w:pPr>
        <w:pStyle w:val="4"/>
        <w:keepNext/>
      </w:pPr>
      <w:bookmarkStart w:id="226" w:name="_Toc3256"/>
      <w:bookmarkStart w:id="227" w:name="_Toc8599"/>
      <w:r>
        <w:t>1.5 Tài khoản của tôi (SCR-05)</w:t>
      </w:r>
      <w:bookmarkEnd w:id="226"/>
      <w:bookmarkEnd w:id="227"/>
    </w:p>
    <w:p w14:paraId="17BCDE67">
      <w:pPr>
        <w:spacing w:after="60"/>
      </w:pPr>
      <w:r>
        <w:rPr>
          <w:sz w:val="19"/>
          <w:szCs w:val="19"/>
        </w:rPr>
        <w:t>UC liên quan: UC05, UC04, UC07. Nhóm chức năng: Xác thực và tài khoản cá nhân. Hồ sơ cá nhân, đổi mật khẩu và menu đăng xuất cùng một khu tài khoản.</w:t>
      </w:r>
    </w:p>
    <w:p w14:paraId="20CB7D24">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10404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2106B8E2">
            <w:pPr>
              <w:spacing w:after="0" w:line="240" w:lineRule="auto"/>
            </w:pPr>
            <w:r>
              <w:rPr>
                <w:sz w:val="17"/>
                <w:szCs w:val="17"/>
              </w:rPr>
              <w:t>— Theo UC05 Quản lý hồ sơ cá nhân —</w:t>
            </w:r>
          </w:p>
          <w:p w14:paraId="46913377">
            <w:pPr>
              <w:spacing w:after="0" w:line="240" w:lineRule="auto"/>
            </w:pPr>
            <w:r>
              <w:rPr>
                <w:sz w:val="17"/>
                <w:szCs w:val="17"/>
              </w:rPr>
              <w:t>(1) [Tài khoản của tôi]</w:t>
            </w:r>
          </w:p>
          <w:p w14:paraId="349EE73B">
            <w:pPr>
              <w:spacing w:after="0" w:line="240" w:lineRule="auto"/>
            </w:pPr>
            <w:r>
              <w:rPr>
                <w:sz w:val="17"/>
                <w:szCs w:val="17"/>
              </w:rPr>
              <w:t>(2) Thông tin chỉ đọc: mã tài khoản, tên đăng nhập, vai trò/phạm vi (nếu nội bộ)</w:t>
            </w:r>
          </w:p>
          <w:p w14:paraId="4C4F382E">
            <w:pPr>
              <w:spacing w:after="0" w:line="240" w:lineRule="auto"/>
            </w:pPr>
            <w:r>
              <w:rPr>
                <w:sz w:val="17"/>
                <w:szCs w:val="17"/>
              </w:rPr>
              <w:t>(3) Thông tin chỉnh sửa: tên hiển thị [____]; email [____] (đã xác minh / chưa xác minh) [Gửi mã xác minh] Mã xác minh [______] [Xác nhận]; số điện thoại [____] [Gửi mã SMS] Mã xác minh [______] [Xác nhận]</w:t>
            </w:r>
          </w:p>
          <w:p w14:paraId="3C10B0F6">
            <w:pPr>
              <w:spacing w:after="0" w:line="240" w:lineRule="auto"/>
            </w:pPr>
            <w:r>
              <w:rPr>
                <w:sz w:val="17"/>
                <w:szCs w:val="17"/>
              </w:rPr>
              <w:t>(4) [Lưu thay đổi] [Đổi mật khẩu → UC04] [Tùy chọn thông báo → UC06]</w:t>
            </w:r>
          </w:p>
        </w:tc>
      </w:tr>
    </w:tbl>
    <w:p w14:paraId="257123D3">
      <w:pPr>
        <w:spacing w:after="40"/>
      </w:pP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3008B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50D16BAF">
            <w:pPr>
              <w:spacing w:after="0" w:line="240" w:lineRule="auto"/>
            </w:pPr>
            <w:r>
              <w:rPr>
                <w:sz w:val="17"/>
                <w:szCs w:val="17"/>
              </w:rPr>
              <w:t>— Theo UC04 Đổi mật khẩu —</w:t>
            </w:r>
          </w:p>
          <w:p w14:paraId="4F412770">
            <w:pPr>
              <w:spacing w:after="0" w:line="240" w:lineRule="auto"/>
            </w:pPr>
            <w:r>
              <w:rPr>
                <w:sz w:val="17"/>
                <w:szCs w:val="17"/>
              </w:rPr>
              <w:t>(5) [Tài khoản của tôi &gt; Đổi mật khẩu]</w:t>
            </w:r>
          </w:p>
          <w:p w14:paraId="0F5A51F5">
            <w:pPr>
              <w:spacing w:after="0" w:line="240" w:lineRule="auto"/>
            </w:pPr>
            <w:r>
              <w:rPr>
                <w:sz w:val="17"/>
                <w:szCs w:val="17"/>
              </w:rPr>
              <w:t>(6) Mật khẩu hiện tại/bằng chứng theo chính sách* [________]</w:t>
            </w:r>
          </w:p>
          <w:p w14:paraId="2852DB0B">
            <w:pPr>
              <w:spacing w:after="0" w:line="240" w:lineRule="auto"/>
            </w:pPr>
            <w:r>
              <w:rPr>
                <w:sz w:val="17"/>
                <w:szCs w:val="17"/>
              </w:rPr>
              <w:t>(7) Mật khẩu mới* [________]  Nhập lại* [________]</w:t>
            </w:r>
          </w:p>
          <w:p w14:paraId="71E2A03D">
            <w:pPr>
              <w:spacing w:after="0" w:line="240" w:lineRule="auto"/>
            </w:pPr>
            <w:r>
              <w:rPr>
                <w:sz w:val="17"/>
                <w:szCs w:val="17"/>
              </w:rPr>
              <w:t>(8) [Lưu mật khẩu] [Hủy]</w:t>
            </w:r>
          </w:p>
        </w:tc>
      </w:tr>
    </w:tbl>
    <w:p w14:paraId="54F4C690">
      <w:pPr>
        <w:spacing w:after="40"/>
      </w:pP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754AB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14222E62">
            <w:pPr>
              <w:spacing w:after="0" w:line="240" w:lineRule="auto"/>
            </w:pPr>
            <w:r>
              <w:rPr>
                <w:sz w:val="17"/>
                <w:szCs w:val="17"/>
              </w:rPr>
              <w:t>— Theo UC07 Đăng xuất —</w:t>
            </w:r>
          </w:p>
          <w:p w14:paraId="7C5DA632">
            <w:pPr>
              <w:spacing w:after="0" w:line="240" w:lineRule="auto"/>
            </w:pPr>
            <w:r>
              <w:rPr>
                <w:sz w:val="17"/>
                <w:szCs w:val="17"/>
              </w:rPr>
              <w:t>(9) [Menu tài khoản]</w:t>
            </w:r>
          </w:p>
          <w:p w14:paraId="66C84CB2">
            <w:pPr>
              <w:spacing w:after="0" w:line="240" w:lineRule="auto"/>
            </w:pPr>
            <w:r>
              <w:rPr>
                <w:sz w:val="17"/>
                <w:szCs w:val="17"/>
              </w:rPr>
              <w:t>(10) Tên người dùng, vai trò đang dùng</w:t>
            </w:r>
          </w:p>
          <w:p w14:paraId="260B08E2">
            <w:pPr>
              <w:spacing w:after="0" w:line="240" w:lineRule="auto"/>
            </w:pPr>
            <w:r>
              <w:rPr>
                <w:sz w:val="17"/>
                <w:szCs w:val="17"/>
              </w:rPr>
              <w:t>(11) [Đăng xuất]</w:t>
            </w:r>
          </w:p>
          <w:p w14:paraId="7319FE16">
            <w:pPr>
              <w:spacing w:after="0" w:line="240" w:lineRule="auto"/>
            </w:pPr>
            <w:r>
              <w:rPr>
                <w:sz w:val="17"/>
                <w:szCs w:val="17"/>
              </w:rPr>
              <w:t>(12) → [Màn hình đăng nhập / truy xuất công khai]</w:t>
            </w:r>
          </w:p>
        </w:tc>
      </w:tr>
    </w:tbl>
    <w:p w14:paraId="5AAC722B">
      <w:pPr>
        <w:spacing w:after="40"/>
      </w:pPr>
    </w:p>
    <w:p w14:paraId="597BABC5">
      <w:pPr>
        <w:keepNext/>
        <w:spacing w:before="40" w:after="20"/>
      </w:pPr>
      <w:r>
        <w:rPr>
          <w:b/>
        </w:rPr>
        <w:t>Màn hình này cho phép người dùng đã đăng nhập (Quản trị hệ thống, Chủ HTX, Nhân viên, Thương lái):</w:t>
      </w:r>
    </w:p>
    <w:p w14:paraId="05A0E149">
      <w:pPr>
        <w:spacing w:after="10"/>
        <w:ind w:left="360" w:hanging="220"/>
      </w:pPr>
      <w:r>
        <w:rPr>
          <w:sz w:val="19"/>
          <w:szCs w:val="19"/>
        </w:rPr>
        <w:t>• Người dùng mở Hồ sơ cá nhân; hệ thống nạp hồ sơ của phiên (UC05).</w:t>
      </w:r>
    </w:p>
    <w:p w14:paraId="63E8C90C">
      <w:pPr>
        <w:spacing w:after="10"/>
        <w:ind w:left="360" w:hanging="220"/>
      </w:pPr>
      <w:r>
        <w:rPr>
          <w:sz w:val="19"/>
          <w:szCs w:val="19"/>
        </w:rPr>
        <w:t>• Người dùng sửa thông tin và chọn Lưu (UC05).</w:t>
      </w:r>
    </w:p>
    <w:p w14:paraId="4211A29A">
      <w:pPr>
        <w:spacing w:after="10"/>
        <w:ind w:left="360" w:hanging="220"/>
      </w:pPr>
      <w:r>
        <w:rPr>
          <w:sz w:val="19"/>
          <w:szCs w:val="19"/>
        </w:rPr>
        <w:t>• Người dùng đổi số điện thoại và nhập mã gửi tới số mới (UC05).</w:t>
      </w:r>
    </w:p>
    <w:p w14:paraId="79418E81">
      <w:pPr>
        <w:spacing w:after="10"/>
        <w:ind w:left="360" w:hanging="220"/>
      </w:pPr>
      <w:r>
        <w:rPr>
          <w:sz w:val="19"/>
          <w:szCs w:val="19"/>
        </w:rPr>
        <w:t>• Người dùng mở trang bảo mật từ UC05 (UC04).</w:t>
      </w:r>
    </w:p>
    <w:p w14:paraId="28463DC0">
      <w:pPr>
        <w:spacing w:after="10"/>
        <w:ind w:left="360" w:hanging="220"/>
      </w:pPr>
      <w:r>
        <w:rPr>
          <w:sz w:val="19"/>
          <w:szCs w:val="19"/>
        </w:rPr>
        <w:t>• Người dùng nhập mật khẩu hiện tại, mật khẩu mới và nhập lại (UC04).</w:t>
      </w:r>
    </w:p>
    <w:p w14:paraId="48E6C0BE">
      <w:pPr>
        <w:spacing w:after="10"/>
        <w:ind w:left="360" w:hanging="220"/>
      </w:pPr>
      <w:r>
        <w:rPr>
          <w:sz w:val="19"/>
          <w:szCs w:val="19"/>
        </w:rPr>
        <w:t>• Người dùng chọn Đăng xuất (UC07).</w:t>
      </w:r>
    </w:p>
    <w:p w14:paraId="566F417E">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52B43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65B302F1">
            <w:pPr>
              <w:spacing w:after="0" w:line="240" w:lineRule="auto"/>
            </w:pPr>
            <w:r>
              <w:rPr>
                <w:b/>
                <w:sz w:val="17"/>
                <w:szCs w:val="17"/>
              </w:rPr>
              <w:t>Field Name</w:t>
            </w:r>
          </w:p>
        </w:tc>
        <w:tc>
          <w:tcPr>
            <w:tcW w:w="6700" w:type="dxa"/>
            <w:shd w:val="clear" w:color="auto" w:fill="DCE6F1"/>
          </w:tcPr>
          <w:p w14:paraId="78D21DF2">
            <w:pPr>
              <w:spacing w:after="0" w:line="240" w:lineRule="auto"/>
            </w:pPr>
            <w:r>
              <w:rPr>
                <w:b/>
                <w:sz w:val="17"/>
                <w:szCs w:val="17"/>
              </w:rPr>
              <w:t>Description</w:t>
            </w:r>
          </w:p>
        </w:tc>
      </w:tr>
      <w:tr w14:paraId="42BFC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2B4DE4B">
            <w:pPr>
              <w:spacing w:after="0" w:line="240" w:lineRule="auto"/>
            </w:pPr>
            <w:r>
              <w:rPr>
                <w:sz w:val="17"/>
                <w:szCs w:val="17"/>
              </w:rPr>
              <w:t>(3) Tên hiển thị, email</w:t>
            </w:r>
          </w:p>
        </w:tc>
        <w:tc>
          <w:tcPr>
            <w:tcW w:w="6700" w:type="dxa"/>
          </w:tcPr>
          <w:p w14:paraId="71FB2E1D">
            <w:pPr>
              <w:spacing w:after="0" w:line="240" w:lineRule="auto"/>
            </w:pPr>
            <w:r>
              <w:rPr>
                <w:sz w:val="17"/>
                <w:szCs w:val="17"/>
              </w:rPr>
              <w:t xml:space="preserve">Loại nhập: Văn bản. Bắt buộc: tên hiển thị. Email mới phải xác minh bằng mã gửi tới email đó trước khi dùng (BR-31).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4152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44B5299">
            <w:pPr>
              <w:spacing w:after="0" w:line="240" w:lineRule="auto"/>
            </w:pPr>
            <w:r>
              <w:rPr>
                <w:sz w:val="17"/>
                <w:szCs w:val="17"/>
              </w:rPr>
              <w:t>(3) Số điện thoại</w:t>
            </w:r>
          </w:p>
        </w:tc>
        <w:tc>
          <w:tcPr>
            <w:tcW w:w="6700" w:type="dxa"/>
          </w:tcPr>
          <w:p w14:paraId="3145ABB8">
            <w:pPr>
              <w:spacing w:after="0" w:line="240" w:lineRule="auto"/>
            </w:pPr>
            <w:r>
              <w:rPr>
                <w:sz w:val="17"/>
                <w:szCs w:val="17"/>
              </w:rPr>
              <w:t xml:space="preserve">Loại nhập: Văn bản. Bắt buộc: Có (BR-34). Số mới đúng định dạng, khác số hiện tại, chưa thuộc tài khoản khác (BR-32), nếu không: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 xml:space="preserve">. Số mới chỉ thay số cũ sau khi nhập đúng mã SMS gửi tới số đó (UC08); với thương lái, hồ sơ khách offline khớp duy nhất cùng số mới được tự ghép, không khớp duy nhất: </w:t>
            </w:r>
            <w:r>
              <w:fldChar w:fldCharType="begin"/>
              <w:instrText xml:space="preserve"> HYPERLINK \l "MSG57" \o "MSG57 (Thông tin): Chứng từ cũ tạm thời được ẩn cho tới khi xác minh xong danh tính." </w:instrText>
              <w:fldChar w:fldCharType="separate"/>
            </w:r>
            <w:r>
              <w:rPr>
                <w:sz w:val="17"/>
                <w:szCs w:val="17"/>
              </w:rPr>
              <w:t>MSG57</w:t>
              <w:fldChar w:fldCharType="end"/>
              <w:t>.</w:t>
            </w:r>
          </w:p>
        </w:tc>
      </w:tr>
      <w:tr w14:paraId="6FB86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17B61C0">
            <w:pPr>
              <w:spacing w:after="0" w:line="240" w:lineRule="auto"/>
            </w:pPr>
            <w:r>
              <w:rPr>
                <w:sz w:val="17"/>
                <w:szCs w:val="17"/>
              </w:rPr>
              <w:t>(3) Mã xác minh email hoặc số điện thoại</w:t>
            </w:r>
          </w:p>
        </w:tc>
        <w:tc>
          <w:tcPr>
            <w:tcW w:w="6700" w:type="dxa"/>
          </w:tcPr>
          <w:p w14:paraId="3CD0531E">
            <w:pPr>
              <w:spacing w:after="0" w:line="240" w:lineRule="auto"/>
            </w:pPr>
            <w:r>
              <w:rPr>
                <w:sz w:val="17"/>
                <w:szCs w:val="17"/>
              </w:rPr>
              <w:t xml:space="preserve">Loại nhập: Văn bản. Bắt buộc: Có khi thêm hoặc đổi email hoặc số điện thoại. Sai, hết hạn hoặc vượt giới hạn thử: </w:t>
            </w:r>
            <w:r>
              <w:fldChar w:fldCharType="begin"/>
              <w:instrText xml:space="preserve"> HYPERLINK \l "MSG16" \o "MSG16 (Lỗi): Mã xác minh không đúng hoặc đã hết hạn. Bạn có thể nhập lại hoặc yêu cầu mã mới." </w:instrText>
              <w:fldChar w:fldCharType="separate"/>
            </w:r>
            <w:r>
              <w:rPr>
                <w:sz w:val="17"/>
                <w:szCs w:val="17"/>
              </w:rPr>
              <w:t>MSG16</w:t>
              <w:fldChar w:fldCharType="end"/>
              <w:t>.</w:t>
            </w:r>
          </w:p>
        </w:tc>
      </w:tr>
      <w:tr w14:paraId="71655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88F44AC">
            <w:pPr>
              <w:spacing w:after="0" w:line="240" w:lineRule="auto"/>
            </w:pPr>
            <w:r>
              <w:rPr>
                <w:sz w:val="17"/>
                <w:szCs w:val="17"/>
              </w:rPr>
              <w:t>(2) Tên đăng nhập, vai trò</w:t>
            </w:r>
          </w:p>
        </w:tc>
        <w:tc>
          <w:tcPr>
            <w:tcW w:w="6700" w:type="dxa"/>
          </w:tcPr>
          <w:p w14:paraId="5BE70619">
            <w:pPr>
              <w:spacing w:after="0" w:line="240" w:lineRule="auto"/>
            </w:pPr>
            <w:r>
              <w:rPr>
                <w:sz w:val="17"/>
                <w:szCs w:val="17"/>
              </w:rPr>
              <w:t>Loại nhập: Chỉ hiển thị. Không sửa tại form này (</w:t>
            </w:r>
            <w:r>
              <w:fldChar w:fldCharType="begin"/>
              <w:instrText xml:space="preserve"> HYPERLINK \l "MSG20" \o "MSG20 (Lỗi): Không thể tự sửa tên đăng nhập. Vui lòng liên hệ Chủ HTX hoặc kênh hỗ trợ." </w:instrText>
              <w:fldChar w:fldCharType="separate"/>
            </w:r>
            <w:r>
              <w:rPr>
                <w:sz w:val="17"/>
                <w:szCs w:val="17"/>
              </w:rPr>
              <w:t>MSG20</w:t>
              <w:fldChar w:fldCharType="end"/>
              <w:t>).</w:t>
            </w:r>
          </w:p>
        </w:tc>
      </w:tr>
      <w:tr w14:paraId="65316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47BAA46">
            <w:pPr>
              <w:spacing w:after="0" w:line="240" w:lineRule="auto"/>
            </w:pPr>
            <w:r>
              <w:rPr>
                <w:sz w:val="17"/>
                <w:szCs w:val="17"/>
              </w:rPr>
              <w:t>(6) Bằng chứng hiện tại</w:t>
            </w:r>
          </w:p>
        </w:tc>
        <w:tc>
          <w:tcPr>
            <w:tcW w:w="6700" w:type="dxa"/>
          </w:tcPr>
          <w:p w14:paraId="3F6784C7">
            <w:pPr>
              <w:spacing w:after="0" w:line="240" w:lineRule="auto"/>
            </w:pPr>
            <w:r>
              <w:rPr>
                <w:sz w:val="17"/>
                <w:szCs w:val="17"/>
              </w:rPr>
              <w:t xml:space="preserve">Loại nhập: Mật khẩu hiện tại hoặc mã gửi tới email đã xác minh (ẩn ký tự).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3EEF7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0B03584">
            <w:pPr>
              <w:spacing w:after="0" w:line="240" w:lineRule="auto"/>
            </w:pPr>
            <w:r>
              <w:rPr>
                <w:sz w:val="17"/>
                <w:szCs w:val="17"/>
              </w:rPr>
              <w:t>(7) Mật khẩu mới và nhập lại</w:t>
            </w:r>
          </w:p>
        </w:tc>
        <w:tc>
          <w:tcPr>
            <w:tcW w:w="6700" w:type="dxa"/>
          </w:tcPr>
          <w:p w14:paraId="05F3E28F">
            <w:pPr>
              <w:spacing w:after="0" w:line="240" w:lineRule="auto"/>
            </w:pPr>
            <w:r>
              <w:rPr>
                <w:sz w:val="17"/>
                <w:szCs w:val="17"/>
              </w:rPr>
              <w:t xml:space="preserve">Loại nhập: Mật khẩu (ẩn ký tự). Bắt buộc: Có. Tối thiểu 8 ký tự, có chữ và số.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2866F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54577CB">
            <w:pPr>
              <w:spacing w:after="0" w:line="240" w:lineRule="auto"/>
            </w:pPr>
            <w:r>
              <w:rPr>
                <w:sz w:val="17"/>
                <w:szCs w:val="17"/>
              </w:rPr>
              <w:t>Lệnh Đăng xuất</w:t>
            </w:r>
          </w:p>
        </w:tc>
        <w:tc>
          <w:tcPr>
            <w:tcW w:w="6700" w:type="dxa"/>
          </w:tcPr>
          <w:p w14:paraId="10658B26">
            <w:pPr>
              <w:spacing w:after="0" w:line="240" w:lineRule="auto"/>
            </w:pPr>
            <w:r>
              <w:rPr>
                <w:sz w:val="17"/>
                <w:szCs w:val="17"/>
              </w:rPr>
              <w:t>Loại nhập: Chọn từ danh sách. Người dùng chủ động chọn; không yêu cầu nhập dữ liệu nghiệp vụ.</w:t>
            </w:r>
          </w:p>
        </w:tc>
      </w:tr>
    </w:tbl>
    <w:p w14:paraId="14D6E19E">
      <w:pPr>
        <w:spacing w:before="60" w:after="20"/>
      </w:pPr>
      <w:r>
        <w:rPr>
          <w:sz w:val="18"/>
          <w:szCs w:val="18"/>
        </w:rPr>
        <w:t xml:space="preserve">Thông báo liên quan: </w:t>
      </w:r>
      <w:r>
        <w:fldChar w:fldCharType="begin"/>
        <w:instrText xml:space="preserve"> HYPERLINK \l "MSG01" \o "MSG01 (Lỗi): {field_name} chưa hợp lệ. Vui lòng kiểm tra và nhập lại." </w:instrText>
        <w:fldChar w:fldCharType="separate"/>
      </w:r>
      <w:r>
        <w:rPr>
          <w:sz w:val="18"/>
          <w:szCs w:val="18"/>
        </w:rPr>
        <w:t>MSG01</w:t>
        <w:fldChar w:fldCharType="end"/>
        <w:t xml:space="preserve"> (Trường bắt buộc hoặc không hợp lệ); </w:t>
      </w:r>
      <w:r>
        <w:fldChar w:fldCharType="begin"/>
        <w:instrText xml:space="preserve"> HYPERLINK \l "MSG04" \o "MSG04 (Lỗi): Dịch vụ {service_name} hiện chưa phản hồi. Thao tác chưa hoàn tất, dữ liệu trong OMTS giữ nguyên; vui lòng thử lại sau." </w:instrText>
        <w:fldChar w:fldCharType="separate"/>
      </w:r>
      <w:r>
        <w:rPr>
          <w:sz w:val="18"/>
          <w:szCs w:val="18"/>
        </w:rPr>
        <w:t>MSG04</w:t>
        <w:fldChar w:fldCharType="end"/>
        <w:t xml:space="preserve"> (Dịch vụ ngoài không phản hồi); </w:t>
      </w:r>
      <w:r>
        <w:fldChar w:fldCharType="begin"/>
        <w:instrText xml:space="preserve"> HYPERLINK \l "MSG06" \o "MSG06 (Cảnh báo): Dữ liệu vừa được {user_name} cập nhật lúc {time}. Thay đổi của bạn chưa được lưu; vui lòng xem bản mới rồi lưu lại hoặc hủy." </w:instrText>
        <w:fldChar w:fldCharType="separate"/>
      </w:r>
      <w:r>
        <w:rPr>
          <w:sz w:val="18"/>
          <w:szCs w:val="18"/>
        </w:rPr>
        <w:t>MSG06</w:t>
        <w:fldChar w:fldCharType="end"/>
        <w:t xml:space="preserve"> (Xung đột dữ liệu); </w:t>
      </w:r>
      <w:r>
        <w:fldChar w:fldCharType="begin"/>
        <w:instrText xml:space="preserve"> HYPERLINK \l "MSG07" \o "MSG07 (Cảnh báo): Không có kết nối. Dữ liệu được giữ tạm trên thiết bị và đồng bộ khi có mạng; dữ liệu bảo vệ không được hiển thị từ bản lưu cục bộ." </w:instrText>
        <w:fldChar w:fldCharType="separate"/>
      </w:r>
      <w:r>
        <w:rPr>
          <w:sz w:val="18"/>
          <w:szCs w:val="18"/>
        </w:rPr>
        <w:t>MSG07</w:t>
        <w:fldChar w:fldCharType="end"/>
        <w:t xml:space="preserve"> (Làm việc ngoại tuyến);</w:t>
      </w:r>
      <w:ins w:id="2779" w:author="Claude" w:date="2026-10-08T00:00:00Z">
        <w:r>
          <w:rPr>
            <w:sz w:val="18"/>
            <w:szCs w:val="18"/>
          </w:rPr>
          <w:t xml:space="preserve"> MSG10 (Lưu thành công);</w:t>
        </w:r>
      </w:ins>
      <w:r>
        <w:rPr>
          <w:sz w:val="18"/>
          <w:szCs w:val="18"/>
        </w:rPr>
        <w:t xml:space="preserve"> </w:t>
      </w:r>
      <w:r>
        <w:fldChar w:fldCharType="begin"/>
        <w:instrText xml:space="preserve"> HYPERLINK \l "MSG17" \o "MSG17 (Lỗi): Mật khẩu hiện tại không đúng. Mật khẩu của bạn chưa thay đổi." </w:instrText>
        <w:fldChar w:fldCharType="separate"/>
      </w:r>
      <w:r>
        <w:rPr>
          <w:sz w:val="18"/>
          <w:szCs w:val="18"/>
        </w:rPr>
        <w:t>MSG17</w:t>
        <w:fldChar w:fldCharType="end"/>
        <w:t xml:space="preserve"> (Mật khẩu hiện tại không đúng);</w:t>
      </w:r>
      <w:ins w:id="2780" w:author="Claude" w:date="2026-10-08T00:00:00Z">
        <w:r>
          <w:rPr>
            <w:sz w:val="18"/>
            <w:szCs w:val="18"/>
          </w:rPr>
          <w:t xml:space="preserve"> MSG18 (Đổi mật khẩu thành công);</w:t>
        </w:r>
      </w:ins>
      <w:r>
        <w:rPr>
          <w:sz w:val="18"/>
          <w:szCs w:val="18"/>
        </w:rPr>
        <w:t xml:space="preserve"> </w:t>
      </w:r>
      <w:r>
        <w:fldChar w:fldCharType="begin"/>
        <w:instrText xml:space="preserve"> HYPERLINK \l "MSG19" \o "MSG19 (Cảnh báo): Phiên đăng nhập đã hết hạn. Vui lòng đăng nhập lại." </w:instrText>
        <w:fldChar w:fldCharType="separate"/>
      </w:r>
      <w:r>
        <w:rPr>
          <w:sz w:val="18"/>
          <w:szCs w:val="18"/>
        </w:rPr>
        <w:t>MSG19</w:t>
        <w:fldChar w:fldCharType="end"/>
        <w:t xml:space="preserve"> (Phiên đăng nhập hết hiệu lực); </w:t>
      </w:r>
      <w:r>
        <w:fldChar w:fldCharType="begin"/>
        <w:instrText xml:space="preserve"> HYPERLINK \l "MSG16" \o "MSG16 (Lỗi): Mã xác minh không đúng hoặc đã hết hạn. Bạn có thể nhập lại hoặc yêu cầu mã mới." </w:instrText>
        <w:fldChar w:fldCharType="separate"/>
      </w:r>
      <w:r>
        <w:rPr>
          <w:sz w:val="18"/>
          <w:szCs w:val="18"/>
        </w:rPr>
        <w:t>MSG16</w:t>
        <w:fldChar w:fldCharType="end"/>
        <w:t xml:space="preserve"> (Mã xác minh không đúng hoặc hết hạn); </w:t>
      </w:r>
      <w:r>
        <w:fldChar w:fldCharType="begin"/>
        <w:instrText xml:space="preserve"> HYPERLINK \l "MSG20" \o "MSG20 (Lỗi): Không thể tự sửa tên đăng nhập. Vui lòng liên hệ Chủ HTX hoặc kênh hỗ trợ." </w:instrText>
        <w:fldChar w:fldCharType="separate"/>
      </w:r>
      <w:r>
        <w:rPr>
          <w:sz w:val="18"/>
          <w:szCs w:val="18"/>
        </w:rPr>
        <w:t>MSG20</w:t>
        <w:fldChar w:fldCharType="end"/>
        <w:t xml:space="preserve"> (Không thể sửa tên đăng nhập); </w:t>
      </w:r>
      <w:r>
        <w:fldChar w:fldCharType="begin"/>
        <w:instrText xml:space="preserve"> HYPERLINK \l "MSG57" \o "MSG57 (Thông tin): Chứng từ cũ tạm thời được ẩn cho tới khi xác minh xong danh tính." </w:instrText>
        <w:fldChar w:fldCharType="separate"/>
      </w:r>
      <w:r>
        <w:rPr>
          <w:sz w:val="18"/>
          <w:szCs w:val="18"/>
        </w:rPr>
        <w:t>MSG57</w:t>
        <w:fldChar w:fldCharType="end"/>
        <w:t xml:space="preserve"> (Hồ sơ lịch sử chưa ghép chắc chắn); </w:t>
      </w:r>
      <w:r>
        <w:fldChar w:fldCharType="begin"/>
        <w:instrText xml:space="preserve"> HYPERLINK \l "MSG62" \o "MSG62 (Thông tin): Mã xác minh đã được gửi tới {masked_email}. Nhập mã để hoàn tất; email cũ vẫn được dùng cho tới khi xác minh xong." </w:instrText>
        <w:fldChar w:fldCharType="separate"/>
      </w:r>
      <w:r>
        <w:rPr>
          <w:sz w:val="18"/>
          <w:szCs w:val="18"/>
        </w:rPr>
        <w:t>MSG62</w:t>
        <w:fldChar w:fldCharType="end"/>
        <w:t xml:space="preserve"> (Đã gửi mã xác minh email).</w:t>
      </w:r>
    </w:p>
    <w:p w14:paraId="2A6CB554">
      <w:pPr>
        <w:spacing w:after="60"/>
      </w:pPr>
      <w:r>
        <w:rPr>
          <w:sz w:val="18"/>
          <w:szCs w:val="18"/>
        </w:rPr>
        <w:t>UC liên kết: UC04: thay mật khẩu riêng; UC06: chỉnh tùy chọn thông báo; UC10: hồ sơ lao động do người có thẩm quyền quản lý, không đồng nghĩa tự sửa; UC42: hồ sơ khách giao dịch cần bảo toàn liên kết; UC05: trang tài khoản dẫn đến đổi mật khẩu; UC02: xác thực lại khi phiên hết hiệu lực.</w:t>
      </w:r>
    </w:p>
    <w:p w14:paraId="671AAF19">
      <w:pPr>
        <w:pStyle w:val="4"/>
        <w:keepNext/>
      </w:pPr>
      <w:bookmarkStart w:id="228" w:name="_Toc26172"/>
      <w:bookmarkStart w:id="229" w:name="_Toc25976"/>
      <w:r>
        <w:t>1.6 Tùy chọn thông báo (SCR-06)</w:t>
      </w:r>
      <w:bookmarkEnd w:id="228"/>
      <w:bookmarkEnd w:id="229"/>
    </w:p>
    <w:p w14:paraId="7CA6D388">
      <w:pPr>
        <w:spacing w:after="60"/>
      </w:pPr>
      <w:r>
        <w:rPr>
          <w:sz w:val="19"/>
          <w:szCs w:val="19"/>
        </w:rPr>
        <w:t>UC liên quan: UC06. Nhóm chức năng: Xác thực và tài khoản cá nhân.</w:t>
      </w:r>
    </w:p>
    <w:p w14:paraId="1488E88D">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33F8C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23415F47">
            <w:pPr>
              <w:spacing w:after="0" w:line="240" w:lineRule="auto"/>
            </w:pPr>
            <w:r>
              <w:rPr>
                <w:sz w:val="17"/>
                <w:szCs w:val="17"/>
              </w:rPr>
              <w:t>(1) [Cài đặt &gt; Thông báo]</w:t>
            </w:r>
          </w:p>
          <w:p w14:paraId="76259308">
            <w:pPr>
              <w:spacing w:after="0" w:line="240" w:lineRule="auto"/>
            </w:pPr>
            <w:r>
              <w:rPr>
                <w:sz w:val="17"/>
                <w:szCs w:val="17"/>
              </w:rPr>
              <w:t>(2) Danh mục: đơn hàng [bật/tắt], công việc [bật/tắt], nhắc hạn [bật/tắt] — chỉ hiện mục áp dụng</w:t>
            </w:r>
          </w:p>
          <w:p w14:paraId="3431C712">
            <w:pPr>
              <w:spacing w:after="0" w:line="240" w:lineRule="auto"/>
            </w:pPr>
            <w:r>
              <w:rPr>
                <w:sz w:val="17"/>
                <w:szCs w:val="17"/>
              </w:rPr>
              <w:t>(3) Kênh: trong ứng dụng [ ], push [ ], email [ ], Zalo OA [ ] — chỉ hiện kênh đủ điều kiện</w:t>
            </w:r>
          </w:p>
          <w:p w14:paraId="4FCD5472">
            <w:pPr>
              <w:spacing w:after="0" w:line="240" w:lineRule="auto"/>
            </w:pPr>
            <w:r>
              <w:rPr>
                <w:sz w:val="17"/>
                <w:szCs w:val="17"/>
              </w:rPr>
              <w:t>(4) Tình trạng thiết bị/liên hệ [chỉ đọc]</w:t>
            </w:r>
          </w:p>
          <w:p w14:paraId="6D7AA99A">
            <w:pPr>
              <w:spacing w:after="0" w:line="240" w:lineRule="auto"/>
            </w:pPr>
            <w:r>
              <w:rPr>
                <w:sz w:val="17"/>
                <w:szCs w:val="17"/>
              </w:rPr>
              <w:t>(5) [Lưu tùy chọn] [Hủy]</w:t>
            </w:r>
          </w:p>
        </w:tc>
      </w:tr>
    </w:tbl>
    <w:p w14:paraId="1EC25E53">
      <w:pPr>
        <w:spacing w:after="40"/>
      </w:pPr>
    </w:p>
    <w:p w14:paraId="5C426720">
      <w:pPr>
        <w:keepNext/>
        <w:spacing w:before="40" w:after="20"/>
      </w:pPr>
      <w:r>
        <w:rPr>
          <w:b/>
        </w:rPr>
        <w:t>Màn hình này cho phép người dùng đã đăng nhập (Quản trị hệ thống, Chủ HTX, Nhân viên, Thương lái):</w:t>
      </w:r>
    </w:p>
    <w:p w14:paraId="18909CB4">
      <w:pPr>
        <w:spacing w:after="10"/>
        <w:ind w:left="360" w:hanging="220"/>
      </w:pPr>
      <w:r>
        <w:rPr>
          <w:sz w:val="19"/>
          <w:szCs w:val="19"/>
        </w:rPr>
        <w:t>• Người dùng mở Cài đặt thông báo; hệ thống hiện các loại tin và kênh áp dụng.</w:t>
      </w:r>
    </w:p>
    <w:p w14:paraId="3C7E0346">
      <w:pPr>
        <w:spacing w:after="10"/>
        <w:ind w:left="360" w:hanging="220"/>
      </w:pPr>
      <w:r>
        <w:rPr>
          <w:sz w:val="19"/>
          <w:szCs w:val="19"/>
        </w:rPr>
        <w:t>• Người dùng đổi lựa chọn và chọn Lưu.</w:t>
      </w:r>
    </w:p>
    <w:p w14:paraId="6A6EF056">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33F3A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622EADD5">
            <w:pPr>
              <w:spacing w:after="0" w:line="240" w:lineRule="auto"/>
            </w:pPr>
            <w:r>
              <w:rPr>
                <w:b/>
                <w:sz w:val="17"/>
                <w:szCs w:val="17"/>
              </w:rPr>
              <w:t>Field Name</w:t>
            </w:r>
          </w:p>
        </w:tc>
        <w:tc>
          <w:tcPr>
            <w:tcW w:w="6700" w:type="dxa"/>
            <w:shd w:val="clear" w:color="auto" w:fill="DCE6F1"/>
          </w:tcPr>
          <w:p w14:paraId="6053ABCE">
            <w:pPr>
              <w:spacing w:after="0" w:line="240" w:lineRule="auto"/>
            </w:pPr>
            <w:r>
              <w:rPr>
                <w:b/>
                <w:sz w:val="17"/>
                <w:szCs w:val="17"/>
              </w:rPr>
              <w:t>Description</w:t>
            </w:r>
          </w:p>
        </w:tc>
      </w:tr>
      <w:tr w14:paraId="063BE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6BF5572">
            <w:pPr>
              <w:spacing w:after="0" w:line="240" w:lineRule="auto"/>
            </w:pPr>
            <w:r>
              <w:rPr>
                <w:sz w:val="17"/>
                <w:szCs w:val="17"/>
              </w:rPr>
              <w:t>Lựa chọn danh mục/kênh</w:t>
            </w:r>
          </w:p>
        </w:tc>
        <w:tc>
          <w:tcPr>
            <w:tcW w:w="6700" w:type="dxa"/>
          </w:tcPr>
          <w:p w14:paraId="1821A9C6">
            <w:pPr>
              <w:spacing w:after="0" w:line="240" w:lineRule="auto"/>
            </w:pPr>
            <w:r>
              <w:rPr>
                <w:sz w:val="17"/>
                <w:szCs w:val="17"/>
              </w:rPr>
              <w:t>Loại nhập: Chọn từ danh sách. Bắt buộc: Không. Trong phạm vi hợp tác xã cho phép.</w:t>
            </w:r>
          </w:p>
        </w:tc>
      </w:tr>
      <w:tr w14:paraId="55726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7DA5177">
            <w:pPr>
              <w:spacing w:after="0" w:line="240" w:lineRule="auto"/>
            </w:pPr>
            <w:r>
              <w:rPr>
                <w:sz w:val="17"/>
                <w:szCs w:val="17"/>
              </w:rPr>
              <w:t>(4) Thiết bị hoặc liên hệ đủ điều kiện</w:t>
            </w:r>
          </w:p>
        </w:tc>
        <w:tc>
          <w:tcPr>
            <w:tcW w:w="6700" w:type="dxa"/>
          </w:tcPr>
          <w:p w14:paraId="0B2AC640">
            <w:pPr>
              <w:spacing w:after="0" w:line="240" w:lineRule="auto"/>
            </w:pPr>
            <w:r>
              <w:rPr>
                <w:sz w:val="17"/>
                <w:szCs w:val="17"/>
              </w:rPr>
              <w:t>Loại nhập: Văn bản. Điều kiện trước khi bật kênh ngoài ứng dụng.</w:t>
            </w:r>
          </w:p>
        </w:tc>
      </w:tr>
    </w:tbl>
    <w:p w14:paraId="1A2FD85C">
      <w:pPr>
        <w:spacing w:before="60" w:after="20"/>
      </w:pPr>
      <w:r>
        <w:rPr>
          <w:sz w:val="18"/>
          <w:szCs w:val="18"/>
        </w:rPr>
        <w:t xml:space="preserve">Thông báo liên quan: </w:t>
      </w:r>
      <w:r>
        <w:fldChar w:fldCharType="begin"/>
        <w:instrText xml:space="preserve"> HYPERLINK \l "MSG21" \o "MSG21 (Lỗi): Kênh {channel_name} chưa được cấu hình hoặc chưa đủ điều kiện nên chưa thể bật." </w:instrText>
        <w:fldChar w:fldCharType="separate"/>
      </w:r>
      <w:r>
        <w:rPr>
          <w:sz w:val="18"/>
          <w:szCs w:val="18"/>
        </w:rPr>
        <w:t>MSG21</w:t>
        <w:fldChar w:fldCharType="end"/>
        <w:t xml:space="preserve"> (Kênh thông báo chưa dùng được); </w:t>
      </w:r>
      <w:r>
        <w:fldChar w:fldCharType="begin"/>
        <w:instrText xml:space="preserve"> HYPERLINK \l "MSG22" \o "MSG22 (Cảnh báo): Thiết bị đã từ chối thông báo đẩy. Các kênh hợp lệ khác vẫn được lưu." </w:instrText>
        <w:fldChar w:fldCharType="separate"/>
      </w:r>
      <w:r>
        <w:rPr>
          <w:sz w:val="18"/>
          <w:szCs w:val="18"/>
        </w:rPr>
        <w:t>MSG22</w:t>
        <w:fldChar w:fldCharType="end"/>
        <w:t xml:space="preserve"> (Thiết bị từ chối thông báo đẩy); </w:t>
      </w:r>
      <w:r>
        <w:fldChar w:fldCharType="begin"/>
        <w:instrText xml:space="preserve"> HYPERLINK \l "MSG23" \o "MSG23 (Lỗi): Mục thông báo này là bắt buộc nên không thể tắt." </w:instrText>
        <w:fldChar w:fldCharType="separate"/>
      </w:r>
      <w:r>
        <w:rPr>
          <w:sz w:val="18"/>
          <w:szCs w:val="18"/>
        </w:rPr>
        <w:t>MSG23</w:t>
        <w:fldChar w:fldCharType="end"/>
        <w:t xml:space="preserve"> (Mục thông báo bắt buộc).</w:t>
      </w:r>
    </w:p>
    <w:p w14:paraId="295E910F">
      <w:pPr>
        <w:spacing w:after="60"/>
      </w:pPr>
      <w:r>
        <w:rPr>
          <w:sz w:val="18"/>
          <w:szCs w:val="18"/>
        </w:rPr>
        <w:t>UC liên kết: UC69: xem thông báo đã phát sinh; UC70: kênh giao chứng từ giao dịch, không tạo hồ sơ khách thứ hai; UC71: theo dõi kết quả gửi ngoài ứng dụng.</w:t>
      </w:r>
    </w:p>
    <w:p w14:paraId="5E4C1021"/>
    <w:p w14:paraId="5F446646">
      <w:pPr>
        <w:pStyle w:val="3"/>
      </w:pPr>
      <w:bookmarkStart w:id="230" w:name="_Toc12198"/>
      <w:bookmarkStart w:id="231" w:name="_Toc13246"/>
      <w:r>
        <w:t>2. Hợp tác xã và phân quyền</w:t>
      </w:r>
      <w:bookmarkEnd w:id="230"/>
      <w:bookmarkEnd w:id="231"/>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3"/>
        <w:gridCol w:w="2400"/>
        <w:gridCol w:w="5467"/>
      </w:tblGrid>
      <w:tr w14:paraId="1D5A6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33" w:type="dxa"/>
            <w:shd w:val="clear" w:color="auto" w:fill="DCE6F1"/>
          </w:tcPr>
          <w:p w14:paraId="671E9052">
            <w:pPr>
              <w:spacing w:after="0" w:line="240" w:lineRule="auto"/>
            </w:pPr>
            <w:r>
              <w:rPr>
                <w:b/>
                <w:sz w:val="18"/>
              </w:rPr>
              <w:t>Requirement</w:t>
            </w:r>
          </w:p>
        </w:tc>
        <w:tc>
          <w:tcPr>
            <w:tcW w:w="2400" w:type="dxa"/>
            <w:shd w:val="clear" w:color="auto" w:fill="DCE6F1"/>
          </w:tcPr>
          <w:p w14:paraId="62253641">
            <w:pPr>
              <w:spacing w:after="0" w:line="240" w:lineRule="auto"/>
            </w:pPr>
            <w:r>
              <w:rPr>
                <w:b/>
                <w:sz w:val="18"/>
              </w:rPr>
              <w:t>Use Case</w:t>
            </w:r>
          </w:p>
        </w:tc>
        <w:tc>
          <w:tcPr>
            <w:tcW w:w="5467" w:type="dxa"/>
            <w:shd w:val="clear" w:color="auto" w:fill="DCE6F1"/>
          </w:tcPr>
          <w:p w14:paraId="3F462D87">
            <w:pPr>
              <w:spacing w:after="0" w:line="240" w:lineRule="auto"/>
            </w:pPr>
            <w:r>
              <w:rPr>
                <w:b/>
                <w:sz w:val="18"/>
              </w:rPr>
              <w:t>Required behavior</w:t>
            </w:r>
          </w:p>
        </w:tc>
      </w:tr>
      <w:tr w14:paraId="7DEAE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6773EC2E">
            <w:pPr>
              <w:spacing w:after="0" w:line="240" w:lineRule="auto"/>
            </w:pPr>
            <w:r>
              <w:rPr>
                <w:sz w:val="17"/>
              </w:rPr>
              <w:t>FR-UC09</w:t>
            </w:r>
          </w:p>
        </w:tc>
        <w:tc>
          <w:tcPr>
            <w:tcW w:w="2400" w:type="dxa"/>
          </w:tcPr>
          <w:p w14:paraId="6225D268">
            <w:pPr>
              <w:spacing w:after="0" w:line="240" w:lineRule="auto"/>
            </w:pPr>
            <w:r>
              <w:rPr>
                <w:sz w:val="17"/>
              </w:rPr>
              <w:t>Quản lý hồ sơ hợp tác xã</w:t>
            </w:r>
          </w:p>
        </w:tc>
        <w:tc>
          <w:tcPr>
            <w:tcW w:w="5467" w:type="dxa"/>
          </w:tcPr>
          <w:p w14:paraId="12F50754">
            <w:pPr>
              <w:spacing w:after="0" w:line="240" w:lineRule="auto"/>
            </w:pPr>
            <w:r>
              <w:rPr>
                <w:sz w:val="17"/>
              </w:rPr>
              <w:t>Chủ HTX nhập và cập nhật hồ sơ HTX: tên đầy đủ, mã số thuế, địa chỉ văn phòng, số điện thoại, email hoặc website (nếu có), người đại diện theo pháp luật, ngành nghề kinh doanh đã đăng ký và tài khoản ngân hàng nhận chuyển khoản (dùng tạo QR VietQR ở UC48). Hệ thống kiểm tra trường bắt buộc và định dạng, hiện bản xem trước phần hiện trên trang truy xuất, chuyển HTX từ Sơ bộ sang Đã hoàn thiện khi đủ trường bắt buộc và ghi nhật ký kiểm toán. Kết quả: thông tin HTX dùng cho trang truy xuất từ lần công bố sau.</w:t>
            </w:r>
          </w:p>
        </w:tc>
      </w:tr>
      <w:tr w14:paraId="51053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706BC767">
            <w:pPr>
              <w:spacing w:after="0" w:line="240" w:lineRule="auto"/>
            </w:pPr>
            <w:r>
              <w:rPr>
                <w:sz w:val="17"/>
              </w:rPr>
              <w:t>FR-UC10</w:t>
            </w:r>
          </w:p>
        </w:tc>
        <w:tc>
          <w:tcPr>
            <w:tcW w:w="2400" w:type="dxa"/>
          </w:tcPr>
          <w:p w14:paraId="2510745E">
            <w:pPr>
              <w:spacing w:after="0" w:line="240" w:lineRule="auto"/>
            </w:pPr>
            <w:r>
              <w:rPr>
                <w:sz w:val="17"/>
              </w:rPr>
              <w:t>Quản lý hồ sơ nhân viên</w:t>
            </w:r>
          </w:p>
        </w:tc>
        <w:tc>
          <w:tcPr>
            <w:tcW w:w="5467" w:type="dxa"/>
          </w:tcPr>
          <w:p w14:paraId="7BD8B68D">
            <w:pPr>
              <w:spacing w:after="0" w:line="240" w:lineRule="auto"/>
            </w:pPr>
            <w:r>
              <w:rPr>
                <w:sz w:val="17"/>
              </w:rPr>
              <w:t>Chủ HTX tạo và cập nhật hồ sơ nhân viên: họ tên, số điện thoại, tài khoản hệ thống được cấp (nếu có) và các trường tùy chọn (sinh nhật, địa chỉ, khu vực, phường/xã, thông tin khác, ghi chú); đổi tình trạng Đang làm hoặc Đã nghỉ. Hệ thống kiểm tra trường bắt buộc và ghi nhật ký kiểm toán. Kết quả: hồ sơ nhân viên dùng khi giao việc, chấm công và tính lương.</w:t>
            </w:r>
          </w:p>
        </w:tc>
      </w:tr>
      <w:tr w14:paraId="6AF0E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1F1580BF">
            <w:pPr>
              <w:spacing w:after="0" w:line="240" w:lineRule="auto"/>
            </w:pPr>
            <w:r>
              <w:rPr>
                <w:sz w:val="17"/>
              </w:rPr>
              <w:t>FR-UC11</w:t>
            </w:r>
          </w:p>
        </w:tc>
        <w:tc>
          <w:tcPr>
            <w:tcW w:w="2400" w:type="dxa"/>
          </w:tcPr>
          <w:p w14:paraId="25E8BE74">
            <w:pPr>
              <w:spacing w:after="0" w:line="240" w:lineRule="auto"/>
            </w:pPr>
            <w:r>
              <w:rPr>
                <w:sz w:val="17"/>
              </w:rPr>
              <w:t>Quản lý tài khoản người dùng và phân quyền theo khu</w:t>
            </w:r>
          </w:p>
        </w:tc>
        <w:tc>
          <w:tcPr>
            <w:tcW w:w="5467" w:type="dxa"/>
          </w:tcPr>
          <w:p w14:paraId="6FCF97C6">
            <w:pPr>
              <w:spacing w:after="0" w:line="240" w:lineRule="auto"/>
            </w:pPr>
            <w:r>
              <w:rPr>
                <w:sz w:val="17"/>
              </w:rPr>
              <w:t>Chủ HTX tạo, xem, sửa, khóa hoặc mở khóa tài khoản đăng nhập nội bộ (tên hiển thị, điện thoại, email, tên đăng nhập) và gán cho mỗi tài khoản một hoặc nhiều cặp khu – vai trò (ví dụ khu A là Quản lý khu, khu C là Kế toán, hoặc Toàn bộ khu với một vai trò). Hệ thống kiểm tra tên đăng nhập và điện thoại duy nhất, tạo mật khẩu tạm (hiện một lần, hiệu lực 24 giờ, chủ tài khoản đổi ở lần đăng nhập đầu) và ghi nhật ký kiểm toán. Kết quả: tài khoản chỉ dùng được chức năng và dữ liệu của các khu được gán.</w:t>
            </w:r>
          </w:p>
        </w:tc>
      </w:tr>
      <w:tr w14:paraId="3D5A0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59F61AF2">
            <w:pPr>
              <w:spacing w:after="0" w:line="240" w:lineRule="auto"/>
            </w:pPr>
            <w:r>
              <w:rPr>
                <w:sz w:val="17"/>
              </w:rPr>
              <w:t>FR-UC12</w:t>
            </w:r>
          </w:p>
        </w:tc>
        <w:tc>
          <w:tcPr>
            <w:tcW w:w="2400" w:type="dxa"/>
          </w:tcPr>
          <w:p w14:paraId="3907826E">
            <w:pPr>
              <w:spacing w:after="0" w:line="240" w:lineRule="auto"/>
            </w:pPr>
            <w:r>
              <w:rPr>
                <w:sz w:val="17"/>
              </w:rPr>
              <w:t>Quản lý vai trò và quyền hạn</w:t>
            </w:r>
          </w:p>
        </w:tc>
        <w:tc>
          <w:tcPr>
            <w:tcW w:w="5467" w:type="dxa"/>
          </w:tcPr>
          <w:p w14:paraId="0325F948">
            <w:pPr>
              <w:spacing w:after="0" w:line="240" w:lineRule="auto"/>
            </w:pPr>
            <w:r>
              <w:rPr>
                <w:sz w:val="17"/>
              </w:rPr>
              <w:t>Chủ HTX tạo và sửa vai trò (ví dụ Quản lý khu, Kế toán), chọn cho từng vai trò quyền Tạo, Xem, Sửa, Xóa và quyền khác (xuất, nhập…) trên từng chức năng. Hệ thống bắt buộc quyền Xem khi vai trò có quyền khác trên cùng chức năng, áp dụng thay đổi ngay cho mọi tài khoản giữ vai trò và ghi nhật ký kiểm toán. Kết quả: tài khoản được gán vai trò chỉ truy cập đúng chức năng và mức dữ liệu cần thiết.</w:t>
            </w:r>
          </w:p>
        </w:tc>
      </w:tr>
    </w:tbl>
    <w:p w14:paraId="6EBDA324">
      <w:pPr>
        <w:pStyle w:val="4"/>
        <w:keepNext/>
      </w:pPr>
      <w:bookmarkStart w:id="232" w:name="_Toc6587"/>
      <w:bookmarkStart w:id="233" w:name="_Toc5660"/>
      <w:r>
        <w:t>2.1 Hồ sơ hợp tác xã (SCR-07)</w:t>
      </w:r>
      <w:bookmarkEnd w:id="232"/>
      <w:bookmarkEnd w:id="233"/>
    </w:p>
    <w:p w14:paraId="43C5343A">
      <w:pPr>
        <w:spacing w:after="60"/>
      </w:pPr>
      <w:r>
        <w:rPr>
          <w:sz w:val="19"/>
          <w:szCs w:val="19"/>
        </w:rPr>
        <w:t>UC liên quan: UC09. Nhóm chức năng: Hợp tác xã và phân quyền.</w:t>
      </w:r>
    </w:p>
    <w:p w14:paraId="5D22F4CC">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6B39A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5C0CC2B6">
            <w:pPr>
              <w:spacing w:after="0" w:line="240" w:lineRule="auto"/>
            </w:pPr>
            <w:r>
              <w:rPr>
                <w:sz w:val="17"/>
                <w:szCs w:val="17"/>
              </w:rPr>
              <w:t>(1) [Thiết lập &gt; Hồ sơ HTX]</w:t>
            </w:r>
          </w:p>
          <w:p w14:paraId="37991B54">
            <w:pPr>
              <w:spacing w:after="0" w:line="240" w:lineRule="auto"/>
            </w:pPr>
            <w:r>
              <w:rPr>
                <w:sz w:val="17"/>
                <w:szCs w:val="17"/>
              </w:rPr>
              <w:t>(2) Tên đầy đủ của HTX* [____]  Mã số thuế* [____]</w:t>
            </w:r>
          </w:p>
          <w:p w14:paraId="0660F06E">
            <w:pPr>
              <w:spacing w:after="0" w:line="240" w:lineRule="auto"/>
            </w:pPr>
            <w:r>
              <w:rPr>
                <w:sz w:val="17"/>
                <w:szCs w:val="17"/>
              </w:rPr>
              <w:t>(3) Địa chỉ chi tiết văn phòng làm việc* [____]</w:t>
            </w:r>
          </w:p>
          <w:p w14:paraId="6B153A54">
            <w:pPr>
              <w:spacing w:after="0" w:line="240" w:lineRule="auto"/>
            </w:pPr>
            <w:r>
              <w:rPr>
                <w:sz w:val="17"/>
                <w:szCs w:val="17"/>
              </w:rPr>
              <w:t>(4) Số điện thoại* [____]  Email / Website (nếu có) [____]</w:t>
            </w:r>
          </w:p>
          <w:p w14:paraId="59BBD7B4">
            <w:pPr>
              <w:spacing w:after="0" w:line="240" w:lineRule="auto"/>
            </w:pPr>
            <w:r>
              <w:rPr>
                <w:sz w:val="17"/>
                <w:szCs w:val="17"/>
              </w:rPr>
              <w:t>(5) Người đại diện theo pháp luật* [____]</w:t>
            </w:r>
          </w:p>
          <w:p w14:paraId="2A9976EC">
            <w:pPr>
              <w:spacing w:after="0" w:line="240" w:lineRule="auto"/>
            </w:pPr>
            <w:r>
              <w:rPr>
                <w:sz w:val="17"/>
                <w:szCs w:val="17"/>
              </w:rPr>
              <w:t>(6) Ngành, nghề kinh doanh đã đăng ký* [chọn/nhập nhiều dòng]</w:t>
            </w:r>
          </w:p>
          <w:p w14:paraId="1ECA6504">
            <w:pPr>
              <w:spacing w:after="0" w:line="240" w:lineRule="auto"/>
            </w:pPr>
            <w:r>
              <w:rPr>
                <w:sz w:val="17"/>
                <w:szCs w:val="17"/>
              </w:rPr>
              <w:t>(7) Tài khoản nhận chuyển khoản*: Ngân hàng [chọn]  Số tài khoản [____]  Tên chủ tài khoản [____]</w:t>
            </w:r>
          </w:p>
          <w:p w14:paraId="59061F17">
            <w:pPr>
              <w:spacing w:after="0" w:line="240" w:lineRule="auto"/>
            </w:pPr>
            <w:r>
              <w:rPr>
                <w:sz w:val="17"/>
                <w:szCs w:val="17"/>
              </w:rPr>
              <w:t>(8) Xem trước phần hiển thị trên trang truy xuất: tên và địa chỉ HTX</w:t>
            </w:r>
          </w:p>
          <w:p w14:paraId="0B918568">
            <w:pPr>
              <w:spacing w:after="0" w:line="240" w:lineRule="auto"/>
            </w:pPr>
            <w:r>
              <w:rPr>
                <w:sz w:val="17"/>
                <w:szCs w:val="17"/>
              </w:rPr>
              <w:t>(9) [Lưu hồ sơ] [Xem lịch sử]</w:t>
            </w:r>
          </w:p>
        </w:tc>
      </w:tr>
    </w:tbl>
    <w:p w14:paraId="365B3374">
      <w:pPr>
        <w:spacing w:after="40"/>
      </w:pPr>
    </w:p>
    <w:p w14:paraId="53C80135">
      <w:pPr>
        <w:keepNext/>
        <w:spacing w:before="40" w:after="20"/>
      </w:pPr>
      <w:r>
        <w:rPr>
          <w:b/>
        </w:rPr>
        <w:t>Màn hình này cho phép Chủ HTX:</w:t>
      </w:r>
    </w:p>
    <w:p w14:paraId="0E54B1D7">
      <w:pPr>
        <w:spacing w:after="10"/>
        <w:ind w:left="360" w:hanging="220"/>
      </w:pPr>
      <w:r>
        <w:rPr>
          <w:sz w:val="19"/>
          <w:szCs w:val="19"/>
        </w:rPr>
        <w:t>• Chủ HTX mở Hồ sơ HTX; hệ thống hiện thông tin hiện hành.</w:t>
      </w:r>
    </w:p>
    <w:p w14:paraId="5E549F3E">
      <w:pPr>
        <w:spacing w:after="10"/>
        <w:ind w:left="360" w:hanging="220"/>
      </w:pPr>
      <w:r>
        <w:rPr>
          <w:sz w:val="19"/>
          <w:szCs w:val="19"/>
        </w:rPr>
        <w:t>• Chủ HTX nhập hoặc sửa các trường của hồ sơ (danh sách trường ở SCR-07).</w:t>
      </w:r>
    </w:p>
    <w:p w14:paraId="2ED94C03">
      <w:pPr>
        <w:spacing w:after="10"/>
        <w:ind w:left="360" w:hanging="220"/>
      </w:pPr>
      <w:r>
        <w:rPr>
          <w:sz w:val="19"/>
          <w:szCs w:val="19"/>
        </w:rPr>
        <w:t>• Chủ HTX xác nhận; hệ thống lưu thông tin và ghi nhật ký kiểm toán (giá trị trước – sau).</w:t>
      </w:r>
    </w:p>
    <w:p w14:paraId="793B71BE">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2CC37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3B9C1DE1">
            <w:pPr>
              <w:spacing w:after="0" w:line="240" w:lineRule="auto"/>
            </w:pPr>
            <w:r>
              <w:rPr>
                <w:b/>
                <w:sz w:val="17"/>
                <w:szCs w:val="17"/>
              </w:rPr>
              <w:t>Field Name</w:t>
            </w:r>
          </w:p>
        </w:tc>
        <w:tc>
          <w:tcPr>
            <w:tcW w:w="6700" w:type="dxa"/>
            <w:shd w:val="clear" w:color="auto" w:fill="DCE6F1"/>
          </w:tcPr>
          <w:p w14:paraId="1161452D">
            <w:pPr>
              <w:spacing w:after="0" w:line="240" w:lineRule="auto"/>
            </w:pPr>
            <w:r>
              <w:rPr>
                <w:b/>
                <w:sz w:val="17"/>
                <w:szCs w:val="17"/>
              </w:rPr>
              <w:t>Description</w:t>
            </w:r>
          </w:p>
        </w:tc>
      </w:tr>
      <w:tr w14:paraId="2703F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5B5B3AE">
            <w:pPr>
              <w:spacing w:after="0" w:line="240" w:lineRule="auto"/>
            </w:pPr>
            <w:r>
              <w:rPr>
                <w:sz w:val="17"/>
                <w:szCs w:val="17"/>
              </w:rPr>
              <w:t>(2) Tên đầy đủ của HTX</w:t>
            </w:r>
          </w:p>
        </w:tc>
        <w:tc>
          <w:tcPr>
            <w:tcW w:w="6700" w:type="dxa"/>
          </w:tcPr>
          <w:p w14:paraId="43BFEC50">
            <w:pPr>
              <w:spacing w:after="0" w:line="240" w:lineRule="auto"/>
            </w:pPr>
            <w:r>
              <w:rPr>
                <w:sz w:val="17"/>
                <w:szCs w:val="17"/>
              </w:rPr>
              <w:t xml:space="preserve">Loại nhập: Văn bản.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316D5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F11074C">
            <w:pPr>
              <w:spacing w:after="0" w:line="240" w:lineRule="auto"/>
            </w:pPr>
            <w:r>
              <w:rPr>
                <w:sz w:val="17"/>
                <w:szCs w:val="17"/>
              </w:rPr>
              <w:t>(2) Mã số thuế</w:t>
            </w:r>
          </w:p>
        </w:tc>
        <w:tc>
          <w:tcPr>
            <w:tcW w:w="6700" w:type="dxa"/>
          </w:tcPr>
          <w:p w14:paraId="62EACDD1">
            <w:pPr>
              <w:spacing w:after="0" w:line="240" w:lineRule="auto"/>
            </w:pPr>
            <w:r>
              <w:rPr>
                <w:sz w:val="17"/>
                <w:szCs w:val="17"/>
              </w:rPr>
              <w:t xml:space="preserve">Loại nhập: Văn bản. Bắt buộc: Có. Duy nhất.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B63A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252703F">
            <w:pPr>
              <w:spacing w:after="0" w:line="240" w:lineRule="auto"/>
            </w:pPr>
            <w:r>
              <w:rPr>
                <w:sz w:val="17"/>
                <w:szCs w:val="17"/>
              </w:rPr>
              <w:t>(3) Địa chỉ chi tiết văn phòng làm việc, số điện thoại</w:t>
            </w:r>
          </w:p>
        </w:tc>
        <w:tc>
          <w:tcPr>
            <w:tcW w:w="6700" w:type="dxa"/>
          </w:tcPr>
          <w:p w14:paraId="43D13986">
            <w:pPr>
              <w:spacing w:after="0" w:line="240" w:lineRule="auto"/>
            </w:pPr>
            <w:r>
              <w:rPr>
                <w:sz w:val="17"/>
                <w:szCs w:val="17"/>
              </w:rPr>
              <w:t xml:space="preserve">Loại nhập: Văn bản.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2EC32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538B771">
            <w:pPr>
              <w:spacing w:after="0" w:line="240" w:lineRule="auto"/>
            </w:pPr>
            <w:r>
              <w:rPr>
                <w:sz w:val="17"/>
                <w:szCs w:val="17"/>
              </w:rPr>
              <w:t>Email hoặc website</w:t>
            </w:r>
          </w:p>
        </w:tc>
        <w:tc>
          <w:tcPr>
            <w:tcW w:w="6700" w:type="dxa"/>
          </w:tcPr>
          <w:p w14:paraId="656ACD53">
            <w:pPr>
              <w:spacing w:after="0" w:line="240" w:lineRule="auto"/>
            </w:pPr>
            <w:r>
              <w:rPr>
                <w:sz w:val="17"/>
                <w:szCs w:val="17"/>
              </w:rPr>
              <w:t>Loại nhập: Văn bản. Bắt buộc: Không. Nếu nhập phải đúng định dạng.</w:t>
            </w:r>
          </w:p>
        </w:tc>
      </w:tr>
      <w:tr w14:paraId="04B14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1FD31B7">
            <w:pPr>
              <w:spacing w:after="0" w:line="240" w:lineRule="auto"/>
            </w:pPr>
            <w:r>
              <w:rPr>
                <w:sz w:val="17"/>
                <w:szCs w:val="17"/>
              </w:rPr>
              <w:t>(5) Người đại diện theo pháp luật</w:t>
            </w:r>
          </w:p>
        </w:tc>
        <w:tc>
          <w:tcPr>
            <w:tcW w:w="6700" w:type="dxa"/>
          </w:tcPr>
          <w:p w14:paraId="2BDC4C47">
            <w:pPr>
              <w:spacing w:after="0" w:line="240" w:lineRule="auto"/>
            </w:pPr>
            <w:r>
              <w:rPr>
                <w:sz w:val="17"/>
                <w:szCs w:val="17"/>
              </w:rPr>
              <w:t xml:space="preserve">Loại nhập: Văn bản.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42FFE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C215519">
            <w:pPr>
              <w:spacing w:after="0" w:line="240" w:lineRule="auto"/>
            </w:pPr>
            <w:r>
              <w:rPr>
                <w:sz w:val="17"/>
                <w:szCs w:val="17"/>
              </w:rPr>
              <w:t>(6) Ngành, nghề kinh doanh đã đăng ký</w:t>
            </w:r>
          </w:p>
        </w:tc>
        <w:tc>
          <w:tcPr>
            <w:tcW w:w="6700" w:type="dxa"/>
          </w:tcPr>
          <w:p w14:paraId="11193684">
            <w:pPr>
              <w:spacing w:after="0" w:line="240" w:lineRule="auto"/>
            </w:pPr>
            <w:r>
              <w:rPr>
                <w:sz w:val="17"/>
                <w:szCs w:val="17"/>
              </w:rPr>
              <w:t xml:space="preserve">Loại nhập: Bảng nhiều dòng (văn bản). Bắt buộc: Có. Tối thiểu một dòng.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7EF2C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A65C3B5">
            <w:pPr>
              <w:spacing w:after="0" w:line="240" w:lineRule="auto"/>
            </w:pPr>
            <w:r>
              <w:rPr>
                <w:sz w:val="17"/>
                <w:szCs w:val="17"/>
              </w:rPr>
              <w:t>(7) Tài khoản nhận chuyển khoản</w:t>
            </w:r>
          </w:p>
        </w:tc>
        <w:tc>
          <w:tcPr>
            <w:tcW w:w="6700" w:type="dxa"/>
          </w:tcPr>
          <w:p w14:paraId="03CF6F32">
            <w:pPr>
              <w:spacing w:after="0" w:line="240" w:lineRule="auto"/>
            </w:pPr>
            <w:r>
              <w:rPr>
                <w:sz w:val="17"/>
                <w:szCs w:val="17"/>
              </w:rPr>
              <w:t xml:space="preserve">Loại nhập: Nhóm trường (ngân hàng chọn từ danh sách, số tài khoản, tên chủ tài khoản). Bắt buộc: Có. Dùng tạo QR chuyển khoản VietQR ở UC48; không hiện trên trang truy xuất.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14:paraId="7EA2EADA">
      <w:pPr>
        <w:spacing w:before="60" w:after="20"/>
      </w:pPr>
      <w:r>
        <w:rPr>
          <w:sz w:val="18"/>
          <w:szCs w:val="18"/>
        </w:rPr>
        <w:t xml:space="preserve">Thông báo liên quan: </w:t>
      </w:r>
      <w:r>
        <w:fldChar w:fldCharType="begin"/>
        <w:instrText xml:space="preserve"> HYPERLINK \l "MSG01" \o "MSG01 (Lỗi): {field_name} chưa hợp lệ. Vui lòng kiểm tra và nhập lại." </w:instrText>
        <w:fldChar w:fldCharType="separate"/>
      </w:r>
      <w:r>
        <w:rPr>
          <w:sz w:val="18"/>
          <w:szCs w:val="18"/>
        </w:rPr>
        <w:t>MSG01</w:t>
        <w:fldChar w:fldCharType="end"/>
        <w:t xml:space="preserve"> (Trường bắt buộc hoặc không hợp lệ); </w:t>
      </w:r>
      <w:r>
        <w:fldChar w:fldCharType="begin"/>
        <w:instrText xml:space="preserve"> HYPERLINK \l "MSG02" \o "MSG02 (Lỗi): Bạn không có quyền thực hiện thao tác này." </w:instrText>
        <w:fldChar w:fldCharType="separate"/>
      </w:r>
      <w:r>
        <w:rPr>
          <w:sz w:val="18"/>
          <w:szCs w:val="18"/>
        </w:rPr>
        <w:t>MSG02</w:t>
        <w:fldChar w:fldCharType="end"/>
        <w:t xml:space="preserve"> (Không đủ </w:t>
      </w:r>
      <w:del w:id="2781" w:author="Claude" w:date="2026-10-08T00:00:00Z">
        <w:r>
          <w:rPr>
            <w:sz w:val="18"/>
            <w:szCs w:val="18"/>
          </w:rPr>
          <w:delText xml:space="preserve">quyền).</w:delText>
        </w:r>
      </w:del>
      <w:ins w:id="2782" w:author="Claude" w:date="2026-10-08T00:00:00Z">
        <w:r>
          <w:rPr>
            <w:sz w:val="18"/>
            <w:szCs w:val="18"/>
          </w:rPr>
          <w:t xml:space="preserve">quyền); MSG10 (Lưu thành công).</w:t>
        </w:r>
      </w:ins>
    </w:p>
    <w:p w14:paraId="2D1B3906">
      <w:pPr>
        <w:spacing w:after="60"/>
      </w:pPr>
      <w:r>
        <w:rPr>
          <w:sz w:val="18"/>
          <w:szCs w:val="18"/>
        </w:rPr>
        <w:t>UC liên kết: UC72: Quản trị hệ thống tạo hồ sơ sơ bộ và tài khoản Chủ HTX; UC15: vùng nuôi thuộc HTX; UC32: hồ sơ truy xuất lấy thông tin HTX khi công bố; UC40: trang công khai hiển thị tên và địa chỉ HTX.</w:t>
      </w:r>
    </w:p>
    <w:p w14:paraId="19EEB5AC">
      <w:pPr>
        <w:pStyle w:val="4"/>
        <w:keepNext/>
      </w:pPr>
      <w:bookmarkStart w:id="234" w:name="_Toc28657"/>
      <w:bookmarkStart w:id="235" w:name="_Toc30364"/>
      <w:r>
        <w:t>2.2 Hồ sơ nhân viên (SCR-08)</w:t>
      </w:r>
      <w:bookmarkEnd w:id="234"/>
      <w:bookmarkEnd w:id="235"/>
    </w:p>
    <w:p w14:paraId="55D19D96">
      <w:pPr>
        <w:spacing w:after="60"/>
      </w:pPr>
      <w:r>
        <w:rPr>
          <w:sz w:val="19"/>
          <w:szCs w:val="19"/>
        </w:rPr>
        <w:t>UC liên quan: UC10. Nhóm chức năng: Hợp tác xã và phân quyền.</w:t>
      </w:r>
    </w:p>
    <w:p w14:paraId="394B4B18">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7626A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599C9B89">
            <w:pPr>
              <w:spacing w:after="0" w:line="240" w:lineRule="auto"/>
            </w:pPr>
            <w:r>
              <w:rPr>
                <w:sz w:val="17"/>
                <w:szCs w:val="17"/>
              </w:rPr>
              <w:t>(1) [Nhân sự &gt; Nhân viên] [Tìm kiếm] [Thêm]</w:t>
            </w:r>
          </w:p>
          <w:p w14:paraId="5725CE53">
            <w:pPr>
              <w:spacing w:after="0" w:line="240" w:lineRule="auto"/>
            </w:pPr>
            <w:r>
              <w:rPr>
                <w:sz w:val="17"/>
                <w:szCs w:val="17"/>
              </w:rPr>
              <w:t>(2) Danh sách: họ tên, số điện thoại, tài khoản được cấp, tình trạng</w:t>
            </w:r>
          </w:p>
          <w:p w14:paraId="17D917CC">
            <w:pPr>
              <w:spacing w:after="0" w:line="240" w:lineRule="auto"/>
            </w:pPr>
            <w:r>
              <w:rPr>
                <w:sz w:val="17"/>
                <w:szCs w:val="17"/>
              </w:rPr>
              <w:t>(3) [Hồ sơ nhân viên] Họ tên* [____]  Số điện thoại* [____]</w:t>
            </w:r>
          </w:p>
          <w:p w14:paraId="5DCFFEE6">
            <w:pPr>
              <w:spacing w:after="0" w:line="240" w:lineRule="auto"/>
            </w:pPr>
            <w:r>
              <w:rPr>
                <w:sz w:val="17"/>
                <w:szCs w:val="17"/>
              </w:rPr>
              <w:t>(4) Tài khoản hệ thống [chọn tài khoản đã tạo ở UC11 / để trống]</w:t>
            </w:r>
          </w:p>
          <w:p w14:paraId="6A0CF599">
            <w:pPr>
              <w:spacing w:after="0" w:line="240" w:lineRule="auto"/>
            </w:pPr>
            <w:r>
              <w:rPr>
                <w:sz w:val="17"/>
                <w:szCs w:val="17"/>
              </w:rPr>
              <w:t>(5) Thông tin tùy chọn: Sinh nhật [__] Địa chỉ [____] Khu vực [____] Phường/Xã [____] Thông tin khác [____] Ghi chú [____]</w:t>
            </w:r>
          </w:p>
          <w:p w14:paraId="45CA7510">
            <w:pPr>
              <w:spacing w:after="0" w:line="240" w:lineRule="auto"/>
            </w:pPr>
            <w:r>
              <w:rPr>
                <w:sz w:val="17"/>
                <w:szCs w:val="17"/>
              </w:rPr>
              <w:t xml:space="preserve">(6) Tình trạng* </w:t>
            </w:r>
            <w:del w:id="2788" w:author="Claude" w:date="2026-10-08T00:00:00Z">
              <w:r>
                <w:rPr>
                  <w:sz w:val="17"/>
                  <w:szCs w:val="17"/>
                </w:rPr>
                <w:delText xml:space="preserve">[đang</w:delText>
              </w:r>
            </w:del>
            <w:ins w:id="2789" w:author="Claude" w:date="2026-10-08T00:00:00Z">
              <w:r>
                <w:rPr>
                  <w:sz w:val="17"/>
                  <w:szCs w:val="17"/>
                </w:rPr>
                <w:t xml:space="preserve">[Đang</w:t>
              </w:r>
            </w:ins>
            <w:r>
              <w:rPr>
                <w:sz w:val="17"/>
                <w:szCs w:val="17"/>
              </w:rPr>
              <w:t xml:space="preserve"> làm </w:t>
            </w:r>
            <w:del w:id="2787" w:author="Claude" w:date="2026-10-08T00:00:00Z">
              <w:r>
                <w:rPr>
                  <w:sz w:val="17"/>
                  <w:szCs w:val="17"/>
                </w:rPr>
                <w:delText xml:space="preserve">việc </w:delText>
              </w:r>
            </w:del>
            <w:r>
              <w:rPr>
                <w:sz w:val="17"/>
                <w:szCs w:val="17"/>
              </w:rPr>
              <w:t xml:space="preserve">/ </w:t>
            </w:r>
            <w:del w:id="2785" w:author="Claude" w:date="2026-10-08T00:00:00Z">
              <w:r>
                <w:rPr>
                  <w:sz w:val="17"/>
                  <w:szCs w:val="17"/>
                </w:rPr>
                <w:delText xml:space="preserve">ngừng</w:delText>
              </w:r>
            </w:del>
            <w:ins w:id="2786" w:author="Claude" w:date="2026-10-08T00:00:00Z">
              <w:r>
                <w:rPr>
                  <w:sz w:val="17"/>
                  <w:szCs w:val="17"/>
                </w:rPr>
                <w:t xml:space="preserve">Đã</w:t>
              </w:r>
            </w:ins>
            <w:r>
              <w:rPr>
                <w:sz w:val="17"/>
                <w:szCs w:val="17"/>
              </w:rPr>
              <w:t xml:space="preserve"> </w:t>
            </w:r>
            <w:del w:id="2783" w:author="Claude" w:date="2026-10-08T00:00:00Z">
              <w:r>
                <w:rPr>
                  <w:sz w:val="17"/>
                  <w:szCs w:val="17"/>
                </w:rPr>
                <w:delText xml:space="preserve">làm việc]</w:delText>
              </w:r>
            </w:del>
            <w:ins w:id="2784" w:author="Claude" w:date="2026-10-08T00:00:00Z">
              <w:r>
                <w:rPr>
                  <w:sz w:val="17"/>
                  <w:szCs w:val="17"/>
                </w:rPr>
                <w:t xml:space="preserve">nghỉ]</w:t>
              </w:r>
            </w:ins>
          </w:p>
          <w:p w14:paraId="41B8180E">
            <w:pPr>
              <w:spacing w:after="0" w:line="240" w:lineRule="auto"/>
            </w:pPr>
            <w:r>
              <w:rPr>
                <w:sz w:val="17"/>
                <w:szCs w:val="17"/>
              </w:rPr>
              <w:t>(7) Tab: Lịch sử thay đổi | Công việc (UC56) | Lương (UC59)</w:t>
            </w:r>
          </w:p>
          <w:p w14:paraId="516AA61B">
            <w:pPr>
              <w:spacing w:after="0" w:line="240" w:lineRule="auto"/>
            </w:pPr>
            <w:r>
              <w:rPr>
                <w:sz w:val="17"/>
                <w:szCs w:val="17"/>
              </w:rPr>
              <w:t xml:space="preserve">(8) [Lưu] </w:t>
            </w:r>
            <w:del w:id="2794" w:author="Claude" w:date="2026-10-08T00:00:00Z">
              <w:r>
                <w:rPr>
                  <w:sz w:val="17"/>
                  <w:szCs w:val="17"/>
                </w:rPr>
                <w:delText xml:space="preserve">[Ngừng</w:delText>
              </w:r>
            </w:del>
            <w:ins w:id="2795" w:author="Claude" w:date="2026-10-08T00:00:00Z">
              <w:r>
                <w:rPr>
                  <w:sz w:val="17"/>
                  <w:szCs w:val="17"/>
                </w:rPr>
                <w:t xml:space="preserve">[Chuyển</w:t>
              </w:r>
            </w:ins>
            <w:r>
              <w:rPr>
                <w:sz w:val="17"/>
                <w:szCs w:val="17"/>
              </w:rPr>
              <w:t xml:space="preserve"> </w:t>
            </w:r>
            <w:del w:id="2792" w:author="Claude" w:date="2026-10-08T00:00:00Z">
              <w:r>
                <w:rPr>
                  <w:sz w:val="17"/>
                  <w:szCs w:val="17"/>
                </w:rPr>
                <w:delText xml:space="preserve">làm</w:delText>
              </w:r>
            </w:del>
            <w:ins w:id="2793" w:author="Claude" w:date="2026-10-08T00:00:00Z">
              <w:r>
                <w:rPr>
                  <w:sz w:val="17"/>
                  <w:szCs w:val="17"/>
                </w:rPr>
                <w:t xml:space="preserve">Đã</w:t>
              </w:r>
            </w:ins>
            <w:r>
              <w:rPr>
                <w:sz w:val="17"/>
                <w:szCs w:val="17"/>
              </w:rPr>
              <w:t xml:space="preserve"> </w:t>
            </w:r>
            <w:del w:id="2790" w:author="Claude" w:date="2026-10-08T00:00:00Z">
              <w:r>
                <w:rPr>
                  <w:sz w:val="17"/>
                  <w:szCs w:val="17"/>
                </w:rPr>
                <w:delText xml:space="preserve">việc]</w:delText>
              </w:r>
            </w:del>
            <w:ins w:id="2791" w:author="Claude" w:date="2026-10-08T00:00:00Z">
              <w:r>
                <w:rPr>
                  <w:sz w:val="17"/>
                  <w:szCs w:val="17"/>
                </w:rPr>
                <w:t xml:space="preserve">nghỉ]</w:t>
              </w:r>
            </w:ins>
          </w:p>
        </w:tc>
      </w:tr>
    </w:tbl>
    <w:p w14:paraId="4EF043EC">
      <w:pPr>
        <w:spacing w:after="40"/>
      </w:pPr>
    </w:p>
    <w:p w14:paraId="4F0FE0AD">
      <w:pPr>
        <w:keepNext/>
        <w:spacing w:before="40" w:after="20"/>
      </w:pPr>
      <w:r>
        <w:rPr>
          <w:b/>
        </w:rPr>
        <w:t>Màn hình này cho phép Chủ HTX:</w:t>
      </w:r>
    </w:p>
    <w:p w14:paraId="52649050">
      <w:pPr>
        <w:spacing w:after="10"/>
        <w:ind w:left="360" w:hanging="220"/>
      </w:pPr>
      <w:r>
        <w:rPr>
          <w:sz w:val="19"/>
          <w:szCs w:val="19"/>
        </w:rPr>
        <w:t>• Người thao tác mở Nhân viên và tìm theo tên hoặc số điện thoại để tránh tạo trùng.</w:t>
      </w:r>
    </w:p>
    <w:p w14:paraId="6EE33810">
      <w:pPr>
        <w:spacing w:after="10"/>
        <w:ind w:left="360" w:hanging="220"/>
      </w:pPr>
      <w:r>
        <w:rPr>
          <w:sz w:val="19"/>
          <w:szCs w:val="19"/>
        </w:rPr>
        <w:t>• Người thao tác chọn Thêm hoặc mở một hồ sơ để sửa.</w:t>
      </w:r>
    </w:p>
    <w:p w14:paraId="157DA466">
      <w:pPr>
        <w:spacing w:after="10"/>
        <w:ind w:left="360" w:hanging="220"/>
      </w:pPr>
      <w:r>
        <w:rPr>
          <w:sz w:val="19"/>
          <w:szCs w:val="19"/>
        </w:rPr>
        <w:t>• Người thao tác nhập họ tên, số điện thoại, các trường tùy chọn và chọn tài khoản được cấp.</w:t>
      </w:r>
    </w:p>
    <w:p w14:paraId="55449AD6">
      <w:pPr>
        <w:spacing w:after="10"/>
        <w:ind w:left="360" w:hanging="220"/>
      </w:pPr>
      <w:r>
        <w:rPr>
          <w:sz w:val="19"/>
          <w:szCs w:val="19"/>
        </w:rPr>
        <w:t>• Người thao tác xác nhận; hệ thống lưu hồ sơ và ghi nhật ký kiểm toán.</w:t>
      </w:r>
    </w:p>
    <w:p w14:paraId="79D99666">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56B5E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06E07364">
            <w:pPr>
              <w:spacing w:after="0" w:line="240" w:lineRule="auto"/>
            </w:pPr>
            <w:r>
              <w:rPr>
                <w:b/>
                <w:sz w:val="17"/>
                <w:szCs w:val="17"/>
              </w:rPr>
              <w:t>Field Name</w:t>
            </w:r>
          </w:p>
        </w:tc>
        <w:tc>
          <w:tcPr>
            <w:tcW w:w="6700" w:type="dxa"/>
            <w:shd w:val="clear" w:color="auto" w:fill="DCE6F1"/>
          </w:tcPr>
          <w:p w14:paraId="49B81B30">
            <w:pPr>
              <w:spacing w:after="0" w:line="240" w:lineRule="auto"/>
            </w:pPr>
            <w:r>
              <w:rPr>
                <w:b/>
                <w:sz w:val="17"/>
                <w:szCs w:val="17"/>
              </w:rPr>
              <w:t>Description</w:t>
            </w:r>
          </w:p>
        </w:tc>
      </w:tr>
      <w:tr w14:paraId="7D73A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663D90A">
            <w:pPr>
              <w:spacing w:after="0" w:line="240" w:lineRule="auto"/>
            </w:pPr>
            <w:r>
              <w:rPr>
                <w:sz w:val="17"/>
                <w:szCs w:val="17"/>
              </w:rPr>
              <w:t>(3) Họ tên và số điện thoại</w:t>
            </w:r>
          </w:p>
        </w:tc>
        <w:tc>
          <w:tcPr>
            <w:tcW w:w="6700" w:type="dxa"/>
          </w:tcPr>
          <w:p w14:paraId="30FBC2F4">
            <w:pPr>
              <w:spacing w:after="0" w:line="240" w:lineRule="auto"/>
            </w:pPr>
            <w:r>
              <w:rPr>
                <w:sz w:val="17"/>
                <w:szCs w:val="17"/>
              </w:rPr>
              <w:t xml:space="preserve">Loại nhập: Văn bản. Bắt buộc: Có. Dùng để tránh tạo trùng người.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2AFD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97BC6F1">
            <w:pPr>
              <w:spacing w:after="0" w:line="240" w:lineRule="auto"/>
            </w:pPr>
            <w:r>
              <w:rPr>
                <w:sz w:val="17"/>
                <w:szCs w:val="17"/>
              </w:rPr>
              <w:t>(4) Tài khoản hệ thống</w:t>
            </w:r>
          </w:p>
        </w:tc>
        <w:tc>
          <w:tcPr>
            <w:tcW w:w="6700" w:type="dxa"/>
          </w:tcPr>
          <w:p w14:paraId="7AF6910B">
            <w:pPr>
              <w:spacing w:after="0" w:line="240" w:lineRule="auto"/>
            </w:pPr>
            <w:r>
              <w:rPr>
                <w:sz w:val="17"/>
                <w:szCs w:val="17"/>
              </w:rPr>
              <w:t>Loại nhập: Chọn từ danh sách. Bắt buộc: Không. Chọn từ tài khoản nội bộ chưa gắn với nhân viên khác.</w:t>
            </w:r>
          </w:p>
        </w:tc>
      </w:tr>
      <w:tr w14:paraId="6976A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0B6ECDC">
            <w:pPr>
              <w:spacing w:after="0" w:line="240" w:lineRule="auto"/>
            </w:pPr>
            <w:r>
              <w:rPr>
                <w:sz w:val="17"/>
                <w:szCs w:val="17"/>
              </w:rPr>
              <w:t>(5) Sinh nhật, địa chỉ, khu vực, phường/xã, thông tin khác, ghi chú</w:t>
            </w:r>
          </w:p>
        </w:tc>
        <w:tc>
          <w:tcPr>
            <w:tcW w:w="6700" w:type="dxa"/>
          </w:tcPr>
          <w:p w14:paraId="5AD3786B">
            <w:pPr>
              <w:spacing w:after="0" w:line="240" w:lineRule="auto"/>
            </w:pPr>
            <w:r>
              <w:rPr>
                <w:sz w:val="17"/>
                <w:szCs w:val="17"/>
              </w:rPr>
              <w:t>Loại nhập: Nhóm trường (xem phác thảo). Bắt buộc: Không.</w:t>
            </w:r>
          </w:p>
        </w:tc>
      </w:tr>
      <w:tr w14:paraId="7D7D8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C485C41">
            <w:pPr>
              <w:spacing w:after="0" w:line="240" w:lineRule="auto"/>
            </w:pPr>
            <w:del w:id="2796" w:author="Claude" w:date="2026-10-08T00:00:00Z">
              <w:r>
                <w:rPr>
                  <w:sz w:val="17"/>
                  <w:szCs w:val="17"/>
                </w:rPr>
                <w:delText xml:space="preserve">(2)</w:delText>
              </w:r>
            </w:del>
            <w:ins w:id="2797" w:author="Claude" w:date="2026-10-08T00:00:00Z">
              <w:r>
                <w:rPr>
                  <w:sz w:val="17"/>
                  <w:szCs w:val="17"/>
                </w:rPr>
                <w:t xml:space="preserve">(6)</w:t>
              </w:r>
            </w:ins>
            <w:r>
              <w:rPr>
                <w:sz w:val="17"/>
                <w:szCs w:val="17"/>
              </w:rPr>
              <w:t xml:space="preserve"> Tình trạng làm việc</w:t>
            </w:r>
          </w:p>
        </w:tc>
        <w:tc>
          <w:tcPr>
            <w:tcW w:w="6700" w:type="dxa"/>
          </w:tcPr>
          <w:p w14:paraId="66FC4C8D">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14:paraId="078A49CD">
      <w:pPr>
        <w:spacing w:before="60" w:after="20"/>
      </w:pPr>
      <w:r>
        <w:rPr>
          <w:sz w:val="18"/>
          <w:szCs w:val="18"/>
        </w:rPr>
        <w:t xml:space="preserve">Thông báo liên quan: </w:t>
      </w:r>
      <w:r>
        <w:fldChar w:fldCharType="begin"/>
        <w:instrText xml:space="preserve"> HYPERLINK \l "MSG02" \o "MSG02 (Lỗi): Bạn không có quyền thực hiện thao tác này." </w:instrText>
        <w:fldChar w:fldCharType="separate"/>
      </w:r>
      <w:r>
        <w:rPr>
          <w:sz w:val="18"/>
          <w:szCs w:val="18"/>
        </w:rPr>
        <w:t>MSG02</w:t>
        <w:fldChar w:fldCharType="end"/>
        <w:t xml:space="preserve"> (Không đủ quyền); </w:t>
      </w:r>
      <w:r>
        <w:fldChar w:fldCharType="begin"/>
        <w:instrText xml:space="preserve"> HYPERLINK \l "MSG03" \o "MSG03 (Lỗi): {object_name} đã tồn tại. Hệ thống mở bản ghi hiện có để bạn kiểm tra, không tạo bản sao." </w:instrText>
        <w:fldChar w:fldCharType="separate"/>
      </w:r>
      <w:r>
        <w:rPr>
          <w:sz w:val="18"/>
          <w:szCs w:val="18"/>
        </w:rPr>
        <w:t>MSG03</w:t>
        <w:fldChar w:fldCharType="end"/>
        <w:t xml:space="preserve"> (Bản ghi đã tồn tại);</w:t>
      </w:r>
      <w:ins w:id="2798" w:author="Claude" w:date="2026-10-08T00:00:00Z">
        <w:r>
          <w:rPr>
            <w:sz w:val="18"/>
            <w:szCs w:val="18"/>
          </w:rPr>
          <w:t xml:space="preserve"> MSG10 (Lưu thành công);</w:t>
        </w:r>
      </w:ins>
      <w:r>
        <w:rPr>
          <w:sz w:val="18"/>
          <w:szCs w:val="18"/>
        </w:rPr>
        <w:t xml:space="preserve"> </w:t>
      </w:r>
      <w:r>
        <w:fldChar w:fldCharType="begin"/>
        <w:instrText xml:space="preserve"> HYPERLINK \l "MSG24" \o "MSG24 (Lỗi): Tài khoản này đã được gắn với hồ sơ nhân viên {employee_name}." </w:instrText>
        <w:fldChar w:fldCharType="separate"/>
      </w:r>
      <w:r>
        <w:rPr>
          <w:sz w:val="18"/>
          <w:szCs w:val="18"/>
        </w:rPr>
        <w:t>MSG24</w:t>
        <w:fldChar w:fldCharType="end"/>
        <w:t xml:space="preserve"> (Tài khoản đã gắn với hồ sơ khác).</w:t>
      </w:r>
    </w:p>
    <w:p w14:paraId="26E3121A">
      <w:pPr>
        <w:spacing w:after="60"/>
      </w:pPr>
      <w:r>
        <w:rPr>
          <w:sz w:val="18"/>
          <w:szCs w:val="18"/>
        </w:rPr>
        <w:t>UC liên kết: UC11: tạo tài khoản và phân quyền khu + vai trò; UC55: lao động thời vụ quản lý riêng; UC56/UC57: giao việc và chấm công theo hồ sơ; UC58/UC59: mức lương và bảng lương tham chiếu hồ sơ.</w:t>
      </w:r>
    </w:p>
    <w:p w14:paraId="3136B598">
      <w:pPr>
        <w:pStyle w:val="4"/>
        <w:keepNext/>
      </w:pPr>
      <w:bookmarkStart w:id="236" w:name="_Toc14747"/>
      <w:bookmarkStart w:id="237" w:name="_Toc12479"/>
      <w:r>
        <w:t>2.3 Tài khoản người dùng và phân quyền theo khu (SCR-09)</w:t>
      </w:r>
      <w:bookmarkEnd w:id="236"/>
      <w:bookmarkEnd w:id="237"/>
    </w:p>
    <w:p w14:paraId="5DF20632">
      <w:pPr>
        <w:spacing w:after="60"/>
      </w:pPr>
      <w:r>
        <w:rPr>
          <w:sz w:val="19"/>
          <w:szCs w:val="19"/>
        </w:rPr>
        <w:t>UC liên quan: UC11. Nhóm chức năng: Hợp tác xã và phân quyền.</w:t>
      </w:r>
    </w:p>
    <w:p w14:paraId="0AE6B799">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750B8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1293607C">
            <w:pPr>
              <w:spacing w:after="0" w:line="240" w:lineRule="auto"/>
            </w:pPr>
            <w:r>
              <w:rPr>
                <w:sz w:val="17"/>
                <w:szCs w:val="17"/>
              </w:rPr>
              <w:t>(1) [Quản trị &gt; Tài khoản người dùng] [Tìm] [Thêm]</w:t>
            </w:r>
          </w:p>
          <w:p w14:paraId="0B8D4B26">
            <w:pPr>
              <w:spacing w:after="0" w:line="240" w:lineRule="auto"/>
            </w:pPr>
            <w:r>
              <w:rPr>
                <w:sz w:val="17"/>
                <w:szCs w:val="17"/>
              </w:rPr>
              <w:t>(2) Danh sách: tên hiển thị, tên đăng nhập, điện thoại, các cặp khu – vai trò, trạng thái</w:t>
            </w:r>
          </w:p>
          <w:p w14:paraId="33D17929">
            <w:pPr>
              <w:spacing w:after="0" w:line="240" w:lineRule="auto"/>
            </w:pPr>
            <w:r>
              <w:rPr>
                <w:sz w:val="17"/>
                <w:szCs w:val="17"/>
              </w:rPr>
              <w:t>(3) [Thông tin tài khoản] Tên hiển thị* [____] Điện thoại* [____] Email [____]</w:t>
            </w:r>
          </w:p>
          <w:p w14:paraId="0BA25448">
            <w:pPr>
              <w:spacing w:after="0" w:line="240" w:lineRule="auto"/>
            </w:pPr>
            <w:r>
              <w:rPr>
                <w:sz w:val="17"/>
                <w:szCs w:val="17"/>
              </w:rPr>
              <w:t>(4) Tên đăng nhập* [____] Mật khẩu tạm [hệ thống tạo, hiện một lần]</w:t>
            </w:r>
          </w:p>
          <w:p w14:paraId="6E4D7235">
            <w:pPr>
              <w:spacing w:after="0" w:line="240" w:lineRule="auto"/>
            </w:pPr>
            <w:r>
              <w:rPr>
                <w:sz w:val="17"/>
                <w:szCs w:val="17"/>
              </w:rPr>
              <w:t>(5) [Phân quyền truy cập] + Thêm dòng: Khu* [Khu A | Khu B | … | Toàn bộ khu]  Vai trò* [chọn từ UC12]  Hiệu lực từ/đến</w:t>
            </w:r>
          </w:p>
          <w:p w14:paraId="245129CD">
            <w:pPr>
              <w:spacing w:after="0" w:line="240" w:lineRule="auto"/>
            </w:pPr>
            <w:r>
              <w:rPr>
                <w:sz w:val="17"/>
                <w:szCs w:val="17"/>
              </w:rPr>
              <w:t>(6) Xem trước quyền thực tế theo từng khu [bảng chức năng × C/R/U/D/khác]</w:t>
            </w:r>
          </w:p>
          <w:p w14:paraId="09384204">
            <w:pPr>
              <w:spacing w:after="0" w:line="240" w:lineRule="auto"/>
            </w:pPr>
            <w:r>
              <w:rPr>
                <w:sz w:val="17"/>
                <w:szCs w:val="17"/>
              </w:rPr>
              <w:t>(7) [Lưu] [Khóa tài khoản] [Mở khóa] [Đặt lại mật khẩu]</w:t>
            </w:r>
          </w:p>
        </w:tc>
      </w:tr>
    </w:tbl>
    <w:p w14:paraId="5660A2B6">
      <w:pPr>
        <w:spacing w:after="40"/>
      </w:pPr>
    </w:p>
    <w:p w14:paraId="2D59F9A2">
      <w:pPr>
        <w:keepNext/>
        <w:spacing w:before="40" w:after="20"/>
      </w:pPr>
      <w:r>
        <w:rPr>
          <w:b/>
        </w:rPr>
        <w:t>Màn hình này cho phép Chủ HTX:</w:t>
      </w:r>
    </w:p>
    <w:p w14:paraId="49AEF034">
      <w:pPr>
        <w:spacing w:after="10"/>
        <w:ind w:left="360" w:hanging="220"/>
      </w:pPr>
      <w:r>
        <w:rPr>
          <w:sz w:val="19"/>
          <w:szCs w:val="19"/>
        </w:rPr>
        <w:t>• Người thao tác mở Tài khoản người dùng và chọn Thêm.</w:t>
      </w:r>
    </w:p>
    <w:p w14:paraId="38CFC27A">
      <w:pPr>
        <w:spacing w:after="10"/>
        <w:ind w:left="360" w:hanging="220"/>
      </w:pPr>
      <w:r>
        <w:rPr>
          <w:sz w:val="19"/>
          <w:szCs w:val="19"/>
        </w:rPr>
        <w:t>• Người thao tác nhập thông tin tài khoản (danh sách trường ở SCR-09).</w:t>
      </w:r>
    </w:p>
    <w:p w14:paraId="45E4218D">
      <w:pPr>
        <w:spacing w:after="10"/>
        <w:ind w:left="360" w:hanging="220"/>
      </w:pPr>
      <w:r>
        <w:rPr>
          <w:sz w:val="19"/>
          <w:szCs w:val="19"/>
        </w:rPr>
        <w:t>• Người thao tác thêm một hoặc nhiều dòng phân quyền, mỗi dòng gồm khu (hoặc Toàn bộ khu) và vai trò.</w:t>
      </w:r>
    </w:p>
    <w:p w14:paraId="4ADE7CA9">
      <w:pPr>
        <w:spacing w:after="10"/>
        <w:ind w:left="360" w:hanging="220"/>
      </w:pPr>
      <w:r>
        <w:rPr>
          <w:sz w:val="19"/>
          <w:szCs w:val="19"/>
        </w:rPr>
        <w:t>• Người thao tác xác nhận; hệ thống lưu tài khoản, phân quyền và nhật ký kiểm toán (không chứa mật khẩu).</w:t>
      </w:r>
    </w:p>
    <w:p w14:paraId="4D0D8228">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4DF99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7B430BEC">
            <w:pPr>
              <w:spacing w:after="0" w:line="240" w:lineRule="auto"/>
            </w:pPr>
            <w:r>
              <w:rPr>
                <w:b/>
                <w:sz w:val="17"/>
                <w:szCs w:val="17"/>
              </w:rPr>
              <w:t>Field Name</w:t>
            </w:r>
          </w:p>
        </w:tc>
        <w:tc>
          <w:tcPr>
            <w:tcW w:w="6700" w:type="dxa"/>
            <w:shd w:val="clear" w:color="auto" w:fill="DCE6F1"/>
          </w:tcPr>
          <w:p w14:paraId="5D7C848F">
            <w:pPr>
              <w:spacing w:after="0" w:line="240" w:lineRule="auto"/>
            </w:pPr>
            <w:r>
              <w:rPr>
                <w:b/>
                <w:sz w:val="17"/>
                <w:szCs w:val="17"/>
              </w:rPr>
              <w:t>Description</w:t>
            </w:r>
          </w:p>
        </w:tc>
      </w:tr>
      <w:tr w14:paraId="6223B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0151096">
            <w:pPr>
              <w:spacing w:after="0" w:line="240" w:lineRule="auto"/>
            </w:pPr>
            <w:r>
              <w:rPr>
                <w:sz w:val="17"/>
                <w:szCs w:val="17"/>
              </w:rPr>
              <w:t>(3) Tên hiển thị, điện thoại, tên đăng nhập</w:t>
            </w:r>
          </w:p>
        </w:tc>
        <w:tc>
          <w:tcPr>
            <w:tcW w:w="6700" w:type="dxa"/>
          </w:tcPr>
          <w:p w14:paraId="32786D2E">
            <w:pPr>
              <w:spacing w:after="0" w:line="240" w:lineRule="auto"/>
            </w:pPr>
            <w:r>
              <w:rPr>
                <w:sz w:val="17"/>
                <w:szCs w:val="17"/>
              </w:rPr>
              <w:t xml:space="preserve">Loại nhập: Nhóm trường (xem phác thảo). Bắt buộc: Có. Tên đăng nhập và điện thoại là duy nhất toàn hệ thống (BR-32); chủ tài khoản xác minh số bằng mã SMS ở lần đăng nhập đầu (UC02 nhánh 3a, BR-34).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35724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FBD8F38">
            <w:pPr>
              <w:spacing w:after="0" w:line="240" w:lineRule="auto"/>
            </w:pPr>
            <w:r>
              <w:rPr>
                <w:sz w:val="17"/>
                <w:szCs w:val="17"/>
              </w:rPr>
              <w:t>(3) Email</w:t>
            </w:r>
          </w:p>
        </w:tc>
        <w:tc>
          <w:tcPr>
            <w:tcW w:w="6700" w:type="dxa"/>
          </w:tcPr>
          <w:p w14:paraId="1C696694">
            <w:pPr>
              <w:spacing w:after="0" w:line="240" w:lineRule="auto"/>
            </w:pPr>
            <w:r>
              <w:rPr>
                <w:sz w:val="17"/>
                <w:szCs w:val="17"/>
              </w:rPr>
              <w:t>Loại nhập: Văn bản (email). Bắt buộc: Không. Chủ tài khoản tự xác minh ở UC05 trước khi dùng nhận mã (BR-31).</w:t>
            </w:r>
          </w:p>
        </w:tc>
      </w:tr>
      <w:tr w14:paraId="3B8ED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7C83C00">
            <w:pPr>
              <w:spacing w:after="0" w:line="240" w:lineRule="auto"/>
            </w:pPr>
            <w:r>
              <w:rPr>
                <w:sz w:val="17"/>
                <w:szCs w:val="17"/>
              </w:rPr>
              <w:t>(4) Mật khẩu tạm</w:t>
            </w:r>
          </w:p>
        </w:tc>
        <w:tc>
          <w:tcPr>
            <w:tcW w:w="6700" w:type="dxa"/>
          </w:tcPr>
          <w:p w14:paraId="4C0A3589">
            <w:pPr>
              <w:spacing w:after="0" w:line="240" w:lineRule="auto"/>
            </w:pPr>
            <w:r>
              <w:rPr>
                <w:sz w:val="17"/>
                <w:szCs w:val="17"/>
              </w:rPr>
              <w:t>Loại nhập: Chỉ hiển thị. Bắt buộc: Không. Hệ thống tạo khi tạo tài khoản hoặc đặt lại, hiện một lần; chủ tài khoản đổi ở lần đăng nhập đầu (UC02, UC04).</w:t>
            </w:r>
          </w:p>
        </w:tc>
      </w:tr>
      <w:tr w14:paraId="54298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7C7CB24">
            <w:pPr>
              <w:spacing w:after="0" w:line="240" w:lineRule="auto"/>
            </w:pPr>
            <w:r>
              <w:rPr>
                <w:sz w:val="17"/>
                <w:szCs w:val="17"/>
              </w:rPr>
              <w:t>(5) Phân quyền truy cập</w:t>
            </w:r>
          </w:p>
        </w:tc>
        <w:tc>
          <w:tcPr>
            <w:tcW w:w="6700" w:type="dxa"/>
          </w:tcPr>
          <w:p w14:paraId="0E33DAD9">
            <w:pPr>
              <w:spacing w:after="0" w:line="240" w:lineRule="auto"/>
            </w:pPr>
            <w:r>
              <w:rPr>
                <w:sz w:val="17"/>
                <w:szCs w:val="17"/>
              </w:rPr>
              <w:t>Loại nhập: Bảng nhiều dòng (chọn khu và vai trò). Ít nhất một dòng khu + vai trò; khu là một khu cụ thể hoặc Toàn bộ khu.</w:t>
            </w:r>
          </w:p>
        </w:tc>
      </w:tr>
      <w:tr w14:paraId="00B0B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571CCE3">
            <w:pPr>
              <w:spacing w:after="0" w:line="240" w:lineRule="auto"/>
            </w:pPr>
            <w:r>
              <w:rPr>
                <w:sz w:val="17"/>
                <w:szCs w:val="17"/>
              </w:rPr>
              <w:t>Lý do</w:t>
            </w:r>
          </w:p>
        </w:tc>
        <w:tc>
          <w:tcPr>
            <w:tcW w:w="6700" w:type="dxa"/>
          </w:tcPr>
          <w:p w14:paraId="71EF1722">
            <w:pPr>
              <w:spacing w:after="0" w:line="240" w:lineRule="auto"/>
            </w:pPr>
            <w:r>
              <w:rPr>
                <w:sz w:val="17"/>
                <w:szCs w:val="17"/>
              </w:rPr>
              <w:t xml:space="preserve">Loại nhập: Văn bản. Bắt buộc: Có. Khi khóa, mở khóa hoặc thu hồi phân quyền; các thao tác này chỉ Chủ HTX.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14:paraId="16606219">
      <w:pPr>
        <w:spacing w:before="60" w:after="20"/>
      </w:pPr>
      <w:r>
        <w:rPr>
          <w:sz w:val="18"/>
          <w:szCs w:val="18"/>
        </w:rPr>
        <w:t xml:space="preserve">Thông báo liên quan: </w:t>
      </w:r>
      <w:r>
        <w:fldChar w:fldCharType="begin"/>
        <w:instrText xml:space="preserve"> HYPERLINK \l "MSG02" \o "MSG02 (Lỗi): Bạn không có quyền thực hiện thao tác này." </w:instrText>
        <w:fldChar w:fldCharType="separate"/>
      </w:r>
      <w:r>
        <w:rPr>
          <w:sz w:val="18"/>
          <w:szCs w:val="18"/>
        </w:rPr>
        <w:t>MSG02</w:t>
        <w:fldChar w:fldCharType="end"/>
        <w:t xml:space="preserve"> (Không đủ quyền); </w:t>
      </w:r>
      <w:r>
        <w:fldChar w:fldCharType="begin"/>
        <w:instrText xml:space="preserve"> HYPERLINK \l "MSG03" \o "MSG03 (Lỗi): {object_name} đã tồn tại. Hệ thống mở bản ghi hiện có để bạn kiểm tra, không tạo bản sao." </w:instrText>
        <w:fldChar w:fldCharType="separate"/>
      </w:r>
      <w:r>
        <w:rPr>
          <w:sz w:val="18"/>
          <w:szCs w:val="18"/>
        </w:rPr>
        <w:t>MSG03</w:t>
        <w:fldChar w:fldCharType="end"/>
        <w:t xml:space="preserve"> (Bản ghi đã tồn tại); </w:t>
      </w:r>
      <w:r>
        <w:fldChar w:fldCharType="begin"/>
        <w:instrText xml:space="preserve"> HYPERLINK \l "MSG09" \o "MSG09 (Xác nhận): Bạn có chắc chắn muốn {action}? Thao tác được ghi lại trong nhật ký kiểm toán." </w:instrText>
        <w:fldChar w:fldCharType="separate"/>
      </w:r>
      <w:r>
        <w:rPr>
          <w:sz w:val="18"/>
          <w:szCs w:val="18"/>
        </w:rPr>
        <w:t>MSG09</w:t>
        <w:fldChar w:fldCharType="end"/>
        <w:t xml:space="preserve"> (Xác nhận thao tác quan trọng)</w:t>
      </w:r>
      <w:del w:id="2799" w:author="Claude" w:date="2026-10-08T00:00:00Z">
        <w:r>
          <w:rPr>
            <w:sz w:val="18"/>
            <w:szCs w:val="18"/>
          </w:rPr>
          <w:delText xml:space="preserve">; </w:delText>
        </w:r>
      </w:del>
      <w:r>
        <w:fldChar w:fldCharType="begin"/>
        <w:instrText xml:space="preserve"> HYPERLINK \l "MSG11" \o "MSG11 (Lỗi): Không thể thực hiện vì còn {count} bản ghi đang sử dụng: {related_list}. Vui lòng xử lý các bản ghi này trước." </w:instrText>
        <w:fldChar w:fldCharType="separate"/>
      </w:r>
      <w:del w:id="2800" w:author="Claude" w:date="2026-10-08T00:00:00Z">
        <w:r>
          <w:rPr>
            <w:sz w:val="18"/>
            <w:szCs w:val="18"/>
          </w:rPr>
          <w:delText xml:space="preserve">MSG11</w:delText>
          <w:fldChar w:fldCharType="end"/>
          <w:delText xml:space="preserve"> (Không thể ngừng dùng hoặc thay đổi khi còn dữ liệu liên quan).</w:delText>
        </w:r>
      </w:del>
      <w:ins w:id="2801" w:author="Claude" w:date="2026-10-08T00:00:00Z">
        <w:r>
          <w:rPr>
            <w:sz w:val="18"/>
            <w:szCs w:val="18"/>
          </w:rPr>
          <w:t xml:space="preserve">.</w:t>
        </w:r>
      </w:ins>
    </w:p>
    <w:p w14:paraId="3F696806">
      <w:pPr>
        <w:spacing w:after="60"/>
      </w:pPr>
      <w:r>
        <w:rPr>
          <w:sz w:val="18"/>
          <w:szCs w:val="18"/>
        </w:rPr>
        <w:t>UC liên kết: UC12: vai trò và ma trận quyền; UC15: danh sách khu nuôi; UC10: gắn tài khoản vào hồ sơ nhân viên; UC02: đăng nhập theo quyền đã gán.</w:t>
      </w:r>
    </w:p>
    <w:p w14:paraId="4EAE6402">
      <w:pPr>
        <w:pStyle w:val="4"/>
        <w:keepNext/>
      </w:pPr>
      <w:bookmarkStart w:id="238" w:name="_Toc6827"/>
      <w:bookmarkStart w:id="239" w:name="_Toc22559"/>
      <w:r>
        <w:t>2.4 Vai trò và quyền hạn (SCR-10)</w:t>
      </w:r>
      <w:bookmarkEnd w:id="238"/>
      <w:bookmarkEnd w:id="239"/>
    </w:p>
    <w:p w14:paraId="681C83AD">
      <w:pPr>
        <w:spacing w:after="60"/>
      </w:pPr>
      <w:r>
        <w:rPr>
          <w:sz w:val="19"/>
          <w:szCs w:val="19"/>
        </w:rPr>
        <w:t>UC liên quan: UC12. Nhóm chức năng: Hợp tác xã và phân quyền.</w:t>
      </w:r>
    </w:p>
    <w:p w14:paraId="0490AACE">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4312A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4D39B4F1">
            <w:pPr>
              <w:spacing w:after="0" w:line="240" w:lineRule="auto"/>
            </w:pPr>
            <w:r>
              <w:rPr>
                <w:sz w:val="17"/>
                <w:szCs w:val="17"/>
              </w:rPr>
              <w:t>(1) [Quản trị &gt; Vai trò] [Thêm vai trò]</w:t>
            </w:r>
          </w:p>
          <w:p w14:paraId="19A6A9D8">
            <w:pPr>
              <w:spacing w:after="0" w:line="240" w:lineRule="auto"/>
            </w:pPr>
            <w:r>
              <w:rPr>
                <w:sz w:val="17"/>
                <w:szCs w:val="17"/>
              </w:rPr>
              <w:t>(2) Danh sách: tên vai trò, mô tả, số tài khoản đang dùng, trạng thái</w:t>
            </w:r>
          </w:p>
          <w:p w14:paraId="15C7320E">
            <w:pPr>
              <w:spacing w:after="0" w:line="240" w:lineRule="auto"/>
            </w:pPr>
            <w:r>
              <w:rPr>
                <w:sz w:val="17"/>
                <w:szCs w:val="17"/>
              </w:rPr>
              <w:t>(3) [Chi tiết vai trò] Tên vai trò* [____] Mô tả [____]</w:t>
            </w:r>
          </w:p>
          <w:p w14:paraId="767D5F63">
            <w:pPr>
              <w:spacing w:after="0" w:line="240" w:lineRule="auto"/>
            </w:pPr>
            <w:r>
              <w:rPr>
                <w:sz w:val="17"/>
                <w:szCs w:val="17"/>
              </w:rPr>
              <w:t>(4) Ma trận quyền:</w:t>
            </w:r>
          </w:p>
          <w:p w14:paraId="6690FA0B">
            <w:pPr>
              <w:spacing w:after="0" w:line="240" w:lineRule="auto"/>
            </w:pPr>
            <w:r>
              <w:rPr>
                <w:sz w:val="17"/>
                <w:szCs w:val="17"/>
              </w:rPr>
              <w:t>(5) Chức năng            | Tạo | Xem | Sửa | Xóa | Khác (xuất/nhập…) | Phạm vi dữ liệu</w:t>
            </w:r>
          </w:p>
          <w:p w14:paraId="4D5E8B40">
            <w:pPr>
              <w:spacing w:after="0" w:line="240" w:lineRule="auto"/>
            </w:pPr>
            <w:r>
              <w:rPr>
                <w:sz w:val="17"/>
                <w:szCs w:val="17"/>
              </w:rPr>
              <w:t>(6) Bè                   | [x] | [x] | [x] | [x] | [ ]               | [toàn khu được gán]</w:t>
            </w:r>
          </w:p>
          <w:p w14:paraId="3481C4EE">
            <w:pPr>
              <w:spacing w:after="0" w:line="240" w:lineRule="auto"/>
            </w:pPr>
            <w:r>
              <w:rPr>
                <w:sz w:val="17"/>
                <w:szCs w:val="17"/>
              </w:rPr>
              <w:t>(7) Chu kỳ nuôi          | [x] | [x] | [x] | [ ] | [ ]               | [toàn khu được gán]</w:t>
            </w:r>
          </w:p>
          <w:p w14:paraId="7A6130BC">
            <w:pPr>
              <w:spacing w:after="0" w:line="240" w:lineRule="auto"/>
            </w:pPr>
            <w:r>
              <w:rPr>
                <w:sz w:val="17"/>
                <w:szCs w:val="17"/>
              </w:rPr>
              <w:t>(8) Phiếu thu / phiếu chi| [ ] | [x] | [ ] | [ ] | [xuất]            | [toàn khu được gán]</w:t>
            </w:r>
          </w:p>
          <w:p w14:paraId="53AF1630">
            <w:pPr>
              <w:spacing w:after="0" w:line="240" w:lineRule="auto"/>
            </w:pPr>
            <w:r>
              <w:rPr>
                <w:sz w:val="17"/>
                <w:szCs w:val="17"/>
              </w:rPr>
              <w:t>(9) …</w:t>
            </w:r>
          </w:p>
          <w:p w14:paraId="709D2CDE">
            <w:pPr>
              <w:spacing w:after="0" w:line="240" w:lineRule="auto"/>
            </w:pPr>
            <w:r>
              <w:rPr>
                <w:sz w:val="17"/>
                <w:szCs w:val="17"/>
              </w:rPr>
              <w:t>(10) [Lưu] [Sao chép vai trò] [Ngừng dùng]</w:t>
            </w:r>
          </w:p>
        </w:tc>
      </w:tr>
    </w:tbl>
    <w:p w14:paraId="5AF2CFB0">
      <w:pPr>
        <w:spacing w:after="40"/>
      </w:pPr>
    </w:p>
    <w:p w14:paraId="467A4F46">
      <w:pPr>
        <w:keepNext/>
        <w:spacing w:before="40" w:after="20"/>
      </w:pPr>
      <w:r>
        <w:rPr>
          <w:b/>
        </w:rPr>
        <w:t>Màn hình này cho phép Chủ HTX:</w:t>
      </w:r>
    </w:p>
    <w:p w14:paraId="4DD96BEB">
      <w:pPr>
        <w:spacing w:after="10"/>
        <w:ind w:left="360" w:hanging="220"/>
      </w:pPr>
      <w:r>
        <w:rPr>
          <w:sz w:val="19"/>
          <w:szCs w:val="19"/>
        </w:rPr>
        <w:t>• Chủ HTX mở Vai trò và chọn Thêm vai trò.</w:t>
      </w:r>
    </w:p>
    <w:p w14:paraId="2F9BB2BA">
      <w:pPr>
        <w:spacing w:after="10"/>
        <w:ind w:left="360" w:hanging="220"/>
      </w:pPr>
      <w:r>
        <w:rPr>
          <w:sz w:val="19"/>
          <w:szCs w:val="19"/>
        </w:rPr>
        <w:t>• Chủ HTX nhập tên, mô tả và tích quyền Tạo/Xem/Sửa/Xóa/khác cho từng chức năng.</w:t>
      </w:r>
    </w:p>
    <w:p w14:paraId="670B037D">
      <w:pPr>
        <w:spacing w:after="10"/>
        <w:ind w:left="360" w:hanging="220"/>
      </w:pPr>
      <w:r>
        <w:rPr>
          <w:sz w:val="19"/>
          <w:szCs w:val="19"/>
        </w:rPr>
        <w:t>• Chủ HTX xác nhận; hệ thống lưu vai trò và ghi nhật ký kiểm toán.</w:t>
      </w:r>
    </w:p>
    <w:p w14:paraId="62DEB065">
      <w:pPr>
        <w:spacing w:after="10"/>
        <w:ind w:left="360" w:hanging="220"/>
      </w:pPr>
      <w:r>
        <w:rPr>
          <w:sz w:val="19"/>
          <w:szCs w:val="19"/>
        </w:rPr>
        <w:t>• Vai trò xuất hiện trong danh sách chọn khi gán khu – vai trò ở UC11.</w:t>
      </w:r>
    </w:p>
    <w:p w14:paraId="6243394A">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51A81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77676ED8">
            <w:pPr>
              <w:spacing w:after="0" w:line="240" w:lineRule="auto"/>
            </w:pPr>
            <w:r>
              <w:rPr>
                <w:b/>
                <w:sz w:val="17"/>
                <w:szCs w:val="17"/>
              </w:rPr>
              <w:t>Field Name</w:t>
            </w:r>
          </w:p>
        </w:tc>
        <w:tc>
          <w:tcPr>
            <w:tcW w:w="6700" w:type="dxa"/>
            <w:shd w:val="clear" w:color="auto" w:fill="DCE6F1"/>
          </w:tcPr>
          <w:p w14:paraId="161F7349">
            <w:pPr>
              <w:spacing w:after="0" w:line="240" w:lineRule="auto"/>
            </w:pPr>
            <w:r>
              <w:rPr>
                <w:b/>
                <w:sz w:val="17"/>
                <w:szCs w:val="17"/>
              </w:rPr>
              <w:t>Description</w:t>
            </w:r>
          </w:p>
        </w:tc>
      </w:tr>
      <w:tr w14:paraId="46EE2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FD8D6AB">
            <w:pPr>
              <w:spacing w:after="0" w:line="240" w:lineRule="auto"/>
            </w:pPr>
            <w:r>
              <w:rPr>
                <w:sz w:val="17"/>
                <w:szCs w:val="17"/>
              </w:rPr>
              <w:t>(3) Tên vai trò</w:t>
            </w:r>
          </w:p>
        </w:tc>
        <w:tc>
          <w:tcPr>
            <w:tcW w:w="6700" w:type="dxa"/>
          </w:tcPr>
          <w:p w14:paraId="38EACED1">
            <w:pPr>
              <w:spacing w:after="0" w:line="240" w:lineRule="auto"/>
            </w:pPr>
            <w:r>
              <w:rPr>
                <w:sz w:val="17"/>
                <w:szCs w:val="17"/>
              </w:rPr>
              <w:t xml:space="preserve">Loại nhập: Văn bản. Bắt buộc: Có. Duy nhất.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4EA96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F5E092A">
            <w:pPr>
              <w:spacing w:after="0" w:line="240" w:lineRule="auto"/>
            </w:pPr>
            <w:r>
              <w:rPr>
                <w:sz w:val="17"/>
                <w:szCs w:val="17"/>
              </w:rPr>
              <w:t>(3) Mô tả</w:t>
            </w:r>
          </w:p>
        </w:tc>
        <w:tc>
          <w:tcPr>
            <w:tcW w:w="6700" w:type="dxa"/>
          </w:tcPr>
          <w:p w14:paraId="7AECF103">
            <w:pPr>
              <w:spacing w:after="0" w:line="240" w:lineRule="auto"/>
            </w:pPr>
            <w:r>
              <w:rPr>
                <w:sz w:val="17"/>
                <w:szCs w:val="17"/>
              </w:rPr>
              <w:t>Loại nhập: Văn bản. Bắt buộc: Không.</w:t>
            </w:r>
          </w:p>
        </w:tc>
      </w:tr>
      <w:tr w14:paraId="69F10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8F0C213">
            <w:pPr>
              <w:spacing w:after="0" w:line="240" w:lineRule="auto"/>
            </w:pPr>
            <w:r>
              <w:rPr>
                <w:sz w:val="17"/>
                <w:szCs w:val="17"/>
              </w:rPr>
              <w:t>(4) Ma trận quyền</w:t>
            </w:r>
          </w:p>
        </w:tc>
        <w:tc>
          <w:tcPr>
            <w:tcW w:w="6700" w:type="dxa"/>
          </w:tcPr>
          <w:p w14:paraId="0EE64CAD">
            <w:pPr>
              <w:spacing w:after="0" w:line="240" w:lineRule="auto"/>
            </w:pPr>
            <w:r>
              <w:rPr>
                <w:sz w:val="17"/>
                <w:szCs w:val="17"/>
              </w:rPr>
              <w:t>Loại nhập: Chọn từ danh sách. Với mỗi chức năng chọn Tạo/Xem/Sửa/Xóa và quyền khác (xuất, nhập…) mà chức năng hỗ trợ; có quyền khác thì Xem được tích tự động và không bỏ được.</w:t>
            </w:r>
          </w:p>
        </w:tc>
      </w:tr>
      <w:tr w14:paraId="17ACD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59978CF">
            <w:pPr>
              <w:spacing w:after="0" w:line="240" w:lineRule="auto"/>
            </w:pPr>
            <w:r>
              <w:rPr>
                <w:sz w:val="17"/>
                <w:szCs w:val="17"/>
              </w:rPr>
              <w:t>(5) Phạm vi dữ liệu</w:t>
            </w:r>
          </w:p>
        </w:tc>
        <w:tc>
          <w:tcPr>
            <w:tcW w:w="6700" w:type="dxa"/>
          </w:tcPr>
          <w:p w14:paraId="4EDF626A">
            <w:pPr>
              <w:spacing w:after="0" w:line="240" w:lineRule="auto"/>
            </w:pPr>
            <w:r>
              <w:rPr>
                <w:sz w:val="17"/>
                <w:szCs w:val="17"/>
              </w:rPr>
              <w:t>Loại nhập: Chọn từ danh sách. Chỉ bản ghi của mình hoặc toàn bộ bản ghi trong khu được gán.</w:t>
            </w:r>
          </w:p>
        </w:tc>
      </w:tr>
    </w:tbl>
    <w:p w14:paraId="33AB1D37">
      <w:pPr>
        <w:spacing w:before="60" w:after="20"/>
      </w:pPr>
      <w:r>
        <w:rPr>
          <w:sz w:val="18"/>
          <w:szCs w:val="18"/>
        </w:rPr>
        <w:t xml:space="preserve">Thông báo liên quan: </w:t>
      </w:r>
      <w:r>
        <w:fldChar w:fldCharType="begin"/>
        <w:instrText xml:space="preserve"> HYPERLINK \l "MSG09" \o "MSG09 (Xác nhận): Bạn có chắc chắn muốn {action}? Thao tác được ghi lại trong nhật ký kiểm toán." </w:instrText>
        <w:fldChar w:fldCharType="separate"/>
      </w:r>
      <w:r>
        <w:rPr>
          <w:sz w:val="18"/>
          <w:szCs w:val="18"/>
        </w:rPr>
        <w:t>MSG09</w:t>
        <w:fldChar w:fldCharType="end"/>
        <w:t xml:space="preserve"> (Xác nhận thao tác quan trọng); </w:t>
      </w:r>
      <w:r>
        <w:fldChar w:fldCharType="begin"/>
        <w:instrText xml:space="preserve"> HYPERLINK \l "MSG11" \o "MSG11 (Lỗi): Không thể thực hiện vì còn {count} bản ghi đang sử dụng: {related_list}. Vui lòng xử lý các bản ghi này trước." </w:instrText>
        <w:fldChar w:fldCharType="separate"/>
      </w:r>
      <w:r>
        <w:rPr>
          <w:sz w:val="18"/>
          <w:szCs w:val="18"/>
        </w:rPr>
        <w:t>MSG11</w:t>
        <w:fldChar w:fldCharType="end"/>
        <w:t xml:space="preserve"> (Không thể ngừng dùng hoặc thay đổi khi còn dữ liệu liên quan).</w:t>
      </w:r>
    </w:p>
    <w:p w14:paraId="31BD1C8C">
      <w:pPr>
        <w:spacing w:after="60"/>
      </w:pPr>
      <w:r>
        <w:rPr>
          <w:sz w:val="18"/>
          <w:szCs w:val="18"/>
        </w:rPr>
        <w:t>UC liên kết: UC11: gán vai trò theo khu cho tài khoản; UC02: quyền được nạp khi đăng nhập; UC75: tra cứu lịch sử thay đổi vai trò.</w:t>
      </w:r>
    </w:p>
    <w:p w14:paraId="4602A69D"/>
    <w:p w14:paraId="3D946D90">
      <w:pPr>
        <w:pStyle w:val="3"/>
      </w:pPr>
      <w:bookmarkStart w:id="240" w:name="_Toc5253"/>
      <w:bookmarkStart w:id="241" w:name="_Toc26262"/>
      <w:r>
        <w:t>3. Vùng nuôi, bè và hồ sơ tuân thủ</w:t>
      </w:r>
      <w:bookmarkEnd w:id="240"/>
      <w:bookmarkEnd w:id="241"/>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3"/>
        <w:gridCol w:w="2400"/>
        <w:gridCol w:w="5467"/>
      </w:tblGrid>
      <w:tr w14:paraId="7108A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33" w:type="dxa"/>
            <w:shd w:val="clear" w:color="auto" w:fill="DCE6F1"/>
          </w:tcPr>
          <w:p w14:paraId="683B2357">
            <w:pPr>
              <w:spacing w:after="0" w:line="240" w:lineRule="auto"/>
            </w:pPr>
            <w:r>
              <w:rPr>
                <w:b/>
                <w:sz w:val="18"/>
              </w:rPr>
              <w:t>Requirement</w:t>
            </w:r>
          </w:p>
        </w:tc>
        <w:tc>
          <w:tcPr>
            <w:tcW w:w="2400" w:type="dxa"/>
            <w:shd w:val="clear" w:color="auto" w:fill="DCE6F1"/>
          </w:tcPr>
          <w:p w14:paraId="527D1008">
            <w:pPr>
              <w:spacing w:after="0" w:line="240" w:lineRule="auto"/>
            </w:pPr>
            <w:r>
              <w:rPr>
                <w:b/>
                <w:sz w:val="18"/>
              </w:rPr>
              <w:t>Use Case</w:t>
            </w:r>
          </w:p>
        </w:tc>
        <w:tc>
          <w:tcPr>
            <w:tcW w:w="5467" w:type="dxa"/>
            <w:shd w:val="clear" w:color="auto" w:fill="DCE6F1"/>
          </w:tcPr>
          <w:p w14:paraId="3C2FE746">
            <w:pPr>
              <w:spacing w:after="0" w:line="240" w:lineRule="auto"/>
            </w:pPr>
            <w:r>
              <w:rPr>
                <w:b/>
                <w:sz w:val="18"/>
              </w:rPr>
              <w:t>Required behavior</w:t>
            </w:r>
          </w:p>
        </w:tc>
      </w:tr>
      <w:tr w14:paraId="10D41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53095B72">
            <w:pPr>
              <w:spacing w:after="0" w:line="240" w:lineRule="auto"/>
            </w:pPr>
            <w:r>
              <w:rPr>
                <w:sz w:val="17"/>
              </w:rPr>
              <w:t>FR-UC15</w:t>
            </w:r>
          </w:p>
        </w:tc>
        <w:tc>
          <w:tcPr>
            <w:tcW w:w="2400" w:type="dxa"/>
          </w:tcPr>
          <w:p w14:paraId="44B9DC91">
            <w:pPr>
              <w:spacing w:after="0" w:line="240" w:lineRule="auto"/>
            </w:pPr>
            <w:r>
              <w:rPr>
                <w:sz w:val="17"/>
              </w:rPr>
              <w:t>Quản lý vùng nuôi và giấy tờ vùng nuôi</w:t>
            </w:r>
          </w:p>
        </w:tc>
        <w:tc>
          <w:tcPr>
            <w:tcW w:w="5467" w:type="dxa"/>
          </w:tcPr>
          <w:p w14:paraId="6C670202">
            <w:pPr>
              <w:spacing w:after="0" w:line="240" w:lineRule="auto"/>
            </w:pPr>
            <w:r>
              <w:rPr>
                <w:sz w:val="17"/>
              </w:rPr>
              <w:t>Người có quyền tạo và cập nhật vùng nuôi (vị trí, tọa độ, diện tích, tình trạng sử dụng) và giấy tờ của vùng (quyết định giao khu vực biển, giấy phép nuôi trồng thủy sản trên biển, bản cam kết an toàn thực phẩm nếu có) kèm hạn hiệu lực. Hệ thống kiểm tra trường bắt buộc, chặn Ngừng dùng vùng còn bè Đang dùng, nhắc giấy tờ sắp hết hạn (JOB-06) và ghi nhật ký kiểm toán. Kết quả: trang truy xuất cho biết hàu được nuôi ở đâu; giấy tờ không hiển thị trên trang truy xuất.</w:t>
            </w:r>
          </w:p>
        </w:tc>
      </w:tr>
      <w:tr w14:paraId="3F73B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491F7708">
            <w:pPr>
              <w:spacing w:after="0" w:line="240" w:lineRule="auto"/>
            </w:pPr>
            <w:r>
              <w:rPr>
                <w:sz w:val="17"/>
              </w:rPr>
              <w:t>FR-UC18</w:t>
            </w:r>
          </w:p>
        </w:tc>
        <w:tc>
          <w:tcPr>
            <w:tcW w:w="2400" w:type="dxa"/>
          </w:tcPr>
          <w:p w14:paraId="64B5907E">
            <w:pPr>
              <w:spacing w:after="0" w:line="240" w:lineRule="auto"/>
            </w:pPr>
            <w:r>
              <w:rPr>
                <w:sz w:val="17"/>
              </w:rPr>
              <w:t>Quản lý bè</w:t>
            </w:r>
          </w:p>
        </w:tc>
        <w:tc>
          <w:tcPr>
            <w:tcW w:w="5467" w:type="dxa"/>
          </w:tcPr>
          <w:p w14:paraId="2C81C899">
            <w:pPr>
              <w:spacing w:after="0" w:line="240" w:lineRule="auto"/>
            </w:pPr>
            <w:del w:id="2632" w:author="Claude" w:date="2026-10-08T00:00:00Z">
              <w:r>
                <w:rPr>
                  <w:sz w:val="17"/>
                </w:rPr>
                <w:delText xml:space="preserve">Tôi với vai trò là </w:delText>
              </w:r>
            </w:del>
            <w:r>
              <w:rPr>
                <w:sz w:val="17"/>
              </w:rPr>
              <w:t xml:space="preserve">Chủ HTX hoặc Quản lý </w:t>
            </w:r>
            <w:del w:id="2630" w:author="Claude" w:date="2026-10-08T00:00:00Z">
              <w:r>
                <w:rPr>
                  <w:sz w:val="17"/>
                </w:rPr>
                <w:delText xml:space="preserve">khu, tôi muốn</w:delText>
              </w:r>
            </w:del>
            <w:ins w:id="2631" w:author="Claude" w:date="2026-10-08T00:00:00Z">
              <w:r>
                <w:rPr>
                  <w:sz w:val="17"/>
                </w:rPr>
                <w:t xml:space="preserve">khu</w:t>
              </w:r>
            </w:ins>
            <w:r>
              <w:rPr>
                <w:sz w:val="17"/>
              </w:rPr>
              <w:t xml:space="preserve"> khai báo bè trong vùng </w:t>
            </w:r>
            <w:del w:id="2628" w:author="Claude" w:date="2026-10-08T00:00:00Z">
              <w:r>
                <w:rPr>
                  <w:sz w:val="17"/>
                </w:rPr>
                <w:delText xml:space="preserve">(mã,</w:delText>
              </w:r>
            </w:del>
            <w:ins w:id="2629" w:author="Claude" w:date="2026-10-08T00:00:00Z">
              <w:r>
                <w:rPr>
                  <w:sz w:val="17"/>
                </w:rPr>
                <w:t xml:space="preserve">(mã duy nhất trong vùng,</w:t>
              </w:r>
            </w:ins>
            <w:r>
              <w:rPr>
                <w:sz w:val="17"/>
              </w:rPr>
              <w:t xml:space="preserve"> vị trí, kích thước, sơ đồ lối với mốc đầu A/B)</w:t>
            </w:r>
            <w:ins w:id="2627" w:author="Claude" w:date="2026-10-08T00:00:00Z">
              <w:r>
                <w:rPr>
                  <w:sz w:val="17"/>
                </w:rPr>
                <w:t xml:space="preserve"> kèm phiếu vật tư Tạo bè (UC76),</w:t>
              </w:r>
            </w:ins>
            <w:r>
              <w:rPr>
                <w:sz w:val="17"/>
              </w:rPr>
              <w:t xml:space="preserve"> và xem tình trạng, lịch sử của từng bè theo lối và phần chiều dài đã thả, đang nuôi, đã </w:t>
            </w:r>
            <w:del w:id="2625" w:author="Claude" w:date="2026-10-08T00:00:00Z">
              <w:r>
                <w:rPr>
                  <w:sz w:val="17"/>
                </w:rPr>
                <w:delText xml:space="preserve">thu,</w:delText>
              </w:r>
            </w:del>
            <w:ins w:id="2626" w:author="Claude" w:date="2026-10-08T00:00:00Z">
              <w:r>
                <w:rPr>
                  <w:sz w:val="17"/>
                </w:rPr>
                <w:t xml:space="preserve">thu.</w:t>
              </w:r>
            </w:ins>
            <w:r>
              <w:rPr>
                <w:sz w:val="17"/>
              </w:rPr>
              <w:t xml:space="preserve"> </w:t>
            </w:r>
            <w:del w:id="2623" w:author="Claude" w:date="2026-10-08T00:00:00Z">
              <w:r>
                <w:rPr>
                  <w:sz w:val="17"/>
                </w:rPr>
                <w:delText xml:space="preserve">để</w:delText>
              </w:r>
            </w:del>
            <w:ins w:id="2624" w:author="Claude" w:date="2026-10-08T00:00:00Z">
              <w:r>
                <w:rPr>
                  <w:sz w:val="17"/>
                </w:rPr>
                <w:t xml:space="preserve">Hệ thống chặn đổi mốc hoặc thứ tự lối khi bè còn chu kỳ chưa đóng (BR-25), chặn Ngừng dùng bè còn chu kỳ Đang mở và ghi nhật ký kiểm toán. Kết quả:</w:t>
              </w:r>
            </w:ins>
            <w:r>
              <w:rPr>
                <w:sz w:val="17"/>
              </w:rPr>
              <w:t xml:space="preserve"> mọi lần thả, thu và truy xuất đều chỉ đúng vị trí trên bè.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2760" w:author="Claude" w:date="2026-10-08T00:00:00Z"/>
        </w:trPr>
        <w:tc>
          <w:tcPr>
            <w:tcW w:w="1133" w:type="dxa"/>
          </w:tcPr>
          <w:p>
            <w:pPr>
              <w:spacing w:after="0" w:line="240" w:lineRule="auto"/>
              <w:rPr>
                <w:ins w:id="2761" w:author="Claude" w:date="2026-10-08T00:00:00Z"/>
              </w:rPr>
            </w:pPr>
            <w:ins w:id="2762" w:author="Claude" w:date="2026-10-08T00:00:00Z">
              <w:r>
                <w:rPr>
                  <w:sz w:val="17"/>
                </w:rPr>
                <w:t xml:space="preserve">FR-UC76</w:t>
              </w:r>
            </w:ins>
          </w:p>
        </w:tc>
        <w:tc>
          <w:tcPr>
            <w:tcW w:w="2400" w:type="dxa"/>
          </w:tcPr>
          <w:p>
            <w:pPr>
              <w:spacing w:after="0" w:line="240" w:lineRule="auto"/>
              <w:rPr>
                <w:ins w:id="2763" w:author="Claude" w:date="2026-10-08T00:00:00Z"/>
              </w:rPr>
            </w:pPr>
            <w:ins w:id="2764" w:author="Claude" w:date="2026-10-08T00:00:00Z">
              <w:r>
                <w:rPr>
                  <w:sz w:val="17"/>
                </w:rPr>
                <w:t xml:space="preserve">Ghi vật tư bè</w:t>
              </w:r>
            </w:ins>
          </w:p>
        </w:tc>
        <w:tc>
          <w:tcPr>
            <w:tcW w:w="5467" w:type="dxa"/>
          </w:tcPr>
          <w:p>
            <w:pPr>
              <w:spacing w:after="0" w:line="240" w:lineRule="auto"/>
              <w:rPr>
                <w:ins w:id="2765" w:author="Claude" w:date="2026-10-08T00:00:00Z"/>
              </w:rPr>
            </w:pPr>
            <w:ins w:id="2766" w:author="Claude" w:date="2026-10-08T00:00:00Z">
              <w:r>
                <w:rPr>
                  <w:sz w:val="17"/>
                </w:rPr>
                <w:t xml:space="preserve">Chủ HTX hoặc Quản lý khu ghi phiếu vật tư của một bè: phiếu Tạo bè khi thêm bè ở UC18 (số phao, dây dọc, dây ngang, quy cách, đơn giá; gợi ý số dây dọc bằng số lối + 1) và phiếu Thay thế mỗi lần thay phao, dây hỏng (ngày, lý do, từng dòng loại vật tư, vị trí theo sơ đồ lối, quy cách, số lượng, đơn giá; ghi chú nơi mua và ảnh hóa đơn không bắt buộc). Hệ thống kiểm tra số lượng lớn hơn 0, đơn giá không âm, số thay không vượt số vật tư của bè và vị trí có trên sơ đồ, rồi tính thành tiền làm tròn nghìn đồng và tổng phiếu. Mỗi bè có đúng một phiếu Tạo bè; phiếu Thay thế không đổi số vật tư của bè. Sửa phiếu đã lưu phải có lý do và được ghi nhật ký kiểm toán. Kết quả: phiếu thuộc đúng một bè, có ít nhất một dòng, người ghi và tổng tiền.</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2767" w:author="Claude" w:date="2026-10-08T00:00:00Z"/>
        </w:trPr>
        <w:tc>
          <w:tcPr>
            <w:tcW w:w="1133" w:type="dxa"/>
          </w:tcPr>
          <w:p>
            <w:pPr>
              <w:spacing w:after="0" w:line="240" w:lineRule="auto"/>
              <w:rPr>
                <w:ins w:id="2768" w:author="Claude" w:date="2026-10-08T00:00:00Z"/>
              </w:rPr>
            </w:pPr>
            <w:ins w:id="2769" w:author="Claude" w:date="2026-10-08T00:00:00Z">
              <w:r>
                <w:rPr>
                  <w:sz w:val="17"/>
                </w:rPr>
                <w:t xml:space="preserve">FR-UC77</w:t>
              </w:r>
            </w:ins>
          </w:p>
        </w:tc>
        <w:tc>
          <w:tcPr>
            <w:tcW w:w="2400" w:type="dxa"/>
          </w:tcPr>
          <w:p>
            <w:pPr>
              <w:spacing w:after="0" w:line="240" w:lineRule="auto"/>
              <w:rPr>
                <w:ins w:id="2770" w:author="Claude" w:date="2026-10-08T00:00:00Z"/>
              </w:rPr>
            </w:pPr>
            <w:ins w:id="2771" w:author="Claude" w:date="2026-10-08T00:00:00Z">
              <w:r>
                <w:rPr>
                  <w:sz w:val="17"/>
                </w:rPr>
                <w:t xml:space="preserve">Xem vật tư và chi phí bè</w:t>
              </w:r>
            </w:ins>
          </w:p>
        </w:tc>
        <w:tc>
          <w:tcPr>
            <w:tcW w:w="5467" w:type="dxa"/>
          </w:tcPr>
          <w:p>
            <w:pPr>
              <w:spacing w:after="0" w:line="240" w:lineRule="auto"/>
              <w:rPr>
                <w:ins w:id="2772" w:author="Claude" w:date="2026-10-08T00:00:00Z"/>
              </w:rPr>
            </w:pPr>
            <w:ins w:id="2773" w:author="Claude" w:date="2026-10-08T00:00:00Z">
              <w:r>
                <w:rPr>
                  <w:sz w:val="17"/>
                </w:rPr>
                <w:t xml:space="preserve">Chủ HTX, Quản lý khu hoặc Kế toán lọc theo vùng, bè, khoảng thời gian và loại vật tư; hệ thống tổng hợp chi phí từ phiếu Tạo bè và phiếu Thay thế theo bè, vùng và loại vật tư, hoặc theo chu kỳ nuôi (phiếu ghi lúc bè không có chu kỳ mở được hiện riêng). Chọn một bè để xem số phao, dây dọc, dây ngang và lịch sử thay thế theo vị trí. Chỉ xem bè trong khu được phân quyền. Kết quả: số liệu chỉ đọc, khớp tổng các phiếu vật tư; màn hình không sửa phiếu.</w:t>
              </w:r>
            </w:ins>
          </w:p>
        </w:tc>
      </w:tr>
    </w:tbl>
    <w:p w14:paraId="7E66D5FF">
      <w:pPr>
        <w:pStyle w:val="4"/>
        <w:keepNext/>
      </w:pPr>
      <w:bookmarkStart w:id="242" w:name="_Toc2628"/>
      <w:bookmarkStart w:id="243" w:name="_Toc23456"/>
      <w:r>
        <w:t>3.1 Vùng nuôi và giấy tờ vùng nuôi (SCR-11)</w:t>
      </w:r>
      <w:bookmarkEnd w:id="242"/>
      <w:bookmarkEnd w:id="243"/>
    </w:p>
    <w:p w14:paraId="6E52E8DE">
      <w:pPr>
        <w:spacing w:after="60"/>
      </w:pPr>
      <w:r>
        <w:rPr>
          <w:sz w:val="19"/>
          <w:szCs w:val="19"/>
        </w:rPr>
        <w:t>UC liên quan: UC15. Nhóm chức năng: Vùng nuôi, bè và hồ sơ tuân thủ.</w:t>
      </w:r>
    </w:p>
    <w:p w14:paraId="121D46DD">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1FBE9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2B2B597C">
            <w:pPr>
              <w:spacing w:after="0" w:line="240" w:lineRule="auto"/>
            </w:pPr>
            <w:r>
              <w:rPr>
                <w:sz w:val="17"/>
                <w:szCs w:val="17"/>
              </w:rPr>
              <w:t>(1) [Vùng nuôi] [Tìm] [Thêm vùng] [Xem bản đồ]</w:t>
            </w:r>
          </w:p>
          <w:p w14:paraId="2A5022EA">
            <w:pPr>
              <w:spacing w:after="0" w:line="240" w:lineRule="auto"/>
            </w:pPr>
            <w:r>
              <w:rPr>
                <w:sz w:val="17"/>
                <w:szCs w:val="17"/>
              </w:rPr>
              <w:t>(2) Danh sách: mã, tên, vị trí, diện tích, tình trạng, giấy tờ sắp hết hạn</w:t>
            </w:r>
          </w:p>
          <w:p w14:paraId="5FCE9FA0">
            <w:pPr>
              <w:spacing w:after="0" w:line="240" w:lineRule="auto"/>
            </w:pPr>
            <w:r>
              <w:rPr>
                <w:sz w:val="17"/>
                <w:szCs w:val="17"/>
              </w:rPr>
              <w:t>(3) [Thông tin vùng] Mã* [____] Tên* [____] Vị trí/mô tả* [____]</w:t>
            </w:r>
          </w:p>
          <w:p w14:paraId="652955D5">
            <w:pPr>
              <w:spacing w:after="0" w:line="240" w:lineRule="auto"/>
            </w:pPr>
            <w:r>
              <w:rPr>
                <w:sz w:val="17"/>
                <w:szCs w:val="17"/>
              </w:rPr>
              <w:t>(4) Tọa độ* [chọn trên bản đồ / nhập] Diện tích* [____ ha] Điểm đo nước đại diện* [____] Tình trạng [đang dùng / ngừng]</w:t>
            </w:r>
          </w:p>
          <w:p w14:paraId="1E740F2E">
            <w:pPr>
              <w:spacing w:after="0" w:line="240" w:lineRule="auto"/>
            </w:pPr>
            <w:r>
              <w:rPr>
                <w:sz w:val="17"/>
                <w:szCs w:val="17"/>
              </w:rPr>
              <w:t>(5) [Giấy tờ của vùng] + Thêm: Loại* [Quyết định giao khu vực biển | Giấy phép nuôi trồng thủy sản trên biển | Cam kết an toàn thực phẩm | khác]</w:t>
            </w:r>
          </w:p>
          <w:p w14:paraId="5C90D554">
            <w:pPr>
              <w:spacing w:after="0" w:line="240" w:lineRule="auto"/>
            </w:pPr>
            <w:r>
              <w:rPr>
                <w:sz w:val="17"/>
                <w:szCs w:val="17"/>
              </w:rPr>
              <w:t>(6) Số* Ngày hiệu lực* Ngày hết hạn  Cơ quan cấp  Tệp đính kèm*  Phủ thêm vùng khác [chọn]</w:t>
            </w:r>
          </w:p>
          <w:p w14:paraId="42E6BACD">
            <w:pPr>
              <w:spacing w:after="0" w:line="240" w:lineRule="auto"/>
            </w:pPr>
            <w:r>
              <w:rPr>
                <w:sz w:val="17"/>
                <w:szCs w:val="17"/>
              </w:rPr>
              <w:t>(7) Bảng tình trạng giấy tờ theo ngày xem: còn hiệu lực | sắp hết hạn (≤ 30 ngày) | hết hạn | đã thay thế | còn thiếu</w:t>
            </w:r>
          </w:p>
          <w:p w14:paraId="357BB589">
            <w:pPr>
              <w:spacing w:after="0" w:line="240" w:lineRule="auto"/>
            </w:pPr>
            <w:r>
              <w:rPr>
                <w:sz w:val="17"/>
                <w:szCs w:val="17"/>
              </w:rPr>
              <w:t>(8) [Lưu] [Gia hạn/Thay thế] [Ngừng sử dụng vùng]</w:t>
            </w:r>
          </w:p>
        </w:tc>
      </w:tr>
    </w:tbl>
    <w:p w14:paraId="4EFDC978">
      <w:pPr>
        <w:spacing w:after="40"/>
      </w:pPr>
    </w:p>
    <w:p w14:paraId="09A630BE">
      <w:pPr>
        <w:keepNext/>
        <w:spacing w:before="40" w:after="20"/>
      </w:pPr>
      <w:r>
        <w:rPr>
          <w:b/>
        </w:rPr>
        <w:t>Màn hình này cho phép Chủ HTX, Quản lý khu:</w:t>
      </w:r>
    </w:p>
    <w:p w14:paraId="34ED461A">
      <w:pPr>
        <w:spacing w:after="10"/>
        <w:ind w:left="360" w:hanging="220"/>
      </w:pPr>
      <w:r>
        <w:rPr>
          <w:sz w:val="19"/>
          <w:szCs w:val="19"/>
        </w:rPr>
        <w:t>• Người thao tác mở Vùng nuôi và chọn Thêm vùng hoặc mở một vùng.</w:t>
      </w:r>
    </w:p>
    <w:p w14:paraId="750A25D7">
      <w:pPr>
        <w:spacing w:after="10"/>
        <w:ind w:left="360" w:hanging="220"/>
      </w:pPr>
      <w:r>
        <w:rPr>
          <w:sz w:val="19"/>
          <w:szCs w:val="19"/>
        </w:rPr>
        <w:t>• Người thao tác nhập mã, tên, chọn tọa độ trên bản đồ (Google Maps), diện tích, điểm đo nước và tình trạng.</w:t>
      </w:r>
    </w:p>
    <w:p w14:paraId="60F9FA21">
      <w:pPr>
        <w:spacing w:after="10"/>
        <w:ind w:left="360" w:hanging="220"/>
      </w:pPr>
      <w:r>
        <w:rPr>
          <w:sz w:val="19"/>
          <w:szCs w:val="19"/>
        </w:rPr>
        <w:t>• Người thao tác thêm giấy tờ của vùng với số, ngày hiệu lực, ngày hết hạn và tệp đính kèm (lưu trên dịch vụ lưu trữ đám mây).</w:t>
      </w:r>
    </w:p>
    <w:p w14:paraId="38A4776E">
      <w:pPr>
        <w:spacing w:after="10"/>
        <w:ind w:left="360" w:hanging="220"/>
      </w:pPr>
      <w:r>
        <w:rPr>
          <w:sz w:val="19"/>
          <w:szCs w:val="19"/>
        </w:rPr>
        <w:t>• Người thao tác xác nhận; hệ thống lưu vùng và giấy tờ (giấy gia hạn lưu thành giấy mới) và ghi nhật ký kiểm toán.</w:t>
      </w:r>
    </w:p>
    <w:p w14:paraId="1E7F17FE">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40469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1B9F162F">
            <w:pPr>
              <w:spacing w:after="0" w:line="240" w:lineRule="auto"/>
            </w:pPr>
            <w:r>
              <w:rPr>
                <w:b/>
                <w:sz w:val="17"/>
                <w:szCs w:val="17"/>
              </w:rPr>
              <w:t>Field Name</w:t>
            </w:r>
          </w:p>
        </w:tc>
        <w:tc>
          <w:tcPr>
            <w:tcW w:w="6700" w:type="dxa"/>
            <w:shd w:val="clear" w:color="auto" w:fill="DCE6F1"/>
          </w:tcPr>
          <w:p w14:paraId="7278065F">
            <w:pPr>
              <w:spacing w:after="0" w:line="240" w:lineRule="auto"/>
            </w:pPr>
            <w:r>
              <w:rPr>
                <w:b/>
                <w:sz w:val="17"/>
                <w:szCs w:val="17"/>
              </w:rPr>
              <w:t>Description</w:t>
            </w:r>
          </w:p>
        </w:tc>
      </w:tr>
      <w:tr w14:paraId="51239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A7F98F7">
            <w:pPr>
              <w:spacing w:after="0" w:line="240" w:lineRule="auto"/>
            </w:pPr>
            <w:del w:id="2802" w:author="Claude" w:date="2026-10-08T00:00:00Z">
              <w:r>
                <w:rPr>
                  <w:sz w:val="17"/>
                  <w:szCs w:val="17"/>
                </w:rPr>
                <w:delText xml:space="preserve">(2)</w:delText>
              </w:r>
            </w:del>
            <w:ins w:id="2803" w:author="Claude" w:date="2026-10-08T00:00:00Z">
              <w:r>
                <w:rPr>
                  <w:sz w:val="17"/>
                  <w:szCs w:val="17"/>
                </w:rPr>
                <w:t xml:space="preserve">(3)–(4)</w:t>
              </w:r>
            </w:ins>
            <w:r>
              <w:rPr>
                <w:sz w:val="17"/>
                <w:szCs w:val="17"/>
              </w:rPr>
              <w:t xml:space="preserve"> Mã, tên, vị trí, tọa độ, diện tích, điểm đo nước</w:t>
            </w:r>
          </w:p>
        </w:tc>
        <w:tc>
          <w:tcPr>
            <w:tcW w:w="6700" w:type="dxa"/>
          </w:tcPr>
          <w:p w14:paraId="5427AC57">
            <w:pPr>
              <w:spacing w:after="0" w:line="240" w:lineRule="auto"/>
            </w:pPr>
            <w:r>
              <w:rPr>
                <w:sz w:val="17"/>
                <w:szCs w:val="17"/>
              </w:rPr>
              <w:t xml:space="preserve">Loại nhập: Nhóm trường (xem phác thảo). Bắt buộc: Có. Mã vùng duy nhất.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AD5B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63AF86C">
            <w:pPr>
              <w:spacing w:after="0" w:line="240" w:lineRule="auto"/>
            </w:pPr>
            <w:del w:id="2804" w:author="Claude" w:date="2026-10-08T00:00:00Z">
              <w:r>
                <w:rPr>
                  <w:sz w:val="17"/>
                  <w:szCs w:val="17"/>
                </w:rPr>
                <w:delText xml:space="preserve">(2)</w:delText>
              </w:r>
            </w:del>
            <w:ins w:id="2805" w:author="Claude" w:date="2026-10-08T00:00:00Z">
              <w:r>
                <w:rPr>
                  <w:sz w:val="17"/>
                  <w:szCs w:val="17"/>
                </w:rPr>
                <w:t xml:space="preserve">(5)</w:t>
              </w:r>
            </w:ins>
            <w:r>
              <w:rPr>
                <w:sz w:val="17"/>
                <w:szCs w:val="17"/>
              </w:rPr>
              <w:t xml:space="preserve"> Giấy tờ</w:t>
            </w:r>
          </w:p>
        </w:tc>
        <w:tc>
          <w:tcPr>
            <w:tcW w:w="6700" w:type="dxa"/>
          </w:tcPr>
          <w:p w14:paraId="0984E799">
            <w:pPr>
              <w:spacing w:after="0" w:line="240" w:lineRule="auto"/>
            </w:pPr>
            <w:r>
              <w:rPr>
                <w:sz w:val="17"/>
                <w:szCs w:val="17"/>
              </w:rPr>
              <w:t xml:space="preserve">Loại nhập: Nhóm trường (xem phác thảo). Bắt buộc: Có. Loại, số, ngày hiệu lực, tệp đính kèm bắt buộc; ngày hết hạn, cơ quan cấp nhập theo giấy thực tế.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BA5F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626D776">
            <w:pPr>
              <w:spacing w:after="0" w:line="240" w:lineRule="auto"/>
            </w:pPr>
            <w:r>
              <w:rPr>
                <w:sz w:val="17"/>
                <w:szCs w:val="17"/>
              </w:rPr>
              <w:t>Phạm vi giấy tờ</w:t>
            </w:r>
          </w:p>
        </w:tc>
        <w:tc>
          <w:tcPr>
            <w:tcW w:w="6700" w:type="dxa"/>
          </w:tcPr>
          <w:p w14:paraId="03644CC2">
            <w:pPr>
              <w:spacing w:after="0" w:line="240" w:lineRule="auto"/>
            </w:pPr>
            <w:r>
              <w:rPr>
                <w:sz w:val="17"/>
                <w:szCs w:val="17"/>
              </w:rPr>
              <w:t>Loại nhập: Chọn nhiều từ danh sách. Một giấy có thể phủ nhiều vùng nếu giấy thực sự ghi các vùng đó.</w:t>
            </w:r>
          </w:p>
        </w:tc>
      </w:tr>
      <w:tr w14:paraId="615FC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5D2BA1A">
            <w:pPr>
              <w:spacing w:after="0" w:line="240" w:lineRule="auto"/>
            </w:pPr>
            <w:r>
              <w:rPr>
                <w:sz w:val="17"/>
                <w:szCs w:val="17"/>
              </w:rPr>
              <w:t>(7) Ngày xem tình trạng</w:t>
            </w:r>
          </w:p>
        </w:tc>
        <w:tc>
          <w:tcPr>
            <w:tcW w:w="6700" w:type="dxa"/>
          </w:tcPr>
          <w:p w14:paraId="6E057978">
            <w:pPr>
              <w:spacing w:after="0" w:line="240" w:lineRule="auto"/>
            </w:pPr>
            <w:r>
              <w:rPr>
                <w:sz w:val="17"/>
                <w:szCs w:val="17"/>
              </w:rPr>
              <w:t>Loại nhập: Ngày/giờ. Mặc định hôm nay, có thể chọn ngày trong quá khứ.</w:t>
            </w:r>
          </w:p>
        </w:tc>
      </w:tr>
    </w:tbl>
    <w:p w14:paraId="19C7ED4B">
      <w:pPr>
        <w:spacing w:before="60" w:after="20"/>
      </w:pPr>
      <w:r>
        <w:rPr>
          <w:sz w:val="18"/>
          <w:szCs w:val="18"/>
        </w:rPr>
        <w:t xml:space="preserve">Thông báo liên quan: </w:t>
      </w:r>
      <w:r>
        <w:fldChar w:fldCharType="begin"/>
        <w:instrText xml:space="preserve"> HYPERLINK \l "MSG03" \o "MSG03 (Lỗi): {object_name} đã tồn tại. Hệ thống mở bản ghi hiện có để bạn kiểm tra, không tạo bản sao." </w:instrText>
        <w:fldChar w:fldCharType="separate"/>
      </w:r>
      <w:r>
        <w:rPr>
          <w:sz w:val="18"/>
          <w:szCs w:val="18"/>
        </w:rPr>
        <w:t>MSG03</w:t>
        <w:fldChar w:fldCharType="end"/>
        <w:t xml:space="preserve"> (Bản ghi đã tồn tại); </w:t>
      </w:r>
      <w:r>
        <w:fldChar w:fldCharType="begin"/>
        <w:instrText xml:space="preserve"> HYPERLINK \l "MSG05" \o "MSG05 (Lỗi): Không thể hoàn tất thao tác với tệp. Dữ liệu nguồn không thay đổi; vui lòng thử lại." </w:instrText>
        <w:fldChar w:fldCharType="separate"/>
      </w:r>
      <w:r>
        <w:rPr>
          <w:sz w:val="18"/>
          <w:szCs w:val="18"/>
        </w:rPr>
        <w:t>MSG05</w:t>
        <w:fldChar w:fldCharType="end"/>
        <w:t xml:space="preserve"> (Không hoàn tất thao tác); </w:t>
      </w:r>
      <w:r>
        <w:fldChar w:fldCharType="begin"/>
        <w:instrText xml:space="preserve"> HYPERLINK \l "MSG11" \o "MSG11 (Lỗi): Không thể thực hiện vì còn {count} bản ghi đang sử dụng: {related_list}. Vui lòng xử lý các bản ghi này trước." </w:instrText>
        <w:fldChar w:fldCharType="separate"/>
      </w:r>
      <w:r>
        <w:rPr>
          <w:sz w:val="18"/>
          <w:szCs w:val="18"/>
        </w:rPr>
        <w:t>MSG11</w:t>
        <w:fldChar w:fldCharType="end"/>
        <w:t xml:space="preserve"> (Không thể ngừng dùng hoặc thay đổi khi còn dữ liệu liên quan); </w:t>
      </w:r>
      <w:r>
        <w:fldChar w:fldCharType="begin"/>
        <w:instrText xml:space="preserve"> HYPERLINK \l "MSG25" \o "MSG25 (Cảnh báo): Giấy tờ {document_name} của vùng {zone_name} sắp hết hạn sau {days} ngày hoặc đã hết hạn." </w:instrText>
        <w:fldChar w:fldCharType="separate"/>
      </w:r>
      <w:r>
        <w:rPr>
          <w:sz w:val="18"/>
          <w:szCs w:val="18"/>
        </w:rPr>
        <w:t>MSG25</w:t>
        <w:fldChar w:fldCharType="end"/>
        <w:t xml:space="preserve"> (Giấy tờ vùng nuôi sắp hết hạn hoặc đã hết hạn).</w:t>
      </w:r>
    </w:p>
    <w:p w14:paraId="2175AD80">
      <w:pPr>
        <w:spacing w:after="60"/>
      </w:pPr>
      <w:r>
        <w:rPr>
          <w:sz w:val="18"/>
          <w:szCs w:val="18"/>
        </w:rPr>
        <w:t>UC liên kết: UC09: vùng thuộc HTX; UC11: gán khu cho tài khoản kèm vai trò; UC18: bè trong vùng; UC26: số đo nước tại điểm đo của vùng.</w:t>
      </w:r>
    </w:p>
    <w:p w14:paraId="0A0437ED">
      <w:pPr>
        <w:pStyle w:val="4"/>
        <w:keepNext/>
      </w:pPr>
      <w:bookmarkStart w:id="244" w:name="_Toc4049"/>
      <w:bookmarkStart w:id="245" w:name="_Toc20645"/>
      <w:r>
        <w:t>3.2 Bè và sơ đồ lối (SCR-12)</w:t>
      </w:r>
      <w:bookmarkEnd w:id="244"/>
      <w:bookmarkEnd w:id="245"/>
    </w:p>
    <w:p w14:paraId="568167D5">
      <w:pPr>
        <w:spacing w:after="60"/>
      </w:pPr>
      <w:r>
        <w:rPr>
          <w:sz w:val="19"/>
          <w:szCs w:val="19"/>
        </w:rPr>
        <w:t>UC liên quan: UC18. Nhóm chức năng: Vùng nuôi, bè và hồ sơ tuân thủ.</w:t>
      </w:r>
    </w:p>
    <w:p w14:paraId="06CEDF85">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113BC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34F35167">
            <w:pPr>
              <w:spacing w:after="0" w:line="240" w:lineRule="auto"/>
            </w:pPr>
            <w:r>
              <w:rPr>
                <w:sz w:val="17"/>
                <w:szCs w:val="17"/>
              </w:rPr>
              <w:t>(1) [Vùng nuôi &gt; Bè] [Tìm] [Thêm bè] [Xem trên bản đồ]</w:t>
            </w:r>
          </w:p>
          <w:p w14:paraId="27000DCE">
            <w:pPr>
              <w:spacing w:after="0" w:line="240" w:lineRule="auto"/>
            </w:pPr>
            <w:r>
              <w:rPr>
                <w:sz w:val="17"/>
                <w:szCs w:val="17"/>
              </w:rPr>
              <w:t>(2) [Thông tin bè] Mã* [____] Vị trí* [chọn trên bản đồ] Kích thước* [____] Ghi chú tình trạng vật lý [____] Ảnh bè [tải lên]</w:t>
            </w:r>
          </w:p>
          <w:p w14:paraId="4AF210A2">
            <w:pPr>
              <w:spacing w:after="0" w:line="240" w:lineRule="auto"/>
            </w:pPr>
            <w:r>
              <w:rPr>
                <w:sz w:val="17"/>
                <w:szCs w:val="17"/>
              </w:rPr>
              <w:t>(3) [Sơ đồ bè] dây chính, lối 1..N, mốc đầu A/B, mốc chiều dài; [Lịch sử phiên bản sơ đồ]</w:t>
            </w:r>
          </w:p>
          <w:p w14:paraId="7B2748A3">
            <w:pPr>
              <w:spacing w:after="0" w:line="240" w:lineRule="auto"/>
            </w:pPr>
            <w:r>
              <w:rPr>
                <w:sz w:val="17"/>
                <w:szCs w:val="17"/>
              </w:rPr>
              <w:t>(4) [Tình trạng] lớp màu theo lối và phần chiều dài: chưa thả | đang nuôi | thu một phần | thu hết | đã loại bỏ</w:t>
            </w:r>
          </w:p>
          <w:p w14:paraId="2C8F57F4">
            <w:pPr>
              <w:spacing w:after="0" w:line="240" w:lineRule="auto"/>
            </w:pPr>
            <w:r>
              <w:rPr>
                <w:sz w:val="17"/>
                <w:szCs w:val="17"/>
              </w:rPr>
              <w:t>(5) chọn ngày xem</w:t>
            </w:r>
          </w:p>
          <w:p w14:paraId="3F2D45B3">
            <w:pPr>
              <w:spacing w:after="0" w:line="240" w:lineRule="auto"/>
            </w:pPr>
            <w:r>
              <w:rPr>
                <w:sz w:val="17"/>
                <w:szCs w:val="17"/>
              </w:rPr>
              <w:t>(6) [Vật tư bè] số phao, dây dọc, dây ngang (theo phiếu Tạo bè); [Ghi thay thế] [Xem chi phí] (SCR-60)</w:t>
            </w:r>
          </w:p>
          <w:p w14:paraId="14BD2453">
            <w:pPr>
              <w:spacing w:after="0" w:line="240" w:lineRule="auto"/>
            </w:pPr>
            <w:r>
              <w:rPr>
                <w:sz w:val="17"/>
                <w:szCs w:val="17"/>
              </w:rPr>
              <w:t>(7) [Lưu] [Ngừng dùng bè] [Mở lịch sử thả/thu]</w:t>
            </w:r>
          </w:p>
        </w:tc>
      </w:tr>
    </w:tbl>
    <w:p w14:paraId="1A4F7099">
      <w:pPr>
        <w:spacing w:after="40"/>
      </w:pPr>
    </w:p>
    <w:p w14:paraId="134BDA95">
      <w:pPr>
        <w:keepNext/>
        <w:spacing w:before="40" w:after="20"/>
      </w:pPr>
      <w:r>
        <w:rPr>
          <w:b/>
        </w:rPr>
        <w:t>Màn hình này cho phép Chủ HTX, Quản lý khu:</w:t>
      </w:r>
    </w:p>
    <w:p w14:paraId="4B82F9B0">
      <w:pPr>
        <w:spacing w:after="10"/>
        <w:ind w:left="360" w:hanging="220"/>
      </w:pPr>
      <w:r>
        <w:rPr>
          <w:sz w:val="19"/>
          <w:szCs w:val="19"/>
        </w:rPr>
        <w:t>• Người thao tác chọn vùng, mở Bè và chọn Thêm bè.</w:t>
      </w:r>
    </w:p>
    <w:p w14:paraId="0AF0C998">
      <w:pPr>
        <w:spacing w:after="10"/>
        <w:ind w:left="360" w:hanging="220"/>
      </w:pPr>
      <w:r>
        <w:rPr>
          <w:sz w:val="19"/>
          <w:szCs w:val="19"/>
        </w:rPr>
        <w:t>• Người thao tác nhập mã, vị trí trên bản đồ, kích thước, ghi chú tình trạng vật lý, ảnh và vẽ sơ đồ lối với mốc A/B.</w:t>
      </w:r>
    </w:p>
    <w:p w14:paraId="094FD544">
      <w:pPr>
        <w:spacing w:after="10"/>
        <w:ind w:left="360" w:hanging="220"/>
      </w:pPr>
      <w:r>
        <w:rPr>
          <w:sz w:val="19"/>
          <w:szCs w:val="19"/>
        </w:rPr>
        <w:t>• Người thao tác ghi phiếu vật tư Tạo bè: số phao, số dây dọc (gợi ý số lối + 1), số dây ngang, quy cách và đơn giá (UC76).</w:t>
      </w:r>
    </w:p>
    <w:p w14:paraId="2772E3FB">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665FE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27BD2FA6">
            <w:pPr>
              <w:spacing w:after="0" w:line="240" w:lineRule="auto"/>
            </w:pPr>
            <w:r>
              <w:rPr>
                <w:b/>
                <w:sz w:val="17"/>
                <w:szCs w:val="17"/>
              </w:rPr>
              <w:t>Field Name</w:t>
            </w:r>
          </w:p>
        </w:tc>
        <w:tc>
          <w:tcPr>
            <w:tcW w:w="6700" w:type="dxa"/>
            <w:shd w:val="clear" w:color="auto" w:fill="DCE6F1"/>
          </w:tcPr>
          <w:p w14:paraId="4DC2E71A">
            <w:pPr>
              <w:spacing w:after="0" w:line="240" w:lineRule="auto"/>
            </w:pPr>
            <w:r>
              <w:rPr>
                <w:b/>
                <w:sz w:val="17"/>
                <w:szCs w:val="17"/>
              </w:rPr>
              <w:t>Description</w:t>
            </w:r>
          </w:p>
        </w:tc>
      </w:tr>
      <w:tr w14:paraId="075CE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228E51E">
            <w:pPr>
              <w:spacing w:after="0" w:line="240" w:lineRule="auto"/>
            </w:pPr>
            <w:r>
              <w:rPr>
                <w:sz w:val="17"/>
                <w:szCs w:val="17"/>
              </w:rPr>
              <w:t>Mã bè, vùng, vị trí, kích thước</w:t>
            </w:r>
          </w:p>
        </w:tc>
        <w:tc>
          <w:tcPr>
            <w:tcW w:w="6700" w:type="dxa"/>
          </w:tcPr>
          <w:p w14:paraId="68CF225F">
            <w:pPr>
              <w:spacing w:after="0" w:line="240" w:lineRule="auto"/>
            </w:pPr>
            <w:r>
              <w:rPr>
                <w:sz w:val="17"/>
                <w:szCs w:val="17"/>
              </w:rPr>
              <w:t xml:space="preserve">Loại nhập: Nhóm trường (xem phác thảo). Bắt buộc: Có. Mã duy nhất trong vùng.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653FF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325071B">
            <w:pPr>
              <w:spacing w:after="0" w:line="240" w:lineRule="auto"/>
            </w:pPr>
            <w:r>
              <w:rPr>
                <w:sz w:val="17"/>
                <w:szCs w:val="17"/>
              </w:rPr>
              <w:t>(3) Mốc đầu A/B, số và thứ tự lối</w:t>
            </w:r>
          </w:p>
        </w:tc>
        <w:tc>
          <w:tcPr>
            <w:tcW w:w="6700" w:type="dxa"/>
          </w:tcPr>
          <w:p w14:paraId="0AFA8724">
            <w:pPr>
              <w:spacing w:after="0" w:line="240" w:lineRule="auto"/>
            </w:pPr>
            <w:r>
              <w:rPr>
                <w:sz w:val="17"/>
                <w:szCs w:val="17"/>
              </w:rPr>
              <w:t xml:space="preserve">Loại nhập: Nhóm trường (xem phác thảo). Bắt buộc: Có. Cố định theo bè.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3DAB7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AC0B7CD">
            <w:pPr>
              <w:spacing w:after="0" w:line="240" w:lineRule="auto"/>
            </w:pPr>
            <w:r>
              <w:rPr>
                <w:sz w:val="17"/>
                <w:szCs w:val="17"/>
              </w:rPr>
              <w:t>(2) Ghi chú tình trạng vật lý</w:t>
            </w:r>
          </w:p>
        </w:tc>
        <w:tc>
          <w:tcPr>
            <w:tcW w:w="6700" w:type="dxa"/>
          </w:tcPr>
          <w:p w14:paraId="1557A555">
            <w:pPr>
              <w:spacing w:after="0" w:line="240" w:lineRule="auto"/>
            </w:pPr>
            <w:r>
              <w:rPr>
                <w:sz w:val="17"/>
                <w:szCs w:val="17"/>
              </w:rPr>
              <w:t>Loại nhập: Văn bản. Bắt buộc: Không. Mô tả hiện trạng bè (khác trạng thái Đang dùng / Ngừng dùng).</w:t>
            </w:r>
          </w:p>
        </w:tc>
      </w:tr>
      <w:tr w14:paraId="084A4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483854F">
            <w:pPr>
              <w:spacing w:after="0" w:line="240" w:lineRule="auto"/>
            </w:pPr>
            <w:r>
              <w:rPr>
                <w:sz w:val="17"/>
                <w:szCs w:val="17"/>
              </w:rPr>
              <w:t>(2) Ảnh bè</w:t>
            </w:r>
          </w:p>
        </w:tc>
        <w:tc>
          <w:tcPr>
            <w:tcW w:w="6700" w:type="dxa"/>
          </w:tcPr>
          <w:p w14:paraId="0D51E9D8">
            <w:pPr>
              <w:spacing w:after="0" w:line="240" w:lineRule="auto"/>
            </w:pPr>
            <w:r>
              <w:rPr>
                <w:sz w:val="17"/>
                <w:szCs w:val="17"/>
              </w:rPr>
              <w:t>Loại nhập: Tệp hoặc ảnh. Bắt buộc: Không. Lưu trên dịch vụ lưu trữ đám mây.</w:t>
            </w:r>
          </w:p>
        </w:tc>
      </w:tr>
      <w:tr w14:paraId="30DFE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08213E7">
            <w:pPr>
              <w:spacing w:after="0" w:line="240" w:lineRule="auto"/>
            </w:pPr>
            <w:r>
              <w:rPr>
                <w:sz w:val="17"/>
                <w:szCs w:val="17"/>
              </w:rPr>
              <w:t>Ngày hoặc chu kỳ xem tình trạng</w:t>
            </w:r>
          </w:p>
        </w:tc>
        <w:tc>
          <w:tcPr>
            <w:tcW w:w="6700" w:type="dxa"/>
          </w:tcPr>
          <w:p w14:paraId="068C2317">
            <w:pPr>
              <w:spacing w:after="0" w:line="240" w:lineRule="auto"/>
            </w:pPr>
            <w:r>
              <w:rPr>
                <w:sz w:val="17"/>
                <w:szCs w:val="17"/>
              </w:rPr>
              <w:t xml:space="preserve">Loại nhập: </w:t>
            </w:r>
            <w:del w:id="2806" w:author="Claude" w:date="2026-10-08T00:00:00Z">
              <w:r>
                <w:rPr>
                  <w:sz w:val="17"/>
                  <w:szCs w:val="17"/>
                </w:rPr>
                <w:delText xml:space="preserve">Ngày/giờ.</w:delText>
              </w:r>
            </w:del>
            <w:ins w:id="2807" w:author="Claude" w:date="2026-10-08T00:00:00Z">
              <w:r>
                <w:rPr>
                  <w:sz w:val="17"/>
                  <w:szCs w:val="17"/>
                </w:rPr>
                <w:t xml:space="preserve">Ngày/giờ hoặc chọn chu kỳ.</w:t>
              </w:r>
            </w:ins>
            <w:r>
              <w:rPr>
                <w:sz w:val="17"/>
                <w:szCs w:val="17"/>
              </w:rPr>
              <w:t xml:space="preserve"> Bắt buộc: Không.</w:t>
            </w:r>
          </w:p>
        </w:tc>
      </w:tr>
      <w:tr w14:paraId="16140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C292E4D">
            <w:pPr>
              <w:spacing w:after="0" w:line="240" w:lineRule="auto"/>
            </w:pPr>
            <w:r>
              <w:rPr>
                <w:sz w:val="17"/>
                <w:szCs w:val="17"/>
              </w:rPr>
              <w:t>(6) Số phao, số dây ngang, quy cách và đơn giá vật tư khi thêm bè</w:t>
            </w:r>
          </w:p>
        </w:tc>
        <w:tc>
          <w:tcPr>
            <w:tcW w:w="6700" w:type="dxa"/>
          </w:tcPr>
          <w:p w14:paraId="1E027A71">
            <w:pPr>
              <w:spacing w:after="0" w:line="240" w:lineRule="auto"/>
            </w:pPr>
            <w:r>
              <w:rPr>
                <w:sz w:val="17"/>
                <w:szCs w:val="17"/>
              </w:rPr>
              <w:t xml:space="preserve">Loại nhập: Nhóm trường (xem phác thảo). Bắt buộc: Có. Nhập ở phiếu Tạo bè (UC76), số dây dọc gợi ý bằng số lối + 1.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14:paraId="00388CBC">
      <w:pPr>
        <w:spacing w:before="60" w:after="20"/>
      </w:pPr>
      <w:r>
        <w:rPr>
          <w:sz w:val="18"/>
          <w:szCs w:val="18"/>
        </w:rPr>
        <w:t xml:space="preserve">Thông báo liên quan: </w:t>
      </w:r>
      <w:r>
        <w:fldChar w:fldCharType="begin"/>
        <w:instrText xml:space="preserve"> HYPERLINK \l "MSG03" \o "MSG03 (Lỗi): {object_name} đã tồn tại. Hệ thống mở bản ghi hiện có để bạn kiểm tra, không tạo bản sao." </w:instrText>
        <w:fldChar w:fldCharType="separate"/>
      </w:r>
      <w:r>
        <w:rPr>
          <w:sz w:val="18"/>
          <w:szCs w:val="18"/>
        </w:rPr>
        <w:t>MSG03</w:t>
        <w:fldChar w:fldCharType="end"/>
        <w:t xml:space="preserve"> (Bản ghi đã tồn tại); </w:t>
      </w:r>
      <w:r>
        <w:fldChar w:fldCharType="begin"/>
        <w:instrText xml:space="preserve"> HYPERLINK \l "MSG11" \o "MSG11 (Lỗi): Không thể thực hiện vì còn {count} bản ghi đang sử dụng: {related_list}. Vui lòng xử lý các bản ghi này trước." </w:instrText>
        <w:fldChar w:fldCharType="separate"/>
      </w:r>
      <w:r>
        <w:rPr>
          <w:sz w:val="18"/>
          <w:szCs w:val="18"/>
        </w:rPr>
        <w:t>MSG11</w:t>
        <w:fldChar w:fldCharType="end"/>
        <w:t xml:space="preserve"> (Không thể ngừng dùng hoặc thay đổi khi còn dữ liệu liên quan); </w:t>
      </w:r>
      <w:r>
        <w:fldChar w:fldCharType="begin"/>
        <w:instrText xml:space="preserve"> HYPERLINK \l "MSG61" \o "MSG61 (Lỗi): Không thể chuyển {object_name} từ “{current_status}” sang “{new_status}”: {reason}." </w:instrText>
        <w:fldChar w:fldCharType="separate"/>
      </w:r>
      <w:r>
        <w:rPr>
          <w:sz w:val="18"/>
          <w:szCs w:val="18"/>
        </w:rPr>
        <w:t>MSG61</w:t>
        <w:fldChar w:fldCharType="end"/>
        <w:t xml:space="preserve"> (Chuyển trạng thái không hợp lệ).</w:t>
      </w:r>
    </w:p>
    <w:p w14:paraId="481A3EA7">
      <w:pPr>
        <w:spacing w:after="60"/>
      </w:pPr>
      <w:r>
        <w:rPr>
          <w:sz w:val="18"/>
          <w:szCs w:val="18"/>
        </w:rPr>
        <w:t>UC liên kết: UC15: vùng chứa bè; UC24/UC25: chu kỳ và buổi thả theo phần lối; UC26: đoạn lối loại bỏ; UC27: tiến độ và đóng chu kỳ.</w:t>
      </w:r>
    </w:p>
    <w:p w14:paraId="1EFD0965">
      <w:pPr>
        <w:pStyle w:val="4"/>
        <w:keepNext/>
      </w:pPr>
      <w:bookmarkStart w:id="246" w:name="_Toc22715"/>
      <w:bookmarkStart w:id="247" w:name="_Toc5338"/>
      <w:r>
        <w:t>3.3 Vật tư bè (SCR-60)</w:t>
      </w:r>
      <w:bookmarkEnd w:id="246"/>
      <w:bookmarkEnd w:id="247"/>
    </w:p>
    <w:p w14:paraId="41A7692E">
      <w:pPr>
        <w:spacing w:after="60"/>
      </w:pPr>
      <w:r>
        <w:rPr>
          <w:sz w:val="19"/>
          <w:szCs w:val="19"/>
        </w:rPr>
        <w:t>UC liên quan: UC76. Nhóm chức năng: Vùng nuôi, bè và hồ sơ tuân thủ. Mở từ SCR-12 (Bè) hoặc từ SCR-61. Phiếu Tạo bè lập ngay khi thêm bè (UC18 include UC76, alternative 1a); các dòng dưới đây là luồng ghi phiếu Thay thế.</w:t>
      </w:r>
    </w:p>
    <w:p w14:paraId="1C1A1F47">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7FB57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518F6B19">
            <w:pPr>
              <w:spacing w:after="0" w:line="240" w:lineRule="auto"/>
            </w:pPr>
            <w:r>
              <w:rPr>
                <w:sz w:val="17"/>
                <w:szCs w:val="17"/>
              </w:rPr>
              <w:t>(1) [Bè &gt; Vật tư bè] Bè: {mã bè} · Vùng · Sơ đồ lối hiện hành</w:t>
            </w:r>
          </w:p>
          <w:p w14:paraId="16920D23">
            <w:pPr>
              <w:spacing w:after="0" w:line="240" w:lineRule="auto"/>
            </w:pPr>
            <w:r>
              <w:rPr>
                <w:sz w:val="17"/>
                <w:szCs w:val="17"/>
              </w:rPr>
              <w:t>(2) [Số vật tư của bè] Phao: n cái · Dây dọc: N + 1 sợi (số 0…N) · Dây ngang: n sợi (theo phiếu Tạo bè)</w:t>
            </w:r>
          </w:p>
          <w:p w14:paraId="099C6F05">
            <w:pPr>
              <w:spacing w:after="0" w:line="240" w:lineRule="auto"/>
            </w:pPr>
            <w:r>
              <w:rPr>
                <w:sz w:val="17"/>
                <w:szCs w:val="17"/>
              </w:rPr>
              <w:t>(3) [Sơ đồ vị trí] dây dọc 0…N; lối k nằm giữa dây dọc k − 1 và k; dây ngang đánh số thứ tự</w:t>
            </w:r>
          </w:p>
          <w:p w14:paraId="40FF8EB0">
            <w:pPr>
              <w:spacing w:after="0" w:line="240" w:lineRule="auto"/>
            </w:pPr>
            <w:r>
              <w:rPr>
                <w:sz w:val="17"/>
                <w:szCs w:val="17"/>
              </w:rPr>
              <w:t>(4) [Lịch sử phiếu] ngày | loại phiếu (Tạo bè / Thay thế) | lý do | tổng tiền | người ghi</w:t>
            </w:r>
          </w:p>
          <w:p w14:paraId="373731F4">
            <w:pPr>
              <w:spacing w:after="0" w:line="240" w:lineRule="auto"/>
            </w:pPr>
            <w:r>
              <w:rPr>
                <w:sz w:val="17"/>
                <w:szCs w:val="17"/>
              </w:rPr>
              <w:t>(5) [Ghi thay thế] Ngày* [__] Lý do* [__]</w:t>
            </w:r>
          </w:p>
          <w:p w14:paraId="182AABE6">
            <w:pPr>
              <w:spacing w:after="0" w:line="240" w:lineRule="auto"/>
            </w:pPr>
            <w:r>
              <w:rPr>
                <w:sz w:val="17"/>
                <w:szCs w:val="17"/>
              </w:rPr>
              <w:t>(6) dòng: Loại vật tư* [chọn] Vị trí* [chọn trên sơ đồ] Quy cách [__] Số lượng* [__] Đơn giá* [__] Thành tiền (tự tính) [+ Thêm dòng]</w:t>
            </w:r>
          </w:p>
          <w:p w14:paraId="5620FB0A">
            <w:pPr>
              <w:spacing w:after="0" w:line="240" w:lineRule="auto"/>
            </w:pPr>
            <w:r>
              <w:rPr>
                <w:sz w:val="17"/>
                <w:szCs w:val="17"/>
              </w:rPr>
              <w:t>(7) Ghi chú nơi mua [__] Ảnh hóa đơn [tải lên] Tổng phiếu (tự tính) [Lưu] [Hủy]</w:t>
            </w:r>
          </w:p>
        </w:tc>
      </w:tr>
    </w:tbl>
    <w:p w14:paraId="0D25508B">
      <w:pPr>
        <w:spacing w:after="40"/>
      </w:pPr>
    </w:p>
    <w:p w14:paraId="0B91BCBB">
      <w:pPr>
        <w:keepNext/>
        <w:spacing w:before="40" w:after="20"/>
      </w:pPr>
      <w:r>
        <w:rPr>
          <w:b/>
        </w:rPr>
        <w:t>Màn hình này cho phép Chủ HTX, Quản lý khu:</w:t>
      </w:r>
    </w:p>
    <w:p w14:paraId="7DFCD71D">
      <w:pPr>
        <w:spacing w:after="10"/>
        <w:ind w:left="360" w:hanging="220"/>
      </w:pPr>
      <w:r>
        <w:rPr>
          <w:sz w:val="19"/>
          <w:szCs w:val="19"/>
        </w:rPr>
        <w:t>• Người thao tác mở bè, chọn Vật tư bè và chọn Ghi thay thế.</w:t>
      </w:r>
    </w:p>
    <w:p w14:paraId="02FD3E69">
      <w:pPr>
        <w:spacing w:after="10"/>
        <w:ind w:left="360" w:hanging="220"/>
      </w:pPr>
      <w:r>
        <w:rPr>
          <w:sz w:val="19"/>
          <w:szCs w:val="19"/>
        </w:rPr>
        <w:t>• Người thao tác nhập ngày thay và lý do (ví dụ phao vỡ, dây đứt, dây mục).</w:t>
      </w:r>
    </w:p>
    <w:p w14:paraId="7896B54E">
      <w:pPr>
        <w:spacing w:after="10"/>
        <w:ind w:left="360" w:hanging="220"/>
      </w:pPr>
      <w:r>
        <w:rPr>
          <w:sz w:val="19"/>
          <w:szCs w:val="19"/>
        </w:rPr>
        <w:t>• Người thao tác thêm từng dòng: loại vật tư, vị trí, quy cách, số lượng, đơn giá; hệ thống gợi ý vị trí từ sơ đồ lối hiện hành (dây dọc 0…N).</w:t>
      </w:r>
    </w:p>
    <w:p w14:paraId="42288049">
      <w:pPr>
        <w:spacing w:after="10"/>
        <w:ind w:left="360" w:hanging="220"/>
      </w:pPr>
      <w:r>
        <w:rPr>
          <w:sz w:val="19"/>
          <w:szCs w:val="19"/>
        </w:rPr>
        <w:t>• Người thao tác nhập ghi chú nơi mua và tải ảnh hóa đơn (không bắt buộc).</w:t>
      </w:r>
    </w:p>
    <w:p w14:paraId="28A09F9E">
      <w:pPr>
        <w:spacing w:after="10"/>
        <w:ind w:left="360" w:hanging="220"/>
      </w:pPr>
      <w:r>
        <w:rPr>
          <w:sz w:val="19"/>
          <w:szCs w:val="19"/>
        </w:rPr>
        <w:t>• Người thao tác xác nhận; hệ thống lưu phiếu với người ghi và thời điểm. Phiếu Thay thế không đổi số vật tư của bè.</w:t>
      </w:r>
    </w:p>
    <w:p w14:paraId="7380AB82">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567E5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7A9FE001">
            <w:pPr>
              <w:spacing w:after="0" w:line="240" w:lineRule="auto"/>
            </w:pPr>
            <w:r>
              <w:rPr>
                <w:b/>
                <w:sz w:val="17"/>
                <w:szCs w:val="17"/>
              </w:rPr>
              <w:t>Field Name</w:t>
            </w:r>
          </w:p>
        </w:tc>
        <w:tc>
          <w:tcPr>
            <w:tcW w:w="6700" w:type="dxa"/>
            <w:shd w:val="clear" w:color="auto" w:fill="DCE6F1"/>
          </w:tcPr>
          <w:p w14:paraId="1386915C">
            <w:pPr>
              <w:spacing w:after="0" w:line="240" w:lineRule="auto"/>
            </w:pPr>
            <w:r>
              <w:rPr>
                <w:b/>
                <w:sz w:val="17"/>
                <w:szCs w:val="17"/>
              </w:rPr>
              <w:t>Description</w:t>
            </w:r>
          </w:p>
        </w:tc>
      </w:tr>
      <w:tr w14:paraId="3B009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78B0C84">
            <w:pPr>
              <w:spacing w:after="0" w:line="240" w:lineRule="auto"/>
            </w:pPr>
            <w:r>
              <w:rPr>
                <w:sz w:val="17"/>
                <w:szCs w:val="17"/>
              </w:rPr>
              <w:t>Ngày phiếu</w:t>
            </w:r>
          </w:p>
        </w:tc>
        <w:tc>
          <w:tcPr>
            <w:tcW w:w="6700" w:type="dxa"/>
          </w:tcPr>
          <w:p w14:paraId="27E0BDBA">
            <w:pPr>
              <w:spacing w:after="0" w:line="240" w:lineRule="auto"/>
            </w:pPr>
            <w:r>
              <w:rPr>
                <w:sz w:val="17"/>
                <w:szCs w:val="17"/>
              </w:rPr>
              <w:t xml:space="preserve">Loại nhập: Ngày/giờ.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D105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5A4AF9B">
            <w:pPr>
              <w:spacing w:after="0" w:line="240" w:lineRule="auto"/>
            </w:pPr>
            <w:r>
              <w:rPr>
                <w:sz w:val="17"/>
                <w:szCs w:val="17"/>
              </w:rPr>
              <w:t>(4) Loại phiếu</w:t>
            </w:r>
          </w:p>
        </w:tc>
        <w:tc>
          <w:tcPr>
            <w:tcW w:w="6700" w:type="dxa"/>
          </w:tcPr>
          <w:p w14:paraId="689AC578">
            <w:pPr>
              <w:spacing w:after="0" w:line="240" w:lineRule="auto"/>
            </w:pPr>
            <w:r>
              <w:rPr>
                <w:sz w:val="17"/>
                <w:szCs w:val="17"/>
              </w:rPr>
              <w:t>Loại nhập: Chọn từ danh sách. Tạo bè hoặc Thay thế; phiếu Tạo bè chỉ lập khi thêm bè ở UC18.</w:t>
            </w:r>
          </w:p>
        </w:tc>
      </w:tr>
      <w:tr w14:paraId="75525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88A487E">
            <w:pPr>
              <w:spacing w:after="0" w:line="240" w:lineRule="auto"/>
            </w:pPr>
            <w:r>
              <w:rPr>
                <w:sz w:val="17"/>
                <w:szCs w:val="17"/>
              </w:rPr>
              <w:t>(5) Lý do thay</w:t>
            </w:r>
          </w:p>
        </w:tc>
        <w:tc>
          <w:tcPr>
            <w:tcW w:w="6700" w:type="dxa"/>
          </w:tcPr>
          <w:p w14:paraId="578D9616">
            <w:pPr>
              <w:spacing w:after="0" w:line="240" w:lineRule="auto"/>
            </w:pPr>
            <w:r>
              <w:rPr>
                <w:sz w:val="17"/>
                <w:szCs w:val="17"/>
              </w:rPr>
              <w:t xml:space="preserve">Loại nhập: Văn bản. Bắt buộc: Có. Với phiếu Thay thế (ví dụ phao vỡ, dây đứt, dây mục).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35685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FC87D26">
            <w:pPr>
              <w:spacing w:after="0" w:line="240" w:lineRule="auto"/>
            </w:pPr>
            <w:r>
              <w:rPr>
                <w:sz w:val="17"/>
                <w:szCs w:val="17"/>
              </w:rPr>
              <w:t>(6) Loại vật tư</w:t>
            </w:r>
          </w:p>
        </w:tc>
        <w:tc>
          <w:tcPr>
            <w:tcW w:w="6700" w:type="dxa"/>
          </w:tcPr>
          <w:p w14:paraId="09E3E693">
            <w:pPr>
              <w:spacing w:after="0" w:line="240" w:lineRule="auto"/>
            </w:pPr>
            <w:r>
              <w:rPr>
                <w:sz w:val="17"/>
                <w:szCs w:val="17"/>
              </w:rPr>
              <w:t xml:space="preserve">Loại nhập: Chọn từ danh sách. Bắt buộc: Có. Chọn phao, dây dọc hoặc dây ngang.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2A59E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FD40FBA">
            <w:pPr>
              <w:spacing w:after="0" w:line="240" w:lineRule="auto"/>
            </w:pPr>
            <w:r>
              <w:rPr>
                <w:sz w:val="17"/>
                <w:szCs w:val="17"/>
              </w:rPr>
              <w:t>(6) Vị trí</w:t>
            </w:r>
          </w:p>
        </w:tc>
        <w:tc>
          <w:tcPr>
            <w:tcW w:w="6700" w:type="dxa"/>
          </w:tcPr>
          <w:p w14:paraId="0E037186">
            <w:pPr>
              <w:spacing w:after="0" w:line="240" w:lineRule="auto"/>
            </w:pPr>
            <w:r>
              <w:rPr>
                <w:sz w:val="17"/>
                <w:szCs w:val="17"/>
              </w:rPr>
              <w:t xml:space="preserve">Loại nhập: Chọn từ danh sách. Bắt buộc: Có. Với phiếu Thay thế; chọn dây dọc số 0…N, dây ngang số thứ tự, hoặc ghi chú vị trí phao.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75705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2D23919">
            <w:pPr>
              <w:spacing w:after="0" w:line="240" w:lineRule="auto"/>
            </w:pPr>
            <w:r>
              <w:rPr>
                <w:sz w:val="17"/>
                <w:szCs w:val="17"/>
              </w:rPr>
              <w:t>(6) Quy cách</w:t>
            </w:r>
          </w:p>
        </w:tc>
        <w:tc>
          <w:tcPr>
            <w:tcW w:w="6700" w:type="dxa"/>
          </w:tcPr>
          <w:p w14:paraId="56FD5CC1">
            <w:pPr>
              <w:spacing w:after="0" w:line="240" w:lineRule="auto"/>
            </w:pPr>
            <w:r>
              <w:rPr>
                <w:sz w:val="17"/>
                <w:szCs w:val="17"/>
              </w:rPr>
              <w:t>Loại nhập: Văn bản. Bắt buộc: Không. Ví dụ loại phao, cỡ dây.</w:t>
            </w:r>
          </w:p>
        </w:tc>
      </w:tr>
      <w:tr w14:paraId="014CC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A7AA9A1">
            <w:pPr>
              <w:spacing w:after="0" w:line="240" w:lineRule="auto"/>
            </w:pPr>
            <w:r>
              <w:rPr>
                <w:sz w:val="17"/>
                <w:szCs w:val="17"/>
              </w:rPr>
              <w:t>(6) Số lượng</w:t>
            </w:r>
          </w:p>
        </w:tc>
        <w:tc>
          <w:tcPr>
            <w:tcW w:w="6700" w:type="dxa"/>
          </w:tcPr>
          <w:p w14:paraId="607651BD">
            <w:pPr>
              <w:spacing w:after="0" w:line="240" w:lineRule="auto"/>
            </w:pPr>
            <w:r>
              <w:rPr>
                <w:sz w:val="17"/>
                <w:szCs w:val="17"/>
              </w:rPr>
              <w:t xml:space="preserve">Loại nhập: Số. Bắt buộc: Có. Lớn hơn 0; đơn vị cái (phao) hoặc sợi (dây).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6835E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B1874BD">
            <w:pPr>
              <w:spacing w:after="0" w:line="240" w:lineRule="auto"/>
            </w:pPr>
            <w:r>
              <w:rPr>
                <w:sz w:val="17"/>
                <w:szCs w:val="17"/>
              </w:rPr>
              <w:t>(6) Đơn giá</w:t>
            </w:r>
          </w:p>
        </w:tc>
        <w:tc>
          <w:tcPr>
            <w:tcW w:w="6700" w:type="dxa"/>
          </w:tcPr>
          <w:p w14:paraId="6CFEF2BB">
            <w:pPr>
              <w:spacing w:after="0" w:line="240" w:lineRule="auto"/>
            </w:pPr>
            <w:r>
              <w:rPr>
                <w:sz w:val="17"/>
                <w:szCs w:val="17"/>
              </w:rPr>
              <w:t xml:space="preserve">Loại nhập: Số. Bắt buộc: Có. Không âm; thành tiền do hệ thống tính, làm tròn nghìn đồng.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22C62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68B76E6">
            <w:pPr>
              <w:spacing w:after="0" w:line="240" w:lineRule="auto"/>
            </w:pPr>
            <w:r>
              <w:rPr>
                <w:sz w:val="17"/>
                <w:szCs w:val="17"/>
              </w:rPr>
              <w:t>(7) Ghi chú nơi mua</w:t>
            </w:r>
          </w:p>
        </w:tc>
        <w:tc>
          <w:tcPr>
            <w:tcW w:w="6700" w:type="dxa"/>
          </w:tcPr>
          <w:p w14:paraId="593714D7">
            <w:pPr>
              <w:spacing w:after="0" w:line="240" w:lineRule="auto"/>
            </w:pPr>
            <w:r>
              <w:rPr>
                <w:sz w:val="17"/>
                <w:szCs w:val="17"/>
              </w:rPr>
              <w:t>Loại nhập: Văn bản. Bắt buộc: Không.</w:t>
            </w:r>
          </w:p>
        </w:tc>
      </w:tr>
      <w:tr w14:paraId="1E057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5D50D3F">
            <w:pPr>
              <w:spacing w:after="0" w:line="240" w:lineRule="auto"/>
            </w:pPr>
            <w:r>
              <w:rPr>
                <w:sz w:val="17"/>
                <w:szCs w:val="17"/>
              </w:rPr>
              <w:t>(7) Ảnh hóa đơn</w:t>
            </w:r>
          </w:p>
        </w:tc>
        <w:tc>
          <w:tcPr>
            <w:tcW w:w="6700" w:type="dxa"/>
          </w:tcPr>
          <w:p w14:paraId="0B2B4E0B">
            <w:pPr>
              <w:spacing w:after="0" w:line="240" w:lineRule="auto"/>
            </w:pPr>
            <w:r>
              <w:rPr>
                <w:sz w:val="17"/>
                <w:szCs w:val="17"/>
              </w:rPr>
              <w:t>Loại nhập: Tệp hoặc ảnh. Bắt buộc: Không. Lưu trên dịch vụ lưu trữ đám mây.</w:t>
            </w:r>
          </w:p>
        </w:tc>
      </w:tr>
    </w:tbl>
    <w:p w14:paraId="6B356707">
      <w:pPr>
        <w:spacing w:before="60" w:after="20"/>
      </w:pPr>
      <w:r>
        <w:rPr>
          <w:sz w:val="18"/>
          <w:szCs w:val="18"/>
        </w:rPr>
        <w:t xml:space="preserve">Thông báo liên quan: </w:t>
      </w:r>
      <w:r>
        <w:fldChar w:fldCharType="begin"/>
        <w:instrText xml:space="preserve"> HYPERLINK \l "MSG03" \o "MSG03 (Lỗi): {object_name} đã tồn tại. Hệ thống mở bản ghi hiện có để bạn kiểm tra, không tạo bản sao." </w:instrText>
        <w:fldChar w:fldCharType="separate"/>
      </w:r>
      <w:r>
        <w:rPr>
          <w:sz w:val="18"/>
          <w:szCs w:val="18"/>
        </w:rPr>
        <w:t>MSG03</w:t>
        <w:fldChar w:fldCharType="end"/>
        <w:t xml:space="preserve"> (Bản ghi đã tồn tại); </w:t>
      </w:r>
      <w:r>
        <w:fldChar w:fldCharType="begin"/>
        <w:instrText xml:space="preserve"> HYPERLINK \l "MSG59" \o "MSG59 (Lỗi): Số lượng phải lớn hơn 0 và đơn giá không âm." </w:instrText>
        <w:fldChar w:fldCharType="separate"/>
      </w:r>
      <w:r>
        <w:rPr>
          <w:sz w:val="18"/>
          <w:szCs w:val="18"/>
        </w:rPr>
        <w:t>MSG59</w:t>
        <w:fldChar w:fldCharType="end"/>
        <w:t xml:space="preserve"> (Số lượng hoặc đơn giá vật tư không hợp lệ); </w:t>
      </w:r>
      <w:r>
        <w:fldChar w:fldCharType="begin"/>
        <w:instrText xml:space="preserve"> HYPERLINK \l "MSG60" \o "MSG60 (Lỗi): Số lượng hoặc vị trí thay thế không khớp vật tư của bè {raft_code}. Vui lòng kiểm tra lại." </w:instrText>
        <w:fldChar w:fldCharType="separate"/>
      </w:r>
      <w:r>
        <w:rPr>
          <w:sz w:val="18"/>
          <w:szCs w:val="18"/>
        </w:rPr>
        <w:t>MSG60</w:t>
        <w:fldChar w:fldCharType="end"/>
        <w:t xml:space="preserve"> (Vật tư thay thế không khớp bè).</w:t>
      </w:r>
    </w:p>
    <w:p w14:paraId="192AB82B">
      <w:pPr>
        <w:spacing w:after="60"/>
      </w:pPr>
      <w:r>
        <w:rPr>
          <w:sz w:val="18"/>
          <w:szCs w:val="18"/>
        </w:rPr>
        <w:t>UC liên kết: UC18: bè, sơ đồ lối và phiếu Tạo bè khi thêm bè; UC77: số vật tư và chi phí đã ghi; UC75: nhật ký kiểm toán khi sửa phiếu.</w:t>
      </w:r>
    </w:p>
    <w:p w14:paraId="13744CD4">
      <w:pPr>
        <w:pStyle w:val="4"/>
        <w:keepNext/>
      </w:pPr>
      <w:bookmarkStart w:id="248" w:name="_Toc1918"/>
      <w:bookmarkStart w:id="249" w:name="_Toc16223"/>
      <w:r>
        <w:t>3.4 Chi phí vật tư bè (SCR-61)</w:t>
      </w:r>
      <w:bookmarkEnd w:id="248"/>
      <w:bookmarkEnd w:id="249"/>
    </w:p>
    <w:p w14:paraId="3F6B1305">
      <w:pPr>
        <w:spacing w:after="60"/>
      </w:pPr>
      <w:r>
        <w:rPr>
          <w:sz w:val="19"/>
          <w:szCs w:val="19"/>
        </w:rPr>
        <w:t>UC liên quan: UC77. Nhóm chức năng: Vùng nuôi, bè và hồ sơ tuân thủ.</w:t>
      </w:r>
    </w:p>
    <w:p w14:paraId="2F64FF56">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76AB1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33E75CBD">
            <w:pPr>
              <w:spacing w:after="0" w:line="240" w:lineRule="auto"/>
            </w:pPr>
            <w:r>
              <w:rPr>
                <w:sz w:val="17"/>
                <w:szCs w:val="17"/>
              </w:rPr>
              <w:t>(1) [Chi phí vật tư bè] Vùng [chọn] Bè [chọn] Từ ngày – đến ngày [__] Loại vật tư [chọn] Tổng hợp theo [bè | vùng | chu kỳ]</w:t>
            </w:r>
          </w:p>
          <w:p w14:paraId="124A6160">
            <w:pPr>
              <w:spacing w:after="0" w:line="240" w:lineRule="auto"/>
            </w:pPr>
            <w:r>
              <w:rPr>
                <w:sz w:val="17"/>
                <w:szCs w:val="17"/>
              </w:rPr>
              <w:t>(2) [Bảng tổng hợp] bè | phao | dây dọc | dây ngang | chi phí Tạo bè | chi phí Thay thế | tổng</w:t>
            </w:r>
          </w:p>
          <w:p w14:paraId="3F73DF6C">
            <w:pPr>
              <w:spacing w:after="0" w:line="240" w:lineRule="auto"/>
            </w:pPr>
            <w:r>
              <w:rPr>
                <w:sz w:val="17"/>
                <w:szCs w:val="17"/>
              </w:rPr>
              <w:t>(3) [Chi tiết bè] số vật tư; lịch sử thay thế theo vị trí (dây dọc k, dây ngang, phao); [Mở phiếu] (SCR-60)</w:t>
            </w:r>
          </w:p>
        </w:tc>
      </w:tr>
    </w:tbl>
    <w:p w14:paraId="4F662AEA">
      <w:pPr>
        <w:spacing w:after="40"/>
      </w:pPr>
    </w:p>
    <w:p w14:paraId="30A7F020">
      <w:pPr>
        <w:keepNext/>
        <w:spacing w:before="40" w:after="20"/>
      </w:pPr>
      <w:r>
        <w:rPr>
          <w:b/>
        </w:rPr>
        <w:t>Màn hình này cho phép Chủ HTX, Quản lý khu, Kế toán:</w:t>
      </w:r>
    </w:p>
    <w:p w14:paraId="2313A68F">
      <w:pPr>
        <w:spacing w:after="10"/>
        <w:ind w:left="360" w:hanging="220"/>
      </w:pPr>
      <w:r>
        <w:rPr>
          <w:sz w:val="19"/>
          <w:szCs w:val="19"/>
        </w:rPr>
        <w:t>• Người thao tác mở Chi phí vật tư bè.</w:t>
      </w:r>
    </w:p>
    <w:p w14:paraId="45519CEC">
      <w:pPr>
        <w:spacing w:after="10"/>
        <w:ind w:left="360" w:hanging="220"/>
      </w:pPr>
      <w:r>
        <w:rPr>
          <w:sz w:val="19"/>
          <w:szCs w:val="19"/>
        </w:rPr>
        <w:t>• Người thao tác chọn vùng, bè, khoảng thời gian và loại vật tư.</w:t>
      </w:r>
    </w:p>
    <w:p w14:paraId="576096FB">
      <w:pPr>
        <w:spacing w:after="10"/>
        <w:ind w:left="360" w:hanging="220"/>
      </w:pPr>
      <w:r>
        <w:rPr>
          <w:sz w:val="19"/>
          <w:szCs w:val="19"/>
        </w:rPr>
        <w:t>• Người thao tác chọn một bè để xem số phao, dây dọc, dây ngang và lịch sử thay thế theo vị trí.</w:t>
      </w:r>
    </w:p>
    <w:p w14:paraId="5F4DDBE4">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123F4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0C00C191">
            <w:pPr>
              <w:spacing w:after="0" w:line="240" w:lineRule="auto"/>
            </w:pPr>
            <w:r>
              <w:rPr>
                <w:b/>
                <w:sz w:val="17"/>
                <w:szCs w:val="17"/>
              </w:rPr>
              <w:t>Field Name</w:t>
            </w:r>
          </w:p>
        </w:tc>
        <w:tc>
          <w:tcPr>
            <w:tcW w:w="6700" w:type="dxa"/>
            <w:shd w:val="clear" w:color="auto" w:fill="DCE6F1"/>
          </w:tcPr>
          <w:p w14:paraId="355F7087">
            <w:pPr>
              <w:spacing w:after="0" w:line="240" w:lineRule="auto"/>
            </w:pPr>
            <w:r>
              <w:rPr>
                <w:b/>
                <w:sz w:val="17"/>
                <w:szCs w:val="17"/>
              </w:rPr>
              <w:t>Description</w:t>
            </w:r>
          </w:p>
        </w:tc>
      </w:tr>
      <w:tr w14:paraId="1D92C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9AEA137">
            <w:pPr>
              <w:spacing w:after="0" w:line="240" w:lineRule="auto"/>
            </w:pPr>
            <w:r>
              <w:rPr>
                <w:sz w:val="17"/>
                <w:szCs w:val="17"/>
              </w:rPr>
              <w:t>Vùng, bè</w:t>
            </w:r>
          </w:p>
        </w:tc>
        <w:tc>
          <w:tcPr>
            <w:tcW w:w="6700" w:type="dxa"/>
          </w:tcPr>
          <w:p w14:paraId="47BAAD4B">
            <w:pPr>
              <w:spacing w:after="0" w:line="240" w:lineRule="auto"/>
            </w:pPr>
            <w:r>
              <w:rPr>
                <w:sz w:val="17"/>
                <w:szCs w:val="17"/>
              </w:rPr>
              <w:t>Loại nhập: Chọn từ danh sách. Bắt buộc: Không. Chỉ trong khu được phân quyền.</w:t>
            </w:r>
          </w:p>
        </w:tc>
      </w:tr>
      <w:tr w14:paraId="78792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ABE0690">
            <w:pPr>
              <w:spacing w:after="0" w:line="240" w:lineRule="auto"/>
            </w:pPr>
            <w:r>
              <w:rPr>
                <w:sz w:val="17"/>
                <w:szCs w:val="17"/>
              </w:rPr>
              <w:t>Khoảng thời gian</w:t>
            </w:r>
          </w:p>
        </w:tc>
        <w:tc>
          <w:tcPr>
            <w:tcW w:w="6700" w:type="dxa"/>
          </w:tcPr>
          <w:p w14:paraId="3C879481">
            <w:pPr>
              <w:spacing w:after="0" w:line="240" w:lineRule="auto"/>
            </w:pPr>
            <w:r>
              <w:rPr>
                <w:sz w:val="17"/>
                <w:szCs w:val="17"/>
              </w:rPr>
              <w:t>Loại nhập: Khoảng ngày (từ – đến). Bắt buộc: Không. Mặc định năm hiện tại.</w:t>
            </w:r>
          </w:p>
        </w:tc>
      </w:tr>
      <w:tr w14:paraId="603C9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70E2E22">
            <w:pPr>
              <w:spacing w:after="0" w:line="240" w:lineRule="auto"/>
            </w:pPr>
            <w:r>
              <w:rPr>
                <w:sz w:val="17"/>
                <w:szCs w:val="17"/>
              </w:rPr>
              <w:t>(1) Loại vật tư</w:t>
            </w:r>
          </w:p>
        </w:tc>
        <w:tc>
          <w:tcPr>
            <w:tcW w:w="6700" w:type="dxa"/>
          </w:tcPr>
          <w:p w14:paraId="21C56A8C">
            <w:pPr>
              <w:spacing w:after="0" w:line="240" w:lineRule="auto"/>
            </w:pPr>
            <w:r>
              <w:rPr>
                <w:sz w:val="17"/>
                <w:szCs w:val="17"/>
              </w:rPr>
              <w:t>Loại nhập: Chọn từ danh sách. Bắt buộc: Không. Phao, dây dọc hoặc dây ngang.</w:t>
            </w:r>
          </w:p>
        </w:tc>
      </w:tr>
      <w:tr w14:paraId="0D51C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EF3C773">
            <w:pPr>
              <w:spacing w:after="0" w:line="240" w:lineRule="auto"/>
            </w:pPr>
            <w:r>
              <w:rPr>
                <w:sz w:val="17"/>
                <w:szCs w:val="17"/>
              </w:rPr>
              <w:t>Cách tổng hợp</w:t>
            </w:r>
          </w:p>
        </w:tc>
        <w:tc>
          <w:tcPr>
            <w:tcW w:w="6700" w:type="dxa"/>
          </w:tcPr>
          <w:p w14:paraId="5711E6C1">
            <w:pPr>
              <w:spacing w:after="0" w:line="240" w:lineRule="auto"/>
            </w:pPr>
            <w:r>
              <w:rPr>
                <w:sz w:val="17"/>
                <w:szCs w:val="17"/>
              </w:rPr>
              <w:t>Loại nhập: Chọn từ danh sách. Chọn theo bè, vùng hoặc chu kỳ nuôi.</w:t>
            </w:r>
          </w:p>
        </w:tc>
      </w:tr>
    </w:tbl>
    <w:p w14:paraId="76D95EB9">
      <w:pPr>
        <w:spacing w:before="60" w:after="20"/>
      </w:pPr>
      <w:r>
        <w:rPr>
          <w:sz w:val="18"/>
          <w:szCs w:val="18"/>
        </w:rPr>
        <w:t xml:space="preserve">Thông báo liên quan: </w:t>
      </w:r>
      <w:r>
        <w:fldChar w:fldCharType="begin"/>
        <w:instrText xml:space="preserve"> HYPERLINK \l "MSG02" \o "MSG02 (Lỗi): Bạn không có quyền thực hiện thao tác này." </w:instrText>
        <w:fldChar w:fldCharType="separate"/>
      </w:r>
      <w:r>
        <w:rPr>
          <w:sz w:val="18"/>
          <w:szCs w:val="18"/>
        </w:rPr>
        <w:t>MSG02</w:t>
        <w:fldChar w:fldCharType="end"/>
        <w:t xml:space="preserve"> (Không đủ quyền).</w:t>
      </w:r>
    </w:p>
    <w:p w14:paraId="07D7ED64">
      <w:pPr>
        <w:spacing w:after="60"/>
      </w:pPr>
      <w:r>
        <w:rPr>
          <w:sz w:val="18"/>
          <w:szCs w:val="18"/>
        </w:rPr>
        <w:t>UC liên kết: UC76: phiếu vật tư nguồn; UC18: bè và sơ đồ lối; UC24/UC27: chu kỳ nuôi để tổng hợp theo chu kỳ.</w:t>
      </w:r>
    </w:p>
    <w:p w14:paraId="41541309"/>
    <w:p w14:paraId="13D32773">
      <w:pPr>
        <w:pStyle w:val="3"/>
      </w:pPr>
      <w:bookmarkStart w:id="250" w:name="_Toc23587"/>
      <w:bookmarkStart w:id="251" w:name="_Toc30608"/>
      <w:r>
        <w:t>4. Sản phẩm và nguồn giống</w:t>
      </w:r>
      <w:bookmarkEnd w:id="250"/>
      <w:bookmarkEnd w:id="251"/>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3"/>
        <w:gridCol w:w="2400"/>
        <w:gridCol w:w="5467"/>
      </w:tblGrid>
      <w:tr w14:paraId="7A3FB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33" w:type="dxa"/>
            <w:shd w:val="clear" w:color="auto" w:fill="DCE6F1"/>
          </w:tcPr>
          <w:p w14:paraId="33A2B6B2">
            <w:pPr>
              <w:spacing w:after="0" w:line="240" w:lineRule="auto"/>
            </w:pPr>
            <w:r>
              <w:rPr>
                <w:b/>
                <w:sz w:val="18"/>
              </w:rPr>
              <w:t>Requirement</w:t>
            </w:r>
          </w:p>
        </w:tc>
        <w:tc>
          <w:tcPr>
            <w:tcW w:w="2400" w:type="dxa"/>
            <w:shd w:val="clear" w:color="auto" w:fill="DCE6F1"/>
          </w:tcPr>
          <w:p w14:paraId="73382A9B">
            <w:pPr>
              <w:spacing w:after="0" w:line="240" w:lineRule="auto"/>
            </w:pPr>
            <w:r>
              <w:rPr>
                <w:b/>
                <w:sz w:val="18"/>
              </w:rPr>
              <w:t>Use Case</w:t>
            </w:r>
          </w:p>
        </w:tc>
        <w:tc>
          <w:tcPr>
            <w:tcW w:w="5467" w:type="dxa"/>
            <w:shd w:val="clear" w:color="auto" w:fill="DCE6F1"/>
          </w:tcPr>
          <w:p w14:paraId="79D3F01C">
            <w:pPr>
              <w:spacing w:after="0" w:line="240" w:lineRule="auto"/>
            </w:pPr>
            <w:r>
              <w:rPr>
                <w:b/>
                <w:sz w:val="18"/>
              </w:rPr>
              <w:t>Required behavior</w:t>
            </w:r>
          </w:p>
        </w:tc>
      </w:tr>
      <w:tr w14:paraId="246AD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766C2CD9">
            <w:pPr>
              <w:spacing w:after="0" w:line="240" w:lineRule="auto"/>
            </w:pPr>
            <w:r>
              <w:rPr>
                <w:sz w:val="17"/>
              </w:rPr>
              <w:t>FR-UC20</w:t>
            </w:r>
          </w:p>
        </w:tc>
        <w:tc>
          <w:tcPr>
            <w:tcW w:w="2400" w:type="dxa"/>
          </w:tcPr>
          <w:p w14:paraId="44309669">
            <w:pPr>
              <w:spacing w:after="0" w:line="240" w:lineRule="auto"/>
            </w:pPr>
            <w:r>
              <w:rPr>
                <w:sz w:val="17"/>
              </w:rPr>
              <w:t>Quản lý danh mục giống hàu và sản phẩm</w:t>
            </w:r>
          </w:p>
        </w:tc>
        <w:tc>
          <w:tcPr>
            <w:tcW w:w="5467" w:type="dxa"/>
          </w:tcPr>
          <w:p w14:paraId="066E8876">
            <w:pPr>
              <w:spacing w:after="0" w:line="240" w:lineRule="auto"/>
            </w:pPr>
            <w:r>
              <w:rPr>
                <w:sz w:val="17"/>
              </w:rPr>
              <w:t>Chủ HTX quản lý danh mục chung gồm giống hàu (mã, tên/loại, mô tả, hình minh họa) và sản phẩm bán ra (mã, tên, đơn vị bán, mô tả). Hệ thống kiểm tra mã duy nhất và dùng Ngừng dùng thay cho xóa. Danh mục không có bảng giá; giá chốt theo từng đơn tại cảng. Kết quả: người dùng chọn đúng giống khi nhập, thả và đúng sản phẩm khi nhận đơn.</w:t>
            </w:r>
          </w:p>
        </w:tc>
      </w:tr>
      <w:tr w14:paraId="3A8B8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531F54D9">
            <w:pPr>
              <w:spacing w:after="0" w:line="240" w:lineRule="auto"/>
            </w:pPr>
            <w:r>
              <w:rPr>
                <w:sz w:val="17"/>
              </w:rPr>
              <w:t>FR-UC22</w:t>
            </w:r>
          </w:p>
        </w:tc>
        <w:tc>
          <w:tcPr>
            <w:tcW w:w="2400" w:type="dxa"/>
          </w:tcPr>
          <w:p w14:paraId="56508F11">
            <w:pPr>
              <w:spacing w:after="0" w:line="240" w:lineRule="auto"/>
            </w:pPr>
            <w:r>
              <w:rPr>
                <w:sz w:val="17"/>
              </w:rPr>
              <w:t>Quản lý nhà cung cấp giống</w:t>
            </w:r>
          </w:p>
        </w:tc>
        <w:tc>
          <w:tcPr>
            <w:tcW w:w="5467" w:type="dxa"/>
          </w:tcPr>
          <w:p w14:paraId="4571FA9C">
            <w:pPr>
              <w:spacing w:after="0" w:line="240" w:lineRule="auto"/>
            </w:pPr>
            <w:r>
              <w:rPr>
                <w:sz w:val="17"/>
              </w:rPr>
              <w:t xml:space="preserve">Lưu thông tin nhà cung cấp </w:t>
            </w:r>
            <w:del w:id="2637" w:author="Claude" w:date="2026-10-08T00:00:00Z">
              <w:r>
                <w:rPr>
                  <w:sz w:val="17"/>
                </w:rPr>
                <w:delText xml:space="preserve">và</w:delText>
              </w:r>
            </w:del>
            <w:ins w:id="2638" w:author="Claude" w:date="2026-10-08T00:00:00Z">
              <w:r>
                <w:rPr>
                  <w:sz w:val="17"/>
                </w:rPr>
                <w:t xml:space="preserve">(tên,</w:t>
              </w:r>
            </w:ins>
            <w:r>
              <w:rPr>
                <w:sz w:val="17"/>
              </w:rPr>
              <w:t xml:space="preserve"> </w:t>
            </w:r>
            <w:del w:id="2635" w:author="Claude" w:date="2026-10-08T00:00:00Z">
              <w:r>
                <w:rPr>
                  <w:sz w:val="17"/>
                </w:rPr>
                <w:delText xml:space="preserve">mối</w:delText>
              </w:r>
            </w:del>
            <w:ins w:id="2636" w:author="Claude" w:date="2026-10-08T00:00:00Z">
              <w:r>
                <w:rPr>
                  <w:sz w:val="17"/>
                </w:rPr>
                <w:t xml:space="preserve">số điện thoại bắt buộc,</w:t>
              </w:r>
            </w:ins>
            <w:r>
              <w:rPr>
                <w:sz w:val="17"/>
              </w:rPr>
              <w:t xml:space="preserve"> liên hệ </w:t>
            </w:r>
            <w:del w:id="2633" w:author="Claude" w:date="2026-10-08T00:00:00Z">
              <w:r>
                <w:rPr>
                  <w:sz w:val="17"/>
                </w:rPr>
                <w:delText xml:space="preserve">giống</w:delText>
              </w:r>
            </w:del>
            <w:ins w:id="2634" w:author="Claude" w:date="2026-10-08T00:00:00Z">
              <w:r>
                <w:rPr>
                  <w:sz w:val="17"/>
                </w:rPr>
                <w:t xml:space="preserve">khác)</w:t>
              </w:r>
            </w:ins>
            <w:r>
              <w:rPr>
                <w:sz w:val="17"/>
              </w:rPr>
              <w:t xml:space="preserve"> để chọn khi nhập giống, vẫn giữ nguồn thực tế của từng lô đã nhận. Điều kiện: đã đăng nhập với quyền quản lý nhà cung cấp phù hợp. Người có quyền tìm nhà cung cấp cũ trước khi thêm. Hệ thống kiểm tra trùng/thiếu dữ liệu, quyền người sửa. Người dùng xác nhận; hệ thống lưu hồ </w:t>
            </w:r>
            <w:del w:id="2639" w:author="Claude" w:date="2026-10-08T00:00:00Z">
              <w:r>
                <w:rPr>
                  <w:sz w:val="17"/>
                </w:rPr>
                <w:delText xml:space="preserve">sơ và quan hệ gợi ý.</w:delText>
              </w:r>
            </w:del>
            <w:ins w:id="2640" w:author="Claude" w:date="2026-10-08T00:00:00Z">
              <w:r>
                <w:rPr>
                  <w:sz w:val="17"/>
                </w:rPr>
                <w:t xml:space="preserve">sơ.</w:t>
              </w:r>
            </w:ins>
            <w:r>
              <w:rPr>
                <w:sz w:val="17"/>
              </w:rPr>
              <w:t xml:space="preserve"> Khi nhà cung cấp ngừng dùng, hệ thống không cho chọn cho lượt nhập mới theo chính sách nhưng giữ lô nhập cũ. Trường hợp khác: hồ sơ trùng hoặc tên mơ hồ: báo để chọn bản hiện có hoặc phân biệt bằng định danh.</w:t>
            </w:r>
          </w:p>
        </w:tc>
      </w:tr>
      <w:tr w14:paraId="19990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7A34499D">
            <w:pPr>
              <w:spacing w:after="0" w:line="240" w:lineRule="auto"/>
            </w:pPr>
            <w:r>
              <w:rPr>
                <w:sz w:val="17"/>
              </w:rPr>
              <w:t>FR-UC23</w:t>
            </w:r>
          </w:p>
        </w:tc>
        <w:tc>
          <w:tcPr>
            <w:tcW w:w="2400" w:type="dxa"/>
          </w:tcPr>
          <w:p w14:paraId="216F068E">
            <w:pPr>
              <w:spacing w:after="0" w:line="240" w:lineRule="auto"/>
            </w:pPr>
            <w:r>
              <w:rPr>
                <w:sz w:val="17"/>
              </w:rPr>
              <w:t>Ghi nhận lô giống đã nhận</w:t>
            </w:r>
          </w:p>
        </w:tc>
        <w:tc>
          <w:tcPr>
            <w:tcW w:w="5467" w:type="dxa"/>
          </w:tcPr>
          <w:p w14:paraId="5FD87437">
            <w:pPr>
              <w:spacing w:after="0" w:line="240" w:lineRule="auto"/>
            </w:pPr>
            <w:r>
              <w:rPr>
                <w:sz w:val="17"/>
              </w:rPr>
              <w:t>Ghi lần nhận giống thực tế và chứng cứ nguồn để mỗi lần thả sau này có lô giống truy xuất được. Điều kiện: giống UC20 và nhà cung cấp UC22 tồn tại; người ghi được cấp quyền nhập giống. Người có quyền mở form nhận và chọn giống. Người ghi nhập thời gian, số lượng với đơn vị gốc, tham chiếu nhà cung cấp và chứng cứ. Hệ thống kiểm tra định dạng, số lượng hợp lệ, tính nhận diện và quyền. Lô giống có thể được tham chiếu trong UC25 khi thả thực tế; không suy đổi tự động thành kg hàu thương phẩm. Trường hợp khác: không có mã lô do nhà cung cấp cung cấp: để trống trường đó, vẫn dùng mã nội bộ.</w:t>
            </w:r>
          </w:p>
        </w:tc>
      </w:tr>
    </w:tbl>
    <w:p w14:paraId="0AB9E72E">
      <w:pPr>
        <w:pStyle w:val="4"/>
        <w:keepNext/>
      </w:pPr>
      <w:bookmarkStart w:id="252" w:name="_Toc794"/>
      <w:bookmarkStart w:id="253" w:name="_Toc4143"/>
      <w:r>
        <w:t>4.1 Danh mục giống hàu và sản phẩm (SCR-13)</w:t>
      </w:r>
      <w:bookmarkEnd w:id="252"/>
      <w:bookmarkEnd w:id="253"/>
    </w:p>
    <w:p w14:paraId="4E7F27F1">
      <w:pPr>
        <w:spacing w:after="60"/>
      </w:pPr>
      <w:r>
        <w:rPr>
          <w:sz w:val="19"/>
          <w:szCs w:val="19"/>
        </w:rPr>
        <w:t>UC liên quan: UC20. Nhóm chức năng: Sản phẩm và nguồn giống.</w:t>
      </w:r>
    </w:p>
    <w:p w14:paraId="207C9B61">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2E958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082560CC">
            <w:pPr>
              <w:spacing w:after="0" w:line="240" w:lineRule="auto"/>
            </w:pPr>
            <w:r>
              <w:rPr>
                <w:sz w:val="17"/>
                <w:szCs w:val="17"/>
              </w:rPr>
              <w:t>(1) [Danh mục] Tab: Giống hàu | Sản phẩm</w:t>
            </w:r>
          </w:p>
          <w:p w14:paraId="2815F60E">
            <w:pPr>
              <w:spacing w:after="0" w:line="240" w:lineRule="auto"/>
            </w:pPr>
            <w:r>
              <w:rPr>
                <w:sz w:val="17"/>
                <w:szCs w:val="17"/>
              </w:rPr>
              <w:t>(2) [Giống hàu] Mã* Tên* Mô tả, hình minh họa, tình trạng; xem các lần nhập (UC23) của giống</w:t>
            </w:r>
          </w:p>
          <w:p w14:paraId="671140FE">
            <w:pPr>
              <w:spacing w:after="0" w:line="240" w:lineRule="auto"/>
            </w:pPr>
            <w:r>
              <w:rPr>
                <w:sz w:val="17"/>
                <w:szCs w:val="17"/>
              </w:rPr>
              <w:t xml:space="preserve">(3) [Sản phẩm] Mã* Tên* </w:t>
            </w:r>
            <w:del w:id="2808" w:author="Claude" w:date="2026-10-08T00:00:00Z">
              <w:r>
                <w:rPr>
                  <w:sz w:val="17"/>
                  <w:szCs w:val="17"/>
                </w:rPr>
                <w:delText xml:space="preserve">Giống liên quan </w:delText>
              </w:r>
            </w:del>
            <w:r>
              <w:rPr>
                <w:sz w:val="17"/>
                <w:szCs w:val="17"/>
              </w:rPr>
              <w:t xml:space="preserve">Đơn vị bán* Mô tả, tình trạng</w:t>
            </w:r>
          </w:p>
          <w:p w14:paraId="1E0DC977">
            <w:pPr>
              <w:spacing w:after="0" w:line="240" w:lineRule="auto"/>
            </w:pPr>
            <w:r>
              <w:rPr>
                <w:sz w:val="17"/>
                <w:szCs w:val="17"/>
              </w:rPr>
              <w:t>(4) Ghi chú: không có bảng giá; giá chốt theo đơn tại cảng (UC45/UC48)</w:t>
            </w:r>
          </w:p>
          <w:p w14:paraId="1FB5DB1D">
            <w:pPr>
              <w:spacing w:after="0" w:line="240" w:lineRule="auto"/>
            </w:pPr>
            <w:r>
              <w:rPr>
                <w:sz w:val="17"/>
                <w:szCs w:val="17"/>
              </w:rPr>
              <w:t>(5) [Lưu] [Ngừng dùng]</w:t>
            </w:r>
          </w:p>
        </w:tc>
      </w:tr>
    </w:tbl>
    <w:p w14:paraId="7B0EC76D">
      <w:pPr>
        <w:spacing w:after="40"/>
      </w:pPr>
    </w:p>
    <w:p w14:paraId="49201131">
      <w:pPr>
        <w:keepNext/>
        <w:spacing w:before="40" w:after="20"/>
      </w:pPr>
      <w:r>
        <w:rPr>
          <w:b/>
        </w:rPr>
        <w:t>Màn hình này cho phép Chủ HTX:</w:t>
      </w:r>
    </w:p>
    <w:p w14:paraId="609BE3D2">
      <w:pPr>
        <w:spacing w:after="10"/>
        <w:ind w:left="360" w:hanging="220"/>
      </w:pPr>
      <w:r>
        <w:rPr>
          <w:sz w:val="19"/>
          <w:szCs w:val="19"/>
        </w:rPr>
        <w:t>• Chủ HTX mở Danh mục, chọn tab Giống hàu hoặc Sản phẩm và tìm để tránh trùng.</w:t>
      </w:r>
    </w:p>
    <w:p w14:paraId="35989F97">
      <w:pPr>
        <w:spacing w:after="10"/>
        <w:ind w:left="360" w:hanging="220"/>
      </w:pPr>
      <w:r>
        <w:rPr>
          <w:sz w:val="19"/>
          <w:szCs w:val="19"/>
        </w:rPr>
        <w:t>• Chủ HTX chọn Thêm hoặc Sửa và nhập thông tin.</w:t>
      </w:r>
    </w:p>
    <w:p w14:paraId="6076271D">
      <w:pPr>
        <w:spacing w:after="10"/>
        <w:ind w:left="360" w:hanging="220"/>
      </w:pPr>
      <w:r>
        <w:rPr>
          <w:sz w:val="19"/>
          <w:szCs w:val="19"/>
        </w:rPr>
        <w:t>• Chủ HTX lưu; hệ thống cập nhật danh mục, giữ liên kết với lô giống, chu kỳ, đơn đã dùng.</w:t>
      </w:r>
    </w:p>
    <w:p w14:paraId="028FCEAE">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4991D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7A5888FC">
            <w:pPr>
              <w:spacing w:after="0" w:line="240" w:lineRule="auto"/>
            </w:pPr>
            <w:r>
              <w:rPr>
                <w:b/>
                <w:sz w:val="17"/>
                <w:szCs w:val="17"/>
              </w:rPr>
              <w:t>Field Name</w:t>
            </w:r>
          </w:p>
        </w:tc>
        <w:tc>
          <w:tcPr>
            <w:tcW w:w="6700" w:type="dxa"/>
            <w:shd w:val="clear" w:color="auto" w:fill="DCE6F1"/>
          </w:tcPr>
          <w:p w14:paraId="4C0D03CB">
            <w:pPr>
              <w:spacing w:after="0" w:line="240" w:lineRule="auto"/>
            </w:pPr>
            <w:r>
              <w:rPr>
                <w:b/>
                <w:sz w:val="17"/>
                <w:szCs w:val="17"/>
              </w:rPr>
              <w:t>Description</w:t>
            </w:r>
          </w:p>
        </w:tc>
      </w:tr>
      <w:tr w14:paraId="6B0EF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9995165">
            <w:pPr>
              <w:spacing w:after="0" w:line="240" w:lineRule="auto"/>
            </w:pPr>
            <w:del w:id="2809" w:author="Claude" w:date="2026-10-08T00:00:00Z">
              <w:r>
                <w:rPr>
                  <w:sz w:val="17"/>
                  <w:szCs w:val="17"/>
                </w:rPr>
                <w:delText xml:space="preserve">(1)</w:delText>
              </w:r>
            </w:del>
            <w:ins w:id="2810" w:author="Claude" w:date="2026-10-08T00:00:00Z">
              <w:r>
                <w:rPr>
                  <w:sz w:val="17"/>
                  <w:szCs w:val="17"/>
                </w:rPr>
                <w:t xml:space="preserve">(2)</w:t>
              </w:r>
            </w:ins>
            <w:r>
              <w:rPr>
                <w:sz w:val="17"/>
                <w:szCs w:val="17"/>
              </w:rPr>
              <w:t xml:space="preserve"> Giống hàu</w:t>
            </w:r>
          </w:p>
        </w:tc>
        <w:tc>
          <w:tcPr>
            <w:tcW w:w="6700" w:type="dxa"/>
          </w:tcPr>
          <w:p w14:paraId="1726EFD6">
            <w:pPr>
              <w:spacing w:after="0" w:line="240" w:lineRule="auto"/>
            </w:pPr>
            <w:r>
              <w:rPr>
                <w:sz w:val="17"/>
                <w:szCs w:val="17"/>
              </w:rPr>
              <w:t>Loại nhập: Nhóm trường (xem phác thảo). Bắt buộc: Có. Mã (ổn định, duy nhất) và tên bắt buộc; mô tả, hình minh họa tùy chọn.</w:t>
            </w:r>
          </w:p>
        </w:tc>
      </w:tr>
      <w:tr w14:paraId="38A16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9963AD6">
            <w:pPr>
              <w:spacing w:after="0" w:line="240" w:lineRule="auto"/>
            </w:pPr>
            <w:del w:id="2811" w:author="Claude" w:date="2026-10-08T00:00:00Z">
              <w:r>
                <w:rPr>
                  <w:sz w:val="17"/>
                  <w:szCs w:val="17"/>
                </w:rPr>
                <w:delText xml:space="preserve">(1)</w:delText>
              </w:r>
            </w:del>
            <w:ins w:id="2812" w:author="Claude" w:date="2026-10-08T00:00:00Z">
              <w:r>
                <w:rPr>
                  <w:sz w:val="17"/>
                  <w:szCs w:val="17"/>
                </w:rPr>
                <w:t xml:space="preserve">(3)</w:t>
              </w:r>
            </w:ins>
            <w:r>
              <w:rPr>
                <w:sz w:val="17"/>
                <w:szCs w:val="17"/>
              </w:rPr>
              <w:t xml:space="preserve"> Sản phẩm</w:t>
            </w:r>
          </w:p>
        </w:tc>
        <w:tc>
          <w:tcPr>
            <w:tcW w:w="6700" w:type="dxa"/>
          </w:tcPr>
          <w:p w14:paraId="70AC6B70">
            <w:pPr>
              <w:spacing w:after="0" w:line="240" w:lineRule="auto"/>
            </w:pPr>
            <w:r>
              <w:rPr>
                <w:sz w:val="17"/>
                <w:szCs w:val="17"/>
              </w:rPr>
              <w:t>Loại nhập: Nhóm trường (xem phác thảo). Bắt buộc: Có. Mã, tên, đơn vị bán bắt buộc; không có quy cách/cỡ (hàu không đóng gói, cỡ từng con khác nhau khi thu hoạch).</w:t>
            </w:r>
          </w:p>
        </w:tc>
      </w:tr>
      <w:tr w14:paraId="27E7B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1BF5979">
            <w:pPr>
              <w:spacing w:after="0" w:line="240" w:lineRule="auto"/>
            </w:pPr>
            <w:r>
              <w:rPr>
                <w:sz w:val="17"/>
                <w:szCs w:val="17"/>
              </w:rPr>
              <w:t>(2) Tình trạng</w:t>
            </w:r>
          </w:p>
        </w:tc>
        <w:tc>
          <w:tcPr>
            <w:tcW w:w="6700" w:type="dxa"/>
          </w:tcPr>
          <w:p w14:paraId="570D9914">
            <w:pPr>
              <w:spacing w:after="0" w:line="240" w:lineRule="auto"/>
            </w:pPr>
            <w:r>
              <w:rPr>
                <w:sz w:val="17"/>
                <w:szCs w:val="17"/>
              </w:rPr>
              <w:t>Loại nhập: Chọn từ danh sách. Đang dùng / ngừng dùng.</w:t>
            </w:r>
          </w:p>
        </w:tc>
      </w:tr>
    </w:tbl>
    <w:p w14:paraId="6A91D26D">
      <w:pPr>
        <w:spacing w:before="60" w:after="20"/>
      </w:pPr>
      <w:r>
        <w:rPr>
          <w:sz w:val="18"/>
          <w:szCs w:val="18"/>
        </w:rPr>
        <w:t xml:space="preserve">Thông báo liên quan: </w:t>
      </w:r>
      <w:r>
        <w:fldChar w:fldCharType="begin"/>
        <w:instrText xml:space="preserve"> HYPERLINK \l "MSG11" \o "MSG11 (Lỗi): Không thể thực hiện vì còn {count} bản ghi đang sử dụng: {related_list}. Vui lòng xử lý các bản ghi này trước." </w:instrText>
        <w:fldChar w:fldCharType="separate"/>
      </w:r>
      <w:del w:id="2819" w:author="Claude" w:date="2026-10-08T00:00:00Z">
        <w:r>
          <w:rPr>
            <w:sz w:val="18"/>
            <w:szCs w:val="18"/>
          </w:rPr>
          <w:delText xml:space="preserve">MSG11</w:delText>
          <w:fldChar w:fldCharType="end"/>
        </w:r>
      </w:del>
      <w:ins w:id="2820" w:author="Claude" w:date="2026-10-08T00:00:00Z">
        <w:r>
          <w:rPr>
            <w:sz w:val="18"/>
            <w:szCs w:val="18"/>
          </w:rPr>
          <w:t xml:space="preserve">MSG10</w:t>
        </w:r>
      </w:ins>
      <w:r>
        <w:rPr>
          <w:sz w:val="18"/>
          <w:szCs w:val="18"/>
        </w:rPr>
        <w:t xml:space="preserve"> </w:t>
      </w:r>
      <w:del w:id="2817" w:author="Claude" w:date="2026-10-08T00:00:00Z">
        <w:r>
          <w:rPr>
            <w:sz w:val="18"/>
            <w:szCs w:val="18"/>
          </w:rPr>
          <w:delText xml:space="preserve">(Không</w:delText>
        </w:r>
      </w:del>
      <w:ins w:id="2818" w:author="Claude" w:date="2026-10-08T00:00:00Z">
        <w:r>
          <w:rPr>
            <w:sz w:val="18"/>
            <w:szCs w:val="18"/>
          </w:rPr>
          <w:t xml:space="preserve">(Lưu</w:t>
        </w:r>
      </w:ins>
      <w:r>
        <w:rPr>
          <w:sz w:val="18"/>
          <w:szCs w:val="18"/>
        </w:rPr>
        <w:t xml:space="preserve"> </w:t>
      </w:r>
      <w:del w:id="2815" w:author="Claude" w:date="2026-10-08T00:00:00Z">
        <w:r>
          <w:rPr>
            <w:sz w:val="18"/>
            <w:szCs w:val="18"/>
          </w:rPr>
          <w:delText xml:space="preserve">thể</w:delText>
        </w:r>
      </w:del>
      <w:ins w:id="2816" w:author="Claude" w:date="2026-10-08T00:00:00Z">
        <w:r>
          <w:rPr>
            <w:sz w:val="18"/>
            <w:szCs w:val="18"/>
          </w:rPr>
          <w:t xml:space="preserve">thành</w:t>
        </w:r>
      </w:ins>
      <w:r>
        <w:rPr>
          <w:sz w:val="18"/>
          <w:szCs w:val="18"/>
        </w:rPr>
        <w:t xml:space="preserve"> </w:t>
      </w:r>
      <w:del w:id="2813" w:author="Claude" w:date="2026-10-08T00:00:00Z">
        <w:r>
          <w:rPr>
            <w:sz w:val="18"/>
            <w:szCs w:val="18"/>
          </w:rPr>
          <w:delText xml:space="preserve">ngừng dùng hoặc thay đổi khi còn dữ liệu liên quan).</w:delText>
        </w:r>
      </w:del>
      <w:ins w:id="2814" w:author="Claude" w:date="2026-10-08T00:00:00Z">
        <w:r>
          <w:rPr>
            <w:sz w:val="18"/>
            <w:szCs w:val="18"/>
          </w:rPr>
          <w:t xml:space="preserve">công).</w:t>
        </w:r>
      </w:ins>
    </w:p>
    <w:p w14:paraId="5EA52BCE">
      <w:pPr>
        <w:spacing w:after="60"/>
      </w:pPr>
      <w:r>
        <w:rPr>
          <w:sz w:val="18"/>
          <w:szCs w:val="18"/>
        </w:rPr>
        <w:t>UC liên kết: UC23: lô giống nhận thực tế; UC24: chu kỳ chọn giống; UC43/UC44: sản phẩm trong yêu cầu/đơn; UC45/UC48: giá chốt tại cảng.</w:t>
      </w:r>
    </w:p>
    <w:p w14:paraId="1D4B9831">
      <w:pPr>
        <w:pStyle w:val="4"/>
        <w:keepNext/>
      </w:pPr>
      <w:bookmarkStart w:id="254" w:name="_Toc2163"/>
      <w:bookmarkStart w:id="255" w:name="_Toc2412"/>
      <w:r>
        <w:t>4.2 Nhà cung cấp giống (SCR-14)</w:t>
      </w:r>
      <w:bookmarkEnd w:id="254"/>
      <w:bookmarkEnd w:id="255"/>
    </w:p>
    <w:p w14:paraId="42521E20">
      <w:pPr>
        <w:spacing w:after="60"/>
      </w:pPr>
      <w:r>
        <w:rPr>
          <w:sz w:val="19"/>
          <w:szCs w:val="19"/>
        </w:rPr>
        <w:t>UC liên quan: UC22. Nhóm chức năng: Sản phẩm và nguồn giống.</w:t>
      </w:r>
    </w:p>
    <w:p w14:paraId="5576778F">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6A0F5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7BC8A4EE">
            <w:pPr>
              <w:spacing w:after="0" w:line="240" w:lineRule="auto"/>
            </w:pPr>
            <w:r>
              <w:rPr>
                <w:sz w:val="17"/>
                <w:szCs w:val="17"/>
              </w:rPr>
              <w:t>(1) [Nguồn giống &gt; Nhà cung cấp] [Thêm] [Tìm]</w:t>
            </w:r>
          </w:p>
          <w:p w14:paraId="3EBBE690">
            <w:pPr>
              <w:spacing w:after="0" w:line="240" w:lineRule="auto"/>
            </w:pPr>
            <w:r>
              <w:rPr>
                <w:sz w:val="17"/>
                <w:szCs w:val="17"/>
              </w:rPr>
              <w:t xml:space="preserve">(2) </w:t>
            </w:r>
            <w:del w:id="2826" w:author="Claude" w:date="2026-10-08T00:00:00Z">
              <w:r>
                <w:rPr>
                  <w:sz w:val="17"/>
                  <w:szCs w:val="17"/>
                </w:rPr>
                <w:delText xml:space="preserve">Mã/tên</w:delText>
              </w:r>
            </w:del>
            <w:ins w:id="2827" w:author="Claude" w:date="2026-10-08T00:00:00Z">
              <w:r>
                <w:rPr>
                  <w:sz w:val="17"/>
                  <w:szCs w:val="17"/>
                </w:rPr>
                <w:t xml:space="preserve">Tên</w:t>
              </w:r>
            </w:ins>
            <w:r>
              <w:rPr>
                <w:sz w:val="17"/>
                <w:szCs w:val="17"/>
              </w:rPr>
              <w:t xml:space="preserve"> nhà cung cấp* [____]  </w:t>
            </w:r>
            <w:del w:id="2824" w:author="Claude" w:date="2026-10-08T00:00:00Z">
              <w:r>
                <w:rPr>
                  <w:sz w:val="17"/>
                  <w:szCs w:val="17"/>
                </w:rPr>
                <w:delText xml:space="preserve">Định</w:delText>
              </w:r>
            </w:del>
            <w:ins w:id="2825" w:author="Claude" w:date="2026-10-08T00:00:00Z">
              <w:r>
                <w:rPr>
                  <w:sz w:val="17"/>
                  <w:szCs w:val="17"/>
                </w:rPr>
                <w:t xml:space="preserve">Số</w:t>
              </w:r>
            </w:ins>
            <w:r>
              <w:rPr>
                <w:sz w:val="17"/>
                <w:szCs w:val="17"/>
              </w:rPr>
              <w:t xml:space="preserve"> </w:t>
            </w:r>
            <w:del w:id="2822" w:author="Claude" w:date="2026-10-08T00:00:00Z">
              <w:r>
                <w:rPr>
                  <w:sz w:val="17"/>
                  <w:szCs w:val="17"/>
                </w:rPr>
                <w:delText xml:space="preserve">danh/liên</w:delText>
              </w:r>
            </w:del>
            <w:ins w:id="2823" w:author="Claude" w:date="2026-10-08T00:00:00Z">
              <w:r>
                <w:rPr>
                  <w:sz w:val="17"/>
                  <w:szCs w:val="17"/>
                </w:rPr>
                <w:t xml:space="preserve">điện thoại* [____]  Liên</w:t>
              </w:r>
            </w:ins>
            <w:r>
              <w:rPr>
                <w:sz w:val="17"/>
                <w:szCs w:val="17"/>
              </w:rPr>
              <w:t xml:space="preserve"> hệ </w:t>
            </w:r>
            <w:ins w:id="2821" w:author="Claude" w:date="2026-10-08T00:00:00Z">
              <w:r>
                <w:rPr>
                  <w:sz w:val="17"/>
                  <w:szCs w:val="17"/>
                </w:rPr>
                <w:t xml:space="preserve">khác </w:t>
              </w:r>
            </w:ins>
            <w:r>
              <w:rPr>
                <w:sz w:val="17"/>
                <w:szCs w:val="17"/>
              </w:rPr>
              <w:t xml:space="preserve">[____]</w:t>
            </w:r>
          </w:p>
          <w:p w14:paraId="097DF6EC">
            <w:pPr>
              <w:spacing w:after="0" w:line="240" w:lineRule="auto"/>
            </w:pPr>
            <w:r>
              <w:rPr>
                <w:sz w:val="17"/>
                <w:szCs w:val="17"/>
              </w:rPr>
              <w:t>(3) Tình trạng hợp tác [đang dùng/ngừng dùng]</w:t>
            </w:r>
          </w:p>
          <w:p w14:paraId="05223B22">
            <w:pPr>
              <w:spacing w:after="0" w:line="240" w:lineRule="auto"/>
            </w:pPr>
            <w:r>
              <w:rPr>
                <w:sz w:val="17"/>
                <w:szCs w:val="17"/>
              </w:rPr>
              <w:t>(4) Lịch sử lô giống đã nhận [bảng]</w:t>
            </w:r>
          </w:p>
          <w:p w14:paraId="7EE4B90F">
            <w:pPr>
              <w:spacing w:after="0" w:line="240" w:lineRule="auto"/>
            </w:pPr>
            <w:r>
              <w:rPr>
                <w:sz w:val="17"/>
                <w:szCs w:val="17"/>
              </w:rPr>
              <w:t>(5) [Lưu] [Ngừng dùng]</w:t>
            </w:r>
          </w:p>
        </w:tc>
      </w:tr>
    </w:tbl>
    <w:p w14:paraId="297E603F">
      <w:pPr>
        <w:spacing w:after="40"/>
      </w:pPr>
    </w:p>
    <w:p w14:paraId="142E9C5F">
      <w:pPr>
        <w:keepNext/>
        <w:spacing w:before="40" w:after="20"/>
      </w:pPr>
      <w:r>
        <w:rPr>
          <w:b/>
        </w:rPr>
        <w:t>Màn hình này cho phép Chủ HTX, Quản lý khu:</w:t>
      </w:r>
    </w:p>
    <w:p w14:paraId="58284C7A">
      <w:pPr>
        <w:spacing w:after="10"/>
        <w:ind w:left="360" w:hanging="220"/>
      </w:pPr>
      <w:r>
        <w:rPr>
          <w:sz w:val="19"/>
          <w:szCs w:val="19"/>
        </w:rPr>
        <w:t>• Người thao tác tìm nhà cung cấp cũ trước khi thêm.</w:t>
      </w:r>
    </w:p>
    <w:p w14:paraId="0A2C5D87">
      <w:pPr>
        <w:spacing w:after="10"/>
        <w:ind w:left="360" w:hanging="220"/>
      </w:pPr>
      <w:r>
        <w:rPr>
          <w:sz w:val="19"/>
          <w:szCs w:val="19"/>
        </w:rPr>
        <w:t xml:space="preserve">• Người thao tác nhập tên, số điện thoại</w:t>
      </w:r>
      <w:del w:id="2830" w:author="Claude" w:date="2026-10-08T00:00:00Z">
        <w:r>
          <w:rPr>
            <w:sz w:val="19"/>
            <w:szCs w:val="19"/>
          </w:rPr>
          <w:delText xml:space="preserve">,</w:delText>
        </w:r>
      </w:del>
      <w:ins w:id="2831" w:author="Claude" w:date="2026-10-08T00:00:00Z">
        <w:r>
          <w:rPr>
            <w:sz w:val="19"/>
            <w:szCs w:val="19"/>
          </w:rPr>
          <w:t xml:space="preserve"> và</w:t>
        </w:r>
      </w:ins>
      <w:r>
        <w:rPr>
          <w:sz w:val="19"/>
          <w:szCs w:val="19"/>
        </w:rPr>
        <w:t xml:space="preserve"> liên hệ </w:t>
      </w:r>
      <w:del w:id="2828" w:author="Claude" w:date="2026-10-08T00:00:00Z">
        <w:r>
          <w:rPr>
            <w:sz w:val="19"/>
            <w:szCs w:val="19"/>
          </w:rPr>
          <w:delText xml:space="preserve">khác và giống có thể cung ứng.</w:delText>
        </w:r>
      </w:del>
      <w:ins w:id="2829" w:author="Claude" w:date="2026-10-08T00:00:00Z">
        <w:r>
          <w:rPr>
            <w:sz w:val="19"/>
            <w:szCs w:val="19"/>
          </w:rPr>
          <w:t xml:space="preserve">khác.</w:t>
        </w:r>
      </w:ins>
    </w:p>
    <w:p w14:paraId="3075CF40">
      <w:pPr>
        <w:spacing w:after="10"/>
        <w:ind w:left="360" w:hanging="220"/>
      </w:pPr>
      <w:r>
        <w:rPr>
          <w:sz w:val="19"/>
          <w:szCs w:val="19"/>
        </w:rPr>
        <w:t>• Người thao tác xác nhận; hệ thống lưu hồ sơ.</w:t>
      </w:r>
    </w:p>
    <w:p w14:paraId="7C258553">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1298D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3E7AC1C6">
            <w:pPr>
              <w:spacing w:after="0" w:line="240" w:lineRule="auto"/>
            </w:pPr>
            <w:r>
              <w:rPr>
                <w:b/>
                <w:sz w:val="17"/>
                <w:szCs w:val="17"/>
              </w:rPr>
              <w:t>Field Name</w:t>
            </w:r>
          </w:p>
        </w:tc>
        <w:tc>
          <w:tcPr>
            <w:tcW w:w="6700" w:type="dxa"/>
            <w:shd w:val="clear" w:color="auto" w:fill="DCE6F1"/>
          </w:tcPr>
          <w:p w14:paraId="47D86A45">
            <w:pPr>
              <w:spacing w:after="0" w:line="240" w:lineRule="auto"/>
            </w:pPr>
            <w:r>
              <w:rPr>
                <w:b/>
                <w:sz w:val="17"/>
                <w:szCs w:val="17"/>
              </w:rPr>
              <w:t>Description</w:t>
            </w:r>
          </w:p>
        </w:tc>
      </w:tr>
      <w:tr w14:paraId="70FD8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1E651F3">
            <w:pPr>
              <w:spacing w:after="0" w:line="240" w:lineRule="auto"/>
            </w:pPr>
            <w:del w:id="2832" w:author="Claude" w:date="2026-10-08T00:00:00Z">
              <w:r>
                <w:rPr>
                  <w:sz w:val="17"/>
                  <w:szCs w:val="17"/>
                </w:rPr>
                <w:delText xml:space="preserve">Tên/định danh</w:delText>
              </w:r>
            </w:del>
            <w:ins w:id="2833" w:author="Claude" w:date="2026-10-08T00:00:00Z">
              <w:r>
                <w:rPr>
                  <w:sz w:val="17"/>
                  <w:szCs w:val="17"/>
                </w:rPr>
                <w:t xml:space="preserve">Tên</w:t>
              </w:r>
            </w:ins>
            <w:r>
              <w:rPr>
                <w:sz w:val="17"/>
                <w:szCs w:val="17"/>
              </w:rPr>
              <w:t xml:space="preserve"> nhà cung cấp</w:t>
            </w:r>
          </w:p>
        </w:tc>
        <w:tc>
          <w:tcPr>
            <w:tcW w:w="6700" w:type="dxa"/>
          </w:tcPr>
          <w:p w14:paraId="02218FA4">
            <w:pPr>
              <w:spacing w:after="0" w:line="240" w:lineRule="auto"/>
            </w:pPr>
            <w:r>
              <w:rPr>
                <w:sz w:val="17"/>
                <w:szCs w:val="17"/>
              </w:rPr>
              <w:t xml:space="preserve">Loại nhập: Văn bản. Bắt buộc: Có. Đủ phân biệt nguồn.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ins w:id="2834" w:author="Claude" w:date="2026-10-08T00:00:00Z"/>
        </w:trPr>
        <w:tc>
          <w:tcPr>
            <w:tcW w:w="2300" w:type="dxa"/>
          </w:tcPr>
          <w:p>
            <w:pPr>
              <w:spacing w:after="0" w:line="240" w:lineRule="auto"/>
              <w:rPr>
                <w:ins w:id="2835" w:author="Claude" w:date="2026-10-08T00:00:00Z"/>
              </w:rPr>
            </w:pPr>
            <w:ins w:id="2836" w:author="Claude" w:date="2026-10-08T00:00:00Z">
              <w:r>
                <w:rPr>
                  <w:sz w:val="17"/>
                  <w:szCs w:val="17"/>
                </w:rPr>
                <w:t xml:space="preserve">Số điện thoại</w:t>
              </w:r>
            </w:ins>
          </w:p>
        </w:tc>
        <w:tc>
          <w:tcPr>
            <w:tcW w:w="6700" w:type="dxa"/>
          </w:tcPr>
          <w:p>
            <w:pPr>
              <w:spacing w:after="0" w:line="240" w:lineRule="auto"/>
              <w:rPr>
                <w:ins w:id="2837" w:author="Claude" w:date="2026-10-08T00:00:00Z"/>
              </w:rPr>
            </w:pPr>
            <w:ins w:id="2838" w:author="Claude" w:date="2026-10-08T00:00:00Z">
              <w:r>
                <w:rPr>
                  <w:sz w:val="17"/>
                  <w:szCs w:val="17"/>
                </w:rPr>
                <w:t xml:space="preserve">Loại nhập: Văn bản. Bắt buộc: Có. Thông báo lỗi khi thiếu: MSG01.</w:t>
              </w:r>
            </w:ins>
          </w:p>
        </w:tc>
      </w:tr>
      <w:tr w14:paraId="48DF9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2CC1632">
            <w:pPr>
              <w:spacing w:after="0" w:line="240" w:lineRule="auto"/>
            </w:pPr>
            <w:del w:id="2840" w:author="Claude" w:date="2026-10-08T00:00:00Z">
              <w:r>
                <w:rPr>
                  <w:sz w:val="17"/>
                  <w:szCs w:val="17"/>
                </w:rPr>
                <w:delText xml:space="preserve">Thông tin liên</w:delText>
              </w:r>
            </w:del>
            <w:ins w:id="2841" w:author="Claude" w:date="2026-10-08T00:00:00Z">
              <w:r>
                <w:rPr>
                  <w:sz w:val="17"/>
                  <w:szCs w:val="17"/>
                </w:rPr>
                <w:t xml:space="preserve">Liên</w:t>
              </w:r>
            </w:ins>
            <w:r>
              <w:rPr>
                <w:sz w:val="17"/>
                <w:szCs w:val="17"/>
              </w:rPr>
              <w:t xml:space="preserve"> hệ</w:t>
            </w:r>
            <w:ins w:id="2839" w:author="Claude" w:date="2026-10-08T00:00:00Z">
              <w:r>
                <w:rPr>
                  <w:sz w:val="17"/>
                  <w:szCs w:val="17"/>
                </w:rPr>
                <w:t xml:space="preserve"> khác</w:t>
              </w:r>
            </w:ins>
          </w:p>
        </w:tc>
        <w:tc>
          <w:tcPr>
            <w:tcW w:w="6700" w:type="dxa"/>
          </w:tcPr>
          <w:p w14:paraId="6EEA222A">
            <w:pPr>
              <w:spacing w:after="0" w:line="240" w:lineRule="auto"/>
            </w:pPr>
            <w:r>
              <w:rPr>
                <w:sz w:val="17"/>
                <w:szCs w:val="17"/>
              </w:rPr>
              <w:t>Loại nhập: Nhóm trường (xem phác thảo). Theo thực tế.</w:t>
            </w:r>
          </w:p>
        </w:tc>
      </w:tr>
      <w:tr w14:paraId="43382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2842" w:author="Claude" w:date="2026-10-08T00:00:00Z"/>
        </w:trPr>
        <w:tc>
          <w:tcPr>
            <w:tcW w:w="2300" w:type="dxa"/>
          </w:tcPr>
          <w:p w14:paraId="2884318B">
            <w:pPr>
              <w:spacing w:after="0" w:line="240" w:lineRule="auto"/>
              <w:rPr>
                <w:del w:id="2844" w:author="Claude" w:date="2026-10-08T00:00:00Z"/>
              </w:rPr>
            </w:pPr>
            <w:del w:id="2843" w:author="Claude" w:date="2026-10-08T00:00:00Z">
              <w:r>
                <w:rPr>
                  <w:sz w:val="17"/>
                  <w:szCs w:val="17"/>
                </w:rPr>
                <w:delText xml:space="preserve">Quan hệ nhà cung cấp ưu tiên</w:delText>
              </w:r>
            </w:del>
          </w:p>
        </w:tc>
        <w:tc>
          <w:tcPr>
            <w:tcW w:w="6700" w:type="dxa"/>
          </w:tcPr>
          <w:p w14:paraId="14361668">
            <w:pPr>
              <w:spacing w:after="0" w:line="240" w:lineRule="auto"/>
              <w:rPr>
                <w:del w:id="2846" w:author="Claude" w:date="2026-10-08T00:00:00Z"/>
              </w:rPr>
            </w:pPr>
            <w:del w:id="2845" w:author="Claude" w:date="2026-10-08T00:00:00Z">
              <w:r>
                <w:rPr>
                  <w:sz w:val="17"/>
                  <w:szCs w:val="17"/>
                </w:rPr>
                <w:delText xml:space="preserve">Loại nhập: Chọn từ danh sách. Bắt buộc: Không. Chỉ gợi ý lúc nhận.</w:delText>
              </w:r>
            </w:del>
          </w:p>
        </w:tc>
      </w:tr>
    </w:tbl>
    <w:p w14:paraId="738230C4">
      <w:pPr>
        <w:spacing w:before="60" w:after="20"/>
      </w:pPr>
      <w:r>
        <w:rPr>
          <w:sz w:val="18"/>
          <w:szCs w:val="18"/>
        </w:rPr>
        <w:t xml:space="preserve">Thông báo liên quan: </w:t>
      </w:r>
      <w:r>
        <w:fldChar w:fldCharType="begin"/>
        <w:instrText xml:space="preserve"> HYPERLINK \l "MSG03" \o "MSG03 (Lỗi): {object_name} đã tồn tại. Hệ thống mở bản ghi hiện có để bạn kiểm tra, không tạo bản sao." </w:instrText>
        <w:fldChar w:fldCharType="separate"/>
      </w:r>
      <w:r>
        <w:rPr>
          <w:sz w:val="18"/>
          <w:szCs w:val="18"/>
        </w:rPr>
        <w:t>MSG03</w:t>
        <w:fldChar w:fldCharType="end"/>
        <w:t xml:space="preserve"> (Bản ghi đã tồn tại); </w:t>
      </w:r>
      <w:r>
        <w:fldChar w:fldCharType="begin"/>
        <w:instrText xml:space="preserve"> HYPERLINK \l "MSG11" \o "MSG11 (Lỗi): Không thể thực hiện vì còn {count} bản ghi đang sử dụng: {related_list}. Vui lòng xử lý các bản ghi này trước." </w:instrText>
        <w:fldChar w:fldCharType="separate"/>
      </w:r>
      <w:del w:id="2853" w:author="Claude" w:date="2026-10-08T00:00:00Z">
        <w:r>
          <w:rPr>
            <w:sz w:val="18"/>
            <w:szCs w:val="18"/>
          </w:rPr>
          <w:delText xml:space="preserve">MSG11</w:delText>
          <w:fldChar w:fldCharType="end"/>
        </w:r>
      </w:del>
      <w:ins w:id="2854" w:author="Claude" w:date="2026-10-08T00:00:00Z">
        <w:r>
          <w:rPr>
            <w:sz w:val="18"/>
            <w:szCs w:val="18"/>
          </w:rPr>
          <w:t xml:space="preserve">MSG10</w:t>
        </w:r>
      </w:ins>
      <w:r>
        <w:rPr>
          <w:sz w:val="18"/>
          <w:szCs w:val="18"/>
        </w:rPr>
        <w:t xml:space="preserve"> </w:t>
      </w:r>
      <w:del w:id="2851" w:author="Claude" w:date="2026-10-08T00:00:00Z">
        <w:r>
          <w:rPr>
            <w:sz w:val="18"/>
            <w:szCs w:val="18"/>
          </w:rPr>
          <w:delText xml:space="preserve">(Không</w:delText>
        </w:r>
      </w:del>
      <w:ins w:id="2852" w:author="Claude" w:date="2026-10-08T00:00:00Z">
        <w:r>
          <w:rPr>
            <w:sz w:val="18"/>
            <w:szCs w:val="18"/>
          </w:rPr>
          <w:t xml:space="preserve">(Lưu</w:t>
        </w:r>
      </w:ins>
      <w:r>
        <w:rPr>
          <w:sz w:val="18"/>
          <w:szCs w:val="18"/>
        </w:rPr>
        <w:t xml:space="preserve"> </w:t>
      </w:r>
      <w:del w:id="2849" w:author="Claude" w:date="2026-10-08T00:00:00Z">
        <w:r>
          <w:rPr>
            <w:sz w:val="18"/>
            <w:szCs w:val="18"/>
          </w:rPr>
          <w:delText xml:space="preserve">thể</w:delText>
        </w:r>
      </w:del>
      <w:ins w:id="2850" w:author="Claude" w:date="2026-10-08T00:00:00Z">
        <w:r>
          <w:rPr>
            <w:sz w:val="18"/>
            <w:szCs w:val="18"/>
          </w:rPr>
          <w:t xml:space="preserve">thành</w:t>
        </w:r>
      </w:ins>
      <w:r>
        <w:rPr>
          <w:sz w:val="18"/>
          <w:szCs w:val="18"/>
        </w:rPr>
        <w:t xml:space="preserve"> </w:t>
      </w:r>
      <w:del w:id="2847" w:author="Claude" w:date="2026-10-08T00:00:00Z">
        <w:r>
          <w:rPr>
            <w:sz w:val="18"/>
            <w:szCs w:val="18"/>
          </w:rPr>
          <w:delText xml:space="preserve">ngừng dùng hoặc thay đổi khi còn dữ liệu liên quan).</w:delText>
        </w:r>
      </w:del>
      <w:ins w:id="2848" w:author="Claude" w:date="2026-10-08T00:00:00Z">
        <w:r>
          <w:rPr>
            <w:sz w:val="18"/>
            <w:szCs w:val="18"/>
          </w:rPr>
          <w:t xml:space="preserve">công).</w:t>
        </w:r>
      </w:ins>
    </w:p>
    <w:p w14:paraId="7AFEEB09">
      <w:pPr>
        <w:spacing w:after="60"/>
      </w:pPr>
      <w:r>
        <w:rPr>
          <w:sz w:val="18"/>
          <w:szCs w:val="18"/>
        </w:rPr>
        <w:t>UC liên kết: UC20: danh mục giống; UC23: chọn nhà cung cấp thực tế lúc nhận lô; UC36: truy ngược nguồn sau thu hoạch.</w:t>
      </w:r>
    </w:p>
    <w:p w14:paraId="5C703986">
      <w:pPr>
        <w:pStyle w:val="4"/>
        <w:keepNext/>
      </w:pPr>
      <w:bookmarkStart w:id="256" w:name="_Toc3802"/>
      <w:bookmarkStart w:id="257" w:name="_Toc87"/>
      <w:r>
        <w:t>4.3 Lô giống đã nhận (SCR-15)</w:t>
      </w:r>
      <w:bookmarkEnd w:id="256"/>
      <w:bookmarkEnd w:id="257"/>
    </w:p>
    <w:p w14:paraId="39E5AF2B">
      <w:pPr>
        <w:spacing w:after="60"/>
      </w:pPr>
      <w:r>
        <w:rPr>
          <w:sz w:val="19"/>
          <w:szCs w:val="19"/>
        </w:rPr>
        <w:t>UC liên quan: UC23. Nhóm chức năng: Sản phẩm và nguồn giống.</w:t>
      </w:r>
    </w:p>
    <w:p w14:paraId="19875263">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32DAB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0093652C">
            <w:pPr>
              <w:spacing w:after="0" w:line="240" w:lineRule="auto"/>
            </w:pPr>
            <w:r>
              <w:rPr>
                <w:sz w:val="17"/>
                <w:szCs w:val="17"/>
              </w:rPr>
              <w:t>(1) [Nguồn giống &gt; Lô giống] [Ghi nhận lô]</w:t>
            </w:r>
          </w:p>
          <w:p w14:paraId="78BE166A">
            <w:pPr>
              <w:spacing w:after="0" w:line="240" w:lineRule="auto"/>
            </w:pPr>
            <w:r>
              <w:rPr>
                <w:sz w:val="17"/>
                <w:szCs w:val="17"/>
              </w:rPr>
              <w:t>(2) Mã lô nội bộ [hệ thống tạo/kiểm tra]  Giống* [chọn]</w:t>
            </w:r>
          </w:p>
          <w:p w14:paraId="3EC22239">
            <w:pPr>
              <w:spacing w:after="0" w:line="240" w:lineRule="auto"/>
            </w:pPr>
            <w:r>
              <w:rPr>
                <w:sz w:val="17"/>
                <w:szCs w:val="17"/>
              </w:rPr>
              <w:t>(3) Nhà cung cấp thực tế* [chọn]  Mã lô bên cung cấp [____]</w:t>
            </w:r>
          </w:p>
          <w:p w14:paraId="77BA8286">
            <w:pPr>
              <w:spacing w:after="0" w:line="240" w:lineRule="auto"/>
            </w:pPr>
            <w:r>
              <w:rPr>
                <w:sz w:val="17"/>
                <w:szCs w:val="17"/>
              </w:rPr>
              <w:t>(4) Thời gian nhận* [____] Số lượng* [____] Đơn vị* [____]</w:t>
            </w:r>
          </w:p>
          <w:p w14:paraId="29974107">
            <w:pPr>
              <w:spacing w:after="0" w:line="240" w:lineRule="auto"/>
            </w:pPr>
            <w:r>
              <w:rPr>
                <w:sz w:val="17"/>
                <w:szCs w:val="17"/>
              </w:rPr>
              <w:t>(5) Chứng từ/hình nhận hàng [đính kèm]  Ghi chú [____]</w:t>
            </w:r>
          </w:p>
          <w:p w14:paraId="506D156C">
            <w:pPr>
              <w:spacing w:after="0" w:line="240" w:lineRule="auto"/>
            </w:pPr>
            <w:r>
              <w:rPr>
                <w:sz w:val="17"/>
                <w:szCs w:val="17"/>
              </w:rPr>
              <w:t>(6) [Lưu lô] [Xem lịch sử chỉnh sửa]</w:t>
            </w:r>
          </w:p>
        </w:tc>
      </w:tr>
    </w:tbl>
    <w:p w14:paraId="12415DB7">
      <w:pPr>
        <w:spacing w:after="40"/>
      </w:pPr>
    </w:p>
    <w:p w14:paraId="6C878E3E">
      <w:pPr>
        <w:keepNext/>
        <w:spacing w:before="40" w:after="20"/>
      </w:pPr>
      <w:r>
        <w:rPr>
          <w:b/>
        </w:rPr>
        <w:t>Màn hình này cho phép Chủ HTX, Quản lý khu:</w:t>
      </w:r>
    </w:p>
    <w:p w14:paraId="0A128CAC">
      <w:pPr>
        <w:spacing w:after="10"/>
        <w:ind w:left="360" w:hanging="220"/>
      </w:pPr>
      <w:r>
        <w:rPr>
          <w:sz w:val="19"/>
          <w:szCs w:val="19"/>
        </w:rPr>
        <w:t>• Người thao tác mở form nhận giống và chọn giống.</w:t>
      </w:r>
    </w:p>
    <w:p w14:paraId="42340761">
      <w:pPr>
        <w:spacing w:after="10"/>
        <w:ind w:left="360" w:hanging="220"/>
      </w:pPr>
      <w:r>
        <w:rPr>
          <w:sz w:val="19"/>
          <w:szCs w:val="19"/>
        </w:rPr>
        <w:t>• Người thao tác nhập thời gian, số lượng với đơn vị gốc, tham chiếu và chứng từ.</w:t>
      </w:r>
    </w:p>
    <w:p w14:paraId="5ECBD046">
      <w:pPr>
        <w:spacing w:after="10"/>
        <w:ind w:left="360" w:hanging="220"/>
      </w:pPr>
      <w:r>
        <w:rPr>
          <w:sz w:val="19"/>
          <w:szCs w:val="19"/>
        </w:rPr>
        <w:t>• Người thao tác xác nhận; hệ thống tạo mã lô giống nội bộ và lưu.</w:t>
      </w:r>
    </w:p>
    <w:p w14:paraId="1EDBF902">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20514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5C23C2BA">
            <w:pPr>
              <w:spacing w:after="0" w:line="240" w:lineRule="auto"/>
            </w:pPr>
            <w:r>
              <w:rPr>
                <w:b/>
                <w:sz w:val="17"/>
                <w:szCs w:val="17"/>
              </w:rPr>
              <w:t>Field Name</w:t>
            </w:r>
          </w:p>
        </w:tc>
        <w:tc>
          <w:tcPr>
            <w:tcW w:w="6700" w:type="dxa"/>
            <w:shd w:val="clear" w:color="auto" w:fill="DCE6F1"/>
          </w:tcPr>
          <w:p w14:paraId="5DB7CD6E">
            <w:pPr>
              <w:spacing w:after="0" w:line="240" w:lineRule="auto"/>
            </w:pPr>
            <w:r>
              <w:rPr>
                <w:b/>
                <w:sz w:val="17"/>
                <w:szCs w:val="17"/>
              </w:rPr>
              <w:t>Description</w:t>
            </w:r>
          </w:p>
        </w:tc>
      </w:tr>
      <w:tr w14:paraId="5E639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29D0E8D">
            <w:pPr>
              <w:spacing w:after="0" w:line="240" w:lineRule="auto"/>
            </w:pPr>
            <w:r>
              <w:rPr>
                <w:sz w:val="17"/>
                <w:szCs w:val="17"/>
              </w:rPr>
              <w:t>Giống, nhà cung cấp thực tế, thời điểm nhận, số lượng, đơn vị</w:t>
            </w:r>
          </w:p>
        </w:tc>
        <w:tc>
          <w:tcPr>
            <w:tcW w:w="6700" w:type="dxa"/>
          </w:tcPr>
          <w:p w14:paraId="7BF94781">
            <w:pPr>
              <w:spacing w:after="0" w:line="240" w:lineRule="auto"/>
            </w:pPr>
            <w:r>
              <w:rPr>
                <w:sz w:val="17"/>
                <w:szCs w:val="17"/>
              </w:rPr>
              <w:t xml:space="preserve">Loại nhập: Nhóm trường (xem phác thảo).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E675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6883DB5">
            <w:pPr>
              <w:spacing w:after="0" w:line="240" w:lineRule="auto"/>
            </w:pPr>
            <w:del w:id="2855" w:author="Claude" w:date="2026-10-08T00:00:00Z">
              <w:r>
                <w:rPr>
                  <w:sz w:val="17"/>
                  <w:szCs w:val="17"/>
                </w:rPr>
                <w:delText xml:space="preserve">(2)</w:delText>
              </w:r>
            </w:del>
            <w:ins w:id="2856" w:author="Claude" w:date="2026-10-08T00:00:00Z">
              <w:r>
                <w:rPr>
                  <w:sz w:val="17"/>
                  <w:szCs w:val="17"/>
                </w:rPr>
                <w:t xml:space="preserve">(3)</w:t>
              </w:r>
            </w:ins>
            <w:r>
              <w:rPr>
                <w:sz w:val="17"/>
                <w:szCs w:val="17"/>
              </w:rPr>
              <w:t xml:space="preserve"> Mã lô nhà cung cấp</w:t>
            </w:r>
          </w:p>
        </w:tc>
        <w:tc>
          <w:tcPr>
            <w:tcW w:w="6700" w:type="dxa"/>
          </w:tcPr>
          <w:p w14:paraId="627F638E">
            <w:pPr>
              <w:spacing w:after="0" w:line="240" w:lineRule="auto"/>
            </w:pPr>
            <w:r>
              <w:rPr>
                <w:sz w:val="17"/>
                <w:szCs w:val="17"/>
              </w:rPr>
              <w:t>Loại nhập: Văn bản. Bắt buộc: Không. Nhập nếu có.</w:t>
            </w:r>
          </w:p>
        </w:tc>
      </w:tr>
      <w:tr w14:paraId="13541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CB562D7">
            <w:pPr>
              <w:spacing w:after="0" w:line="240" w:lineRule="auto"/>
            </w:pPr>
            <w:r>
              <w:rPr>
                <w:sz w:val="17"/>
                <w:szCs w:val="17"/>
              </w:rPr>
              <w:t>(5) Chứng từ/hình</w:t>
            </w:r>
          </w:p>
        </w:tc>
        <w:tc>
          <w:tcPr>
            <w:tcW w:w="6700" w:type="dxa"/>
          </w:tcPr>
          <w:p w14:paraId="0D4E36A0">
            <w:pPr>
              <w:spacing w:after="0" w:line="240" w:lineRule="auto"/>
            </w:pPr>
            <w:r>
              <w:rPr>
                <w:sz w:val="17"/>
                <w:szCs w:val="17"/>
              </w:rPr>
              <w:t>Loại nhập: Tệp hoặc ảnh. Đính kèm khi có, phân quyền xem.</w:t>
            </w:r>
          </w:p>
        </w:tc>
      </w:tr>
    </w:tbl>
    <w:p w14:paraId="65C3002C">
      <w:pPr>
        <w:spacing w:before="60" w:after="20"/>
      </w:pPr>
      <w:r>
        <w:rPr>
          <w:sz w:val="18"/>
          <w:szCs w:val="18"/>
        </w:rPr>
        <w:t xml:space="preserve">Thông báo liên quan: </w:t>
      </w:r>
      <w:r>
        <w:fldChar w:fldCharType="begin"/>
        <w:instrText xml:space="preserve"> HYPERLINK \l "MSG01" \o "MSG01 (Lỗi): {field_name} chưa hợp lệ. Vui lòng kiểm tra và nhập lại." </w:instrText>
        <w:fldChar w:fldCharType="separate"/>
      </w:r>
      <w:r>
        <w:rPr>
          <w:sz w:val="18"/>
          <w:szCs w:val="18"/>
        </w:rPr>
        <w:t>MSG01</w:t>
        <w:fldChar w:fldCharType="end"/>
        <w:t xml:space="preserve"> (Trường bắt buộc hoặc không hợp lệ).</w:t>
      </w:r>
    </w:p>
    <w:p w14:paraId="7800DAAF">
      <w:pPr>
        <w:spacing w:after="60"/>
      </w:pPr>
      <w:r>
        <w:rPr>
          <w:sz w:val="18"/>
          <w:szCs w:val="18"/>
        </w:rPr>
        <w:t>UC liên kết: UC20: giống được ghi nhận; UC22: nhà cung cấp thực tế; UC25: mỗi đợt thả chọn lô giống; UC36: truy ngược từ lô thu hoạch đến lô giống.</w:t>
      </w:r>
    </w:p>
    <w:p w14:paraId="0EFAC16E"/>
    <w:p w14:paraId="7223EE40">
      <w:pPr>
        <w:pStyle w:val="3"/>
      </w:pPr>
      <w:bookmarkStart w:id="258" w:name="_Toc26817"/>
      <w:bookmarkStart w:id="259" w:name="_Toc12258"/>
      <w:r>
        <w:t>5. Nuôi trồng và môi trường</w:t>
      </w:r>
      <w:bookmarkEnd w:id="258"/>
      <w:bookmarkEnd w:id="259"/>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3"/>
        <w:gridCol w:w="2400"/>
        <w:gridCol w:w="5467"/>
      </w:tblGrid>
      <w:tr w14:paraId="1AC90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33" w:type="dxa"/>
            <w:shd w:val="clear" w:color="auto" w:fill="DCE6F1"/>
          </w:tcPr>
          <w:p w14:paraId="294352A3">
            <w:pPr>
              <w:spacing w:after="0" w:line="240" w:lineRule="auto"/>
            </w:pPr>
            <w:r>
              <w:rPr>
                <w:b/>
                <w:sz w:val="18"/>
              </w:rPr>
              <w:t>Requirement</w:t>
            </w:r>
          </w:p>
        </w:tc>
        <w:tc>
          <w:tcPr>
            <w:tcW w:w="2400" w:type="dxa"/>
            <w:shd w:val="clear" w:color="auto" w:fill="DCE6F1"/>
          </w:tcPr>
          <w:p w14:paraId="67BFD52F">
            <w:pPr>
              <w:spacing w:after="0" w:line="240" w:lineRule="auto"/>
            </w:pPr>
            <w:r>
              <w:rPr>
                <w:b/>
                <w:sz w:val="18"/>
              </w:rPr>
              <w:t>Use Case</w:t>
            </w:r>
          </w:p>
        </w:tc>
        <w:tc>
          <w:tcPr>
            <w:tcW w:w="5467" w:type="dxa"/>
            <w:shd w:val="clear" w:color="auto" w:fill="DCE6F1"/>
          </w:tcPr>
          <w:p w14:paraId="589E3E71">
            <w:pPr>
              <w:spacing w:after="0" w:line="240" w:lineRule="auto"/>
            </w:pPr>
            <w:r>
              <w:rPr>
                <w:b/>
                <w:sz w:val="18"/>
              </w:rPr>
              <w:t>Required behavior</w:t>
            </w:r>
          </w:p>
        </w:tc>
      </w:tr>
      <w:tr w14:paraId="1FA60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2DE10F51">
            <w:pPr>
              <w:spacing w:after="0" w:line="240" w:lineRule="auto"/>
            </w:pPr>
            <w:r>
              <w:rPr>
                <w:sz w:val="17"/>
              </w:rPr>
              <w:t>FR-UC24</w:t>
            </w:r>
          </w:p>
        </w:tc>
        <w:tc>
          <w:tcPr>
            <w:tcW w:w="2400" w:type="dxa"/>
          </w:tcPr>
          <w:p w14:paraId="76B5BC55">
            <w:pPr>
              <w:spacing w:after="0" w:line="240" w:lineRule="auto"/>
            </w:pPr>
            <w:r>
              <w:rPr>
                <w:sz w:val="17"/>
              </w:rPr>
              <w:t>Bắt đầu chu kỳ nuôi</w:t>
            </w:r>
          </w:p>
        </w:tc>
        <w:tc>
          <w:tcPr>
            <w:tcW w:w="5467" w:type="dxa"/>
          </w:tcPr>
          <w:p w14:paraId="57A09998">
            <w:pPr>
              <w:spacing w:after="0" w:line="240" w:lineRule="auto"/>
            </w:pPr>
            <w:r>
              <w:rPr>
                <w:sz w:val="17"/>
              </w:rPr>
              <w:t xml:space="preserve">Chủ HTX hoặc Quản lý khu mở chu kỳ nuôi trên bè phù hợp, chọn giống dự kiến </w:t>
            </w:r>
            <w:ins w:id="2647" w:author="Claude" w:date="2026-10-08T00:00:00Z">
              <w:r>
                <w:rPr>
                  <w:sz w:val="17"/>
                </w:rPr>
                <w:t xml:space="preserve">(tùy chọn) </w:t>
              </w:r>
            </w:ins>
            <w:r>
              <w:rPr>
                <w:sz w:val="17"/>
              </w:rPr>
              <w:t xml:space="preserve">và </w:t>
            </w:r>
            <w:del w:id="2645" w:author="Claude" w:date="2026-10-08T00:00:00Z">
              <w:r>
                <w:rPr>
                  <w:sz w:val="17"/>
                </w:rPr>
                <w:delText xml:space="preserve">vùng</w:delText>
              </w:r>
            </w:del>
            <w:ins w:id="2646" w:author="Claude" w:date="2026-10-08T00:00:00Z">
              <w:r>
                <w:rPr>
                  <w:sz w:val="17"/>
                </w:rPr>
                <w:t xml:space="preserve">ngày</w:t>
              </w:r>
            </w:ins>
            <w:r>
              <w:rPr>
                <w:sz w:val="17"/>
              </w:rPr>
              <w:t xml:space="preserve"> </w:t>
            </w:r>
            <w:del w:id="2643" w:author="Claude" w:date="2026-10-08T00:00:00Z">
              <w:r>
                <w:rPr>
                  <w:sz w:val="17"/>
                </w:rPr>
                <w:delText xml:space="preserve">nuôi</w:delText>
              </w:r>
            </w:del>
            <w:ins w:id="2644" w:author="Claude" w:date="2026-10-08T00:00:00Z">
              <w:r>
                <w:rPr>
                  <w:sz w:val="17"/>
                </w:rPr>
                <w:t xml:space="preserve">bắt</w:t>
              </w:r>
            </w:ins>
            <w:r>
              <w:rPr>
                <w:sz w:val="17"/>
              </w:rPr>
              <w:t xml:space="preserve"> </w:t>
            </w:r>
            <w:del w:id="2641" w:author="Claude" w:date="2026-10-08T00:00:00Z">
              <w:r>
                <w:rPr>
                  <w:sz w:val="17"/>
                </w:rPr>
                <w:delText xml:space="preserve">lịch sử.</w:delText>
              </w:r>
            </w:del>
            <w:ins w:id="2642" w:author="Claude" w:date="2026-10-08T00:00:00Z">
              <w:r>
                <w:rPr>
                  <w:sz w:val="17"/>
                </w:rPr>
                <w:t xml:space="preserve">đầu.</w:t>
              </w:r>
            </w:ins>
            <w:r>
              <w:rPr>
                <w:sz w:val="17"/>
              </w:rPr>
              <w:t xml:space="preserve"> Mở chu kỳ không đồng nghĩa mọi lối đã thả giống; nguồn giống, ngày và phần lối thực tế chỉ được xác nhận trong các lần UC25.</w:t>
            </w:r>
          </w:p>
        </w:tc>
      </w:tr>
      <w:tr w14:paraId="7BA54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3A6A7E59">
            <w:pPr>
              <w:spacing w:after="0" w:line="240" w:lineRule="auto"/>
            </w:pPr>
            <w:r>
              <w:rPr>
                <w:sz w:val="17"/>
              </w:rPr>
              <w:t>FR-UC25</w:t>
            </w:r>
          </w:p>
        </w:tc>
        <w:tc>
          <w:tcPr>
            <w:tcW w:w="2400" w:type="dxa"/>
          </w:tcPr>
          <w:p w14:paraId="1082607E">
            <w:pPr>
              <w:spacing w:after="0" w:line="240" w:lineRule="auto"/>
            </w:pPr>
            <w:r>
              <w:rPr>
                <w:sz w:val="17"/>
              </w:rPr>
              <w:t>Ghi nhận buổi thả giống</w:t>
            </w:r>
          </w:p>
        </w:tc>
        <w:tc>
          <w:tcPr>
            <w:tcW w:w="5467" w:type="dxa"/>
          </w:tcPr>
          <w:p w14:paraId="6D088F3F">
            <w:pPr>
              <w:spacing w:after="0" w:line="240" w:lineRule="auto"/>
            </w:pPr>
            <w:r>
              <w:rPr>
                <w:sz w:val="17"/>
              </w:rPr>
              <w:t>Sau buổi thả giống, Chủ HTX hoặc Quản lý khu ghi ngày, lô giống thực tế, người làm và phần chiều dài của các lối đã thả. Một chu kỳ có nhiều buổi và một buổi có thể chỉ thả một phần lối. Kiểm tra chồng lấn và giữ nguồn giống theo từng phần; không cấp ID riêng cho dây nhỏ treo hàu.</w:t>
            </w:r>
          </w:p>
        </w:tc>
      </w:tr>
      <w:tr w14:paraId="18D22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5F6FB6D0">
            <w:pPr>
              <w:spacing w:after="0" w:line="240" w:lineRule="auto"/>
            </w:pPr>
            <w:r>
              <w:rPr>
                <w:sz w:val="17"/>
              </w:rPr>
              <w:t>FR-UC26</w:t>
            </w:r>
          </w:p>
        </w:tc>
        <w:tc>
          <w:tcPr>
            <w:tcW w:w="2400" w:type="dxa"/>
          </w:tcPr>
          <w:p w14:paraId="177C58A2">
            <w:pPr>
              <w:spacing w:after="0" w:line="240" w:lineRule="auto"/>
            </w:pPr>
            <w:r>
              <w:rPr>
                <w:sz w:val="17"/>
              </w:rPr>
              <w:t>Ghi nhật ký nuôi trồng và chỉ số nước</w:t>
            </w:r>
          </w:p>
        </w:tc>
        <w:tc>
          <w:tcPr>
            <w:tcW w:w="5467" w:type="dxa"/>
          </w:tcPr>
          <w:p w14:paraId="360F4D76">
            <w:pPr>
              <w:spacing w:after="0" w:line="240" w:lineRule="auto"/>
            </w:pPr>
            <w:r>
              <w:rPr>
                <w:sz w:val="17"/>
              </w:rPr>
              <w:t>Chủ HTX hoặc Quản lý khu ghi nhật ký nuôi trồng theo vùng, bè, lối (sự việc, quan sát, đoạn lối loại bỏ) và chỉ số nước pH, độ mặn của vùng ít nhất mỗi tháng (ảnh máy đo qua Dịch vụ OCR hoặc nhập tay). Hệ thống giữ giá trị ở Nháp tới khi người thao tác xác nhận, so với ngưỡng hiện hành để cảnh báo, nhắc vùng quá hạn đo (JOB-05) và ghi nhật ký kiểm toán khi hiệu chỉnh. Kết quả: dữ liệu môi trường nuôi dùng cho cảnh báo và truy xuất.</w:t>
            </w:r>
          </w:p>
        </w:tc>
      </w:tr>
      <w:tr w14:paraId="37488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67EDF00B">
            <w:pPr>
              <w:spacing w:after="0" w:line="240" w:lineRule="auto"/>
            </w:pPr>
            <w:r>
              <w:rPr>
                <w:sz w:val="17"/>
              </w:rPr>
              <w:t>FR-UC27</w:t>
            </w:r>
          </w:p>
        </w:tc>
        <w:tc>
          <w:tcPr>
            <w:tcW w:w="2400" w:type="dxa"/>
          </w:tcPr>
          <w:p w14:paraId="28693974">
            <w:pPr>
              <w:spacing w:after="0" w:line="240" w:lineRule="auto"/>
            </w:pPr>
            <w:r>
              <w:rPr>
                <w:sz w:val="17"/>
              </w:rPr>
              <w:t xml:space="preserve">Theo dõi tiến độ </w:t>
            </w:r>
            <w:del w:id="2648" w:author="Claude" w:date="2026-10-08T00:00:00Z">
              <w:r>
                <w:rPr>
                  <w:sz w:val="17"/>
                </w:rPr>
                <w:delText xml:space="preserve">và hoàn tất </w:delText>
              </w:r>
            </w:del>
            <w:r>
              <w:rPr>
                <w:sz w:val="17"/>
              </w:rPr>
              <w:t xml:space="preserve">chu kỳ nuôi</w:t>
            </w:r>
          </w:p>
        </w:tc>
        <w:tc>
          <w:tcPr>
            <w:tcW w:w="5467" w:type="dxa"/>
          </w:tcPr>
          <w:p w14:paraId="47F645BF">
            <w:pPr>
              <w:spacing w:after="0" w:line="240" w:lineRule="auto"/>
            </w:pPr>
            <w:r>
              <w:rPr>
                <w:sz w:val="17"/>
              </w:rPr>
              <w:t>Theo dõi chu kỳ nuôi trên sơ đồ bè theo từng lối và phần chiều dài: chưa thả, đang nuôi, thu một phần, thu hết hoặc đã loại bỏ. Ngày thả và nguồn giống khác nhau được giữ tách biệt; màu trạng thái không được đổi thành kg. Khi mọi đoạn lối đã thả của bè đều đã thu hết (UC31) hoặc được ghi loại bỏ (UC26), người có quyền đóng chu kỳ; HTX không đo hay ghi hao hụt. Bè chỉ được mở chu kỳ mới (UC24) sau khi chu kỳ cũ đã đóng.</w:t>
            </w:r>
          </w:p>
        </w:tc>
      </w:tr>
    </w:tbl>
    <w:p w14:paraId="456681F1">
      <w:pPr>
        <w:pStyle w:val="4"/>
        <w:keepNext/>
      </w:pPr>
      <w:bookmarkStart w:id="260" w:name="_Toc16999"/>
      <w:bookmarkStart w:id="261" w:name="_Toc28621"/>
      <w:r>
        <w:t>5.1 Chu kỳ nuôi và tiến độ sơ đồ lối (SCR-16)</w:t>
      </w:r>
      <w:bookmarkEnd w:id="260"/>
      <w:bookmarkEnd w:id="261"/>
    </w:p>
    <w:p w14:paraId="4F8FF32F">
      <w:pPr>
        <w:spacing w:after="60"/>
      </w:pPr>
      <w:r>
        <w:rPr>
          <w:sz w:val="19"/>
          <w:szCs w:val="19"/>
        </w:rPr>
        <w:t>UC liên quan: UC24, UC27. Nhóm chức năng: Nuôi trồng và môi trường. Bắt đầu, theo dõi tiến độ và đóng chu kỳ trên cùng một màn hình.</w:t>
      </w:r>
    </w:p>
    <w:p w14:paraId="4401655A">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04226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4AE22369">
            <w:pPr>
              <w:spacing w:after="0" w:line="240" w:lineRule="auto"/>
            </w:pPr>
            <w:r>
              <w:rPr>
                <w:sz w:val="17"/>
                <w:szCs w:val="17"/>
              </w:rPr>
              <w:t>— Theo UC24 Bắt đầu chu kỳ nuôi —</w:t>
            </w:r>
          </w:p>
          <w:p w14:paraId="0D84BFB8">
            <w:pPr>
              <w:spacing w:after="0" w:line="240" w:lineRule="auto"/>
            </w:pPr>
            <w:r>
              <w:rPr>
                <w:sz w:val="17"/>
                <w:szCs w:val="17"/>
              </w:rPr>
              <w:t>(1) [Vùng &gt; Bè &gt; Chu kỳ nuôi] [Bắt đầu chu kỳ]</w:t>
            </w:r>
          </w:p>
          <w:p w14:paraId="0513BA90">
            <w:pPr>
              <w:spacing w:after="0" w:line="240" w:lineRule="auto"/>
            </w:pPr>
            <w:r>
              <w:rPr>
                <w:sz w:val="17"/>
                <w:szCs w:val="17"/>
              </w:rPr>
              <w:t xml:space="preserve">(2) Vùng/bè* [chọn, hiển thị cấu hình dây]  Giống dự </w:t>
            </w:r>
            <w:del w:id="2857" w:author="Claude" w:date="2026-10-08T00:00:00Z">
              <w:r>
                <w:rPr>
                  <w:sz w:val="17"/>
                  <w:szCs w:val="17"/>
                </w:rPr>
                <w:delText xml:space="preserve">kiến*</w:delText>
              </w:r>
            </w:del>
            <w:ins w:id="2858" w:author="Claude" w:date="2026-10-08T00:00:00Z">
              <w:r>
                <w:rPr>
                  <w:sz w:val="17"/>
                  <w:szCs w:val="17"/>
                </w:rPr>
                <w:t xml:space="preserve">kiến</w:t>
              </w:r>
            </w:ins>
            <w:r>
              <w:rPr>
                <w:sz w:val="17"/>
                <w:szCs w:val="17"/>
              </w:rPr>
              <w:t xml:space="preserve"> [chọn]</w:t>
            </w:r>
          </w:p>
          <w:p w14:paraId="4B07FBC2">
            <w:pPr>
              <w:spacing w:after="0" w:line="240" w:lineRule="auto"/>
            </w:pPr>
            <w:r>
              <w:rPr>
                <w:sz w:val="17"/>
                <w:szCs w:val="17"/>
              </w:rPr>
              <w:t xml:space="preserve">(3) Ngày bắt đầu* [____]</w:t>
            </w:r>
            <w:del w:id="2859" w:author="Claude" w:date="2026-10-08T00:00:00Z">
              <w:r>
                <w:rPr>
                  <w:sz w:val="17"/>
                  <w:szCs w:val="17"/>
                </w:rPr>
                <w:delText xml:space="preserve">  Người phụ trách/bối cảnh làm việc [____]</w:delText>
              </w:r>
            </w:del>
          </w:p>
          <w:p w14:paraId="3173E4E1">
            <w:pPr>
              <w:spacing w:after="0" w:line="240" w:lineRule="auto"/>
            </w:pPr>
            <w:r>
              <w:rPr>
                <w:sz w:val="17"/>
                <w:szCs w:val="17"/>
              </w:rPr>
              <w:t>(4) Thông tin lô giống sẵn có [xem/chọn tham khảo; nguồn thực ghi ở UC25]</w:t>
            </w:r>
          </w:p>
          <w:p w14:paraId="6A999CA0">
            <w:pPr>
              <w:spacing w:after="0" w:line="240" w:lineRule="auto"/>
            </w:pPr>
            <w:r>
              <w:rPr>
                <w:sz w:val="17"/>
                <w:szCs w:val="17"/>
              </w:rPr>
              <w:t>(5) [Kiểm tra bè] [Tạo chu kỳ]</w:t>
            </w:r>
          </w:p>
          <w:p w14:paraId="34AC34AD">
            <w:pPr>
              <w:spacing w:after="0" w:line="240" w:lineRule="auto"/>
            </w:pPr>
            <w:r>
              <w:rPr>
                <w:sz w:val="17"/>
                <w:szCs w:val="17"/>
              </w:rPr>
              <w:t>(6) Ghi chú: Tạo chu kỳ chưa đánh dấu dây nào đã thả</w:t>
            </w:r>
          </w:p>
        </w:tc>
      </w:tr>
    </w:tbl>
    <w:p w14:paraId="72101692">
      <w:pPr>
        <w:spacing w:after="40"/>
      </w:pP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01CEA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16E4062B">
            <w:pPr>
              <w:spacing w:after="0" w:line="240" w:lineRule="auto"/>
            </w:pPr>
            <w:r>
              <w:rPr>
                <w:sz w:val="17"/>
                <w:szCs w:val="17"/>
              </w:rPr>
              <w:t>— Theo UC27 Theo dõi tiến độ chu kỳ nuôi —</w:t>
            </w:r>
          </w:p>
          <w:p w14:paraId="44B8F6EB">
            <w:pPr>
              <w:spacing w:after="0" w:line="240" w:lineRule="auto"/>
            </w:pPr>
            <w:r>
              <w:rPr>
                <w:sz w:val="17"/>
                <w:szCs w:val="17"/>
              </w:rPr>
              <w:t>(7) [Sơ đồ lối] Bộ lọc ngày/chu kỳ; màu phần chưa thả, đang nuôi, đã thu, đã loại bỏ; chi tiết sự kiện UC25/UC26/UC31.</w:t>
            </w:r>
          </w:p>
          <w:p w14:paraId="73F464ED">
            <w:pPr>
              <w:spacing w:after="0" w:line="240" w:lineRule="auto"/>
            </w:pPr>
            <w:r>
              <w:rPr>
                <w:sz w:val="17"/>
                <w:szCs w:val="17"/>
              </w:rPr>
              <w:t>(8) [Đóng chu kỳ] Nút chỉ bật khi không còn đoạn lối nào còn hàu; ngày đóng* và tóm tắt*; không có ô hao hụt.</w:t>
            </w:r>
          </w:p>
        </w:tc>
      </w:tr>
    </w:tbl>
    <w:p w14:paraId="71EA2263">
      <w:pPr>
        <w:spacing w:after="40"/>
      </w:pPr>
    </w:p>
    <w:p w14:paraId="63B39269">
      <w:pPr>
        <w:keepNext/>
        <w:spacing w:before="40" w:after="20"/>
      </w:pPr>
      <w:r>
        <w:rPr>
          <w:b/>
        </w:rPr>
        <w:t>Màn hình này cho phép Chủ HTX, Quản lý khu:</w:t>
      </w:r>
    </w:p>
    <w:p w14:paraId="5FA26CA4">
      <w:pPr>
        <w:spacing w:after="10"/>
        <w:ind w:left="360" w:hanging="220"/>
      </w:pPr>
      <w:r>
        <w:rPr>
          <w:sz w:val="19"/>
          <w:szCs w:val="19"/>
        </w:rPr>
        <w:t>• Người thao tác mở bè và chọn Bắt đầu chu kỳ (UC24).</w:t>
      </w:r>
    </w:p>
    <w:p w14:paraId="1DE60DA5">
      <w:pPr>
        <w:spacing w:after="10"/>
        <w:ind w:left="360" w:hanging="220"/>
      </w:pPr>
      <w:r>
        <w:rPr>
          <w:sz w:val="19"/>
          <w:szCs w:val="19"/>
        </w:rPr>
        <w:t>• Người thao tác chọn giống dự kiến và ngày bắt đầu (UC24).</w:t>
      </w:r>
    </w:p>
    <w:p w14:paraId="7ACDFDC6">
      <w:pPr>
        <w:spacing w:after="10"/>
        <w:ind w:left="360" w:hanging="220"/>
      </w:pPr>
      <w:r>
        <w:rPr>
          <w:sz w:val="19"/>
          <w:szCs w:val="19"/>
        </w:rPr>
        <w:t>• Người thao tác xác nhận; hệ thống tạo chu kỳ chưa thả dây (UC24).</w:t>
      </w:r>
    </w:p>
    <w:p w14:paraId="3A54773A">
      <w:pPr>
        <w:spacing w:after="10"/>
        <w:ind w:left="360" w:hanging="220"/>
      </w:pPr>
      <w:r>
        <w:rPr>
          <w:sz w:val="19"/>
          <w:szCs w:val="19"/>
        </w:rPr>
        <w:t>• Người thao tác mở chu kỳ; hệ thống tổng hợp các sự kiện đã xác nhận của UC25, UC26, UC31 (UC27).</w:t>
      </w:r>
    </w:p>
    <w:p w14:paraId="243985C3">
      <w:pPr>
        <w:spacing w:after="10"/>
        <w:ind w:left="360" w:hanging="220"/>
      </w:pPr>
      <w:r>
        <w:rPr>
          <w:sz w:val="19"/>
          <w:szCs w:val="19"/>
        </w:rPr>
        <w:t>• Người thao tác chọn một phần lối để xem chi tiết sự kiện (UC27).</w:t>
      </w:r>
    </w:p>
    <w:p w14:paraId="6161A32C">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71D27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003C7C08">
            <w:pPr>
              <w:spacing w:after="0" w:line="240" w:lineRule="auto"/>
            </w:pPr>
            <w:r>
              <w:rPr>
                <w:b/>
                <w:sz w:val="17"/>
                <w:szCs w:val="17"/>
              </w:rPr>
              <w:t>Field Name</w:t>
            </w:r>
          </w:p>
        </w:tc>
        <w:tc>
          <w:tcPr>
            <w:tcW w:w="6700" w:type="dxa"/>
            <w:shd w:val="clear" w:color="auto" w:fill="DCE6F1"/>
          </w:tcPr>
          <w:p w14:paraId="60951671">
            <w:pPr>
              <w:spacing w:after="0" w:line="240" w:lineRule="auto"/>
            </w:pPr>
            <w:r>
              <w:rPr>
                <w:b/>
                <w:sz w:val="17"/>
                <w:szCs w:val="17"/>
              </w:rPr>
              <w:t>Description</w:t>
            </w:r>
          </w:p>
        </w:tc>
      </w:tr>
      <w:tr w14:paraId="440A4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50C2DB3">
            <w:pPr>
              <w:spacing w:after="0" w:line="240" w:lineRule="auto"/>
            </w:pPr>
            <w:r>
              <w:rPr>
                <w:sz w:val="17"/>
                <w:szCs w:val="17"/>
              </w:rPr>
              <w:t>Bè và vùng</w:t>
            </w:r>
          </w:p>
        </w:tc>
        <w:tc>
          <w:tcPr>
            <w:tcW w:w="6700" w:type="dxa"/>
          </w:tcPr>
          <w:p w14:paraId="130E6EA0">
            <w:pPr>
              <w:spacing w:after="0" w:line="240" w:lineRule="auto"/>
            </w:pPr>
            <w:r>
              <w:rPr>
                <w:sz w:val="17"/>
                <w:szCs w:val="17"/>
              </w:rPr>
              <w:t xml:space="preserve">Loại nhập: Chọn từ danh sách. Bắt buộc: Có. Phạm vi quyền được kiểm tra.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6E7A2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F5F509E">
            <w:pPr>
              <w:spacing w:after="0" w:line="240" w:lineRule="auto"/>
            </w:pPr>
            <w:r>
              <w:rPr>
                <w:sz w:val="17"/>
                <w:szCs w:val="17"/>
              </w:rPr>
              <w:t>(2) Giống dự kiến và ngày bắt đầu</w:t>
            </w:r>
          </w:p>
        </w:tc>
        <w:tc>
          <w:tcPr>
            <w:tcW w:w="6700" w:type="dxa"/>
          </w:tcPr>
          <w:p w14:paraId="32272B3C">
            <w:pPr>
              <w:spacing w:after="0" w:line="240" w:lineRule="auto"/>
            </w:pPr>
            <w:r>
              <w:rPr>
                <w:sz w:val="17"/>
                <w:szCs w:val="17"/>
              </w:rPr>
              <w:t xml:space="preserve">Loại nhập: Nhóm trường (xem phác thảo). Bắt buộc: </w:t>
            </w:r>
            <w:del w:id="2860" w:author="Claude" w:date="2026-10-08T00:00:00Z">
              <w:r>
                <w:rPr>
                  <w:sz w:val="17"/>
                  <w:szCs w:val="17"/>
                </w:rPr>
                <w:delText xml:space="preserve">Có.</w:delText>
              </w:r>
            </w:del>
            <w:ins w:id="2861" w:author="Claude" w:date="2026-10-08T00:00:00Z">
              <w:r>
                <w:rPr>
                  <w:sz w:val="17"/>
                  <w:szCs w:val="17"/>
                </w:rPr>
                <w:t xml:space="preserve">Ngày bắt đầu có; giống dự kiến tùy chọn.</w:t>
              </w:r>
            </w:ins>
            <w:r>
              <w:rPr>
                <w:sz w:val="17"/>
                <w:szCs w:val="17"/>
              </w:rPr>
              <w:t xml:space="preserve">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A915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C63397F">
            <w:pPr>
              <w:spacing w:after="0" w:line="240" w:lineRule="auto"/>
            </w:pPr>
            <w:del w:id="2864" w:author="Claude" w:date="2026-10-08T00:00:00Z">
              <w:r>
                <w:rPr>
                  <w:sz w:val="17"/>
                  <w:szCs w:val="17"/>
                </w:rPr>
                <w:delText xml:space="preserve">(3)</w:delText>
              </w:r>
            </w:del>
            <w:ins w:id="2865" w:author="Claude" w:date="2026-10-08T00:00:00Z">
              <w:r>
                <w:rPr>
                  <w:sz w:val="17"/>
                  <w:szCs w:val="17"/>
                </w:rPr>
                <w:t xml:space="preserve">(4)</w:t>
              </w:r>
            </w:ins>
            <w:r>
              <w:rPr>
                <w:sz w:val="17"/>
                <w:szCs w:val="17"/>
              </w:rPr>
              <w:t xml:space="preserve"> </w:t>
            </w:r>
            <w:del w:id="2862" w:author="Claude" w:date="2026-10-08T00:00:00Z">
              <w:r>
                <w:rPr>
                  <w:sz w:val="17"/>
                  <w:szCs w:val="17"/>
                </w:rPr>
                <w:delText xml:space="preserve">Người phụ trách/lô</w:delText>
              </w:r>
            </w:del>
            <w:ins w:id="2863" w:author="Claude" w:date="2026-10-08T00:00:00Z">
              <w:r>
                <w:rPr>
                  <w:sz w:val="17"/>
                  <w:szCs w:val="17"/>
                </w:rPr>
                <w:t xml:space="preserve">Lô</w:t>
              </w:r>
            </w:ins>
            <w:r>
              <w:rPr>
                <w:sz w:val="17"/>
                <w:szCs w:val="17"/>
              </w:rPr>
              <w:t xml:space="preserve"> giống dự kiến</w:t>
            </w:r>
          </w:p>
        </w:tc>
        <w:tc>
          <w:tcPr>
            <w:tcW w:w="6700" w:type="dxa"/>
          </w:tcPr>
          <w:p w14:paraId="04F784CB">
            <w:pPr>
              <w:spacing w:after="0" w:line="240" w:lineRule="auto"/>
            </w:pPr>
            <w:r>
              <w:rPr>
                <w:sz w:val="17"/>
                <w:szCs w:val="17"/>
              </w:rPr>
              <w:t>Loại nhập: Chọn từ danh sách. Chỉ bối cảnh ban đầu, không thay lô thực ở UC25.</w:t>
            </w:r>
          </w:p>
        </w:tc>
      </w:tr>
      <w:tr w14:paraId="2A87D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AF7F951">
            <w:pPr>
              <w:spacing w:after="0" w:line="240" w:lineRule="auto"/>
            </w:pPr>
            <w:r>
              <w:rPr>
                <w:sz w:val="17"/>
                <w:szCs w:val="17"/>
              </w:rPr>
              <w:t>(1) Chu kỳ</w:t>
            </w:r>
          </w:p>
        </w:tc>
        <w:tc>
          <w:tcPr>
            <w:tcW w:w="6700" w:type="dxa"/>
          </w:tcPr>
          <w:p w14:paraId="3F8AC9A5">
            <w:pPr>
              <w:spacing w:after="0" w:line="240" w:lineRule="auto"/>
            </w:pPr>
            <w:r>
              <w:rPr>
                <w:sz w:val="17"/>
                <w:szCs w:val="17"/>
              </w:rPr>
              <w:t xml:space="preserve">Loại nhập: </w:t>
            </w:r>
            <w:del w:id="2866" w:author="Claude" w:date="2026-10-08T00:00:00Z">
              <w:r>
                <w:rPr>
                  <w:sz w:val="17"/>
                  <w:szCs w:val="17"/>
                </w:rPr>
                <w:delText xml:space="preserve">Ngày/giờ.</w:delText>
              </w:r>
            </w:del>
            <w:ins w:id="2867" w:author="Claude" w:date="2026-10-08T00:00:00Z">
              <w:r>
                <w:rPr>
                  <w:sz w:val="17"/>
                  <w:szCs w:val="17"/>
                </w:rPr>
                <w:t xml:space="preserve">Chọn từ danh sách.</w:t>
              </w:r>
            </w:ins>
            <w:r>
              <w:rPr>
                <w:sz w:val="17"/>
                <w:szCs w:val="17"/>
              </w:rPr>
              <w:t xml:space="preserve"> Bắt buộc: Có. Chọn.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7FEC9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444D6D5">
            <w:pPr>
              <w:spacing w:after="0" w:line="240" w:lineRule="auto"/>
            </w:pPr>
            <w:r>
              <w:rPr>
                <w:sz w:val="17"/>
                <w:szCs w:val="17"/>
              </w:rPr>
              <w:t>Xác nhận hoàn tất giai đoạn thả và ngày/lý do</w:t>
            </w:r>
          </w:p>
        </w:tc>
        <w:tc>
          <w:tcPr>
            <w:tcW w:w="6700" w:type="dxa"/>
          </w:tcPr>
          <w:p w14:paraId="7C97686C">
            <w:pPr>
              <w:spacing w:after="0" w:line="240" w:lineRule="auto"/>
            </w:pPr>
            <w:r>
              <w:rPr>
                <w:sz w:val="17"/>
                <w:szCs w:val="17"/>
              </w:rPr>
              <w:t xml:space="preserve">Loại nhập: </w:t>
            </w:r>
            <w:del w:id="2868" w:author="Claude" w:date="2026-10-08T00:00:00Z">
              <w:r>
                <w:rPr>
                  <w:sz w:val="17"/>
                  <w:szCs w:val="17"/>
                </w:rPr>
                <w:delText xml:space="preserve">Ngày/giờ.</w:delText>
              </w:r>
            </w:del>
            <w:ins w:id="2869" w:author="Claude" w:date="2026-10-08T00:00:00Z">
              <w:r>
                <w:rPr>
                  <w:sz w:val="17"/>
                  <w:szCs w:val="17"/>
                </w:rPr>
                <w:t xml:space="preserve">Nhóm trường (ngày, lý do).</w:t>
              </w:r>
            </w:ins>
            <w:r>
              <w:rPr>
                <w:sz w:val="17"/>
                <w:szCs w:val="17"/>
              </w:rPr>
              <w:t xml:space="preserve"> Chỉ khi người dùng chủ động đánh dấu.</w:t>
            </w:r>
          </w:p>
        </w:tc>
      </w:tr>
      <w:tr w14:paraId="48269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BDF4FEA">
            <w:pPr>
              <w:spacing w:after="0" w:line="240" w:lineRule="auto"/>
            </w:pPr>
            <w:r>
              <w:rPr>
                <w:sz w:val="17"/>
                <w:szCs w:val="17"/>
              </w:rPr>
              <w:t>(8) Ngày đóng chu kỳ và tóm tắt</w:t>
            </w:r>
          </w:p>
        </w:tc>
        <w:tc>
          <w:tcPr>
            <w:tcW w:w="6700" w:type="dxa"/>
          </w:tcPr>
          <w:p w14:paraId="1C4E5067">
            <w:pPr>
              <w:spacing w:after="0" w:line="240" w:lineRule="auto"/>
            </w:pPr>
            <w:r>
              <w:rPr>
                <w:sz w:val="17"/>
                <w:szCs w:val="17"/>
              </w:rPr>
              <w:t xml:space="preserve">Loại nhập: </w:t>
            </w:r>
            <w:del w:id="2870" w:author="Claude" w:date="2026-10-08T00:00:00Z">
              <w:r>
                <w:rPr>
                  <w:sz w:val="17"/>
                  <w:szCs w:val="17"/>
                </w:rPr>
                <w:delText xml:space="preserve">Ngày/giờ.</w:delText>
              </w:r>
            </w:del>
            <w:ins w:id="2871" w:author="Claude" w:date="2026-10-08T00:00:00Z">
              <w:r>
                <w:rPr>
                  <w:sz w:val="17"/>
                  <w:szCs w:val="17"/>
                </w:rPr>
                <w:t xml:space="preserve">Nhóm trường (ngày, tóm tắt).</w:t>
              </w:r>
            </w:ins>
            <w:r>
              <w:rPr>
                <w:sz w:val="17"/>
                <w:szCs w:val="17"/>
              </w:rPr>
              <w:t xml:space="preserve"> Bắt buộc: Có. Khi đóng. Không nhập số hao hụt.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14:paraId="51082815">
      <w:pPr>
        <w:spacing w:before="60" w:after="20"/>
      </w:pPr>
      <w:r>
        <w:rPr>
          <w:sz w:val="18"/>
          <w:szCs w:val="18"/>
        </w:rPr>
        <w:t xml:space="preserve">Thông báo liên quan: </w:t>
      </w:r>
      <w:r>
        <w:fldChar w:fldCharType="begin"/>
        <w:instrText xml:space="preserve"> HYPERLINK \l "MSG11" \o "MSG11 (Lỗi): Không thể thực hiện vì còn {count} bản ghi đang sử dụng: {related_list}. Vui lòng xử lý các bản ghi này trước." </w:instrText>
        <w:fldChar w:fldCharType="separate"/>
      </w:r>
      <w:r>
        <w:rPr>
          <w:sz w:val="18"/>
          <w:szCs w:val="18"/>
        </w:rPr>
        <w:t>MSG11</w:t>
        <w:fldChar w:fldCharType="end"/>
        <w:t xml:space="preserve"> (Không thể ngừng dùng hoặc thay đổi khi còn dữ liệu liên quan); </w:t>
      </w:r>
      <w:r>
        <w:fldChar w:fldCharType="begin"/>
        <w:instrText xml:space="preserve"> HYPERLINK \l "MSG29" \o "MSG29 (Lỗi): Không thể tạo chu kỳ nuôi: {reason}." </w:instrText>
        <w:fldChar w:fldCharType="separate"/>
      </w:r>
      <w:r>
        <w:rPr>
          <w:sz w:val="18"/>
          <w:szCs w:val="18"/>
        </w:rPr>
        <w:t>MSG29</w:t>
        <w:fldChar w:fldCharType="end"/>
        <w:t xml:space="preserve"> (Không thể tạo chu kỳ nuôi).</w:t>
      </w:r>
    </w:p>
    <w:p w14:paraId="7B040FF2">
      <w:pPr>
        <w:spacing w:after="60"/>
      </w:pPr>
      <w:r>
        <w:rPr>
          <w:sz w:val="18"/>
          <w:szCs w:val="18"/>
        </w:rPr>
        <w:t>UC liên kết: UC18: bè, lối và lịch sử bè; UC25: các buổi thả thực tế; UC27: hoàn tất chu kỳ; UC24: chu kỳ mới sau khi đóng.</w:t>
      </w:r>
    </w:p>
    <w:p w14:paraId="71AB8DD4">
      <w:pPr>
        <w:pStyle w:val="4"/>
        <w:keepNext/>
      </w:pPr>
      <w:bookmarkStart w:id="262" w:name="_Toc13136"/>
      <w:bookmarkStart w:id="263" w:name="_Toc25113"/>
      <w:r>
        <w:t>5.2 Buổi thả giống (SCR-17)</w:t>
      </w:r>
      <w:bookmarkEnd w:id="262"/>
      <w:bookmarkEnd w:id="263"/>
    </w:p>
    <w:p w14:paraId="6BC561B5">
      <w:pPr>
        <w:spacing w:after="60"/>
      </w:pPr>
      <w:r>
        <w:rPr>
          <w:sz w:val="19"/>
          <w:szCs w:val="19"/>
        </w:rPr>
        <w:t>UC liên quan: UC25. Nhóm chức năng: Nuôi trồng và môi trường.</w:t>
      </w:r>
    </w:p>
    <w:p w14:paraId="4FDD8454">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56579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73E7CA06">
            <w:pPr>
              <w:spacing w:after="0" w:line="240" w:lineRule="auto"/>
            </w:pPr>
            <w:r>
              <w:rPr>
                <w:sz w:val="17"/>
                <w:szCs w:val="17"/>
              </w:rPr>
              <w:t>(1) [Chu kỳ] [Sơ đồ bè/lối] [Tô phần chiều dài đã thả] [Ngày] [Lô giống] [Người làm] [Bằng chứng]</w:t>
            </w:r>
          </w:p>
        </w:tc>
      </w:tr>
    </w:tbl>
    <w:p w14:paraId="35FD9E0F">
      <w:pPr>
        <w:spacing w:after="40"/>
      </w:pPr>
    </w:p>
    <w:p w14:paraId="759B00D6">
      <w:pPr>
        <w:keepNext/>
        <w:spacing w:before="40" w:after="20"/>
      </w:pPr>
      <w:r>
        <w:rPr>
          <w:b/>
        </w:rPr>
        <w:t>Màn hình này cho phép Chủ HTX, Quản lý khu:</w:t>
      </w:r>
    </w:p>
    <w:p w14:paraId="0CE25887">
      <w:pPr>
        <w:spacing w:after="10"/>
        <w:ind w:left="360" w:hanging="220"/>
      </w:pPr>
      <w:r>
        <w:rPr>
          <w:sz w:val="19"/>
          <w:szCs w:val="19"/>
        </w:rPr>
        <w:t>• Người thao tác chọn chu kỳ và mở Ghi buổi thả.</w:t>
      </w:r>
    </w:p>
    <w:p w14:paraId="0113C62A">
      <w:pPr>
        <w:spacing w:after="10"/>
        <w:ind w:left="360" w:hanging="220"/>
      </w:pPr>
      <w:r>
        <w:rPr>
          <w:sz w:val="19"/>
          <w:szCs w:val="19"/>
        </w:rPr>
        <w:t>• Người thao tác chọn lối trên sơ đồ bè và tô phần chiều dài đã thả tính từ mốc A/B.</w:t>
      </w:r>
    </w:p>
    <w:p w14:paraId="2B9F0744">
      <w:pPr>
        <w:spacing w:after="10"/>
        <w:ind w:left="360" w:hanging="220"/>
      </w:pPr>
      <w:r>
        <w:rPr>
          <w:sz w:val="19"/>
          <w:szCs w:val="19"/>
        </w:rPr>
        <w:t>• Người thao tác nhập ngày, lô giống và người làm.</w:t>
      </w:r>
    </w:p>
    <w:p w14:paraId="433764B6">
      <w:pPr>
        <w:spacing w:after="10"/>
        <w:ind w:left="360" w:hanging="220"/>
      </w:pPr>
      <w:r>
        <w:rPr>
          <w:sz w:val="19"/>
          <w:szCs w:val="19"/>
        </w:rPr>
        <w:t>• Người thao tác xác nhận; hệ thống lưu buổi thả và cập nhật tiến độ UC27, nguồn truy xuất UC36.</w:t>
      </w:r>
    </w:p>
    <w:p w14:paraId="3CA12178">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77CB9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600771F3">
            <w:pPr>
              <w:spacing w:after="0" w:line="240" w:lineRule="auto"/>
            </w:pPr>
            <w:r>
              <w:rPr>
                <w:b/>
                <w:sz w:val="17"/>
                <w:szCs w:val="17"/>
              </w:rPr>
              <w:t>Field Name</w:t>
            </w:r>
          </w:p>
        </w:tc>
        <w:tc>
          <w:tcPr>
            <w:tcW w:w="6700" w:type="dxa"/>
            <w:shd w:val="clear" w:color="auto" w:fill="DCE6F1"/>
          </w:tcPr>
          <w:p w14:paraId="72FAEFCD">
            <w:pPr>
              <w:spacing w:after="0" w:line="240" w:lineRule="auto"/>
            </w:pPr>
            <w:r>
              <w:rPr>
                <w:b/>
                <w:sz w:val="17"/>
                <w:szCs w:val="17"/>
              </w:rPr>
              <w:t>Description</w:t>
            </w:r>
          </w:p>
        </w:tc>
      </w:tr>
      <w:tr w14:paraId="7B0D3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E7544CC">
            <w:pPr>
              <w:spacing w:after="0" w:line="240" w:lineRule="auto"/>
            </w:pPr>
            <w:r>
              <w:rPr>
                <w:sz w:val="17"/>
                <w:szCs w:val="17"/>
              </w:rPr>
              <w:t>Thời điểm làm, lô giống thực tế, lối và phần chiều dài từ đầu A/B</w:t>
            </w:r>
          </w:p>
        </w:tc>
        <w:tc>
          <w:tcPr>
            <w:tcW w:w="6700" w:type="dxa"/>
          </w:tcPr>
          <w:p w14:paraId="1A384BA8">
            <w:pPr>
              <w:spacing w:after="0" w:line="240" w:lineRule="auto"/>
            </w:pPr>
            <w:r>
              <w:rPr>
                <w:sz w:val="17"/>
                <w:szCs w:val="17"/>
              </w:rPr>
              <w:t xml:space="preserve">Loại nhập: Nhóm trường (xem phác thảo).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A52C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2C6A508">
            <w:pPr>
              <w:spacing w:after="0" w:line="240" w:lineRule="auto"/>
            </w:pPr>
            <w:r>
              <w:rPr>
                <w:sz w:val="17"/>
                <w:szCs w:val="17"/>
              </w:rPr>
              <w:t>Người thực hiện</w:t>
            </w:r>
          </w:p>
        </w:tc>
        <w:tc>
          <w:tcPr>
            <w:tcW w:w="6700" w:type="dxa"/>
          </w:tcPr>
          <w:p w14:paraId="2FBD55D0">
            <w:pPr>
              <w:spacing w:after="0" w:line="240" w:lineRule="auto"/>
            </w:pPr>
            <w:r>
              <w:rPr>
                <w:sz w:val="17"/>
                <w:szCs w:val="17"/>
              </w:rPr>
              <w:t>Loại nhập: Chọn từ danh sách. Bắt buộc: Không. Ghi nếu có thể xác định.</w:t>
            </w:r>
          </w:p>
        </w:tc>
      </w:tr>
      <w:tr w14:paraId="57A15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37E8154">
            <w:pPr>
              <w:spacing w:after="0" w:line="240" w:lineRule="auto"/>
            </w:pPr>
            <w:r>
              <w:rPr>
                <w:sz w:val="17"/>
                <w:szCs w:val="17"/>
              </w:rPr>
              <w:t>Lượng giống theo đơn vị gốc</w:t>
            </w:r>
          </w:p>
        </w:tc>
        <w:tc>
          <w:tcPr>
            <w:tcW w:w="6700" w:type="dxa"/>
          </w:tcPr>
          <w:p w14:paraId="1BB609EF">
            <w:pPr>
              <w:spacing w:after="0" w:line="240" w:lineRule="auto"/>
            </w:pPr>
            <w:r>
              <w:rPr>
                <w:sz w:val="17"/>
                <w:szCs w:val="17"/>
              </w:rPr>
              <w:t>Loại nhập: Số. Ghi khi có dữ liệu thật; không tự biến thành kg hàu thương phẩm.</w:t>
            </w:r>
          </w:p>
        </w:tc>
      </w:tr>
      <w:tr w14:paraId="6D653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6E055BC">
            <w:pPr>
              <w:spacing w:after="0" w:line="240" w:lineRule="auto"/>
            </w:pPr>
            <w:r>
              <w:rPr>
                <w:sz w:val="17"/>
                <w:szCs w:val="17"/>
              </w:rPr>
              <w:t>Chứng cứ/ghi chú</w:t>
            </w:r>
          </w:p>
        </w:tc>
        <w:tc>
          <w:tcPr>
            <w:tcW w:w="6700" w:type="dxa"/>
          </w:tcPr>
          <w:p w14:paraId="6629214E">
            <w:pPr>
              <w:spacing w:after="0" w:line="240" w:lineRule="auto"/>
            </w:pPr>
            <w:r>
              <w:rPr>
                <w:sz w:val="17"/>
                <w:szCs w:val="17"/>
              </w:rPr>
              <w:t>Loại nhập: Văn bản. Khi có.</w:t>
            </w:r>
          </w:p>
        </w:tc>
      </w:tr>
    </w:tbl>
    <w:p w14:paraId="2561B07C">
      <w:pPr>
        <w:spacing w:before="60" w:after="20"/>
      </w:pPr>
      <w:r>
        <w:rPr>
          <w:sz w:val="18"/>
          <w:szCs w:val="18"/>
        </w:rPr>
        <w:t xml:space="preserve">Thông báo liên quan: </w:t>
      </w:r>
      <w:r>
        <w:fldChar w:fldCharType="begin"/>
        <w:instrText xml:space="preserve"> HYPERLINK \l "MSG30" \o "MSG30 (Cảnh báo): Phần lối {segment_range} chồng với bản ghi đã có. Hãy điều chỉnh hoặc dùng quy trình sửa có lịch sử." </w:instrText>
        <w:fldChar w:fldCharType="separate"/>
      </w:r>
      <w:r>
        <w:rPr>
          <w:sz w:val="18"/>
          <w:szCs w:val="18"/>
        </w:rPr>
        <w:t>MSG30</w:t>
        <w:fldChar w:fldCharType="end"/>
        <w:t xml:space="preserve"> (Phần lối bị chồng); </w:t>
      </w:r>
      <w:r>
        <w:fldChar w:fldCharType="begin"/>
        <w:instrText xml:space="preserve"> HYPERLINK \l "MSG31" \o "MSG31 (Cảnh báo): Lô giống khác giống dự kiến. Vui lòng ghi lý do khác biệt trước khi lưu." </w:instrText>
        <w:fldChar w:fldCharType="separate"/>
      </w:r>
      <w:r>
        <w:rPr>
          <w:sz w:val="18"/>
          <w:szCs w:val="18"/>
        </w:rPr>
        <w:t>MSG31</w:t>
        <w:fldChar w:fldCharType="end"/>
        <w:t xml:space="preserve"> (Lô giống khác giống dự kiến).</w:t>
      </w:r>
    </w:p>
    <w:p w14:paraId="32A58043">
      <w:pPr>
        <w:spacing w:after="60"/>
      </w:pPr>
      <w:r>
        <w:rPr>
          <w:sz w:val="18"/>
          <w:szCs w:val="18"/>
        </w:rPr>
        <w:t>UC liên kết: UC18: lối và mốc; UC23: lô giống; UC27: tiến độ; UC31: liên kết nguồn lúc thu.</w:t>
      </w:r>
    </w:p>
    <w:p w14:paraId="1683786F">
      <w:pPr>
        <w:pStyle w:val="4"/>
        <w:keepNext/>
      </w:pPr>
      <w:bookmarkStart w:id="264" w:name="_Toc2869"/>
      <w:bookmarkStart w:id="265" w:name="_Toc23548"/>
      <w:r>
        <w:t>5.3 Nhật ký nuôi trồng và chỉ số nước (SCR-18)</w:t>
      </w:r>
      <w:bookmarkEnd w:id="264"/>
      <w:bookmarkEnd w:id="265"/>
    </w:p>
    <w:p w14:paraId="389FB847">
      <w:pPr>
        <w:spacing w:after="60"/>
      </w:pPr>
      <w:r>
        <w:rPr>
          <w:sz w:val="19"/>
          <w:szCs w:val="19"/>
        </w:rPr>
        <w:t>UC liên quan: UC26. Nhóm chức năng: Nuôi trồng và môi trường.</w:t>
      </w:r>
    </w:p>
    <w:p w14:paraId="28B81B5D">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60594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34513369">
            <w:pPr>
              <w:spacing w:after="0" w:line="240" w:lineRule="auto"/>
            </w:pPr>
            <w:r>
              <w:rPr>
                <w:sz w:val="17"/>
                <w:szCs w:val="17"/>
              </w:rPr>
              <w:t>(1) [Nhật ký nuôi trồng] Chọn vùng / bè / chu kỳ; Timeline theo ngày</w:t>
            </w:r>
          </w:p>
          <w:p w14:paraId="50EA2B55">
            <w:pPr>
              <w:spacing w:after="0" w:line="240" w:lineRule="auto"/>
            </w:pPr>
            <w:r>
              <w:rPr>
                <w:sz w:val="17"/>
                <w:szCs w:val="17"/>
              </w:rPr>
              <w:t>(2) [Thêm mục] Loại* [Quan sát | Hoạt động | Loại bỏ đoạn lối | Chỉ số nước]</w:t>
            </w:r>
          </w:p>
          <w:p w14:paraId="62D741C9">
            <w:pPr>
              <w:spacing w:after="0" w:line="240" w:lineRule="auto"/>
            </w:pPr>
            <w:r>
              <w:rPr>
                <w:sz w:val="17"/>
                <w:szCs w:val="17"/>
              </w:rPr>
              <w:t>(3) - Quan sát/Hoạt động: thời điểm*, vị trí (vùng/bè/lối), mô tả*, người làm, ảnh</w:t>
            </w:r>
          </w:p>
          <w:p w14:paraId="68993F4A">
            <w:pPr>
              <w:spacing w:after="0" w:line="240" w:lineRule="auto"/>
            </w:pPr>
            <w:r>
              <w:rPr>
                <w:sz w:val="17"/>
                <w:szCs w:val="17"/>
              </w:rPr>
              <w:t>(4) - Loại bỏ đoạn lối: lối*, đoạn từ mốc A/B*, lý do*, ảnh*; không nhập kg</w:t>
            </w:r>
          </w:p>
          <w:p w14:paraId="429C2E1C">
            <w:pPr>
              <w:spacing w:after="0" w:line="240" w:lineRule="auto"/>
            </w:pPr>
            <w:r>
              <w:rPr>
                <w:sz w:val="17"/>
                <w:szCs w:val="17"/>
              </w:rPr>
              <w:t>(5) - Chỉ số nước (mỗi tháng ít nhất 1 lần): ảnh máy đo → OCR đề xuất pH, độ mặn (‰) → người dùng đối chiếu, sửa, xác nhận</w:t>
            </w:r>
          </w:p>
          <w:p w14:paraId="0FDB0798">
            <w:pPr>
              <w:spacing w:after="0" w:line="240" w:lineRule="auto"/>
            </w:pPr>
            <w:r>
              <w:rPr>
                <w:sz w:val="17"/>
                <w:szCs w:val="17"/>
              </w:rPr>
              <w:t>(6) có nút nhập tay</w:t>
            </w:r>
          </w:p>
          <w:p w14:paraId="42F86325">
            <w:pPr>
              <w:spacing w:after="0" w:line="240" w:lineRule="auto"/>
            </w:pPr>
            <w:r>
              <w:rPr>
                <w:sz w:val="17"/>
                <w:szCs w:val="17"/>
              </w:rPr>
              <w:t>(7) [Ngưỡng nước] pH tối thiểu–tối đa, độ mặn ‰ tối thiểu–tối đa (chỉ Chủ HTX sửa)</w:t>
            </w:r>
          </w:p>
          <w:p w14:paraId="2D0F1B24">
            <w:pPr>
              <w:spacing w:after="0" w:line="240" w:lineRule="auto"/>
            </w:pPr>
            <w:r>
              <w:rPr>
                <w:sz w:val="17"/>
                <w:szCs w:val="17"/>
              </w:rPr>
              <w:t>(8) [Biểu đồ nước] theo tháng: trung bình, nhỏ nhất, lớn nhất, số lần đo; tháng thiếu dữ liệu được đánh dấu</w:t>
            </w:r>
          </w:p>
          <w:p w14:paraId="3AA0C741">
            <w:pPr>
              <w:spacing w:after="0" w:line="240" w:lineRule="auto"/>
            </w:pPr>
            <w:r>
              <w:rPr>
                <w:sz w:val="17"/>
                <w:szCs w:val="17"/>
              </w:rPr>
              <w:t>(9) [Lưu] [Lưu nháp ngoại tuyến]</w:t>
            </w:r>
          </w:p>
        </w:tc>
      </w:tr>
    </w:tbl>
    <w:p w14:paraId="0951AACE">
      <w:pPr>
        <w:spacing w:after="40"/>
      </w:pPr>
    </w:p>
    <w:p w14:paraId="26371540">
      <w:pPr>
        <w:keepNext/>
        <w:spacing w:before="40" w:after="20"/>
      </w:pPr>
      <w:r>
        <w:rPr>
          <w:b/>
        </w:rPr>
        <w:t>Màn hình này cho phép Chủ HTX, Quản lý khu:</w:t>
      </w:r>
    </w:p>
    <w:p w14:paraId="18C33829">
      <w:pPr>
        <w:spacing w:after="10"/>
        <w:ind w:left="360" w:hanging="220"/>
      </w:pPr>
      <w:r>
        <w:rPr>
          <w:sz w:val="19"/>
          <w:szCs w:val="19"/>
        </w:rPr>
        <w:t>• Người thao tác chọn vùng, bè hoặc chu kỳ và mở Nhật ký; hệ thống hiện dòng thời gian.</w:t>
      </w:r>
    </w:p>
    <w:p w14:paraId="30A000A0">
      <w:pPr>
        <w:spacing w:after="10"/>
        <w:ind w:left="360" w:hanging="220"/>
      </w:pPr>
      <w:r>
        <w:rPr>
          <w:sz w:val="19"/>
          <w:szCs w:val="19"/>
        </w:rPr>
        <w:t>• Người thao tác chọn Thêm mục Chỉ số nước và chụp ảnh máy đo.</w:t>
      </w:r>
    </w:p>
    <w:p w14:paraId="2C7423E9">
      <w:pPr>
        <w:spacing w:after="10"/>
        <w:ind w:left="360" w:hanging="220"/>
      </w:pPr>
      <w:r>
        <w:rPr>
          <w:sz w:val="19"/>
          <w:szCs w:val="19"/>
        </w:rPr>
        <w:t>• Người thao tác đối chiếu ảnh, chỉnh giá trị và xác nhận.</w:t>
      </w:r>
    </w:p>
    <w:p w14:paraId="45235FD3">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0ABBD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3B92B031">
            <w:pPr>
              <w:spacing w:after="0" w:line="240" w:lineRule="auto"/>
            </w:pPr>
            <w:r>
              <w:rPr>
                <w:b/>
                <w:sz w:val="17"/>
                <w:szCs w:val="17"/>
              </w:rPr>
              <w:t>Field Name</w:t>
            </w:r>
          </w:p>
        </w:tc>
        <w:tc>
          <w:tcPr>
            <w:tcW w:w="6700" w:type="dxa"/>
            <w:shd w:val="clear" w:color="auto" w:fill="DCE6F1"/>
          </w:tcPr>
          <w:p w14:paraId="647F2CDA">
            <w:pPr>
              <w:spacing w:after="0" w:line="240" w:lineRule="auto"/>
            </w:pPr>
            <w:r>
              <w:rPr>
                <w:b/>
                <w:sz w:val="17"/>
                <w:szCs w:val="17"/>
              </w:rPr>
              <w:t>Description</w:t>
            </w:r>
          </w:p>
        </w:tc>
      </w:tr>
      <w:tr w14:paraId="2717B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BD29A6B">
            <w:pPr>
              <w:spacing w:after="0" w:line="240" w:lineRule="auto"/>
            </w:pPr>
            <w:r>
              <w:rPr>
                <w:sz w:val="17"/>
                <w:szCs w:val="17"/>
              </w:rPr>
              <w:t>Mục nhật ký</w:t>
            </w:r>
          </w:p>
        </w:tc>
        <w:tc>
          <w:tcPr>
            <w:tcW w:w="6700" w:type="dxa"/>
          </w:tcPr>
          <w:p w14:paraId="58B93A7E">
            <w:pPr>
              <w:spacing w:after="0" w:line="240" w:lineRule="auto"/>
            </w:pPr>
            <w:r>
              <w:rPr>
                <w:sz w:val="17"/>
                <w:szCs w:val="17"/>
              </w:rPr>
              <w:t xml:space="preserve">Loại nhập: Nhóm trường (xem phác thảo). Bắt buộc: Có. Thời điểm, loại, vị trí, mô tả bắt buộc; người làm/quan sát và ảnh theo thực tế.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6F14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E0DC07C">
            <w:pPr>
              <w:spacing w:after="0" w:line="240" w:lineRule="auto"/>
            </w:pPr>
            <w:del w:id="2880" w:author="Claude" w:date="2026-10-08T00:00:00Z">
              <w:r>
                <w:rPr>
                  <w:sz w:val="17"/>
                  <w:szCs w:val="17"/>
                </w:rPr>
                <w:delText xml:space="preserve">(2)</w:delText>
              </w:r>
            </w:del>
            <w:ins w:id="2881" w:author="Claude" w:date="2026-10-08T00:00:00Z">
              <w:r>
                <w:rPr>
                  <w:sz w:val="17"/>
                  <w:szCs w:val="17"/>
                </w:rPr>
                <w:t xml:space="preserve">(4)</w:t>
              </w:r>
            </w:ins>
            <w:r>
              <w:rPr>
                <w:sz w:val="17"/>
                <w:szCs w:val="17"/>
              </w:rPr>
              <w:t xml:space="preserve"> Loại bỏ đoạn lối</w:t>
            </w:r>
          </w:p>
        </w:tc>
        <w:tc>
          <w:tcPr>
            <w:tcW w:w="6700" w:type="dxa"/>
          </w:tcPr>
          <w:p w14:paraId="5CFC6847">
            <w:pPr>
              <w:spacing w:after="0" w:line="240" w:lineRule="auto"/>
            </w:pPr>
            <w:r>
              <w:rPr>
                <w:sz w:val="17"/>
                <w:szCs w:val="17"/>
              </w:rPr>
              <w:t xml:space="preserve">Loại nhập: </w:t>
            </w:r>
            <w:del w:id="2878" w:author="Claude" w:date="2026-10-08T00:00:00Z">
              <w:r>
                <w:rPr>
                  <w:sz w:val="17"/>
                  <w:szCs w:val="17"/>
                </w:rPr>
                <w:delText xml:space="preserve">Chọn</w:delText>
              </w:r>
            </w:del>
            <w:ins w:id="2879" w:author="Claude" w:date="2026-10-08T00:00:00Z">
              <w:r>
                <w:rPr>
                  <w:sz w:val="17"/>
                  <w:szCs w:val="17"/>
                </w:rPr>
                <w:t xml:space="preserve">Nhóm</w:t>
              </w:r>
            </w:ins>
            <w:r>
              <w:rPr>
                <w:sz w:val="17"/>
                <w:szCs w:val="17"/>
              </w:rPr>
              <w:t xml:space="preserve"> </w:t>
            </w:r>
            <w:del w:id="2876" w:author="Claude" w:date="2026-10-08T00:00:00Z">
              <w:r>
                <w:rPr>
                  <w:sz w:val="17"/>
                  <w:szCs w:val="17"/>
                </w:rPr>
                <w:delText xml:space="preserve">từ</w:delText>
              </w:r>
            </w:del>
            <w:ins w:id="2877" w:author="Claude" w:date="2026-10-08T00:00:00Z">
              <w:r>
                <w:rPr>
                  <w:sz w:val="17"/>
                  <w:szCs w:val="17"/>
                </w:rPr>
                <w:t xml:space="preserve">trường</w:t>
              </w:r>
            </w:ins>
            <w:r>
              <w:rPr>
                <w:sz w:val="17"/>
                <w:szCs w:val="17"/>
              </w:rPr>
              <w:t xml:space="preserve"> </w:t>
            </w:r>
            <w:del w:id="2874" w:author="Claude" w:date="2026-10-08T00:00:00Z">
              <w:r>
                <w:rPr>
                  <w:sz w:val="17"/>
                  <w:szCs w:val="17"/>
                </w:rPr>
                <w:delText xml:space="preserve">danh</w:delText>
              </w:r>
            </w:del>
            <w:ins w:id="2875" w:author="Claude" w:date="2026-10-08T00:00:00Z">
              <w:r>
                <w:rPr>
                  <w:sz w:val="17"/>
                  <w:szCs w:val="17"/>
                </w:rPr>
                <w:t xml:space="preserve">(lối,</w:t>
              </w:r>
            </w:ins>
            <w:r>
              <w:rPr>
                <w:sz w:val="17"/>
                <w:szCs w:val="17"/>
              </w:rPr>
              <w:t xml:space="preserve"> </w:t>
            </w:r>
            <w:del w:id="2872" w:author="Claude" w:date="2026-10-08T00:00:00Z">
              <w:r>
                <w:rPr>
                  <w:sz w:val="17"/>
                  <w:szCs w:val="17"/>
                </w:rPr>
                <w:delText xml:space="preserve">sách.</w:delText>
              </w:r>
            </w:del>
            <w:ins w:id="2873" w:author="Claude" w:date="2026-10-08T00:00:00Z">
              <w:r>
                <w:rPr>
                  <w:sz w:val="17"/>
                  <w:szCs w:val="17"/>
                </w:rPr>
                <w:t xml:space="preserve">đoạn, lý do, ảnh).</w:t>
              </w:r>
            </w:ins>
            <w:r>
              <w:rPr>
                <w:sz w:val="17"/>
                <w:szCs w:val="17"/>
              </w:rPr>
              <w:t xml:space="preserve"> Bắt buộc: Có. Lối, đoạn chiều dài từ mốc A/B, lý do và ảnh bắt buộc; không nhập kg.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6DA6C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99C1E68">
            <w:pPr>
              <w:spacing w:after="0" w:line="240" w:lineRule="auto"/>
            </w:pPr>
            <w:del w:id="2886" w:author="Claude" w:date="2026-10-08T00:00:00Z">
              <w:r>
                <w:rPr>
                  <w:sz w:val="17"/>
                  <w:szCs w:val="17"/>
                </w:rPr>
                <w:delText xml:space="preserve">(2)</w:delText>
              </w:r>
            </w:del>
            <w:ins w:id="2887" w:author="Claude" w:date="2026-10-08T00:00:00Z">
              <w:r>
                <w:rPr>
                  <w:sz w:val="17"/>
                  <w:szCs w:val="17"/>
                </w:rPr>
                <w:t xml:space="preserve">(5)</w:t>
              </w:r>
            </w:ins>
            <w:r>
              <w:rPr>
                <w:sz w:val="17"/>
                <w:szCs w:val="17"/>
              </w:rPr>
              <w:t xml:space="preserve"> Chỉ số nước</w:t>
            </w:r>
          </w:p>
        </w:tc>
        <w:tc>
          <w:tcPr>
            <w:tcW w:w="6700" w:type="dxa"/>
          </w:tcPr>
          <w:p w14:paraId="73EF3904">
            <w:pPr>
              <w:spacing w:after="0" w:line="240" w:lineRule="auto"/>
            </w:pPr>
            <w:r>
              <w:rPr>
                <w:sz w:val="17"/>
                <w:szCs w:val="17"/>
              </w:rPr>
              <w:t xml:space="preserve">Loại nhập: </w:t>
            </w:r>
            <w:del w:id="2884" w:author="Claude" w:date="2026-10-08T00:00:00Z">
              <w:r>
                <w:rPr>
                  <w:sz w:val="17"/>
                  <w:szCs w:val="17"/>
                </w:rPr>
                <w:delText xml:space="preserve">Văn</w:delText>
              </w:r>
            </w:del>
            <w:ins w:id="2885" w:author="Claude" w:date="2026-10-08T00:00:00Z">
              <w:r>
                <w:rPr>
                  <w:sz w:val="17"/>
                  <w:szCs w:val="17"/>
                </w:rPr>
                <w:t xml:space="preserve">Nhóm</w:t>
              </w:r>
            </w:ins>
            <w:r>
              <w:rPr>
                <w:sz w:val="17"/>
                <w:szCs w:val="17"/>
              </w:rPr>
              <w:t xml:space="preserve"> </w:t>
            </w:r>
            <w:del w:id="2882" w:author="Claude" w:date="2026-10-08T00:00:00Z">
              <w:r>
                <w:rPr>
                  <w:sz w:val="17"/>
                  <w:szCs w:val="17"/>
                </w:rPr>
                <w:delText xml:space="preserve">bản.</w:delText>
              </w:r>
            </w:del>
            <w:ins w:id="2883" w:author="Claude" w:date="2026-10-08T00:00:00Z">
              <w:r>
                <w:rPr>
                  <w:sz w:val="17"/>
                  <w:szCs w:val="17"/>
                </w:rPr>
                <w:t xml:space="preserve">trường (ảnh máy đo, pH, độ mặn).</w:t>
              </w:r>
            </w:ins>
            <w:r>
              <w:rPr>
                <w:sz w:val="17"/>
                <w:szCs w:val="17"/>
              </w:rPr>
              <w:t xml:space="preserve"> Bắt buộc: Có. Vùng/điểm đo, thời điểm đo, pH, độ mặn (‰) bắt buộc sau khi người dùng kiểm lại; ảnh máy đo bắt buộc trong luồng OCR, lưu trên dịch vụ lưu trữ đám mây.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14C9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4CC3022">
            <w:pPr>
              <w:spacing w:after="0" w:line="240" w:lineRule="auto"/>
            </w:pPr>
            <w:r>
              <w:rPr>
                <w:sz w:val="17"/>
                <w:szCs w:val="17"/>
              </w:rPr>
              <w:t>(7) Ngưỡng nước</w:t>
            </w:r>
          </w:p>
        </w:tc>
        <w:tc>
          <w:tcPr>
            <w:tcW w:w="6700" w:type="dxa"/>
          </w:tcPr>
          <w:p w14:paraId="13393144">
            <w:pPr>
              <w:spacing w:after="0" w:line="240" w:lineRule="auto"/>
            </w:pPr>
            <w:r>
              <w:rPr>
                <w:sz w:val="17"/>
                <w:szCs w:val="17"/>
              </w:rPr>
              <w:t>Loại nhập: Nhóm trường (xem phác thảo). PH và độ mặn tối thiểu–tối đa; chỉ Chủ HTX nhập.</w:t>
            </w:r>
          </w:p>
        </w:tc>
      </w:tr>
    </w:tbl>
    <w:p w14:paraId="6A469E67">
      <w:pPr>
        <w:spacing w:before="60" w:after="20"/>
      </w:pPr>
      <w:r>
        <w:rPr>
          <w:sz w:val="18"/>
          <w:szCs w:val="18"/>
        </w:rPr>
        <w:t xml:space="preserve">Thông báo liên quan:</w:t>
      </w:r>
      <w:ins w:id="2889" w:author="Claude" w:date="2026-10-08T00:00:00Z">
        <w:r>
          <w:rPr>
            <w:sz w:val="18"/>
            <w:szCs w:val="18"/>
          </w:rPr>
          <w:t xml:space="preserve"> MSG06 (Xung đột dữ liệu);</w:t>
        </w:r>
      </w:ins>
      <w:r>
        <w:rPr>
          <w:sz w:val="18"/>
          <w:szCs w:val="18"/>
        </w:rPr>
        <w:t xml:space="preserve"> </w:t>
      </w:r>
      <w:r>
        <w:fldChar w:fldCharType="begin"/>
        <w:instrText xml:space="preserve"> HYPERLINK \l "MSG07" \o "MSG07 (Cảnh báo): Không có kết nối. Dữ liệu được giữ tạm trên thiết bị và đồng bộ khi có mạng; dữ liệu bảo vệ không được hiển thị từ bản lưu cục bộ." </w:instrText>
        <w:fldChar w:fldCharType="separate"/>
      </w:r>
      <w:r>
        <w:rPr>
          <w:sz w:val="18"/>
          <w:szCs w:val="18"/>
        </w:rPr>
        <w:t>MSG07</w:t>
        <w:fldChar w:fldCharType="end"/>
        <w:t xml:space="preserve"> (Làm việc ngoại tuyến);</w:t>
      </w:r>
      <w:ins w:id="2888" w:author="Claude" w:date="2026-10-08T00:00:00Z">
        <w:r>
          <w:rPr>
            <w:sz w:val="18"/>
            <w:szCs w:val="18"/>
          </w:rPr>
          <w:t xml:space="preserve"> MSG11 (Không thể loại bỏ đoạn lối đã thu); MSG58 (Người khác đang sửa);</w:t>
        </w:r>
      </w:ins>
      <w:r>
        <w:rPr>
          <w:sz w:val="18"/>
          <w:szCs w:val="18"/>
        </w:rPr>
        <w:t xml:space="preserve"> </w:t>
      </w:r>
      <w:r>
        <w:fldChar w:fldCharType="begin"/>
        <w:instrText xml:space="preserve"> HYPERLINK \l "MSG26" \o "MSG26 (Cảnh báo): Vùng {zone_name} chưa có chỉ số nước được xác nhận trong hơn 1 tháng. Vui lòng đo và ghi nhận." </w:instrText>
        <w:fldChar w:fldCharType="separate"/>
      </w:r>
      <w:r>
        <w:rPr>
          <w:sz w:val="18"/>
          <w:szCs w:val="18"/>
        </w:rPr>
        <w:t>MSG26</w:t>
        <w:fldChar w:fldCharType="end"/>
        <w:t xml:space="preserve"> (Nhắc đo chỉ số nước); </w:t>
      </w:r>
      <w:r>
        <w:fldChar w:fldCharType="begin"/>
        <w:instrText xml:space="preserve"> HYPERLINK \l "MSG27" \o "MSG27 (Cảnh báo): Chỉ số {metric_name} tại vùng {zone_name} vượt ngưỡng đã đặt." </w:instrText>
        <w:fldChar w:fldCharType="separate"/>
      </w:r>
      <w:r>
        <w:rPr>
          <w:sz w:val="18"/>
          <w:szCs w:val="18"/>
        </w:rPr>
        <w:t>MSG27</w:t>
        <w:fldChar w:fldCharType="end"/>
        <w:t xml:space="preserve"> (Chỉ số nước vượt ngưỡng); </w:t>
      </w:r>
      <w:r>
        <w:fldChar w:fldCharType="begin"/>
        <w:instrText xml:space="preserve"> HYPERLINK \l "MSG28" \o "MSG28 (Lỗi): Giá trị tối thiểu phải nhỏ hơn giá trị tối đa." </w:instrText>
        <w:fldChar w:fldCharType="separate"/>
      </w:r>
      <w:r>
        <w:rPr>
          <w:sz w:val="18"/>
          <w:szCs w:val="18"/>
        </w:rPr>
        <w:t>MSG28</w:t>
        <w:fldChar w:fldCharType="end"/>
        <w:t xml:space="preserve"> (Ngưỡng không hợp lệ).</w:t>
      </w:r>
    </w:p>
    <w:p w14:paraId="765A57AA">
      <w:pPr>
        <w:spacing w:after="60"/>
      </w:pPr>
      <w:r>
        <w:rPr>
          <w:sz w:val="18"/>
          <w:szCs w:val="18"/>
        </w:rPr>
        <w:t>UC liên kết: UC15: vùng và điểm đo; UC18/UC25: bè và phần lối đã thả; UC27: đóng chu kỳ tính cả đoạn đã loại bỏ; UC30/UC31: kế hoạch và thu hoạch.</w:t>
      </w:r>
    </w:p>
    <w:p w14:paraId="3DA8CD95"/>
    <w:p w14:paraId="5D917703">
      <w:pPr>
        <w:pStyle w:val="3"/>
      </w:pPr>
      <w:bookmarkStart w:id="266" w:name="_Toc22300"/>
      <w:bookmarkStart w:id="267" w:name="_Toc1832"/>
      <w:r>
        <w:t>6. Thu hoạch và truy xuất</w:t>
      </w:r>
      <w:bookmarkEnd w:id="266"/>
      <w:bookmarkEnd w:id="267"/>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3"/>
        <w:gridCol w:w="2400"/>
        <w:gridCol w:w="5467"/>
      </w:tblGrid>
      <w:tr w14:paraId="36ABA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33" w:type="dxa"/>
            <w:shd w:val="clear" w:color="auto" w:fill="DCE6F1"/>
          </w:tcPr>
          <w:p w14:paraId="77C2DBC9">
            <w:pPr>
              <w:spacing w:after="0" w:line="240" w:lineRule="auto"/>
            </w:pPr>
            <w:r>
              <w:rPr>
                <w:b/>
                <w:sz w:val="18"/>
              </w:rPr>
              <w:t>Requirement</w:t>
            </w:r>
          </w:p>
        </w:tc>
        <w:tc>
          <w:tcPr>
            <w:tcW w:w="2400" w:type="dxa"/>
            <w:shd w:val="clear" w:color="auto" w:fill="DCE6F1"/>
          </w:tcPr>
          <w:p w14:paraId="4C9A84E1">
            <w:pPr>
              <w:spacing w:after="0" w:line="240" w:lineRule="auto"/>
            </w:pPr>
            <w:r>
              <w:rPr>
                <w:b/>
                <w:sz w:val="18"/>
              </w:rPr>
              <w:t>Use Case</w:t>
            </w:r>
          </w:p>
        </w:tc>
        <w:tc>
          <w:tcPr>
            <w:tcW w:w="5467" w:type="dxa"/>
            <w:shd w:val="clear" w:color="auto" w:fill="DCE6F1"/>
          </w:tcPr>
          <w:p w14:paraId="53D11445">
            <w:pPr>
              <w:spacing w:after="0" w:line="240" w:lineRule="auto"/>
            </w:pPr>
            <w:r>
              <w:rPr>
                <w:b/>
                <w:sz w:val="18"/>
              </w:rPr>
              <w:t>Required behavior</w:t>
            </w:r>
          </w:p>
        </w:tc>
      </w:tr>
      <w:tr w14:paraId="0329A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5480DC85">
            <w:pPr>
              <w:spacing w:after="0" w:line="240" w:lineRule="auto"/>
            </w:pPr>
            <w:r>
              <w:rPr>
                <w:sz w:val="17"/>
              </w:rPr>
              <w:t>FR-UC30</w:t>
            </w:r>
          </w:p>
        </w:tc>
        <w:tc>
          <w:tcPr>
            <w:tcW w:w="2400" w:type="dxa"/>
          </w:tcPr>
          <w:p w14:paraId="405D51CF">
            <w:pPr>
              <w:spacing w:after="0" w:line="240" w:lineRule="auto"/>
            </w:pPr>
            <w:r>
              <w:rPr>
                <w:sz w:val="17"/>
              </w:rPr>
              <w:t>Lập kế hoạch thu hoạch</w:t>
            </w:r>
          </w:p>
        </w:tc>
        <w:tc>
          <w:tcPr>
            <w:tcW w:w="5467" w:type="dxa"/>
          </w:tcPr>
          <w:p w14:paraId="148B7175">
            <w:pPr>
              <w:spacing w:after="0" w:line="240" w:lineRule="auto"/>
            </w:pPr>
            <w:r>
              <w:rPr>
                <w:sz w:val="17"/>
              </w:rPr>
              <w:t xml:space="preserve">Chủ HTX hoặc quản lý được cấp quyền lập kế hoạch thu sau khi </w:t>
            </w:r>
            <w:del w:id="2657" w:author="Claude" w:date="2026-10-08T00:00:00Z">
              <w:r>
                <w:rPr>
                  <w:sz w:val="17"/>
                </w:rPr>
                <w:delText xml:space="preserve">thương</w:delText>
              </w:r>
            </w:del>
            <w:ins w:id="2658" w:author="Claude" w:date="2026-10-08T00:00:00Z">
              <w:r>
                <w:rPr>
                  <w:sz w:val="17"/>
                </w:rPr>
                <w:t xml:space="preserve">Chủ</w:t>
              </w:r>
            </w:ins>
            <w:r>
              <w:rPr>
                <w:sz w:val="17"/>
              </w:rPr>
              <w:t xml:space="preserve"> </w:t>
            </w:r>
            <w:del w:id="2655" w:author="Claude" w:date="2026-10-08T00:00:00Z">
              <w:r>
                <w:rPr>
                  <w:sz w:val="17"/>
                </w:rPr>
                <w:delText xml:space="preserve">lái</w:delText>
              </w:r>
            </w:del>
            <w:ins w:id="2656" w:author="Claude" w:date="2026-10-08T00:00:00Z">
              <w:r>
                <w:rPr>
                  <w:sz w:val="17"/>
                </w:rPr>
                <w:t xml:space="preserve">HTX</w:t>
              </w:r>
            </w:ins>
            <w:r>
              <w:rPr>
                <w:sz w:val="17"/>
              </w:rPr>
              <w:t xml:space="preserve"> </w:t>
            </w:r>
            <w:del w:id="2653" w:author="Claude" w:date="2026-10-08T00:00:00Z">
              <w:r>
                <w:rPr>
                  <w:sz w:val="17"/>
                </w:rPr>
                <w:delText xml:space="preserve">chốt</w:delText>
              </w:r>
            </w:del>
            <w:ins w:id="2654" w:author="Claude" w:date="2026-10-08T00:00:00Z">
              <w:r>
                <w:rPr>
                  <w:sz w:val="17"/>
                </w:rPr>
                <w:t xml:space="preserve">xác</w:t>
              </w:r>
            </w:ins>
            <w:r>
              <w:rPr>
                <w:sz w:val="17"/>
              </w:rPr>
              <w:t xml:space="preserve"> </w:t>
            </w:r>
            <w:del w:id="2651" w:author="Claude" w:date="2026-10-08T00:00:00Z">
              <w:r>
                <w:rPr>
                  <w:sz w:val="17"/>
                </w:rPr>
                <w:delText xml:space="preserve">yêu</w:delText>
              </w:r>
            </w:del>
            <w:ins w:id="2652" w:author="Claude" w:date="2026-10-08T00:00:00Z">
              <w:r>
                <w:rPr>
                  <w:sz w:val="17"/>
                </w:rPr>
                <w:t xml:space="preserve">nhận</w:t>
              </w:r>
            </w:ins>
            <w:r>
              <w:rPr>
                <w:sz w:val="17"/>
              </w:rPr>
              <w:t xml:space="preserve"> </w:t>
            </w:r>
            <w:del w:id="2649" w:author="Claude" w:date="2026-10-08T00:00:00Z">
              <w:r>
                <w:rPr>
                  <w:sz w:val="17"/>
                </w:rPr>
                <w:delText xml:space="preserve">cầu.</w:delText>
              </w:r>
            </w:del>
            <w:ins w:id="2650" w:author="Claude" w:date="2026-10-08T00:00:00Z">
              <w:r>
                <w:rPr>
                  <w:sz w:val="17"/>
                </w:rPr>
                <w:t xml:space="preserve">đơn ở UC44; lập kế hoạch thì đơn chuyển Đang thu hoạch.</w:t>
              </w:r>
            </w:ins>
            <w:r>
              <w:rPr>
                <w:sz w:val="17"/>
              </w:rPr>
              <w:t xml:space="preserve"> Kế hoạch trải trên nhiều bè/lối nhưng chỉ phục vụ một đơn; tổng kế hoạch là dự tính, không tạo sản lượng bán được. Người thu thường hoàn tất dọc một lối trước khi chuyển sang lối khác. Số lối thu trong ngày không bị giới hạn. Thực tế khác kế hoạch được ghi ở UC31.</w:t>
            </w:r>
          </w:p>
        </w:tc>
      </w:tr>
      <w:tr w14:paraId="6F3BE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631A1712">
            <w:pPr>
              <w:spacing w:after="0" w:line="240" w:lineRule="auto"/>
            </w:pPr>
            <w:r>
              <w:rPr>
                <w:sz w:val="17"/>
              </w:rPr>
              <w:t>FR-UC31</w:t>
            </w:r>
          </w:p>
        </w:tc>
        <w:tc>
          <w:tcPr>
            <w:tcW w:w="2400" w:type="dxa"/>
          </w:tcPr>
          <w:p w14:paraId="32AE6253">
            <w:pPr>
              <w:spacing w:after="0" w:line="240" w:lineRule="auto"/>
            </w:pPr>
            <w:r>
              <w:rPr>
                <w:sz w:val="17"/>
              </w:rPr>
              <w:t>Ghi nhận thu hoạch thực tế</w:t>
            </w:r>
          </w:p>
        </w:tc>
        <w:tc>
          <w:tcPr>
            <w:tcW w:w="5467" w:type="dxa"/>
          </w:tcPr>
          <w:p w14:paraId="396E59D1">
            <w:pPr>
              <w:spacing w:after="0" w:line="240" w:lineRule="auto"/>
            </w:pPr>
            <w:r>
              <w:rPr>
                <w:sz w:val="17"/>
              </w:rPr>
              <w:t xml:space="preserve">UC31 ghi phần lối thực thu, lượng ước tính và nguồn của một lô theo đơn đã xác nhận; Chủ HTX/Quản lý khu cập nhật màu trên sơ đồ và chứng cứ theo </w:t>
            </w:r>
            <w:del w:id="2669" w:author="Claude" w:date="2026-10-08T00:00:00Z">
              <w:r>
                <w:rPr>
                  <w:sz w:val="17"/>
                </w:rPr>
                <w:delText xml:space="preserve">ngày.</w:delText>
              </w:r>
            </w:del>
            <w:ins w:id="2670" w:author="Claude" w:date="2026-10-08T00:00:00Z">
              <w:r>
                <w:rPr>
                  <w:sz w:val="17"/>
                </w:rPr>
                <w:t xml:space="preserve">ngày,</w:t>
              </w:r>
            </w:ins>
            <w:r>
              <w:rPr>
                <w:sz w:val="17"/>
              </w:rPr>
              <w:t xml:space="preserve"> </w:t>
            </w:r>
            <w:del w:id="2667" w:author="Claude" w:date="2026-10-08T00:00:00Z">
              <w:r>
                <w:rPr>
                  <w:sz w:val="17"/>
                </w:rPr>
                <w:delText xml:space="preserve">Tàu</w:delText>
              </w:r>
            </w:del>
            <w:ins w:id="2668" w:author="Claude" w:date="2026-10-08T00:00:00Z">
              <w:r>
                <w:rPr>
                  <w:sz w:val="17"/>
                </w:rPr>
                <w:t xml:space="preserve">xác</w:t>
              </w:r>
            </w:ins>
            <w:r>
              <w:rPr>
                <w:sz w:val="17"/>
              </w:rPr>
              <w:t xml:space="preserve"> </w:t>
            </w:r>
            <w:del w:id="2665" w:author="Claude" w:date="2026-10-08T00:00:00Z">
              <w:r>
                <w:rPr>
                  <w:sz w:val="17"/>
                </w:rPr>
                <w:delText xml:space="preserve">chở</w:delText>
              </w:r>
            </w:del>
            <w:ins w:id="2666" w:author="Claude" w:date="2026-10-08T00:00:00Z">
              <w:r>
                <w:rPr>
                  <w:sz w:val="17"/>
                </w:rPr>
                <w:t xml:space="preserve">nhận</w:t>
              </w:r>
            </w:ins>
            <w:r>
              <w:rPr>
                <w:sz w:val="17"/>
              </w:rPr>
              <w:t xml:space="preserve"> </w:t>
            </w:r>
            <w:del w:id="2663" w:author="Claude" w:date="2026-10-08T00:00:00Z">
              <w:r>
                <w:rPr>
                  <w:sz w:val="17"/>
                </w:rPr>
                <w:delText xml:space="preserve">lô</w:delText>
              </w:r>
            </w:del>
            <w:ins w:id="2664" w:author="Claude" w:date="2026-10-08T00:00:00Z">
              <w:r>
                <w:rPr>
                  <w:sz w:val="17"/>
                </w:rPr>
                <w:t xml:space="preserve">lần</w:t>
              </w:r>
            </w:ins>
            <w:r>
              <w:rPr>
                <w:sz w:val="17"/>
              </w:rPr>
              <w:t xml:space="preserve"> </w:t>
            </w:r>
            <w:del w:id="2661" w:author="Claude" w:date="2026-10-08T00:00:00Z">
              <w:r>
                <w:rPr>
                  <w:sz w:val="17"/>
                </w:rPr>
                <w:delText xml:space="preserve">về</w:delText>
              </w:r>
            </w:del>
            <w:ins w:id="2662" w:author="Claude" w:date="2026-10-08T00:00:00Z">
              <w:r>
                <w:rPr>
                  <w:sz w:val="17"/>
                </w:rPr>
                <w:t xml:space="preserve">thu</w:t>
              </w:r>
            </w:ins>
            <w:r>
              <w:rPr>
                <w:sz w:val="17"/>
              </w:rPr>
              <w:t xml:space="preserve"> </w:t>
            </w:r>
            <w:del w:id="2659" w:author="Claude" w:date="2026-10-08T00:00:00Z">
              <w:r>
                <w:rPr>
                  <w:sz w:val="17"/>
                </w:rPr>
                <w:delText xml:space="preserve">cảng.</w:delText>
              </w:r>
            </w:del>
            <w:ins w:id="2660" w:author="Claude" w:date="2026-10-08T00:00:00Z">
              <w:r>
                <w:rPr>
                  <w:sz w:val="17"/>
                </w:rPr>
                <w:t xml:space="preserve">cuối ngày và chọn Thu xong khi đã thu đủ (đơn chuyển Đã thu).</w:t>
              </w:r>
            </w:ins>
            <w:r>
              <w:rPr>
                <w:sz w:val="17"/>
              </w:rPr>
              <w:t xml:space="preserve"> UC31 không ghi hoặc khóa số cân thương mại; cân gộp được ghi một lần trong UC45 trước UC32 rà và công bố. Một QR của lô dùng cho các nguồn bè/lối; không suy kg cân riêng cho từng bè.</w:t>
            </w:r>
          </w:p>
        </w:tc>
      </w:tr>
      <w:tr w14:paraId="110E3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73DB003A">
            <w:pPr>
              <w:spacing w:after="0" w:line="240" w:lineRule="auto"/>
            </w:pPr>
            <w:r>
              <w:rPr>
                <w:sz w:val="17"/>
              </w:rPr>
              <w:t>FR-UC32</w:t>
            </w:r>
          </w:p>
        </w:tc>
        <w:tc>
          <w:tcPr>
            <w:tcW w:w="2400" w:type="dxa"/>
          </w:tcPr>
          <w:p w14:paraId="7C08E3B1">
            <w:pPr>
              <w:spacing w:after="0" w:line="240" w:lineRule="auto"/>
            </w:pPr>
            <w:r>
              <w:rPr>
                <w:sz w:val="17"/>
              </w:rPr>
              <w:t>Rà soát và công bố hồ sơ truy xuất</w:t>
            </w:r>
          </w:p>
        </w:tc>
        <w:tc>
          <w:tcPr>
            <w:tcW w:w="5467" w:type="dxa"/>
          </w:tcPr>
          <w:p w14:paraId="53633918">
            <w:pPr>
              <w:spacing w:after="0" w:line="240" w:lineRule="auto"/>
            </w:pPr>
            <w:r>
              <w:rPr>
                <w:sz w:val="17"/>
              </w:rPr>
              <w:t>Chủ HTX hoặc Quản lý khu phụ trách đơn rà soát hồ sơ truy xuất của lô (cây nguồn, phiếu cân, giấy tờ vùng, chỉ số nước), ghi kết luận Đạt hoặc Yêu cầu sửa, công bố bản đã đạt với một QR chung cho lô, rút công bố khi số cân hoặc nguồn bị chứng minh sai, in nhãn QR và gửi QR cho thương lái (UC70). Hệ thống chỉ công bố khi dữ liệu chưa đổi sau rà và ghi nhật ký kiểm toán cho rà soát, công bố, rút công bố và mỗi lần in. Kết quả: người mua quét QR thấy nguồn gốc đã được kiểm tra.</w:t>
            </w:r>
          </w:p>
        </w:tc>
      </w:tr>
      <w:tr w14:paraId="12AD3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23265EBC">
            <w:pPr>
              <w:spacing w:after="0" w:line="240" w:lineRule="auto"/>
            </w:pPr>
            <w:r>
              <w:rPr>
                <w:sz w:val="17"/>
              </w:rPr>
              <w:t>FR-UC36</w:t>
            </w:r>
          </w:p>
        </w:tc>
        <w:tc>
          <w:tcPr>
            <w:tcW w:w="2400" w:type="dxa"/>
          </w:tcPr>
          <w:p w14:paraId="63FFC895">
            <w:pPr>
              <w:spacing w:after="0" w:line="240" w:lineRule="auto"/>
            </w:pPr>
            <w:r>
              <w:rPr>
                <w:sz w:val="17"/>
              </w:rPr>
              <w:t>Truy ngược nguồn lô</w:t>
            </w:r>
          </w:p>
        </w:tc>
        <w:tc>
          <w:tcPr>
            <w:tcW w:w="5467" w:type="dxa"/>
          </w:tcPr>
          <w:p w14:paraId="08B1B465">
            <w:pPr>
              <w:spacing w:after="0" w:line="240" w:lineRule="auto"/>
            </w:pPr>
            <w:r>
              <w:rPr>
                <w:sz w:val="17"/>
              </w:rPr>
              <w:t>Từ một lô/QR, OMTS phải cho thấy tất cả bè và các phần lối đã góp vào hàng giao, rồi đến từng lô giống và nhà cung cấp. Cân cảng chỉ là tổng của lô, không phải cân từng bè.</w:t>
            </w:r>
          </w:p>
        </w:tc>
      </w:tr>
      <w:tr w14:paraId="0443B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5BE6068E">
            <w:pPr>
              <w:spacing w:after="0" w:line="240" w:lineRule="auto"/>
            </w:pPr>
            <w:r>
              <w:rPr>
                <w:sz w:val="17"/>
              </w:rPr>
              <w:t>FR-UC37</w:t>
            </w:r>
          </w:p>
        </w:tc>
        <w:tc>
          <w:tcPr>
            <w:tcW w:w="2400" w:type="dxa"/>
          </w:tcPr>
          <w:p w14:paraId="18F40D10">
            <w:pPr>
              <w:spacing w:after="0" w:line="240" w:lineRule="auto"/>
            </w:pPr>
            <w:r>
              <w:rPr>
                <w:sz w:val="17"/>
              </w:rPr>
              <w:t>Truy xuôi lô tới khách</w:t>
            </w:r>
          </w:p>
        </w:tc>
        <w:tc>
          <w:tcPr>
            <w:tcW w:w="5467" w:type="dxa"/>
          </w:tcPr>
          <w:p w14:paraId="0244B8DB">
            <w:pPr>
              <w:spacing w:after="0" w:line="240" w:lineRule="auto"/>
            </w:pPr>
            <w:r>
              <w:rPr>
                <w:sz w:val="17"/>
              </w:rPr>
              <w:t>Một lô nguồn và QR có thể xuất hiện trong nhiều lịch sử bán nếu hàng bị trả rồi bán cho người mua khác có đơn mới. UC37 truy xuôi từ bè/lối và giống tới lần bán đầu, bản trả hàng, quyết định xử lý và đơn bán lại; không tạo nguồn thu hoạch mới hay tính lại cân gốc.</w:t>
            </w:r>
          </w:p>
        </w:tc>
      </w:tr>
      <w:tr w14:paraId="53AF6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27F01019">
            <w:pPr>
              <w:spacing w:after="0" w:line="240" w:lineRule="auto"/>
            </w:pPr>
            <w:r>
              <w:rPr>
                <w:sz w:val="17"/>
              </w:rPr>
              <w:t>FR-UC38</w:t>
            </w:r>
          </w:p>
        </w:tc>
        <w:tc>
          <w:tcPr>
            <w:tcW w:w="2400" w:type="dxa"/>
          </w:tcPr>
          <w:p w14:paraId="4C81FA64">
            <w:pPr>
              <w:spacing w:after="0" w:line="240" w:lineRule="auto"/>
            </w:pPr>
            <w:r>
              <w:rPr>
                <w:sz w:val="17"/>
              </w:rPr>
              <w:t>Tạo báo cáo truy xuất</w:t>
            </w:r>
          </w:p>
        </w:tc>
        <w:tc>
          <w:tcPr>
            <w:tcW w:w="5467" w:type="dxa"/>
          </w:tcPr>
          <w:p w14:paraId="457E9D22">
            <w:pPr>
              <w:spacing w:after="0" w:line="240" w:lineRule="auto"/>
            </w:pPr>
            <w:r>
              <w:rPr>
                <w:sz w:val="17"/>
              </w:rPr>
              <w:t>Báo cáo truy xuất kết hợp đường nguồn bè/lối/giống với mọi lịch sử của cùng mã lô/QR: bán đầu, hàng trả, quyết định xử lý và đơn bán lại cho người khác. Cân cảng ban đầu không bị cộng lặp khi cùng nguồn được bán lại.</w:t>
            </w:r>
          </w:p>
        </w:tc>
      </w:tr>
      <w:tr w14:paraId="1C471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5EA10A22">
            <w:pPr>
              <w:spacing w:after="0" w:line="240" w:lineRule="auto"/>
            </w:pPr>
            <w:r>
              <w:rPr>
                <w:sz w:val="17"/>
              </w:rPr>
              <w:t>FR-UC39</w:t>
            </w:r>
          </w:p>
        </w:tc>
        <w:tc>
          <w:tcPr>
            <w:tcW w:w="2400" w:type="dxa"/>
          </w:tcPr>
          <w:p w14:paraId="66BD4227">
            <w:pPr>
              <w:spacing w:after="0" w:line="240" w:lineRule="auto"/>
            </w:pPr>
            <w:r>
              <w:rPr>
                <w:sz w:val="17"/>
              </w:rPr>
              <w:t>Đính chính dữ liệu nguồn gốc</w:t>
            </w:r>
          </w:p>
        </w:tc>
        <w:tc>
          <w:tcPr>
            <w:tcW w:w="5467" w:type="dxa"/>
          </w:tcPr>
          <w:p w14:paraId="6700C621">
            <w:pPr>
              <w:spacing w:after="0" w:line="240" w:lineRule="auto"/>
            </w:pPr>
            <w:r>
              <w:rPr>
                <w:sz w:val="17"/>
              </w:rPr>
              <w:t xml:space="preserve">UC39 đính chính nguồn và chứng từ có lịch sử, không ghi đè cân gốc, bàn giao hay sale. Khi phát hiện sai cân sau UC48, Chủ HTX hoặc Quản lý khu được giao phụ trách đơn ghi hồ sơ đính chính liên kết phiếu cân và sale. Thương lái xác nhận lại số cân bằng phiếu cân mới có chữ ký hoặc ảnh </w:t>
            </w:r>
            <w:del w:id="2673" w:author="Claude" w:date="2026-10-08T00:00:00Z">
              <w:r>
                <w:rPr>
                  <w:sz w:val="17"/>
                </w:rPr>
                <w:delText xml:space="preserve">chụp, hoặc xác nhận trong app nếu có tài khoản;</w:delText>
              </w:r>
            </w:del>
            <w:ins w:id="2674" w:author="Claude" w:date="2026-10-08T00:00:00Z">
              <w:r>
                <w:rPr>
                  <w:sz w:val="17"/>
                </w:rPr>
                <w:t xml:space="preserve">chụp;</w:t>
              </w:r>
            </w:ins>
            <w:r>
              <w:rPr>
                <w:sz w:val="17"/>
              </w:rPr>
              <w:t xml:space="preserve"> chênh lệch tiền ghi bằng phiếu điều chỉnh tăng/giảm gắn giao dịch </w:t>
            </w:r>
            <w:del w:id="2671" w:author="Claude" w:date="2026-10-08T00:00:00Z">
              <w:r>
                <w:rPr>
                  <w:sz w:val="17"/>
                </w:rPr>
                <w:delText xml:space="preserve">gốc,</w:delText>
              </w:r>
            </w:del>
            <w:ins w:id="2672" w:author="Claude" w:date="2026-10-08T00:00:00Z">
              <w:r>
                <w:rPr>
                  <w:sz w:val="17"/>
                </w:rPr>
                <w:t xml:space="preserve">gốc ở trạng thái Nháp, chỉ tác động công nợ khi Chủ HTX duyệt;</w:t>
              </w:r>
            </w:ins>
            <w:r>
              <w:rPr>
                <w:sz w:val="17"/>
              </w:rPr>
              <w:t xml:space="preserve"> giao dịch gốc giữ nguyên. Khi bản ghi sửa thuộc nội dung của bản đang Đã công bố, bản đó chuyển Cần rà lại tới khi bản mới được công bố (Đã thay thế) hoặc bị rút (Đã rút).</w:t>
            </w:r>
          </w:p>
        </w:tc>
      </w:tr>
      <w:tr w14:paraId="2032D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5038D28E">
            <w:pPr>
              <w:spacing w:after="0" w:line="240" w:lineRule="auto"/>
            </w:pPr>
            <w:r>
              <w:rPr>
                <w:sz w:val="17"/>
              </w:rPr>
              <w:t>FR-UC40</w:t>
            </w:r>
          </w:p>
        </w:tc>
        <w:tc>
          <w:tcPr>
            <w:tcW w:w="2400" w:type="dxa"/>
          </w:tcPr>
          <w:p w14:paraId="2F48ED4E">
            <w:pPr>
              <w:spacing w:after="0" w:line="240" w:lineRule="auto"/>
            </w:pPr>
            <w:r>
              <w:rPr>
                <w:sz w:val="17"/>
              </w:rPr>
              <w:t>Xem truy xuất công khai</w:t>
            </w:r>
          </w:p>
        </w:tc>
        <w:tc>
          <w:tcPr>
            <w:tcW w:w="5467" w:type="dxa"/>
          </w:tcPr>
          <w:p w14:paraId="4332ACD3">
            <w:pPr>
              <w:spacing w:after="0" w:line="240" w:lineRule="auto"/>
            </w:pPr>
            <w:r>
              <w:rPr>
                <w:sz w:val="17"/>
              </w:rPr>
              <w:t>UC40 cho người quét QR xem nguồn vùng/bè/lối, giống, mốc nuôi/thu và dữ liệu công khai đã duyệt. Trang QR không hiển thị lịch sử trả hàng, người mua, giá, công nợ hoặc chứng cứ riêng tư. Quyết định hàng trả có đủ điều kiện bán lại do Chủ HTX đánh giá và lưu nội bộ, không suy từ QR. Khi bản công bố hiện hành ở Cần rà lại, trang vẫn hiện nội dung đã công bố kèm dòng “đang cập nhật”.</w:t>
            </w:r>
          </w:p>
        </w:tc>
      </w:tr>
      <w:tr w14:paraId="23CD7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0FC70976">
            <w:pPr>
              <w:spacing w:after="0" w:line="240" w:lineRule="auto"/>
            </w:pPr>
            <w:r>
              <w:rPr>
                <w:sz w:val="17"/>
              </w:rPr>
              <w:t>FR-UC41</w:t>
            </w:r>
          </w:p>
        </w:tc>
        <w:tc>
          <w:tcPr>
            <w:tcW w:w="2400" w:type="dxa"/>
          </w:tcPr>
          <w:p w14:paraId="78FC2BCE">
            <w:pPr>
              <w:spacing w:after="0" w:line="240" w:lineRule="auto"/>
            </w:pPr>
            <w:r>
              <w:rPr>
                <w:sz w:val="17"/>
              </w:rPr>
              <w:t>Đồng bộ hồ sơ truy xuất</w:t>
            </w:r>
          </w:p>
        </w:tc>
        <w:tc>
          <w:tcPr>
            <w:tcW w:w="5467" w:type="dxa"/>
          </w:tcPr>
          <w:p w14:paraId="136C3A6E">
            <w:pPr>
              <w:spacing w:after="0" w:line="240" w:lineRule="auto"/>
            </w:pPr>
            <w:r>
              <w:rPr>
                <w:sz w:val="17"/>
              </w:rPr>
              <w:t>Đồng bộ ngoài là tùy điều kiện API/chứng thư. Bản ghi nội bộ của đơn, thu hoạch, cân và bàn giao tồn tại độc lập; không được chia lô theo bè để phù hợp hệ thống ngoài nếu nghiệp vụ không có. Không đồng bộ bản công bố đang Cần rà lại.</w:t>
            </w:r>
          </w:p>
        </w:tc>
      </w:tr>
    </w:tbl>
    <w:p w14:paraId="3DA17A86">
      <w:pPr>
        <w:pStyle w:val="4"/>
        <w:keepNext/>
      </w:pPr>
      <w:bookmarkStart w:id="268" w:name="_Toc15956"/>
      <w:bookmarkStart w:id="269" w:name="_Toc22935"/>
      <w:r>
        <w:t>6.1 Kế hoạch và ghi nhận thu hoạch của đơn (SCR-19)</w:t>
      </w:r>
      <w:bookmarkEnd w:id="268"/>
      <w:bookmarkEnd w:id="269"/>
    </w:p>
    <w:p w14:paraId="6F5615B4">
      <w:pPr>
        <w:spacing w:after="60"/>
      </w:pPr>
      <w:r>
        <w:rPr>
          <w:sz w:val="19"/>
          <w:szCs w:val="19"/>
        </w:rPr>
        <w:t>UC liên quan: UC30, UC31. Nhóm chức năng: Thu hoạch và truy xuất. Hai tab của màn hình đơn.</w:t>
      </w:r>
    </w:p>
    <w:p w14:paraId="0D009A71">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558A3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2E7863E4">
            <w:pPr>
              <w:spacing w:after="0" w:line="240" w:lineRule="auto"/>
            </w:pPr>
            <w:r>
              <w:rPr>
                <w:sz w:val="17"/>
                <w:szCs w:val="17"/>
              </w:rPr>
              <w:t>— Theo UC30 Lập kế hoạch thu hoạch —</w:t>
            </w:r>
          </w:p>
          <w:p w14:paraId="69A35738">
            <w:pPr>
              <w:spacing w:after="0" w:line="240" w:lineRule="auto"/>
            </w:pPr>
            <w:r>
              <w:rPr>
                <w:sz w:val="17"/>
                <w:szCs w:val="17"/>
              </w:rPr>
              <w:t>(1) Màn hình đơn có nút “Lập kế hoạch thu hoạch”</w:t>
            </w:r>
          </w:p>
          <w:p w14:paraId="363C5B4E">
            <w:pPr>
              <w:spacing w:after="0" w:line="240" w:lineRule="auto"/>
            </w:pPr>
            <w:r>
              <w:rPr>
                <w:sz w:val="17"/>
                <w:szCs w:val="17"/>
              </w:rPr>
              <w:t>(2) bảng mục tiêu kg, thời hạn, nguồn dự kiến</w:t>
            </w:r>
          </w:p>
          <w:p w14:paraId="03A704EB">
            <w:pPr>
              <w:spacing w:after="0" w:line="240" w:lineRule="auto"/>
            </w:pPr>
            <w:r>
              <w:rPr>
                <w:sz w:val="17"/>
                <w:szCs w:val="17"/>
              </w:rPr>
              <w:t xml:space="preserve">(3) Bên dưới là bản đồ các bè trong </w:t>
            </w:r>
            <w:del w:id="2890" w:author="Claude" w:date="2026-10-08T00:00:00Z">
              <w:r>
                <w:rPr>
                  <w:sz w:val="17"/>
                  <w:szCs w:val="17"/>
                </w:rPr>
                <w:delText xml:space="preserve">vùng,</w:delText>
              </w:r>
            </w:del>
            <w:ins w:id="2891" w:author="Claude" w:date="2026-10-08T00:00:00Z">
              <w:r>
                <w:rPr>
                  <w:sz w:val="17"/>
                  <w:szCs w:val="17"/>
                </w:rPr>
                <w:t xml:space="preserve">khu phụ trách đơn (thêm được bè khu khác nếu có quyền),</w:t>
              </w:r>
            </w:ins>
            <w:r>
              <w:rPr>
                <w:sz w:val="17"/>
                <w:szCs w:val="17"/>
              </w:rPr>
              <w:t xml:space="preserve"> mỗi bè có các lối theo chiều dài và phần đã thu tô màu</w:t>
            </w:r>
          </w:p>
          <w:p w14:paraId="2F6A3A98">
            <w:pPr>
              <w:spacing w:after="0" w:line="240" w:lineRule="auto"/>
            </w:pPr>
            <w:r>
              <w:rPr>
                <w:sz w:val="17"/>
                <w:szCs w:val="17"/>
              </w:rPr>
              <w:t xml:space="preserve">(4) Người dùng chọn bè, tô các đoạn lối dự kiến theo thứ tự, chọn ngày </w:t>
            </w:r>
            <w:del w:id="2894" w:author="Claude" w:date="2026-10-08T00:00:00Z">
              <w:r>
                <w:rPr>
                  <w:sz w:val="17"/>
                  <w:szCs w:val="17"/>
                </w:rPr>
                <w:delText xml:space="preserve">và</w:delText>
              </w:r>
            </w:del>
            <w:ins w:id="2895" w:author="Claude" w:date="2026-10-08T00:00:00Z">
              <w:r>
                <w:rPr>
                  <w:sz w:val="17"/>
                  <w:szCs w:val="17"/>
                </w:rPr>
                <w:t xml:space="preserve">dự</w:t>
              </w:r>
            </w:ins>
            <w:r>
              <w:rPr>
                <w:sz w:val="17"/>
                <w:szCs w:val="17"/>
              </w:rPr>
              <w:t xml:space="preserve"> </w:t>
            </w:r>
            <w:del w:id="2892" w:author="Claude" w:date="2026-10-08T00:00:00Z">
              <w:r>
                <w:rPr>
                  <w:sz w:val="17"/>
                  <w:szCs w:val="17"/>
                </w:rPr>
                <w:delText xml:space="preserve">đội</w:delText>
              </w:r>
            </w:del>
            <w:ins w:id="2893" w:author="Claude" w:date="2026-10-08T00:00:00Z">
              <w:r>
                <w:rPr>
                  <w:sz w:val="17"/>
                  <w:szCs w:val="17"/>
                </w:rPr>
                <w:t xml:space="preserve">kiến</w:t>
              </w:r>
            </w:ins>
          </w:p>
          <w:p w14:paraId="5AD91A3C">
            <w:pPr>
              <w:spacing w:after="0" w:line="240" w:lineRule="auto"/>
            </w:pPr>
            <w:r>
              <w:rPr>
                <w:sz w:val="17"/>
                <w:szCs w:val="17"/>
              </w:rPr>
              <w:t>(5) khung bên phải cộng kg ước tính, chênh với mục tiêu và cảnh báo chồng lấn</w:t>
            </w:r>
          </w:p>
          <w:p w14:paraId="20375213">
            <w:pPr>
              <w:spacing w:after="0" w:line="240" w:lineRule="auto"/>
            </w:pPr>
            <w:r>
              <w:rPr>
                <w:sz w:val="17"/>
                <w:szCs w:val="17"/>
              </w:rPr>
              <w:t>(6) Sửa kế hoạch được ghi nhật ký kiểm toán (trước – sau).</w:t>
            </w:r>
          </w:p>
        </w:tc>
      </w:tr>
    </w:tbl>
    <w:p w14:paraId="210842E1">
      <w:pPr>
        <w:spacing w:after="40"/>
      </w:pP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38AAE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0D7C0D69">
            <w:pPr>
              <w:spacing w:after="0" w:line="240" w:lineRule="auto"/>
            </w:pPr>
            <w:r>
              <w:rPr>
                <w:sz w:val="17"/>
                <w:szCs w:val="17"/>
              </w:rPr>
              <w:t>— Theo UC31 Ghi nhận thu hoạch thực tế —</w:t>
            </w:r>
          </w:p>
          <w:p w14:paraId="343AFC34">
            <w:pPr>
              <w:spacing w:after="0" w:line="240" w:lineRule="auto"/>
            </w:pPr>
            <w:r>
              <w:rPr>
                <w:sz w:val="17"/>
                <w:szCs w:val="17"/>
              </w:rPr>
              <w:t xml:space="preserve">(7) Tab “Thu hoạch” của đơn: danh sách bè nguồn, bản đồ lối dọc đã thu/còn lại, công cụ tô từng đoạn, lịch sử theo ngày, kg ước tính và mã lô/QR nội </w:t>
            </w:r>
            <w:del w:id="2896" w:author="Claude" w:date="2026-10-08T00:00:00Z">
              <w:r>
                <w:rPr>
                  <w:sz w:val="17"/>
                  <w:szCs w:val="17"/>
                </w:rPr>
                <w:delText xml:space="preserve">bộ</w:delText>
              </w:r>
            </w:del>
            <w:ins w:id="2897" w:author="Claude" w:date="2026-10-08T00:00:00Z">
              <w:r>
                <w:rPr>
                  <w:sz w:val="17"/>
                  <w:szCs w:val="17"/>
                </w:rPr>
                <w:t xml:space="preserve">bộ; nút [Xác nhận lần thu trong ngày] và [Thu xong]</w:t>
              </w:r>
            </w:ins>
          </w:p>
          <w:p w14:paraId="0A307E75">
            <w:pPr>
              <w:spacing w:after="0" w:line="240" w:lineRule="auto"/>
            </w:pPr>
            <w:r>
              <w:rPr>
                <w:sz w:val="17"/>
                <w:szCs w:val="17"/>
              </w:rPr>
              <w:t>(8) Phiếu cân thương mại nằm trong UC45.</w:t>
            </w:r>
          </w:p>
        </w:tc>
      </w:tr>
    </w:tbl>
    <w:p w14:paraId="17C436B2">
      <w:pPr>
        <w:spacing w:after="40"/>
      </w:pPr>
    </w:p>
    <w:p w14:paraId="5E6BF1D2">
      <w:pPr>
        <w:keepNext/>
        <w:spacing w:before="40" w:after="20"/>
      </w:pPr>
      <w:r>
        <w:rPr>
          <w:b/>
        </w:rPr>
        <w:t>Màn hình này cho phép Chủ HTX, Quản lý khu:</w:t>
      </w:r>
    </w:p>
    <w:p w14:paraId="20039E57">
      <w:pPr>
        <w:spacing w:after="10"/>
        <w:ind w:left="360" w:hanging="220"/>
      </w:pPr>
      <w:r>
        <w:rPr>
          <w:sz w:val="19"/>
          <w:szCs w:val="19"/>
        </w:rPr>
        <w:t>• Người thao tác mở đơn đã xác nhận và xem mục tiêu kg (UC30).</w:t>
      </w:r>
    </w:p>
    <w:p w14:paraId="1ACA1BC2">
      <w:pPr>
        <w:spacing w:after="10"/>
        <w:ind w:left="360" w:hanging="220"/>
      </w:pPr>
      <w:r>
        <w:rPr>
          <w:sz w:val="19"/>
          <w:szCs w:val="19"/>
        </w:rPr>
        <w:t>• Người thao tác chọn thứ tự lối dự kiến (thường xong một lối rồi sang lối khác) (UC30).</w:t>
      </w:r>
    </w:p>
    <w:p w14:paraId="35433007">
      <w:pPr>
        <w:spacing w:after="10"/>
        <w:ind w:left="360" w:hanging="220"/>
      </w:pPr>
      <w:r>
        <w:rPr>
          <w:sz w:val="19"/>
          <w:szCs w:val="19"/>
        </w:rPr>
        <w:t xml:space="preserve">• Người thao tác nhập </w:t>
      </w:r>
      <w:del w:id="2900" w:author="Claude" w:date="2026-10-08T00:00:00Z">
        <w:r>
          <w:rPr>
            <w:sz w:val="19"/>
            <w:szCs w:val="19"/>
          </w:rPr>
          <w:delText xml:space="preserve">ngày,</w:delText>
        </w:r>
      </w:del>
      <w:ins w:id="2901" w:author="Claude" w:date="2026-10-08T00:00:00Z">
        <w:r>
          <w:rPr>
            <w:sz w:val="19"/>
            <w:szCs w:val="19"/>
          </w:rPr>
          <w:t xml:space="preserve">ngày</w:t>
        </w:r>
      </w:ins>
      <w:r>
        <w:rPr>
          <w:sz w:val="19"/>
          <w:szCs w:val="19"/>
        </w:rPr>
        <w:t xml:space="preserve"> </w:t>
      </w:r>
      <w:del w:id="2898" w:author="Claude" w:date="2026-10-08T00:00:00Z">
        <w:r>
          <w:rPr>
            <w:sz w:val="19"/>
            <w:szCs w:val="19"/>
          </w:rPr>
          <w:delText xml:space="preserve">đội</w:delText>
        </w:r>
      </w:del>
      <w:ins w:id="2899" w:author="Claude" w:date="2026-10-08T00:00:00Z">
        <w:r>
          <w:rPr>
            <w:sz w:val="19"/>
            <w:szCs w:val="19"/>
          </w:rPr>
          <w:t xml:space="preserve">dự kiến</w:t>
        </w:r>
      </w:ins>
      <w:r>
        <w:rPr>
          <w:sz w:val="19"/>
          <w:szCs w:val="19"/>
        </w:rPr>
        <w:t xml:space="preserve"> và kg ước tính (UC30).</w:t>
      </w:r>
    </w:p>
    <w:p w14:paraId="125DF3E6">
      <w:pPr>
        <w:spacing w:after="10"/>
        <w:ind w:left="360" w:hanging="220"/>
      </w:pPr>
      <w:r>
        <w:rPr>
          <w:sz w:val="19"/>
          <w:szCs w:val="19"/>
        </w:rPr>
        <w:t>• Người thao tác mở đơn; hệ thống gắn một mã lô thương mại duy nhất cho đơn (UC31).</w:t>
      </w:r>
    </w:p>
    <w:p w14:paraId="0626D59E">
      <w:pPr>
        <w:spacing w:after="10"/>
        <w:ind w:left="360" w:hanging="220"/>
      </w:pPr>
      <w:r>
        <w:rPr>
          <w:sz w:val="19"/>
          <w:szCs w:val="19"/>
        </w:rPr>
        <w:t>• Người thao tác chọn bè và tô phần lối đã thu, kèm ngày và người xác nhận (UC31).</w:t>
      </w:r>
    </w:p>
    <w:p w14:paraId="03F5300C">
      <w:pPr>
        <w:spacing w:after="10"/>
        <w:ind w:left="360" w:hanging="220"/>
      </w:pPr>
      <w:r>
        <w:rPr>
          <w:sz w:val="19"/>
          <w:szCs w:val="19"/>
        </w:rPr>
        <w:t>• Người thao tác nhập kg ước tính và ảnh lô (UC31).</w:t>
      </w:r>
    </w:p>
    <w:p w14:paraId="5C93F5E0">
      <w:pPr>
        <w:spacing w:after="10"/>
        <w:ind w:left="360" w:hanging="220"/>
      </w:pPr>
      <w:r>
        <w:rPr>
          <w:sz w:val="19"/>
          <w:szCs w:val="19"/>
        </w:rPr>
        <w:t>• Người thao tác lặp lại bước 2–3 cho các bè khác của cùng đơn (UC31).</w:t>
      </w:r>
    </w:p>
    <w:p>
      <w:pPr>
        <w:spacing w:after="10"/>
        <w:ind w:left="360" w:hanging="220"/>
        <w:rPr>
          <w:ins w:id="2902" w:author="Claude" w:date="2026-10-08T00:00:00Z"/>
        </w:rPr>
      </w:pPr>
      <w:ins w:id="2903" w:author="Claude" w:date="2026-10-08T00:00:00Z">
        <w:r>
          <w:rPr>
            <w:sz w:val="19"/>
            <w:szCs w:val="19"/>
          </w:rPr>
          <w:t xml:space="preserve">• Cuối ngày người thao tác xác nhận lần thu; khi đã thu đủ chọn Thu xong, đơn chuyển Đã thu (UC31).</w:t>
        </w:r>
      </w:ins>
    </w:p>
    <w:p w14:paraId="693DB505">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6D2D8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6447AD13">
            <w:pPr>
              <w:spacing w:after="0" w:line="240" w:lineRule="auto"/>
            </w:pPr>
            <w:r>
              <w:rPr>
                <w:b/>
                <w:sz w:val="17"/>
                <w:szCs w:val="17"/>
              </w:rPr>
              <w:t>Field Name</w:t>
            </w:r>
          </w:p>
        </w:tc>
        <w:tc>
          <w:tcPr>
            <w:tcW w:w="6700" w:type="dxa"/>
            <w:shd w:val="clear" w:color="auto" w:fill="DCE6F1"/>
          </w:tcPr>
          <w:p w14:paraId="2CA6EE42">
            <w:pPr>
              <w:spacing w:after="0" w:line="240" w:lineRule="auto"/>
            </w:pPr>
            <w:r>
              <w:rPr>
                <w:b/>
                <w:sz w:val="17"/>
                <w:szCs w:val="17"/>
              </w:rPr>
              <w:t>Description</w:t>
            </w:r>
          </w:p>
        </w:tc>
      </w:tr>
      <w:tr w14:paraId="63947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6E7AC8C">
            <w:pPr>
              <w:spacing w:after="0" w:line="240" w:lineRule="auto"/>
            </w:pPr>
            <w:r>
              <w:rPr>
                <w:sz w:val="17"/>
                <w:szCs w:val="17"/>
              </w:rPr>
              <w:t>Mã đơn đã xác nhận</w:t>
            </w:r>
          </w:p>
        </w:tc>
        <w:tc>
          <w:tcPr>
            <w:tcW w:w="6700" w:type="dxa"/>
          </w:tcPr>
          <w:p w14:paraId="47D161C1">
            <w:pPr>
              <w:spacing w:after="0" w:line="240" w:lineRule="auto"/>
            </w:pPr>
            <w:r>
              <w:rPr>
                <w:sz w:val="17"/>
                <w:szCs w:val="17"/>
              </w:rPr>
              <w:t>Loại nhập: Văn bản.</w:t>
            </w:r>
          </w:p>
        </w:tc>
      </w:tr>
      <w:tr w14:paraId="7C8C9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AF2FC6E">
            <w:pPr>
              <w:spacing w:after="0" w:line="240" w:lineRule="auto"/>
            </w:pPr>
            <w:del w:id="2906" w:author="Claude" w:date="2026-10-08T00:00:00Z">
              <w:r>
                <w:rPr>
                  <w:sz w:val="17"/>
                  <w:szCs w:val="17"/>
                </w:rPr>
                <w:delText xml:space="preserve">Farming</w:delText>
              </w:r>
            </w:del>
            <w:ins w:id="2907" w:author="Claude" w:date="2026-10-08T00:00:00Z">
              <w:r>
                <w:rPr>
                  <w:sz w:val="17"/>
                  <w:szCs w:val="17"/>
                </w:rPr>
                <w:t xml:space="preserve">Vùng</w:t>
              </w:r>
            </w:ins>
            <w:r>
              <w:rPr>
                <w:sz w:val="17"/>
                <w:szCs w:val="17"/>
              </w:rPr>
              <w:t xml:space="preserve"> </w:t>
            </w:r>
            <w:del w:id="2904" w:author="Claude" w:date="2026-10-08T00:00:00Z">
              <w:r>
                <w:rPr>
                  <w:sz w:val="17"/>
                  <w:szCs w:val="17"/>
                </w:rPr>
                <w:delText xml:space="preserve">zone</w:delText>
              </w:r>
            </w:del>
            <w:ins w:id="2905" w:author="Claude" w:date="2026-10-08T00:00:00Z">
              <w:r>
                <w:rPr>
                  <w:sz w:val="17"/>
                  <w:szCs w:val="17"/>
                </w:rPr>
                <w:t xml:space="preserve">nuôi</w:t>
              </w:r>
            </w:ins>
            <w:r>
              <w:rPr>
                <w:sz w:val="17"/>
                <w:szCs w:val="17"/>
              </w:rPr>
              <w:t xml:space="preserve"> và các bè dự kiến</w:t>
            </w:r>
          </w:p>
        </w:tc>
        <w:tc>
          <w:tcPr>
            <w:tcW w:w="6700" w:type="dxa"/>
          </w:tcPr>
          <w:p w14:paraId="4681EE04">
            <w:pPr>
              <w:spacing w:after="0" w:line="240" w:lineRule="auto"/>
            </w:pPr>
            <w:r>
              <w:rPr>
                <w:sz w:val="17"/>
                <w:szCs w:val="17"/>
              </w:rPr>
              <w:t>Loại nhập: Chọn từ danh sách.</w:t>
            </w:r>
          </w:p>
        </w:tc>
      </w:tr>
      <w:tr w14:paraId="2A2A5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78131B9">
            <w:pPr>
              <w:spacing w:after="0" w:line="240" w:lineRule="auto"/>
            </w:pPr>
            <w:r>
              <w:rPr>
                <w:sz w:val="17"/>
                <w:szCs w:val="17"/>
              </w:rPr>
              <w:t>Lối và đoạn chiều dài dự kiến trên từng bè</w:t>
            </w:r>
          </w:p>
        </w:tc>
        <w:tc>
          <w:tcPr>
            <w:tcW w:w="6700" w:type="dxa"/>
          </w:tcPr>
          <w:p w14:paraId="38817433">
            <w:pPr>
              <w:spacing w:after="0" w:line="240" w:lineRule="auto"/>
            </w:pPr>
            <w:r>
              <w:rPr>
                <w:sz w:val="17"/>
                <w:szCs w:val="17"/>
              </w:rPr>
              <w:t>Loại nhập: Nhóm trường (xem phác thảo).</w:t>
            </w:r>
          </w:p>
        </w:tc>
      </w:tr>
      <w:tr w14:paraId="5C04C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98296F9">
            <w:pPr>
              <w:spacing w:after="0" w:line="240" w:lineRule="auto"/>
            </w:pPr>
            <w:r>
              <w:rPr>
                <w:sz w:val="17"/>
                <w:szCs w:val="17"/>
              </w:rPr>
              <w:t xml:space="preserve">Ngày </w:t>
            </w:r>
            <w:del w:id="2914" w:author="Claude" w:date="2026-10-08T00:00:00Z">
              <w:r>
                <w:rPr>
                  <w:sz w:val="17"/>
                  <w:szCs w:val="17"/>
                </w:rPr>
                <w:delText xml:space="preserve">và</w:delText>
              </w:r>
            </w:del>
            <w:ins w:id="2915" w:author="Claude" w:date="2026-10-08T00:00:00Z">
              <w:r>
                <w:rPr>
                  <w:sz w:val="17"/>
                  <w:szCs w:val="17"/>
                </w:rPr>
                <w:t xml:space="preserve">thu</w:t>
              </w:r>
            </w:ins>
            <w:r>
              <w:rPr>
                <w:sz w:val="17"/>
                <w:szCs w:val="17"/>
              </w:rPr>
              <w:t xml:space="preserve"> </w:t>
            </w:r>
            <w:del w:id="2912" w:author="Claude" w:date="2026-10-08T00:00:00Z">
              <w:r>
                <w:rPr>
                  <w:sz w:val="17"/>
                  <w:szCs w:val="17"/>
                </w:rPr>
                <w:delText xml:space="preserve">đội</w:delText>
              </w:r>
            </w:del>
            <w:ins w:id="2913" w:author="Claude" w:date="2026-10-08T00:00:00Z">
              <w:r>
                <w:rPr>
                  <w:sz w:val="17"/>
                  <w:szCs w:val="17"/>
                </w:rPr>
                <w:t xml:space="preserve">dự</w:t>
              </w:r>
            </w:ins>
            <w:r>
              <w:rPr>
                <w:sz w:val="17"/>
                <w:szCs w:val="17"/>
              </w:rPr>
              <w:t xml:space="preserve"> </w:t>
            </w:r>
            <w:del w:id="2910" w:author="Claude" w:date="2026-10-08T00:00:00Z">
              <w:r>
                <w:rPr>
                  <w:sz w:val="17"/>
                  <w:szCs w:val="17"/>
                </w:rPr>
                <w:delText xml:space="preserve">thu</w:delText>
              </w:r>
            </w:del>
            <w:ins w:id="2911" w:author="Claude" w:date="2026-10-08T00:00:00Z">
              <w:r>
                <w:rPr>
                  <w:sz w:val="17"/>
                  <w:szCs w:val="17"/>
                </w:rPr>
                <w:t xml:space="preserve">kiến</w:t>
              </w:r>
            </w:ins>
          </w:p>
        </w:tc>
        <w:tc>
          <w:tcPr>
            <w:tcW w:w="6700" w:type="dxa"/>
          </w:tcPr>
          <w:p w14:paraId="21827007">
            <w:pPr>
              <w:spacing w:after="0" w:line="240" w:lineRule="auto"/>
            </w:pPr>
            <w:r>
              <w:rPr>
                <w:sz w:val="17"/>
                <w:szCs w:val="17"/>
              </w:rPr>
              <w:t xml:space="preserve">Loại nhập: </w:t>
            </w:r>
            <w:del w:id="2908" w:author="Claude" w:date="2026-10-08T00:00:00Z">
              <w:r>
                <w:rPr>
                  <w:sz w:val="17"/>
                  <w:szCs w:val="17"/>
                </w:rPr>
                <w:delText xml:space="preserve">Văn bản.</w:delText>
              </w:r>
            </w:del>
            <w:ins w:id="2909" w:author="Claude" w:date="2026-10-08T00:00:00Z">
              <w:r>
                <w:rPr>
                  <w:sz w:val="17"/>
                  <w:szCs w:val="17"/>
                </w:rPr>
                <w:t xml:space="preserve">Ngày/giờ.</w:t>
              </w:r>
            </w:ins>
          </w:p>
        </w:tc>
      </w:tr>
      <w:tr w14:paraId="0E4DD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641D52A">
            <w:pPr>
              <w:spacing w:after="0" w:line="240" w:lineRule="auto"/>
            </w:pPr>
            <w:r>
              <w:rPr>
                <w:sz w:val="17"/>
                <w:szCs w:val="17"/>
              </w:rPr>
              <w:t>(5) Kg ước tính toàn kế hoạch và tùy chọn theo bè/lối, gắn nhãn ước tính</w:t>
            </w:r>
          </w:p>
        </w:tc>
        <w:tc>
          <w:tcPr>
            <w:tcW w:w="6700" w:type="dxa"/>
          </w:tcPr>
          <w:p w14:paraId="0C8AA8AC">
            <w:pPr>
              <w:spacing w:after="0" w:line="240" w:lineRule="auto"/>
            </w:pPr>
            <w:r>
              <w:rPr>
                <w:sz w:val="17"/>
                <w:szCs w:val="17"/>
              </w:rPr>
              <w:t>Loại nhập: Nhóm trường (xem phác thảo).</w:t>
            </w:r>
          </w:p>
        </w:tc>
      </w:tr>
      <w:tr w14:paraId="43CF4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D4F4479">
            <w:pPr>
              <w:spacing w:after="0" w:line="240" w:lineRule="auto"/>
            </w:pPr>
            <w:r>
              <w:rPr>
                <w:sz w:val="17"/>
                <w:szCs w:val="17"/>
              </w:rPr>
              <w:t>Ghi chú nguồn ước tính, thời tiết hoặc thay đổi kế hoạch</w:t>
            </w:r>
          </w:p>
        </w:tc>
        <w:tc>
          <w:tcPr>
            <w:tcW w:w="6700" w:type="dxa"/>
          </w:tcPr>
          <w:p w14:paraId="05A5D0DD">
            <w:pPr>
              <w:spacing w:after="0" w:line="240" w:lineRule="auto"/>
            </w:pPr>
            <w:r>
              <w:rPr>
                <w:sz w:val="17"/>
                <w:szCs w:val="17"/>
              </w:rPr>
              <w:t>Loại nhập: Văn bản.</w:t>
            </w:r>
          </w:p>
        </w:tc>
      </w:tr>
      <w:tr w14:paraId="56CCC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0A7AA28">
            <w:pPr>
              <w:spacing w:after="0" w:line="240" w:lineRule="auto"/>
            </w:pPr>
            <w:r>
              <w:rPr>
                <w:sz w:val="17"/>
                <w:szCs w:val="17"/>
              </w:rPr>
              <w:t>Mã đơn và vùng nguồn</w:t>
            </w:r>
          </w:p>
        </w:tc>
        <w:tc>
          <w:tcPr>
            <w:tcW w:w="6700" w:type="dxa"/>
          </w:tcPr>
          <w:p w14:paraId="746F5ED8">
            <w:pPr>
              <w:spacing w:after="0" w:line="240" w:lineRule="auto"/>
            </w:pPr>
            <w:r>
              <w:rPr>
                <w:sz w:val="17"/>
                <w:szCs w:val="17"/>
              </w:rPr>
              <w:t>Loại nhập: Nhóm trường (xem phác thảo).</w:t>
            </w:r>
          </w:p>
        </w:tc>
      </w:tr>
      <w:tr w14:paraId="3767C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9045E8F">
            <w:pPr>
              <w:spacing w:after="0" w:line="240" w:lineRule="auto"/>
            </w:pPr>
            <w:del w:id="2919" w:author="Claude" w:date="2026-10-08T00:00:00Z">
              <w:r>
                <w:rPr>
                  <w:sz w:val="17"/>
                  <w:szCs w:val="17"/>
                </w:rPr>
                <w:delText xml:space="preserve">Ngày/đội/người</w:delText>
              </w:r>
            </w:del>
            <w:ins w:id="2920" w:author="Claude" w:date="2026-10-08T00:00:00Z">
              <w:r>
                <w:rPr>
                  <w:sz w:val="17"/>
                  <w:szCs w:val="17"/>
                </w:rPr>
                <w:t xml:space="preserve">Ngày thu và người</w:t>
              </w:r>
            </w:ins>
            <w:r>
              <w:rPr>
                <w:sz w:val="17"/>
                <w:szCs w:val="17"/>
              </w:rPr>
              <w:t xml:space="preserve"> xác nhận</w:t>
            </w:r>
            <w:del w:id="2918" w:author="Claude" w:date="2026-10-08T00:00:00Z">
              <w:r>
                <w:rPr>
                  <w:sz w:val="17"/>
                  <w:szCs w:val="17"/>
                </w:rPr>
                <w:delText xml:space="preserve"> thu thực tế</w:delText>
              </w:r>
            </w:del>
          </w:p>
        </w:tc>
        <w:tc>
          <w:tcPr>
            <w:tcW w:w="6700" w:type="dxa"/>
          </w:tcPr>
          <w:p w14:paraId="380086A3">
            <w:pPr>
              <w:spacing w:after="0" w:line="240" w:lineRule="auto"/>
            </w:pPr>
            <w:r>
              <w:rPr>
                <w:sz w:val="17"/>
                <w:szCs w:val="17"/>
              </w:rPr>
              <w:t xml:space="preserve">Loại nhập: </w:t>
            </w:r>
            <w:del w:id="2916" w:author="Claude" w:date="2026-10-08T00:00:00Z">
              <w:r>
                <w:rPr>
                  <w:sz w:val="17"/>
                  <w:szCs w:val="17"/>
                </w:rPr>
                <w:delText xml:space="preserve">Ngày/giờ.</w:delText>
              </w:r>
            </w:del>
            <w:ins w:id="2917" w:author="Claude" w:date="2026-10-08T00:00:00Z">
              <w:r>
                <w:rPr>
                  <w:sz w:val="17"/>
                  <w:szCs w:val="17"/>
                </w:rPr>
                <w:t xml:space="preserve">Nhóm trường (ngày, người xác nhận).</w:t>
              </w:r>
            </w:ins>
          </w:p>
        </w:tc>
      </w:tr>
      <w:tr w14:paraId="6A8A4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0112199">
            <w:pPr>
              <w:spacing w:after="0" w:line="240" w:lineRule="auto"/>
            </w:pPr>
            <w:r>
              <w:rPr>
                <w:sz w:val="17"/>
                <w:szCs w:val="17"/>
              </w:rPr>
              <w:t>(7) Danh sách bè và lối, mốc bắt đầu/kết thúc phần chiều dài đã…</w:t>
            </w:r>
          </w:p>
        </w:tc>
        <w:tc>
          <w:tcPr>
            <w:tcW w:w="6700" w:type="dxa"/>
          </w:tcPr>
          <w:p w14:paraId="4D84E971">
            <w:pPr>
              <w:spacing w:after="0" w:line="240" w:lineRule="auto"/>
            </w:pPr>
            <w:r>
              <w:rPr>
                <w:sz w:val="17"/>
                <w:szCs w:val="17"/>
              </w:rPr>
              <w:t>Loại nhập: Nhóm trường (xem phác thảo). Danh sách bè và lối, mốc bắt đầu/kết thúc phần chiều dài đã thu, trạng thái đủ/một phần.</w:t>
            </w:r>
          </w:p>
        </w:tc>
      </w:tr>
      <w:tr w14:paraId="093CD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E38850D">
            <w:pPr>
              <w:spacing w:after="0" w:line="240" w:lineRule="auto"/>
            </w:pPr>
            <w:del w:id="2923" w:author="Claude" w:date="2026-10-08T00:00:00Z">
              <w:r>
                <w:rPr>
                  <w:sz w:val="17"/>
                  <w:szCs w:val="17"/>
                </w:rPr>
                <w:delText xml:space="preserve">(5)</w:delText>
              </w:r>
            </w:del>
            <w:ins w:id="2924" w:author="Claude" w:date="2026-10-08T00:00:00Z">
              <w:r>
                <w:rPr>
                  <w:sz w:val="17"/>
                  <w:szCs w:val="17"/>
                </w:rPr>
                <w:t xml:space="preserve">(7)</w:t>
              </w:r>
            </w:ins>
            <w:r>
              <w:rPr>
                <w:sz w:val="17"/>
                <w:szCs w:val="17"/>
              </w:rPr>
              <w:t xml:space="preserve"> Kg ước tính tại bè hoặc cả </w:t>
            </w:r>
            <w:del w:id="2921" w:author="Claude" w:date="2026-10-08T00:00:00Z">
              <w:r>
                <w:rPr>
                  <w:sz w:val="17"/>
                  <w:szCs w:val="17"/>
                </w:rPr>
                <w:delText xml:space="preserve">chuyến</w:delText>
              </w:r>
            </w:del>
            <w:ins w:id="2922" w:author="Claude" w:date="2026-10-08T00:00:00Z">
              <w:r>
                <w:rPr>
                  <w:sz w:val="17"/>
                  <w:szCs w:val="17"/>
                </w:rPr>
                <w:t xml:space="preserve">lô</w:t>
              </w:r>
            </w:ins>
            <w:r>
              <w:rPr>
                <w:sz w:val="17"/>
                <w:szCs w:val="17"/>
              </w:rPr>
              <w:t xml:space="preserve">, ghi rõ là ước tính</w:t>
            </w:r>
          </w:p>
        </w:tc>
        <w:tc>
          <w:tcPr>
            <w:tcW w:w="6700" w:type="dxa"/>
          </w:tcPr>
          <w:p w14:paraId="12C8EDA6">
            <w:pPr>
              <w:spacing w:after="0" w:line="240" w:lineRule="auto"/>
            </w:pPr>
            <w:r>
              <w:rPr>
                <w:sz w:val="17"/>
                <w:szCs w:val="17"/>
              </w:rPr>
              <w:t>Loại nhập: Số.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ins w:id="2925" w:author="Claude" w:date="2026-10-08T00:00:00Z"/>
        </w:trPr>
        <w:tc>
          <w:tcPr>
            <w:tcW w:w="2300" w:type="dxa"/>
          </w:tcPr>
          <w:p>
            <w:pPr>
              <w:spacing w:after="0" w:line="240" w:lineRule="auto"/>
              <w:rPr>
                <w:ins w:id="2926" w:author="Claude" w:date="2026-10-08T00:00:00Z"/>
              </w:rPr>
            </w:pPr>
            <w:ins w:id="2927" w:author="Claude" w:date="2026-10-08T00:00:00Z">
              <w:r>
                <w:rPr>
                  <w:sz w:val="17"/>
                  <w:szCs w:val="17"/>
                </w:rPr>
                <w:t xml:space="preserve">(7) Thu xong</w:t>
              </w:r>
            </w:ins>
          </w:p>
        </w:tc>
        <w:tc>
          <w:tcPr>
            <w:tcW w:w="6700" w:type="dxa"/>
          </w:tcPr>
          <w:p>
            <w:pPr>
              <w:spacing w:after="0" w:line="240" w:lineRule="auto"/>
              <w:rPr>
                <w:ins w:id="2928" w:author="Claude" w:date="2026-10-08T00:00:00Z"/>
              </w:rPr>
            </w:pPr>
            <w:ins w:id="2929" w:author="Claude" w:date="2026-10-08T00:00:00Z">
              <w:r>
                <w:rPr>
                  <w:sz w:val="17"/>
                  <w:szCs w:val="17"/>
                </w:rPr>
                <w:t xml:space="preserve">Loại nhập: Nút. Khi đã thu đủ; hệ thống kiểm mọi lần thu của đơn đã xác nhận rồi chuyển đơn Đã thu (UC31 bước 6).</w:t>
              </w:r>
            </w:ins>
          </w:p>
        </w:tc>
      </w:tr>
      <w:tr w14:paraId="4C4B5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E2532E1">
            <w:pPr>
              <w:spacing w:after="0" w:line="240" w:lineRule="auto"/>
            </w:pPr>
            <w:r>
              <w:rPr>
                <w:sz w:val="17"/>
                <w:szCs w:val="17"/>
              </w:rPr>
              <w:t>Chênh lệch tạm thời giữa mục tiêu và kg ước tính, ghi rõ…</w:t>
            </w:r>
          </w:p>
        </w:tc>
        <w:tc>
          <w:tcPr>
            <w:tcW w:w="6700" w:type="dxa"/>
          </w:tcPr>
          <w:p w14:paraId="01020498">
            <w:pPr>
              <w:spacing w:after="0" w:line="240" w:lineRule="auto"/>
            </w:pPr>
            <w:r>
              <w:rPr>
                <w:sz w:val="17"/>
                <w:szCs w:val="17"/>
              </w:rPr>
              <w:t>Loại nhập: Nhóm trường (xem phác thảo). Chênh lệch tạm thời giữa mục tiêu và kg ước tính, ghi rõ chưa phải số bán.</w:t>
            </w:r>
          </w:p>
        </w:tc>
      </w:tr>
    </w:tbl>
    <w:p w14:paraId="442F0E55">
      <w:pPr>
        <w:spacing w:before="60" w:after="20"/>
      </w:pPr>
      <w:r>
        <w:rPr>
          <w:sz w:val="18"/>
          <w:szCs w:val="18"/>
        </w:rPr>
        <w:t xml:space="preserve">Thông báo liên quan: </w:t>
      </w:r>
      <w:r>
        <w:fldChar w:fldCharType="begin"/>
        <w:instrText xml:space="preserve"> HYPERLINK \l "MSG30" \o "MSG30 (Cảnh báo): Phần lối {segment_range} chồng với bản ghi đã có. Hãy điều chỉnh hoặc dùng quy trình sửa có lịch sử." </w:instrText>
        <w:fldChar w:fldCharType="separate"/>
      </w:r>
      <w:r>
        <w:rPr>
          <w:sz w:val="18"/>
          <w:szCs w:val="18"/>
        </w:rPr>
        <w:t>MSG30</w:t>
        <w:fldChar w:fldCharType="end"/>
        <w:t xml:space="preserve"> (Phần lối bị chồng); </w:t>
      </w:r>
      <w:r>
        <w:fldChar w:fldCharType="begin"/>
        <w:instrText xml:space="preserve"> HYPERLINK \l "MSG32" \o "MSG32 (Thông tin): Chưa có số cân tại cảng; số liệu đang hiển thị là ước tính." </w:instrText>
        <w:fldChar w:fldCharType="separate"/>
      </w:r>
      <w:r>
        <w:rPr>
          <w:sz w:val="18"/>
          <w:szCs w:val="18"/>
        </w:rPr>
        <w:t>MSG32</w:t>
        <w:fldChar w:fldCharType="end"/>
        <w:t xml:space="preserve"> (Chưa có cân tại cảng); </w:t>
      </w:r>
      <w:r>
        <w:fldChar w:fldCharType="begin"/>
        <w:instrText xml:space="preserve"> HYPERLINK \l "MSG33" \o "MSG33 (Cảnh báo): Khối lượng ước tính chưa đạt mục tiêu của đơn (thiếu {shortfall_kg} kg)." </w:instrText>
        <w:fldChar w:fldCharType="separate"/>
      </w:r>
      <w:r>
        <w:rPr>
          <w:sz w:val="18"/>
          <w:szCs w:val="18"/>
        </w:rPr>
        <w:t>MSG33</w:t>
        <w:fldChar w:fldCharType="end"/>
        <w:t xml:space="preserve"> (Khối lượng ước tính chưa đủ mục tiêu).</w:t>
      </w:r>
    </w:p>
    <w:p w14:paraId="7344921D">
      <w:pPr>
        <w:spacing w:after="60"/>
      </w:pPr>
      <w:r>
        <w:rPr>
          <w:sz w:val="18"/>
          <w:szCs w:val="18"/>
        </w:rPr>
        <w:t>UC liên kết: UC44: đơn đã xác nhận; UC18/UC26/UC27: cấu hình, tình trạng, quan sát bè/lối và tiến độ bè, chu kỳ; UC31: đối chiếu thực thu; UC25: nguồn thả giống; UC30: kế hoạch tham khảo.</w:t>
      </w:r>
    </w:p>
    <w:p w14:paraId="05AAA619">
      <w:pPr>
        <w:pStyle w:val="4"/>
        <w:keepNext/>
      </w:pPr>
      <w:bookmarkStart w:id="270" w:name="_Toc5839"/>
      <w:bookmarkStart w:id="271" w:name="_Toc19238"/>
      <w:r>
        <w:t>6.2 Rà soát và công bố hồ sơ truy xuất (SCR-20)</w:t>
      </w:r>
      <w:bookmarkEnd w:id="270"/>
      <w:bookmarkEnd w:id="271"/>
    </w:p>
    <w:p w14:paraId="34870A27">
      <w:pPr>
        <w:spacing w:after="60"/>
      </w:pPr>
      <w:r>
        <w:rPr>
          <w:sz w:val="19"/>
          <w:szCs w:val="19"/>
        </w:rPr>
        <w:t>UC liên quan: UC32. Nhóm chức năng: Thu hoạch và truy xuất.</w:t>
      </w:r>
    </w:p>
    <w:p w14:paraId="1E16206A">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4DF51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66499B1A">
            <w:pPr>
              <w:spacing w:after="0" w:line="240" w:lineRule="auto"/>
            </w:pPr>
            <w:r>
              <w:rPr>
                <w:sz w:val="17"/>
                <w:szCs w:val="17"/>
              </w:rPr>
              <w:t>(1) [Hồ sơ truy xuất] Mã đơn / lô / QR, trạng thái: Nháp | Đạt | Đã công bố | Cần rà lại | Đã rút</w:t>
            </w:r>
          </w:p>
          <w:p w14:paraId="3578123D">
            <w:pPr>
              <w:spacing w:after="0" w:line="240" w:lineRule="auto"/>
            </w:pPr>
            <w:r>
              <w:rPr>
                <w:sz w:val="17"/>
                <w:szCs w:val="17"/>
              </w:rPr>
              <w:t>(2) [Rà soát] cây nguồn: bè → lối → buổi thả → lô giống</w:t>
            </w:r>
          </w:p>
          <w:p w14:paraId="5F9A8E75">
            <w:pPr>
              <w:spacing w:after="0" w:line="240" w:lineRule="auto"/>
            </w:pPr>
            <w:r>
              <w:rPr>
                <w:sz w:val="17"/>
                <w:szCs w:val="17"/>
              </w:rPr>
              <w:t>(3) phiếu cân và xác nhận</w:t>
            </w:r>
          </w:p>
          <w:p w14:paraId="45B5CB99">
            <w:pPr>
              <w:spacing w:after="0" w:line="240" w:lineRule="auto"/>
            </w:pPr>
            <w:r>
              <w:rPr>
                <w:sz w:val="17"/>
                <w:szCs w:val="17"/>
              </w:rPr>
              <w:t>(4) giấy tờ vùng còn hiệu lực</w:t>
            </w:r>
          </w:p>
          <w:p w14:paraId="0E95B769">
            <w:pPr>
              <w:spacing w:after="0" w:line="240" w:lineRule="auto"/>
            </w:pPr>
            <w:r>
              <w:rPr>
                <w:sz w:val="17"/>
                <w:szCs w:val="17"/>
              </w:rPr>
              <w:t>(5) chỉ số nước</w:t>
            </w:r>
          </w:p>
          <w:p w14:paraId="16A17BCC">
            <w:pPr>
              <w:spacing w:after="0" w:line="240" w:lineRule="auto"/>
            </w:pPr>
            <w:r>
              <w:rPr>
                <w:sz w:val="17"/>
                <w:szCs w:val="17"/>
              </w:rPr>
              <w:t>(6) cảnh báo thiếu liên kết</w:t>
            </w:r>
          </w:p>
          <w:p w14:paraId="155700ED">
            <w:pPr>
              <w:spacing w:after="0" w:line="240" w:lineRule="auto"/>
            </w:pPr>
            <w:r>
              <w:rPr>
                <w:sz w:val="17"/>
                <w:szCs w:val="17"/>
              </w:rPr>
              <w:t>(7) [Xem trước QR] tiếng Việt / tiếng Anh; dữ liệu riêng tư đã ẩn; ảnh lô/vùng</w:t>
            </w:r>
          </w:p>
          <w:p w14:paraId="005F1409">
            <w:pPr>
              <w:spacing w:after="0" w:line="240" w:lineRule="auto"/>
            </w:pPr>
            <w:r>
              <w:rPr>
                <w:sz w:val="17"/>
                <w:szCs w:val="17"/>
              </w:rPr>
              <w:t>(8) [Nút] Đạt | Yêu cầu sửa | Công bố | Rút công bố (lý do*) | Phát hành / In lại nhãn | Gửi QR cho thương lái</w:t>
            </w:r>
          </w:p>
          <w:p w14:paraId="61AB8F4A">
            <w:pPr>
              <w:spacing w:after="0" w:line="240" w:lineRule="auto"/>
            </w:pPr>
            <w:r>
              <w:rPr>
                <w:sz w:val="17"/>
                <w:szCs w:val="17"/>
              </w:rPr>
              <w:t>(9) [Lịch sử] phiên bản, người, thời điểm, lý do; lịch sử in và gửi</w:t>
            </w:r>
          </w:p>
        </w:tc>
      </w:tr>
    </w:tbl>
    <w:p w14:paraId="2D9A0328">
      <w:pPr>
        <w:spacing w:after="40"/>
      </w:pPr>
    </w:p>
    <w:p w14:paraId="584EF3BF">
      <w:pPr>
        <w:keepNext/>
        <w:spacing w:before="40" w:after="20"/>
      </w:pPr>
      <w:r>
        <w:rPr>
          <w:b/>
        </w:rPr>
        <w:t>Màn hình này cho phép Chủ HTX, Quản lý khu:</w:t>
      </w:r>
    </w:p>
    <w:p w14:paraId="6443D69C">
      <w:pPr>
        <w:spacing w:after="10"/>
        <w:ind w:left="360" w:hanging="220"/>
      </w:pPr>
      <w:r>
        <w:rPr>
          <w:sz w:val="19"/>
          <w:szCs w:val="19"/>
        </w:rPr>
        <w:t>• Người thao tác mở hồ sơ truy xuất của lô; hệ thống hiện cây nguồn, phiếu cân, giấy tờ vùng, chỉ số nước và cảnh báo thiếu liên kết.</w:t>
      </w:r>
    </w:p>
    <w:p w14:paraId="1CA93326">
      <w:pPr>
        <w:spacing w:after="10"/>
        <w:ind w:left="360" w:hanging="220"/>
      </w:pPr>
      <w:r>
        <w:rPr>
          <w:sz w:val="19"/>
          <w:szCs w:val="19"/>
        </w:rPr>
        <w:t>• Người thao tác duyệt từng đường nguồn bè/lối/giống và đối chiếu nội dung tiếng Việt/tiếng Anh.</w:t>
      </w:r>
    </w:p>
    <w:p w14:paraId="34468BB8">
      <w:pPr>
        <w:spacing w:after="10"/>
        <w:ind w:left="360" w:hanging="220"/>
      </w:pPr>
      <w:r>
        <w:rPr>
          <w:sz w:val="19"/>
          <w:szCs w:val="19"/>
        </w:rPr>
        <w:t>• Người thao tác ghi kết luận Đạt; hệ thống lưu kết luận gắn phiên bản dữ liệu.</w:t>
      </w:r>
    </w:p>
    <w:p w14:paraId="680F856B">
      <w:pPr>
        <w:spacing w:after="10"/>
        <w:ind w:left="360" w:hanging="220"/>
      </w:pPr>
      <w:r>
        <w:rPr>
          <w:sz w:val="19"/>
          <w:szCs w:val="19"/>
        </w:rPr>
        <w:t>• Người thao tác chọn Công bố; hệ thống kiểm dữ liệu chưa đổi sau rà và lưu phiên bản công bố (một QR chung cho lô); bản trước của lô đang Cần rà lại chuyển Đã thay thế.</w:t>
      </w:r>
    </w:p>
    <w:p w14:paraId="65B38591">
      <w:pPr>
        <w:spacing w:after="10"/>
        <w:ind w:left="360" w:hanging="220"/>
      </w:pPr>
      <w:r>
        <w:rPr>
          <w:sz w:val="19"/>
          <w:szCs w:val="19"/>
        </w:rPr>
        <w:t xml:space="preserve">• </w:t>
      </w:r>
      <w:del w:id="2930" w:author="Claude" w:date="2026-10-08T00:00:00Z">
        <w:r>
          <w:rPr>
            <w:sz w:val="19"/>
            <w:szCs w:val="19"/>
          </w:rPr>
          <w:delText xml:space="preserve">[Extension point: Phát hành nhãn QR] </w:delText>
        </w:r>
      </w:del>
      <w:r>
        <w:rPr>
          <w:sz w:val="19"/>
          <w:szCs w:val="19"/>
        </w:rPr>
        <w:t xml:space="preserve">Người thao tác xem trước và in nhãn QR; hệ thống ghi lần in vào nhật ký kiểm toán.</w:t>
      </w:r>
    </w:p>
    <w:p w14:paraId="55E22F74">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15013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22584926">
            <w:pPr>
              <w:spacing w:after="0" w:line="240" w:lineRule="auto"/>
            </w:pPr>
            <w:r>
              <w:rPr>
                <w:b/>
                <w:sz w:val="17"/>
                <w:szCs w:val="17"/>
              </w:rPr>
              <w:t>Field Name</w:t>
            </w:r>
          </w:p>
        </w:tc>
        <w:tc>
          <w:tcPr>
            <w:tcW w:w="6700" w:type="dxa"/>
            <w:shd w:val="clear" w:color="auto" w:fill="DCE6F1"/>
          </w:tcPr>
          <w:p w14:paraId="214574B5">
            <w:pPr>
              <w:spacing w:after="0" w:line="240" w:lineRule="auto"/>
            </w:pPr>
            <w:r>
              <w:rPr>
                <w:b/>
                <w:sz w:val="17"/>
                <w:szCs w:val="17"/>
              </w:rPr>
              <w:t>Description</w:t>
            </w:r>
          </w:p>
        </w:tc>
      </w:tr>
      <w:tr w14:paraId="0050E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160AEBF">
            <w:pPr>
              <w:spacing w:after="0" w:line="240" w:lineRule="auto"/>
            </w:pPr>
            <w:r>
              <w:rPr>
                <w:sz w:val="17"/>
                <w:szCs w:val="17"/>
              </w:rPr>
              <w:t>Mã lô</w:t>
            </w:r>
          </w:p>
        </w:tc>
        <w:tc>
          <w:tcPr>
            <w:tcW w:w="6700" w:type="dxa"/>
          </w:tcPr>
          <w:p w14:paraId="19545E82">
            <w:pPr>
              <w:spacing w:after="0" w:line="240" w:lineRule="auto"/>
            </w:pPr>
            <w:r>
              <w:rPr>
                <w:sz w:val="17"/>
                <w:szCs w:val="17"/>
              </w:rPr>
              <w:t xml:space="preserve">Loại nhập: Văn bản.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2B970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7410996">
            <w:pPr>
              <w:spacing w:after="0" w:line="240" w:lineRule="auto"/>
            </w:pPr>
            <w:r>
              <w:rPr>
                <w:sz w:val="17"/>
                <w:szCs w:val="17"/>
              </w:rPr>
              <w:t>Kết luận rà soát (Đạt / Yêu cầu sửa) và lý do khi yêu cầu sửa.</w:t>
            </w:r>
          </w:p>
        </w:tc>
        <w:tc>
          <w:tcPr>
            <w:tcW w:w="6700" w:type="dxa"/>
          </w:tcPr>
          <w:p w14:paraId="015E25CB">
            <w:pPr>
              <w:spacing w:after="0" w:line="240" w:lineRule="auto"/>
            </w:pPr>
            <w:r>
              <w:rPr>
                <w:sz w:val="17"/>
                <w:szCs w:val="17"/>
              </w:rPr>
              <w:t>Loại nhập: Nhóm trường (xem phác thảo).</w:t>
            </w:r>
          </w:p>
        </w:tc>
      </w:tr>
      <w:tr w14:paraId="74E77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4209626">
            <w:pPr>
              <w:spacing w:after="0" w:line="240" w:lineRule="auto"/>
            </w:pPr>
            <w:r>
              <w:rPr>
                <w:sz w:val="17"/>
                <w:szCs w:val="17"/>
              </w:rPr>
              <w:t>(8) Lý do rút công bố</w:t>
            </w:r>
          </w:p>
        </w:tc>
        <w:tc>
          <w:tcPr>
            <w:tcW w:w="6700" w:type="dxa"/>
          </w:tcPr>
          <w:p w14:paraId="24D37485">
            <w:pPr>
              <w:spacing w:after="0" w:line="240" w:lineRule="auto"/>
            </w:pPr>
            <w:r>
              <w:rPr>
                <w:sz w:val="17"/>
                <w:szCs w:val="17"/>
              </w:rPr>
              <w:t xml:space="preserve">Loại nhập: Văn bản.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6A6FA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0BC9734">
            <w:pPr>
              <w:spacing w:after="0" w:line="240" w:lineRule="auto"/>
            </w:pPr>
            <w:r>
              <w:rPr>
                <w:sz w:val="17"/>
                <w:szCs w:val="17"/>
              </w:rPr>
              <w:t>Số bản in, lý do in lại</w:t>
            </w:r>
          </w:p>
        </w:tc>
        <w:tc>
          <w:tcPr>
            <w:tcW w:w="6700" w:type="dxa"/>
          </w:tcPr>
          <w:p w14:paraId="00B58171">
            <w:pPr>
              <w:spacing w:after="0" w:line="240" w:lineRule="auto"/>
            </w:pPr>
            <w:r>
              <w:rPr>
                <w:sz w:val="17"/>
                <w:szCs w:val="17"/>
              </w:rPr>
              <w:t>Loại nhập: Văn bản. Khi phát hành nhãn.</w:t>
            </w:r>
          </w:p>
        </w:tc>
      </w:tr>
      <w:tr w14:paraId="07CE8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F9114BD">
            <w:pPr>
              <w:spacing w:after="0" w:line="240" w:lineRule="auto"/>
            </w:pPr>
            <w:r>
              <w:rPr>
                <w:sz w:val="17"/>
                <w:szCs w:val="17"/>
              </w:rPr>
              <w:t>Kênh gửi QR (Zalo OA / email / SMS)</w:t>
            </w:r>
          </w:p>
        </w:tc>
        <w:tc>
          <w:tcPr>
            <w:tcW w:w="6700" w:type="dxa"/>
          </w:tcPr>
          <w:p w14:paraId="3E4ABECF">
            <w:pPr>
              <w:spacing w:after="0" w:line="240" w:lineRule="auto"/>
            </w:pPr>
            <w:r>
              <w:rPr>
                <w:sz w:val="17"/>
                <w:szCs w:val="17"/>
              </w:rPr>
              <w:t>Loại nhập: Chọn từ danh sách. Khi gửi cho thương lái.</w:t>
            </w:r>
          </w:p>
        </w:tc>
      </w:tr>
    </w:tbl>
    <w:p w14:paraId="5E718798">
      <w:pPr>
        <w:spacing w:before="60" w:after="20"/>
      </w:pPr>
      <w:r>
        <w:rPr>
          <w:sz w:val="18"/>
          <w:szCs w:val="18"/>
        </w:rPr>
        <w:t xml:space="preserve">Thông báo liên quan: </w:t>
      </w:r>
      <w:r>
        <w:fldChar w:fldCharType="begin"/>
        <w:instrText xml:space="preserve"> HYPERLINK \l "MSG02" \o "MSG02 (Lỗi): Bạn không có quyền thực hiện thao tác này." </w:instrText>
        <w:fldChar w:fldCharType="separate"/>
      </w:r>
      <w:r>
        <w:rPr>
          <w:sz w:val="18"/>
          <w:szCs w:val="18"/>
        </w:rPr>
        <w:t>MSG02</w:t>
        <w:fldChar w:fldCharType="end"/>
        <w:t xml:space="preserve"> (Không đủ quyền); </w:t>
      </w:r>
      <w:r>
        <w:fldChar w:fldCharType="begin"/>
        <w:instrText xml:space="preserve"> HYPERLINK \l "MSG09" \o "MSG09 (Xác nhận): Bạn có chắc chắn muốn {action}? Thao tác được ghi lại trong nhật ký kiểm toán." </w:instrText>
        <w:fldChar w:fldCharType="separate"/>
      </w:r>
      <w:r>
        <w:rPr>
          <w:sz w:val="18"/>
          <w:szCs w:val="18"/>
        </w:rPr>
        <w:t>MSG09</w:t>
        <w:fldChar w:fldCharType="end"/>
        <w:t xml:space="preserve"> (Xác nhận thao tác quan trọng); </w:t>
      </w:r>
      <w:r>
        <w:fldChar w:fldCharType="begin"/>
        <w:instrText xml:space="preserve"> HYPERLINK \l "MSG34" \o "MSG34 (Lỗi): Hồ sơ truy xuất chưa đạt: {reason}. Vui lòng sửa rồi rà soát lại." </w:instrText>
        <w:fldChar w:fldCharType="separate"/>
      </w:r>
      <w:r>
        <w:rPr>
          <w:sz w:val="18"/>
          <w:szCs w:val="18"/>
        </w:rPr>
        <w:t>MSG34</w:t>
        <w:fldChar w:fldCharType="end"/>
        <w:t xml:space="preserve"> (Hồ sơ truy xuất chưa đạt).</w:t>
      </w:r>
    </w:p>
    <w:p w14:paraId="14ABB0B7">
      <w:pPr>
        <w:spacing w:after="60"/>
      </w:pPr>
      <w:r>
        <w:rPr>
          <w:sz w:val="18"/>
          <w:szCs w:val="18"/>
        </w:rPr>
        <w:t>UC liên kết: UC31: nguồn bè/lối; UC45: phiếu cân, bàn giao; UC39: đính chính; UC36/UC37: truy vết.</w:t>
      </w:r>
    </w:p>
    <w:p w14:paraId="0FB83D48">
      <w:pPr>
        <w:pStyle w:val="4"/>
        <w:keepNext/>
      </w:pPr>
      <w:bookmarkStart w:id="272" w:name="_Toc22054"/>
      <w:bookmarkStart w:id="273" w:name="_Toc19924"/>
      <w:r>
        <w:t>6.3 Truy vết lô (truy ngược và truy xuôi) (SCR-21)</w:t>
      </w:r>
      <w:bookmarkEnd w:id="272"/>
      <w:bookmarkEnd w:id="273"/>
    </w:p>
    <w:p w14:paraId="29BA1698">
      <w:pPr>
        <w:spacing w:after="60"/>
      </w:pPr>
      <w:r>
        <w:rPr>
          <w:sz w:val="19"/>
          <w:szCs w:val="19"/>
        </w:rPr>
        <w:t>UC liên quan: UC36, UC37. Nhóm chức năng: Thu hoạch và truy xuất. Cùng bắt đầu từ mã lô/QR, hai chiều truy vết.</w:t>
      </w:r>
    </w:p>
    <w:p w14:paraId="36C158D2">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34D22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69F18C66">
            <w:pPr>
              <w:spacing w:after="0" w:line="240" w:lineRule="auto"/>
            </w:pPr>
            <w:r>
              <w:rPr>
                <w:sz w:val="17"/>
                <w:szCs w:val="17"/>
              </w:rPr>
              <w:t>— Theo UC36 Truy ngược nguồn lô —</w:t>
            </w:r>
          </w:p>
          <w:p w14:paraId="11D4FFAA">
            <w:pPr>
              <w:spacing w:after="0" w:line="240" w:lineRule="auto"/>
            </w:pPr>
            <w:r>
              <w:rPr>
                <w:sz w:val="17"/>
                <w:szCs w:val="17"/>
              </w:rPr>
              <w:t>(1) Trang truy ngược bắt đầu từ đơn/lô/QR và một cân cảng</w:t>
            </w:r>
          </w:p>
          <w:p w14:paraId="32538EFF">
            <w:pPr>
              <w:spacing w:after="0" w:line="240" w:lineRule="auto"/>
            </w:pPr>
            <w:r>
              <w:rPr>
                <w:sz w:val="17"/>
                <w:szCs w:val="17"/>
              </w:rPr>
              <w:t>(2) cây có nhiều nhánh bè → lối/đoạn đã thu → lần thả → lô giống → nhà cung cấp, cùng lịch sử vùng và chứng từ.</w:t>
            </w:r>
          </w:p>
        </w:tc>
      </w:tr>
    </w:tbl>
    <w:p w14:paraId="37F93AB3">
      <w:pPr>
        <w:spacing w:after="40"/>
      </w:pP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0D3C2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591C9CAF">
            <w:pPr>
              <w:spacing w:after="0" w:line="240" w:lineRule="auto"/>
            </w:pPr>
            <w:r>
              <w:rPr>
                <w:sz w:val="17"/>
                <w:szCs w:val="17"/>
              </w:rPr>
              <w:t>— Theo UC37 Truy xuôi lô tới khách —</w:t>
            </w:r>
          </w:p>
          <w:p w14:paraId="6DDE937B">
            <w:pPr>
              <w:spacing w:after="0" w:line="240" w:lineRule="auto"/>
            </w:pPr>
            <w:r>
              <w:rPr>
                <w:sz w:val="17"/>
                <w:szCs w:val="17"/>
              </w:rPr>
              <w:t>(3) [Truy xuôi lô] Một mã lô nguồn/QR; các bè/lối/giống góp nguồn.</w:t>
            </w:r>
          </w:p>
          <w:p w14:paraId="03EF50FC">
            <w:pPr>
              <w:spacing w:after="0" w:line="240" w:lineRule="auto"/>
            </w:pPr>
            <w:r>
              <w:rPr>
                <w:sz w:val="17"/>
                <w:szCs w:val="17"/>
              </w:rPr>
              <w:t>(4) [Lịch sử giao dịch] Đơn bán đầu → bàn giao cảng → hàng trả UC52 → quyết định UC52 → đơn mới của người mua khác → bán lại.</w:t>
            </w:r>
          </w:p>
          <w:p w14:paraId="7F78FB96">
            <w:pPr>
              <w:spacing w:after="0" w:line="240" w:lineRule="auto"/>
            </w:pPr>
            <w:r>
              <w:rPr>
                <w:sz w:val="17"/>
                <w:szCs w:val="17"/>
              </w:rPr>
              <w:t>(5) [Đối chiếu lượng] Cân cảng gốc | Lượng bị trả | Cân cảng từng lần bán lại | Phần còn giữ tạm</w:t>
            </w:r>
          </w:p>
          <w:p w14:paraId="7A655266">
            <w:pPr>
              <w:spacing w:after="0" w:line="240" w:lineRule="auto"/>
            </w:pPr>
            <w:r>
              <w:rPr>
                <w:sz w:val="17"/>
                <w:szCs w:val="17"/>
              </w:rPr>
              <w:t>(6) ẩn thông tin người mua theo quyền.</w:t>
            </w:r>
          </w:p>
        </w:tc>
      </w:tr>
    </w:tbl>
    <w:p w14:paraId="2CCB49B9">
      <w:pPr>
        <w:spacing w:after="40"/>
      </w:pPr>
    </w:p>
    <w:p w14:paraId="5123637F">
      <w:pPr>
        <w:keepNext/>
        <w:spacing w:before="40" w:after="20"/>
      </w:pPr>
      <w:r>
        <w:rPr>
          <w:b/>
        </w:rPr>
        <w:t>Màn hình này cho phép Chủ HTX, Quản lý khu, Kế toán:</w:t>
      </w:r>
    </w:p>
    <w:p w14:paraId="44FF85DF">
      <w:pPr>
        <w:spacing w:after="10"/>
        <w:ind w:left="360" w:hanging="220"/>
      </w:pPr>
      <w:r>
        <w:rPr>
          <w:sz w:val="19"/>
          <w:szCs w:val="19"/>
        </w:rPr>
        <w:t>• Người thao tác tìm lô theo mã lô hoặc QR (UC36).</w:t>
      </w:r>
    </w:p>
    <w:p w14:paraId="2A32AC7C">
      <w:pPr>
        <w:spacing w:after="10"/>
        <w:ind w:left="360" w:hanging="220"/>
      </w:pPr>
      <w:r>
        <w:rPr>
          <w:sz w:val="19"/>
          <w:szCs w:val="19"/>
        </w:rPr>
        <w:t>• Người thao tác chọn Xuất đường dẫn bằng chứng cho UC38 (UC36).</w:t>
      </w:r>
    </w:p>
    <w:p w14:paraId="7F90DA03">
      <w:pPr>
        <w:spacing w:after="10"/>
        <w:ind w:left="360" w:hanging="220"/>
      </w:pPr>
      <w:r>
        <w:rPr>
          <w:sz w:val="19"/>
          <w:szCs w:val="19"/>
        </w:rPr>
        <w:t>• Người thao tác chọn nguồn nuôi hoặc mã lô/QR (UC37).</w:t>
      </w:r>
    </w:p>
    <w:p w14:paraId="45B548FF">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3ADD3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3770F7C8">
            <w:pPr>
              <w:spacing w:after="0" w:line="240" w:lineRule="auto"/>
            </w:pPr>
            <w:r>
              <w:rPr>
                <w:b/>
                <w:sz w:val="17"/>
                <w:szCs w:val="17"/>
              </w:rPr>
              <w:t>Field Name</w:t>
            </w:r>
          </w:p>
        </w:tc>
        <w:tc>
          <w:tcPr>
            <w:tcW w:w="6700" w:type="dxa"/>
            <w:shd w:val="clear" w:color="auto" w:fill="DCE6F1"/>
          </w:tcPr>
          <w:p w14:paraId="29F429FC">
            <w:pPr>
              <w:spacing w:after="0" w:line="240" w:lineRule="auto"/>
            </w:pPr>
            <w:r>
              <w:rPr>
                <w:b/>
                <w:sz w:val="17"/>
                <w:szCs w:val="17"/>
              </w:rPr>
              <w:t>Description</w:t>
            </w:r>
          </w:p>
        </w:tc>
      </w:tr>
      <w:tr w14:paraId="6B569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6E7EB7B">
            <w:pPr>
              <w:spacing w:after="0" w:line="240" w:lineRule="auto"/>
            </w:pPr>
            <w:r>
              <w:rPr>
                <w:sz w:val="17"/>
                <w:szCs w:val="17"/>
              </w:rPr>
              <w:t>Mã đơn/lô/QR hoặc mốc thời gian báo cáo</w:t>
            </w:r>
          </w:p>
        </w:tc>
        <w:tc>
          <w:tcPr>
            <w:tcW w:w="6700" w:type="dxa"/>
          </w:tcPr>
          <w:p w14:paraId="08BB3851">
            <w:pPr>
              <w:spacing w:after="0" w:line="240" w:lineRule="auto"/>
            </w:pPr>
            <w:r>
              <w:rPr>
                <w:sz w:val="17"/>
                <w:szCs w:val="17"/>
              </w:rPr>
              <w:t>Loại nhập: Văn bản (mã) hoặc Ngày/giờ (mốc).</w:t>
            </w:r>
          </w:p>
        </w:tc>
      </w:tr>
      <w:tr w14:paraId="0A96A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8A150EF">
            <w:pPr>
              <w:spacing w:after="0" w:line="240" w:lineRule="auto"/>
            </w:pPr>
            <w:r>
              <w:rPr>
                <w:sz w:val="17"/>
                <w:szCs w:val="17"/>
              </w:rPr>
              <w:t>Mã nguồn bè/lối/giống hoặc mã lô</w:t>
            </w:r>
          </w:p>
        </w:tc>
        <w:tc>
          <w:tcPr>
            <w:tcW w:w="6700" w:type="dxa"/>
          </w:tcPr>
          <w:p w14:paraId="2D16AD1B">
            <w:pPr>
              <w:spacing w:after="0" w:line="240" w:lineRule="auto"/>
            </w:pPr>
            <w:r>
              <w:rPr>
                <w:sz w:val="17"/>
                <w:szCs w:val="17"/>
              </w:rPr>
              <w:t>Loại nhập: Chọn từ danh sách.</w:t>
            </w:r>
          </w:p>
        </w:tc>
      </w:tr>
      <w:tr w14:paraId="1B929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E8F1D81">
            <w:pPr>
              <w:spacing w:after="0" w:line="240" w:lineRule="auto"/>
            </w:pPr>
            <w:r>
              <w:rPr>
                <w:sz w:val="17"/>
                <w:szCs w:val="17"/>
              </w:rPr>
              <w:t>Mốc thời gian báo cáo</w:t>
            </w:r>
          </w:p>
        </w:tc>
        <w:tc>
          <w:tcPr>
            <w:tcW w:w="6700" w:type="dxa"/>
          </w:tcPr>
          <w:p w14:paraId="126B38CF">
            <w:pPr>
              <w:spacing w:after="0" w:line="240" w:lineRule="auto"/>
            </w:pPr>
            <w:r>
              <w:rPr>
                <w:sz w:val="17"/>
                <w:szCs w:val="17"/>
              </w:rPr>
              <w:t>Loại nhập: Ngày/giờ.</w:t>
            </w:r>
          </w:p>
        </w:tc>
      </w:tr>
    </w:tbl>
    <w:p w14:paraId="40086D49">
      <w:pPr>
        <w:spacing w:before="60" w:after="20"/>
      </w:pPr>
      <w:r>
        <w:rPr>
          <w:sz w:val="18"/>
          <w:szCs w:val="18"/>
        </w:rPr>
        <w:t xml:space="preserve">Thông báo liên quan: </w:t>
      </w:r>
      <w:r>
        <w:fldChar w:fldCharType="begin"/>
        <w:instrText xml:space="preserve"> HYPERLINK \l "MSG37" \o "MSG37 (Cảnh báo): Thiếu liên kết nguồn: {missing_link}. Cần đính chính có lịch sử." </w:instrText>
        <w:fldChar w:fldCharType="separate"/>
      </w:r>
      <w:r>
        <w:rPr>
          <w:sz w:val="18"/>
          <w:szCs w:val="18"/>
        </w:rPr>
        <w:t>MSG37</w:t>
        <w:fldChar w:fldCharType="end"/>
        <w:t xml:space="preserve"> (Thiếu liên kết nguồn).</w:t>
      </w:r>
    </w:p>
    <w:p w14:paraId="0B3CC8EF">
      <w:pPr>
        <w:spacing w:after="60"/>
      </w:pPr>
      <w:r>
        <w:rPr>
          <w:sz w:val="18"/>
          <w:szCs w:val="18"/>
        </w:rPr>
        <w:t>UC liên kết: UC25: thả giống; UC31: phạm vi thu và nguồn lô; UC38: báo cáo; UC39: lịch sử sửa; UC32: QR.</w:t>
      </w:r>
    </w:p>
    <w:p w14:paraId="3FF9E721">
      <w:pPr>
        <w:pStyle w:val="4"/>
        <w:keepNext/>
      </w:pPr>
      <w:bookmarkStart w:id="274" w:name="_Toc9275"/>
      <w:bookmarkStart w:id="275" w:name="_Toc18917"/>
      <w:r>
        <w:t>6.4 Báo cáo truy xuất (SCR-22)</w:t>
      </w:r>
      <w:bookmarkEnd w:id="274"/>
      <w:bookmarkEnd w:id="275"/>
    </w:p>
    <w:p w14:paraId="2FB6AABD">
      <w:pPr>
        <w:spacing w:after="60"/>
      </w:pPr>
      <w:r>
        <w:rPr>
          <w:sz w:val="19"/>
          <w:szCs w:val="19"/>
        </w:rPr>
        <w:t>UC liên quan: UC38. Nhóm chức năng: Thu hoạch và truy xuất.</w:t>
      </w:r>
    </w:p>
    <w:p w14:paraId="0752B0E4">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68B32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37020444">
            <w:pPr>
              <w:spacing w:after="0" w:line="240" w:lineRule="auto"/>
            </w:pPr>
            <w:r>
              <w:rPr>
                <w:sz w:val="17"/>
                <w:szCs w:val="17"/>
              </w:rPr>
              <w:t>(1) Màn hình chọn lô, mốc thời gian, phạm vi nội bộ/công khai</w:t>
            </w:r>
          </w:p>
          <w:p w14:paraId="23C91038">
            <w:pPr>
              <w:spacing w:after="0" w:line="240" w:lineRule="auto"/>
            </w:pPr>
            <w:r>
              <w:rPr>
                <w:sz w:val="17"/>
                <w:szCs w:val="17"/>
              </w:rPr>
              <w:t>(2) phần xem trước ghép UC36 và UC37, mọi nguồn bè/lối/giống, một phiếu cân cảng, QR, thương lái, lịch sử bản công bố và đính chính.</w:t>
            </w:r>
          </w:p>
          <w:p w14:paraId="67C17116">
            <w:pPr>
              <w:spacing w:after="0" w:line="240" w:lineRule="auto"/>
            </w:pPr>
            <w:r>
              <w:rPr>
                <w:sz w:val="17"/>
                <w:szCs w:val="17"/>
              </w:rPr>
              <w:t>(3) [Ngoại lệ hàng trả] Cùng QR nguồn nhưng có thể có đơn bán đầu, bản trả và đơn bán lại</w:t>
            </w:r>
          </w:p>
          <w:p w14:paraId="37EC1CD6">
            <w:pPr>
              <w:spacing w:after="0" w:line="240" w:lineRule="auto"/>
            </w:pPr>
            <w:r>
              <w:rPr>
                <w:sz w:val="17"/>
                <w:szCs w:val="17"/>
              </w:rPr>
              <w:t>(4) lượng bán của từng giao dịch tách riêng.</w:t>
            </w:r>
          </w:p>
        </w:tc>
      </w:tr>
    </w:tbl>
    <w:p w14:paraId="332F0658">
      <w:pPr>
        <w:spacing w:after="40"/>
      </w:pPr>
    </w:p>
    <w:p w14:paraId="58D47834">
      <w:pPr>
        <w:keepNext/>
        <w:spacing w:before="40" w:after="20"/>
      </w:pPr>
      <w:r>
        <w:rPr>
          <w:b/>
        </w:rPr>
        <w:t>Màn hình này cho phép Chủ HTX, Quản lý khu, Kế toán:</w:t>
      </w:r>
    </w:p>
    <w:p w14:paraId="3685A3D4">
      <w:pPr>
        <w:spacing w:after="10"/>
        <w:ind w:left="360" w:hanging="220"/>
      </w:pPr>
      <w:r>
        <w:rPr>
          <w:sz w:val="19"/>
          <w:szCs w:val="19"/>
        </w:rPr>
        <w:t>• Người thao tác chọn lô/QR và mốc chốt.</w:t>
      </w:r>
    </w:p>
    <w:p w14:paraId="092CB6F2">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2F880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2067427E">
            <w:pPr>
              <w:spacing w:after="0" w:line="240" w:lineRule="auto"/>
            </w:pPr>
            <w:r>
              <w:rPr>
                <w:b/>
                <w:sz w:val="17"/>
                <w:szCs w:val="17"/>
              </w:rPr>
              <w:t>Field Name</w:t>
            </w:r>
          </w:p>
        </w:tc>
        <w:tc>
          <w:tcPr>
            <w:tcW w:w="6700" w:type="dxa"/>
            <w:shd w:val="clear" w:color="auto" w:fill="DCE6F1"/>
          </w:tcPr>
          <w:p w14:paraId="20CDE2B2">
            <w:pPr>
              <w:spacing w:after="0" w:line="240" w:lineRule="auto"/>
            </w:pPr>
            <w:r>
              <w:rPr>
                <w:b/>
                <w:sz w:val="17"/>
                <w:szCs w:val="17"/>
              </w:rPr>
              <w:t>Description</w:t>
            </w:r>
          </w:p>
        </w:tc>
      </w:tr>
      <w:tr w14:paraId="0774D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893975D">
            <w:pPr>
              <w:spacing w:after="0" w:line="240" w:lineRule="auto"/>
            </w:pPr>
            <w:r>
              <w:rPr>
                <w:sz w:val="17"/>
                <w:szCs w:val="17"/>
              </w:rPr>
              <w:t>Mã lô</w:t>
            </w:r>
          </w:p>
        </w:tc>
        <w:tc>
          <w:tcPr>
            <w:tcW w:w="6700" w:type="dxa"/>
          </w:tcPr>
          <w:p w14:paraId="1556763B">
            <w:pPr>
              <w:spacing w:after="0" w:line="240" w:lineRule="auto"/>
            </w:pPr>
            <w:r>
              <w:rPr>
                <w:sz w:val="17"/>
                <w:szCs w:val="17"/>
              </w:rPr>
              <w:t>Loại nhập: Văn bản.</w:t>
            </w:r>
          </w:p>
        </w:tc>
      </w:tr>
      <w:tr w14:paraId="7FD77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A275B18">
            <w:pPr>
              <w:spacing w:after="0" w:line="240" w:lineRule="auto"/>
            </w:pPr>
            <w:r>
              <w:rPr>
                <w:sz w:val="17"/>
                <w:szCs w:val="17"/>
              </w:rPr>
              <w:t>Mốc chốt</w:t>
            </w:r>
          </w:p>
        </w:tc>
        <w:tc>
          <w:tcPr>
            <w:tcW w:w="6700" w:type="dxa"/>
          </w:tcPr>
          <w:p w14:paraId="25517A9A">
            <w:pPr>
              <w:spacing w:after="0" w:line="240" w:lineRule="auto"/>
            </w:pPr>
            <w:r>
              <w:rPr>
                <w:sz w:val="17"/>
                <w:szCs w:val="17"/>
              </w:rPr>
              <w:t>Loại nhập: Ngày/giờ.</w:t>
            </w:r>
          </w:p>
        </w:tc>
      </w:tr>
      <w:tr w14:paraId="24EB8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1D39DE1">
            <w:pPr>
              <w:spacing w:after="0" w:line="240" w:lineRule="auto"/>
            </w:pPr>
            <w:r>
              <w:rPr>
                <w:sz w:val="17"/>
                <w:szCs w:val="17"/>
              </w:rPr>
              <w:t>(1) Phạm vi người nhận báo cáo</w:t>
            </w:r>
          </w:p>
        </w:tc>
        <w:tc>
          <w:tcPr>
            <w:tcW w:w="6700" w:type="dxa"/>
          </w:tcPr>
          <w:p w14:paraId="1C97DADB">
            <w:pPr>
              <w:spacing w:after="0" w:line="240" w:lineRule="auto"/>
            </w:pPr>
            <w:r>
              <w:rPr>
                <w:sz w:val="17"/>
                <w:szCs w:val="17"/>
              </w:rPr>
              <w:t>Loại nhập: Chọn từ danh sách.</w:t>
            </w:r>
          </w:p>
        </w:tc>
      </w:tr>
    </w:tbl>
    <w:p w14:paraId="6CFFA7E2">
      <w:pPr>
        <w:spacing w:before="60" w:after="20"/>
      </w:pPr>
      <w:r>
        <w:rPr>
          <w:sz w:val="18"/>
          <w:szCs w:val="18"/>
        </w:rPr>
        <w:t xml:space="preserve">Thông báo liên quan: </w:t>
      </w:r>
      <w:r>
        <w:fldChar w:fldCharType="begin"/>
        <w:instrText xml:space="preserve"> HYPERLINK \l "MSG35" \o "MSG35 (Thông tin): Hồ sơ truy xuất này chưa được công bố hoặc đã được rút." </w:instrText>
        <w:fldChar w:fldCharType="separate"/>
      </w:r>
      <w:r>
        <w:rPr>
          <w:sz w:val="18"/>
          <w:szCs w:val="18"/>
        </w:rPr>
        <w:t>MSG35</w:t>
        <w:fldChar w:fldCharType="end"/>
        <w:t xml:space="preserve"> (QR chưa công bố hoặc đã rút); </w:t>
      </w:r>
      <w:r>
        <w:fldChar w:fldCharType="begin"/>
        <w:instrText xml:space="preserve"> HYPERLINK \l "MSG37" \o "MSG37 (Cảnh báo): Thiếu liên kết nguồn: {missing_link}. Cần đính chính có lịch sử." </w:instrText>
        <w:fldChar w:fldCharType="separate"/>
      </w:r>
      <w:r>
        <w:rPr>
          <w:sz w:val="18"/>
          <w:szCs w:val="18"/>
        </w:rPr>
        <w:t>MSG37</w:t>
        <w:fldChar w:fldCharType="end"/>
        <w:t xml:space="preserve"> (Thiếu liên kết nguồn).</w:t>
      </w:r>
    </w:p>
    <w:p w14:paraId="68B3F050">
      <w:pPr>
        <w:spacing w:after="60"/>
      </w:pPr>
      <w:r>
        <w:rPr>
          <w:sz w:val="18"/>
          <w:szCs w:val="18"/>
        </w:rPr>
        <w:t>UC liên kết: UC36: include truy ngược; UC37: include truy xuôi; UC32/UC39: lịch sử công bố và sửa.</w:t>
      </w:r>
    </w:p>
    <w:p w14:paraId="6B9F2D8B">
      <w:pPr>
        <w:pStyle w:val="4"/>
        <w:keepNext/>
      </w:pPr>
      <w:bookmarkStart w:id="276" w:name="_Toc8795"/>
      <w:bookmarkStart w:id="277" w:name="_Toc27350"/>
      <w:r>
        <w:t>6.5 Đính chính dữ liệu nguồn gốc (SCR-23)</w:t>
      </w:r>
      <w:bookmarkEnd w:id="276"/>
      <w:bookmarkEnd w:id="277"/>
    </w:p>
    <w:p w14:paraId="100737F8">
      <w:pPr>
        <w:spacing w:after="60"/>
      </w:pPr>
      <w:r>
        <w:rPr>
          <w:sz w:val="19"/>
          <w:szCs w:val="19"/>
        </w:rPr>
        <w:t>UC liên quan: UC39. Nhóm chức năng: Thu hoạch và truy xuất.</w:t>
      </w:r>
    </w:p>
    <w:p w14:paraId="37F93A19">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7DADD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3E4B882E">
            <w:pPr>
              <w:spacing w:after="0" w:line="240" w:lineRule="auto"/>
            </w:pPr>
            <w:r>
              <w:rPr>
                <w:sz w:val="17"/>
                <w:szCs w:val="17"/>
              </w:rPr>
              <w:t>(1) Màn hình so sánh trước/sau cho mã đơn/lô, nguồn bè/lối, phiếu cân, phiên bản QR, bàn giao và các báo cáo chịu ảnh hưởng</w:t>
            </w:r>
          </w:p>
          <w:p w14:paraId="33271F63">
            <w:pPr>
              <w:spacing w:after="0" w:line="240" w:lineRule="auto"/>
            </w:pPr>
            <w:r>
              <w:rPr>
                <w:sz w:val="17"/>
                <w:szCs w:val="17"/>
              </w:rPr>
              <w:t>(2) trường lý do, chứng cứ, người duyệt theo quyền.</w:t>
            </w:r>
          </w:p>
        </w:tc>
      </w:tr>
    </w:tbl>
    <w:p w14:paraId="3BB53B2F">
      <w:pPr>
        <w:spacing w:after="40"/>
      </w:pPr>
    </w:p>
    <w:p w14:paraId="507A3902">
      <w:pPr>
        <w:keepNext/>
        <w:spacing w:before="40" w:after="20"/>
      </w:pPr>
      <w:r>
        <w:rPr>
          <w:b/>
        </w:rPr>
        <w:t>Màn hình này cho phép Chủ HTX, Quản lý khu:</w:t>
      </w:r>
    </w:p>
    <w:p w14:paraId="27C8FB7E">
      <w:pPr>
        <w:spacing w:after="10"/>
        <w:ind w:left="360" w:hanging="220"/>
      </w:pPr>
      <w:r>
        <w:rPr>
          <w:sz w:val="19"/>
          <w:szCs w:val="19"/>
        </w:rPr>
        <w:t>• Người thao tác chọn bản ghi; hệ thống hiện lịch sử và các lô, bản công bố bị ảnh hưởng.</w:t>
      </w:r>
    </w:p>
    <w:p w14:paraId="724D05F6">
      <w:pPr>
        <w:spacing w:after="10"/>
        <w:ind w:left="360" w:hanging="220"/>
      </w:pPr>
      <w:r>
        <w:rPr>
          <w:sz w:val="19"/>
          <w:szCs w:val="19"/>
        </w:rPr>
        <w:t>• Người thao tác nhập giá trị sửa, lý do và chứng cứ.</w:t>
      </w:r>
    </w:p>
    <w:p w14:paraId="1A83293D">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205DA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56B053B2">
            <w:pPr>
              <w:spacing w:after="0" w:line="240" w:lineRule="auto"/>
            </w:pPr>
            <w:r>
              <w:rPr>
                <w:b/>
                <w:sz w:val="17"/>
                <w:szCs w:val="17"/>
              </w:rPr>
              <w:t>Field Name</w:t>
            </w:r>
          </w:p>
        </w:tc>
        <w:tc>
          <w:tcPr>
            <w:tcW w:w="6700" w:type="dxa"/>
            <w:shd w:val="clear" w:color="auto" w:fill="DCE6F1"/>
          </w:tcPr>
          <w:p w14:paraId="2B5D75A3">
            <w:pPr>
              <w:spacing w:after="0" w:line="240" w:lineRule="auto"/>
            </w:pPr>
            <w:r>
              <w:rPr>
                <w:b/>
                <w:sz w:val="17"/>
                <w:szCs w:val="17"/>
              </w:rPr>
              <w:t>Description</w:t>
            </w:r>
          </w:p>
        </w:tc>
      </w:tr>
      <w:tr w14:paraId="4C9C2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4249F8C">
            <w:pPr>
              <w:spacing w:after="0" w:line="240" w:lineRule="auto"/>
            </w:pPr>
            <w:r>
              <w:rPr>
                <w:sz w:val="17"/>
                <w:szCs w:val="17"/>
              </w:rPr>
              <w:t>Mã bản ghi và trường cần sửa</w:t>
            </w:r>
          </w:p>
        </w:tc>
        <w:tc>
          <w:tcPr>
            <w:tcW w:w="6700" w:type="dxa"/>
          </w:tcPr>
          <w:p w14:paraId="245BFAFB">
            <w:pPr>
              <w:spacing w:after="0" w:line="240" w:lineRule="auto"/>
            </w:pPr>
            <w:r>
              <w:rPr>
                <w:sz w:val="17"/>
                <w:szCs w:val="17"/>
              </w:rPr>
              <w:t>Loại nhập: Văn bản.</w:t>
            </w:r>
          </w:p>
        </w:tc>
      </w:tr>
      <w:tr w14:paraId="2ED97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F045197">
            <w:pPr>
              <w:spacing w:after="0" w:line="240" w:lineRule="auto"/>
            </w:pPr>
            <w:r>
              <w:rPr>
                <w:sz w:val="17"/>
                <w:szCs w:val="17"/>
              </w:rPr>
              <w:t>Giá trị mới</w:t>
            </w:r>
          </w:p>
        </w:tc>
        <w:tc>
          <w:tcPr>
            <w:tcW w:w="6700" w:type="dxa"/>
          </w:tcPr>
          <w:p w14:paraId="0159B9B9">
            <w:pPr>
              <w:spacing w:after="0" w:line="240" w:lineRule="auto"/>
            </w:pPr>
            <w:r>
              <w:rPr>
                <w:sz w:val="17"/>
                <w:szCs w:val="17"/>
              </w:rPr>
              <w:t>Loại nhập: Nhóm trường (số cân hoặc nguồn bè/lối/giống tùy bản ghi).</w:t>
            </w:r>
          </w:p>
        </w:tc>
      </w:tr>
      <w:tr w14:paraId="372A5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A85FEC8">
            <w:pPr>
              <w:spacing w:after="0" w:line="240" w:lineRule="auto"/>
            </w:pPr>
            <w:r>
              <w:rPr>
                <w:sz w:val="17"/>
                <w:szCs w:val="17"/>
              </w:rPr>
              <w:t>(2) Lý do và chứng cứ</w:t>
            </w:r>
          </w:p>
        </w:tc>
        <w:tc>
          <w:tcPr>
            <w:tcW w:w="6700" w:type="dxa"/>
          </w:tcPr>
          <w:p w14:paraId="608482A9">
            <w:pPr>
              <w:spacing w:after="0" w:line="240" w:lineRule="auto"/>
            </w:pPr>
            <w:r>
              <w:rPr>
                <w:sz w:val="17"/>
                <w:szCs w:val="17"/>
              </w:rPr>
              <w:t>Loại nhập: Văn bản.</w:t>
            </w:r>
          </w:p>
        </w:tc>
      </w:tr>
      <w:tr w14:paraId="1FFE7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3A7299F">
            <w:pPr>
              <w:spacing w:after="0" w:line="240" w:lineRule="auto"/>
            </w:pPr>
            <w:r>
              <w:rPr>
                <w:sz w:val="17"/>
                <w:szCs w:val="17"/>
              </w:rPr>
              <w:t>(2) Người duyệt nếu áp dụng</w:t>
            </w:r>
          </w:p>
        </w:tc>
        <w:tc>
          <w:tcPr>
            <w:tcW w:w="6700" w:type="dxa"/>
          </w:tcPr>
          <w:p w14:paraId="3A45BC22">
            <w:pPr>
              <w:spacing w:after="0" w:line="240" w:lineRule="auto"/>
            </w:pPr>
            <w:r>
              <w:rPr>
                <w:sz w:val="17"/>
                <w:szCs w:val="17"/>
              </w:rPr>
              <w:t>Loại nhập: Chọn từ danh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ins w:id="2931" w:author="Claude" w:date="2026-10-08T00:00:00Z"/>
        </w:trPr>
        <w:tc>
          <w:tcPr>
            <w:tcW w:w="2300" w:type="dxa"/>
          </w:tcPr>
          <w:p>
            <w:pPr>
              <w:spacing w:after="0" w:line="240" w:lineRule="auto"/>
              <w:rPr>
                <w:ins w:id="2932" w:author="Claude" w:date="2026-10-08T00:00:00Z"/>
              </w:rPr>
            </w:pPr>
            <w:ins w:id="2933" w:author="Claude" w:date="2026-10-08T00:00:00Z">
              <w:r>
                <w:rPr>
                  <w:sz w:val="17"/>
                  <w:szCs w:val="17"/>
                </w:rPr>
                <w:t xml:space="preserve">Phiếu cân mới và phiếu điều chỉnh (sửa cân sau bán)</w:t>
              </w:r>
            </w:ins>
          </w:p>
        </w:tc>
        <w:tc>
          <w:tcPr>
            <w:tcW w:w="6700" w:type="dxa"/>
          </w:tcPr>
          <w:p>
            <w:pPr>
              <w:spacing w:after="0" w:line="240" w:lineRule="auto"/>
              <w:rPr>
                <w:ins w:id="2934" w:author="Claude" w:date="2026-10-08T00:00:00Z"/>
              </w:rPr>
            </w:pPr>
            <w:ins w:id="2935" w:author="Claude" w:date="2026-10-08T00:00:00Z">
              <w:r>
                <w:rPr>
                  <w:sz w:val="17"/>
                  <w:szCs w:val="17"/>
                </w:rPr>
                <w:t xml:space="preserve">Loại nhập: Nhóm trường (phiếu cân mới, ảnh xác nhận của thương lái, số tiền chênh; Chủ HTX duyệt hoặc từ chối kèm lý do). Bắt buộc: Có khi sửa cân sau bán (UC39 nhánh 2a). Thông báo lỗi khi thiếu: MSG01.</w:t>
              </w:r>
            </w:ins>
          </w:p>
        </w:tc>
      </w:tr>
    </w:tbl>
    <w:p w14:paraId="2942109B">
      <w:pPr>
        <w:spacing w:before="60" w:after="20"/>
      </w:pPr>
      <w:r>
        <w:rPr>
          <w:sz w:val="18"/>
          <w:szCs w:val="18"/>
        </w:rPr>
        <w:t xml:space="preserve">Thông báo liên quan: </w:t>
      </w:r>
      <w:r>
        <w:fldChar w:fldCharType="begin"/>
        <w:instrText xml:space="preserve"> HYPERLINK \l "MSG38" \o "MSG38 (Lỗi): Không có căn cứ để sửa số cân đã xác nhận." </w:instrText>
        <w:fldChar w:fldCharType="separate"/>
      </w:r>
      <w:r>
        <w:rPr>
          <w:sz w:val="18"/>
          <w:szCs w:val="18"/>
        </w:rPr>
        <w:t>MSG38</w:t>
        <w:fldChar w:fldCharType="end"/>
        <w:t xml:space="preserve"> (Không có căn cứ sửa số cân).</w:t>
      </w:r>
    </w:p>
    <w:p w14:paraId="1D5DA435">
      <w:pPr>
        <w:spacing w:after="60"/>
      </w:pPr>
      <w:r>
        <w:rPr>
          <w:sz w:val="18"/>
          <w:szCs w:val="18"/>
        </w:rPr>
        <w:t>UC liên kết: UC31: nguồn thực thu; UC45: phiếu cân cảng và căn cứ xác nhận; UC32: rà, công bố, rút phiên bản; UC36/UC38: lịch sử truy xuất.</w:t>
      </w:r>
    </w:p>
    <w:p w14:paraId="0C96AC26">
      <w:pPr>
        <w:pStyle w:val="4"/>
        <w:keepNext/>
      </w:pPr>
      <w:bookmarkStart w:id="278" w:name="_Toc2258"/>
      <w:bookmarkStart w:id="279" w:name="_Toc9289"/>
      <w:r>
        <w:t>6.6 Trang truy xuất công khai (SCR-24)</w:t>
      </w:r>
      <w:bookmarkEnd w:id="278"/>
      <w:bookmarkEnd w:id="279"/>
    </w:p>
    <w:p w14:paraId="228E1FC9">
      <w:pPr>
        <w:spacing w:after="60"/>
      </w:pPr>
      <w:r>
        <w:rPr>
          <w:sz w:val="19"/>
          <w:szCs w:val="19"/>
        </w:rPr>
        <w:t>UC liên quan: UC40. Nhóm chức năng: Thu hoạch và truy xuất. Người xem QR, không cần đăng nhập.</w:t>
      </w:r>
    </w:p>
    <w:p w14:paraId="58AAE88A">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26C99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337D271D">
            <w:pPr>
              <w:spacing w:after="0" w:line="240" w:lineRule="auto"/>
            </w:pPr>
            <w:r>
              <w:rPr>
                <w:sz w:val="17"/>
                <w:szCs w:val="17"/>
              </w:rPr>
              <w:t>(1) Trang công khai sau quét QR: mã lô, vùng/bè/lối nguồn, giống, mốc nuôi/thu và dữ liệu đã duyệt</w:t>
            </w:r>
          </w:p>
          <w:p w14:paraId="2F1FB177">
            <w:pPr>
              <w:spacing w:after="0" w:line="240" w:lineRule="auto"/>
            </w:pPr>
            <w:r>
              <w:rPr>
                <w:sz w:val="17"/>
                <w:szCs w:val="17"/>
              </w:rPr>
              <w:t>(2) Không hiển thị lịch sử trả hàng, người mua, giá hoặc công nợ.</w:t>
            </w:r>
          </w:p>
          <w:p w14:paraId="13A4CF3A">
            <w:pPr>
              <w:spacing w:after="0" w:line="240" w:lineRule="auto"/>
            </w:pPr>
            <w:r>
              <w:rPr>
                <w:sz w:val="17"/>
                <w:szCs w:val="17"/>
              </w:rPr>
              <w:t>(3) Bản công bố ở Cần rà lại: hiện nội dung đã công bố kèm dòng “đang cập nhật”.</w:t>
            </w:r>
          </w:p>
        </w:tc>
      </w:tr>
    </w:tbl>
    <w:p w14:paraId="4D64C217">
      <w:pPr>
        <w:spacing w:after="40"/>
      </w:pPr>
    </w:p>
    <w:p w14:paraId="57F47DC9">
      <w:pPr>
        <w:keepNext/>
        <w:spacing w:before="40" w:after="20"/>
      </w:pPr>
      <w:r>
        <w:rPr>
          <w:b/>
        </w:rPr>
        <w:t>Màn hình này cho phép Người xem QR:</w:t>
      </w:r>
    </w:p>
    <w:p w14:paraId="4CBC02FB">
      <w:pPr>
        <w:spacing w:after="10"/>
        <w:ind w:left="360" w:hanging="220"/>
      </w:pPr>
      <w:r>
        <w:rPr>
          <w:sz w:val="19"/>
          <w:szCs w:val="19"/>
        </w:rPr>
        <w:t>• Người xem quét QR.</w:t>
      </w:r>
    </w:p>
    <w:p w14:paraId="120D1913">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3A162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576353CE">
            <w:pPr>
              <w:spacing w:after="0" w:line="240" w:lineRule="auto"/>
            </w:pPr>
            <w:r>
              <w:rPr>
                <w:b/>
                <w:sz w:val="17"/>
                <w:szCs w:val="17"/>
              </w:rPr>
              <w:t>Field Name</w:t>
            </w:r>
          </w:p>
        </w:tc>
        <w:tc>
          <w:tcPr>
            <w:tcW w:w="6700" w:type="dxa"/>
            <w:shd w:val="clear" w:color="auto" w:fill="DCE6F1"/>
          </w:tcPr>
          <w:p w14:paraId="776453F0">
            <w:pPr>
              <w:spacing w:after="0" w:line="240" w:lineRule="auto"/>
            </w:pPr>
            <w:r>
              <w:rPr>
                <w:b/>
                <w:sz w:val="17"/>
                <w:szCs w:val="17"/>
              </w:rPr>
              <w:t>Description</w:t>
            </w:r>
          </w:p>
        </w:tc>
      </w:tr>
      <w:tr w14:paraId="7BE86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55A3C0D">
            <w:pPr>
              <w:spacing w:after="0" w:line="240" w:lineRule="auto"/>
            </w:pPr>
            <w:r>
              <w:rPr>
                <w:sz w:val="17"/>
                <w:szCs w:val="17"/>
              </w:rPr>
              <w:t>Mã QR hoặc liên kết trang</w:t>
            </w:r>
          </w:p>
        </w:tc>
        <w:tc>
          <w:tcPr>
            <w:tcW w:w="6700" w:type="dxa"/>
          </w:tcPr>
          <w:p w14:paraId="4F6B32E8">
            <w:pPr>
              <w:spacing w:after="0" w:line="240" w:lineRule="auto"/>
            </w:pPr>
            <w:r>
              <w:rPr>
                <w:sz w:val="17"/>
                <w:szCs w:val="17"/>
              </w:rPr>
              <w:t>Loại nhập: Văn bản.</w:t>
            </w:r>
          </w:p>
        </w:tc>
      </w:tr>
      <w:tr w14:paraId="35C43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4CB6D3E">
            <w:pPr>
              <w:spacing w:after="0" w:line="240" w:lineRule="auto"/>
            </w:pPr>
            <w:r>
              <w:rPr>
                <w:sz w:val="17"/>
                <w:szCs w:val="17"/>
              </w:rPr>
              <w:t>Ngôn ngữ Việt/Anh</w:t>
            </w:r>
          </w:p>
        </w:tc>
        <w:tc>
          <w:tcPr>
            <w:tcW w:w="6700" w:type="dxa"/>
          </w:tcPr>
          <w:p w14:paraId="608A06AB">
            <w:pPr>
              <w:spacing w:after="0" w:line="240" w:lineRule="auto"/>
            </w:pPr>
            <w:r>
              <w:rPr>
                <w:sz w:val="17"/>
                <w:szCs w:val="17"/>
              </w:rPr>
              <w:t>Loại nhập: Chọn từ danh sách.</w:t>
            </w:r>
          </w:p>
        </w:tc>
      </w:tr>
    </w:tbl>
    <w:p w14:paraId="57FB2CB9">
      <w:pPr>
        <w:spacing w:before="60" w:after="20"/>
      </w:pPr>
      <w:r>
        <w:rPr>
          <w:sz w:val="18"/>
          <w:szCs w:val="18"/>
        </w:rPr>
        <w:t xml:space="preserve">Thông báo liên quan: </w:t>
      </w:r>
      <w:r>
        <w:fldChar w:fldCharType="begin"/>
        <w:instrText xml:space="preserve"> HYPERLINK \l "MSG35" \o "MSG35 (Thông tin): Hồ sơ truy xuất này chưa được công bố hoặc đã được rút." </w:instrText>
        <w:fldChar w:fldCharType="separate"/>
      </w:r>
      <w:r>
        <w:rPr>
          <w:sz w:val="18"/>
          <w:szCs w:val="18"/>
        </w:rPr>
        <w:t>MSG35</w:t>
        <w:fldChar w:fldCharType="end"/>
        <w:t xml:space="preserve"> (QR chưa công bố hoặc đã rút); </w:t>
      </w:r>
      <w:r>
        <w:fldChar w:fldCharType="begin"/>
        <w:instrText xml:space="preserve"> HYPERLINK \l "MSG36" \o "MSG36 (Lỗi): Mã QR không hợp lệ. Vui lòng kiểm tra lại mã." </w:instrText>
        <w:fldChar w:fldCharType="separate"/>
      </w:r>
      <w:r>
        <w:rPr>
          <w:sz w:val="18"/>
          <w:szCs w:val="18"/>
        </w:rPr>
        <w:t>MSG36</w:t>
        <w:fldChar w:fldCharType="end"/>
        <w:t xml:space="preserve"> (Mã QR không hợp lệ).</w:t>
      </w:r>
    </w:p>
    <w:p w14:paraId="2207574E">
      <w:pPr>
        <w:spacing w:after="60"/>
      </w:pPr>
      <w:r>
        <w:rPr>
          <w:sz w:val="18"/>
          <w:szCs w:val="18"/>
        </w:rPr>
        <w:t>UC liên kết: UC32: phiên bản, trạng thái và QR in trên nhãn.</w:t>
      </w:r>
    </w:p>
    <w:p w14:paraId="44A8B2A7">
      <w:pPr>
        <w:pStyle w:val="4"/>
        <w:keepNext/>
      </w:pPr>
      <w:bookmarkStart w:id="280" w:name="_Toc9496"/>
      <w:bookmarkStart w:id="281" w:name="_Toc20492"/>
      <w:r>
        <w:t>6.7 Hàng đợi đồng bộ cổng truy xuất (SCR-25)</w:t>
      </w:r>
      <w:bookmarkEnd w:id="280"/>
      <w:bookmarkEnd w:id="281"/>
    </w:p>
    <w:p w14:paraId="6DD29E88">
      <w:pPr>
        <w:spacing w:after="60"/>
      </w:pPr>
      <w:r>
        <w:rPr>
          <w:sz w:val="19"/>
          <w:szCs w:val="19"/>
        </w:rPr>
        <w:t>UC liên quan: UC41. Nhóm chức năng: Thu hoạch và truy xuất.</w:t>
      </w:r>
    </w:p>
    <w:p w14:paraId="0EBBF546">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2D82F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0C6ECD85">
            <w:pPr>
              <w:spacing w:after="0" w:line="240" w:lineRule="auto"/>
            </w:pPr>
            <w:r>
              <w:rPr>
                <w:sz w:val="17"/>
                <w:szCs w:val="17"/>
              </w:rPr>
              <w:t>(1) Màn hình hàng đợi đồng bộ cho mã lô/đơn, QR chung, phiên bản công bố, số nguồn bè/lối, tổng kg cân cảng, trạng thái gửi/nhận/ lỗi và nút gửi lại.</w:t>
            </w:r>
          </w:p>
        </w:tc>
      </w:tr>
    </w:tbl>
    <w:p w14:paraId="624BB441">
      <w:pPr>
        <w:spacing w:after="40"/>
      </w:pPr>
    </w:p>
    <w:p w14:paraId="702934B0">
      <w:pPr>
        <w:keepNext/>
        <w:spacing w:before="40" w:after="20"/>
      </w:pPr>
      <w:r>
        <w:rPr>
          <w:b/>
        </w:rPr>
        <w:t>Màn hình này cho phép Chủ HTX:</w:t>
      </w:r>
    </w:p>
    <w:p w14:paraId="7405DC54">
      <w:pPr>
        <w:spacing w:after="10"/>
        <w:ind w:left="360" w:hanging="220"/>
      </w:pPr>
      <w:r>
        <w:rPr>
          <w:sz w:val="19"/>
          <w:szCs w:val="19"/>
        </w:rPr>
        <w:t>• Chủ HTX chọn bản truy xuất cần đồng bộ.</w:t>
      </w:r>
    </w:p>
    <w:p w14:paraId="30484CFE">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539F8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5AB2CB69">
            <w:pPr>
              <w:spacing w:after="0" w:line="240" w:lineRule="auto"/>
            </w:pPr>
            <w:r>
              <w:rPr>
                <w:b/>
                <w:sz w:val="17"/>
                <w:szCs w:val="17"/>
              </w:rPr>
              <w:t>Field Name</w:t>
            </w:r>
          </w:p>
        </w:tc>
        <w:tc>
          <w:tcPr>
            <w:tcW w:w="6700" w:type="dxa"/>
            <w:shd w:val="clear" w:color="auto" w:fill="DCE6F1"/>
          </w:tcPr>
          <w:p w14:paraId="78FB75F4">
            <w:pPr>
              <w:spacing w:after="0" w:line="240" w:lineRule="auto"/>
            </w:pPr>
            <w:r>
              <w:rPr>
                <w:b/>
                <w:sz w:val="17"/>
                <w:szCs w:val="17"/>
              </w:rPr>
              <w:t>Description</w:t>
            </w:r>
          </w:p>
        </w:tc>
      </w:tr>
      <w:tr w14:paraId="53A3C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D15AD3B">
            <w:pPr>
              <w:spacing w:after="0" w:line="240" w:lineRule="auto"/>
            </w:pPr>
            <w:r>
              <w:rPr>
                <w:sz w:val="17"/>
                <w:szCs w:val="17"/>
              </w:rPr>
              <w:t>(1) Mã lô</w:t>
            </w:r>
          </w:p>
        </w:tc>
        <w:tc>
          <w:tcPr>
            <w:tcW w:w="6700" w:type="dxa"/>
          </w:tcPr>
          <w:p w14:paraId="4F3AD7A5">
            <w:pPr>
              <w:spacing w:after="0" w:line="240" w:lineRule="auto"/>
            </w:pPr>
            <w:r>
              <w:rPr>
                <w:sz w:val="17"/>
                <w:szCs w:val="17"/>
              </w:rPr>
              <w:t>Loại nhập: Văn bản.</w:t>
            </w:r>
          </w:p>
        </w:tc>
      </w:tr>
      <w:tr w14:paraId="5EDD1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B3ED24A">
            <w:pPr>
              <w:spacing w:after="0" w:line="240" w:lineRule="auto"/>
            </w:pPr>
            <w:r>
              <w:rPr>
                <w:sz w:val="17"/>
                <w:szCs w:val="17"/>
              </w:rPr>
              <w:t>(1) Phiên bản dữ liệu</w:t>
            </w:r>
          </w:p>
        </w:tc>
        <w:tc>
          <w:tcPr>
            <w:tcW w:w="6700" w:type="dxa"/>
          </w:tcPr>
          <w:p w14:paraId="0B2E56EB">
            <w:pPr>
              <w:spacing w:after="0" w:line="240" w:lineRule="auto"/>
            </w:pPr>
            <w:r>
              <w:rPr>
                <w:sz w:val="17"/>
                <w:szCs w:val="17"/>
              </w:rPr>
              <w:t>Loại nhập: Chọn từ danh sách.</w:t>
            </w:r>
          </w:p>
        </w:tc>
      </w:tr>
      <w:tr w14:paraId="753F2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2C39BF7">
            <w:pPr>
              <w:spacing w:after="0" w:line="240" w:lineRule="auto"/>
            </w:pPr>
            <w:r>
              <w:rPr>
                <w:sz w:val="17"/>
                <w:szCs w:val="17"/>
              </w:rPr>
              <w:t>Lý do gửi lại hoặc hủy gửi</w:t>
            </w:r>
          </w:p>
        </w:tc>
        <w:tc>
          <w:tcPr>
            <w:tcW w:w="6700" w:type="dxa"/>
          </w:tcPr>
          <w:p w14:paraId="5DBAD2F2">
            <w:pPr>
              <w:spacing w:after="0" w:line="240" w:lineRule="auto"/>
            </w:pPr>
            <w:r>
              <w:rPr>
                <w:sz w:val="17"/>
                <w:szCs w:val="17"/>
              </w:rPr>
              <w:t>Loại nhập: Văn bản.</w:t>
            </w:r>
          </w:p>
        </w:tc>
      </w:tr>
    </w:tbl>
    <w:p w14:paraId="5F0B9917">
      <w:pPr>
        <w:spacing w:before="60" w:after="20"/>
      </w:pPr>
      <w:r>
        <w:rPr>
          <w:sz w:val="18"/>
          <w:szCs w:val="18"/>
        </w:rPr>
        <w:t xml:space="preserve">Thông báo liên quan: </w:t>
      </w:r>
      <w:r>
        <w:fldChar w:fldCharType="begin"/>
        <w:instrText xml:space="preserve"> HYPERLINK \l "MSG04" \o "MSG04 (Lỗi): Dịch vụ {service_name} hiện chưa phản hồi. Thao tác chưa hoàn tất, dữ liệu trong OMTS giữ nguyên; vui lòng thử lại sau." </w:instrText>
        <w:fldChar w:fldCharType="separate"/>
      </w:r>
      <w:r>
        <w:rPr>
          <w:sz w:val="18"/>
          <w:szCs w:val="18"/>
        </w:rPr>
        <w:t>MSG04</w:t>
        <w:fldChar w:fldCharType="end"/>
        <w:t xml:space="preserve"> (Dịch vụ ngoài không phản hồi); </w:t>
      </w:r>
      <w:r>
        <w:fldChar w:fldCharType="begin"/>
        <w:instrText xml:space="preserve"> HYPERLINK \l "MSG63" \o "MSG63 (Lỗi): Hồ sơ truy xuất của lô {batch_code} đang được cập nhật sau đính chính. Chưa thể {action} cho tới khi bản mới được công bố." </w:instrText>
        <w:fldChar w:fldCharType="separate"/>
      </w:r>
      <w:r>
        <w:rPr>
          <w:sz w:val="18"/>
          <w:szCs w:val="18"/>
        </w:rPr>
        <w:t>MSG63</w:t>
        <w:fldChar w:fldCharType="end"/>
        <w:t xml:space="preserve"> (Hồ sơ đang cập nhật sau đính chính).</w:t>
      </w:r>
    </w:p>
    <w:p w14:paraId="6BEB3143">
      <w:pPr>
        <w:spacing w:after="60"/>
      </w:pPr>
      <w:r>
        <w:rPr>
          <w:sz w:val="18"/>
          <w:szCs w:val="18"/>
        </w:rPr>
        <w:t>UC liên kết: UC32/UC39: phiên bản và sửa; UC31: nguồn thực thu; UC45: cân cảng đã xác nhận.</w:t>
      </w:r>
    </w:p>
    <w:p w14:paraId="72ED35FD"/>
    <w:p w14:paraId="50D037DA">
      <w:pPr>
        <w:pStyle w:val="3"/>
      </w:pPr>
      <w:bookmarkStart w:id="282" w:name="_Toc19124"/>
      <w:bookmarkStart w:id="283" w:name="_Toc32159"/>
      <w:r>
        <w:t>7. Khách hàng, đơn hàng và bán hàng</w:t>
      </w:r>
      <w:bookmarkEnd w:id="282"/>
      <w:bookmarkEnd w:id="283"/>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3"/>
        <w:gridCol w:w="2400"/>
        <w:gridCol w:w="5467"/>
      </w:tblGrid>
      <w:tr w14:paraId="1B315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33" w:type="dxa"/>
            <w:shd w:val="clear" w:color="auto" w:fill="DCE6F1"/>
          </w:tcPr>
          <w:p w14:paraId="7BAAE836">
            <w:pPr>
              <w:spacing w:after="0" w:line="240" w:lineRule="auto"/>
            </w:pPr>
            <w:r>
              <w:rPr>
                <w:b/>
                <w:sz w:val="18"/>
              </w:rPr>
              <w:t>Requirement</w:t>
            </w:r>
          </w:p>
        </w:tc>
        <w:tc>
          <w:tcPr>
            <w:tcW w:w="2400" w:type="dxa"/>
            <w:shd w:val="clear" w:color="auto" w:fill="DCE6F1"/>
          </w:tcPr>
          <w:p w14:paraId="23E0EA4C">
            <w:pPr>
              <w:spacing w:after="0" w:line="240" w:lineRule="auto"/>
            </w:pPr>
            <w:r>
              <w:rPr>
                <w:b/>
                <w:sz w:val="18"/>
              </w:rPr>
              <w:t>Use Case</w:t>
            </w:r>
          </w:p>
        </w:tc>
        <w:tc>
          <w:tcPr>
            <w:tcW w:w="5467" w:type="dxa"/>
            <w:shd w:val="clear" w:color="auto" w:fill="DCE6F1"/>
          </w:tcPr>
          <w:p w14:paraId="1708CD02">
            <w:pPr>
              <w:spacing w:after="0" w:line="240" w:lineRule="auto"/>
            </w:pPr>
            <w:r>
              <w:rPr>
                <w:b/>
                <w:sz w:val="18"/>
              </w:rPr>
              <w:t>Required behavior</w:t>
            </w:r>
          </w:p>
        </w:tc>
      </w:tr>
      <w:tr w14:paraId="1E2DB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753FD89E">
            <w:pPr>
              <w:spacing w:after="0" w:line="240" w:lineRule="auto"/>
            </w:pPr>
            <w:r>
              <w:rPr>
                <w:sz w:val="17"/>
              </w:rPr>
              <w:t>FR-UC42</w:t>
            </w:r>
          </w:p>
        </w:tc>
        <w:tc>
          <w:tcPr>
            <w:tcW w:w="2400" w:type="dxa"/>
          </w:tcPr>
          <w:p w14:paraId="3FADCCD7">
            <w:pPr>
              <w:spacing w:after="0" w:line="240" w:lineRule="auto"/>
            </w:pPr>
            <w:r>
              <w:rPr>
                <w:sz w:val="17"/>
              </w:rPr>
              <w:t>Quản lý hồ sơ khách hàng</w:t>
            </w:r>
          </w:p>
        </w:tc>
        <w:tc>
          <w:tcPr>
            <w:tcW w:w="5467" w:type="dxa"/>
          </w:tcPr>
          <w:p w14:paraId="2753EA68">
            <w:pPr>
              <w:spacing w:after="0" w:line="240" w:lineRule="auto"/>
            </w:pPr>
            <w:r>
              <w:rPr>
                <w:sz w:val="17"/>
              </w:rPr>
              <w:t>Chủ HTX hoặc Quản lý khu được quyền lưu hồ sơ thương lái nhận hàng theo đơn, kể cả đặt qua điện thoại và chưa có tài khoản. Hồ sơ liên kết các yêu cầu, lô một đơn, giao tại cảng và thanh toán; liên kết tài khoản tự đăng ký chỉ sau khi xác minh không nhầm người. Sửa hồ sơ không đổi danh tính người nhận trong giao dịch lịch sử.</w:t>
            </w:r>
          </w:p>
        </w:tc>
      </w:tr>
      <w:tr w14:paraId="4ECB7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53976A5E">
            <w:pPr>
              <w:spacing w:after="0" w:line="240" w:lineRule="auto"/>
            </w:pPr>
            <w:r>
              <w:rPr>
                <w:sz w:val="17"/>
              </w:rPr>
              <w:t>FR-UC43</w:t>
            </w:r>
          </w:p>
        </w:tc>
        <w:tc>
          <w:tcPr>
            <w:tcW w:w="2400" w:type="dxa"/>
          </w:tcPr>
          <w:p w14:paraId="03A2E5B3">
            <w:pPr>
              <w:spacing w:after="0" w:line="240" w:lineRule="auto"/>
            </w:pPr>
            <w:r>
              <w:rPr>
                <w:sz w:val="17"/>
              </w:rPr>
              <w:t>Tạo yêu cầu mua hàng</w:t>
            </w:r>
          </w:p>
        </w:tc>
        <w:tc>
          <w:tcPr>
            <w:tcW w:w="5467" w:type="dxa"/>
          </w:tcPr>
          <w:p w14:paraId="10319A93">
            <w:pPr>
              <w:spacing w:after="0" w:line="240" w:lineRule="auto"/>
            </w:pPr>
            <w:r>
              <w:rPr>
                <w:sz w:val="17"/>
              </w:rPr>
              <w:t>Thương lái hoặc Chủ HTX ghi yêu cầu mua gồm sản phẩm, lượng mong muốn và thời gian trước khi thu hoạch. Giá thị trường chưa cần ở bước này: sau cân tại cảng hai bên mới chốt giá cho đơn. Yêu cầu chưa tạo lô, cân chốt hoặc doanh thu.</w:t>
            </w:r>
          </w:p>
        </w:tc>
      </w:tr>
      <w:tr w14:paraId="2BF90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7E78012A">
            <w:pPr>
              <w:spacing w:after="0" w:line="240" w:lineRule="auto"/>
            </w:pPr>
            <w:r>
              <w:rPr>
                <w:sz w:val="17"/>
              </w:rPr>
              <w:t>FR-UC44</w:t>
            </w:r>
          </w:p>
        </w:tc>
        <w:tc>
          <w:tcPr>
            <w:tcW w:w="2400" w:type="dxa"/>
          </w:tcPr>
          <w:p w14:paraId="57C930D4">
            <w:pPr>
              <w:spacing w:after="0" w:line="240" w:lineRule="auto"/>
            </w:pPr>
            <w:r>
              <w:rPr>
                <w:sz w:val="17"/>
              </w:rPr>
              <w:t>Xét yêu cầu mua hàng</w:t>
            </w:r>
          </w:p>
        </w:tc>
        <w:tc>
          <w:tcPr>
            <w:tcW w:w="5467" w:type="dxa"/>
          </w:tcPr>
          <w:p w14:paraId="58D255E6">
            <w:pPr>
              <w:spacing w:after="0" w:line="240" w:lineRule="auto"/>
            </w:pPr>
            <w:r>
              <w:rPr>
                <w:sz w:val="17"/>
              </w:rPr>
              <w:t>Đơn của thương lái có trước thu hoạch, nhưng không cần bảng giá hoặc giá chốt trước khi thu. Chủ HTX xác nhận sản phẩm và lượng cần; giá theo thị trường được chốt tại UC45 sau khi cân.</w:t>
            </w:r>
            <w:ins w:id="2675" w:author="Claude" w:date="2026-10-08T00:00:00Z">
              <w:r>
                <w:rPr>
                  <w:sz w:val="17"/>
                </w:rPr>
                <w:t xml:space="preserve"> Chủ HTX chọn khu phụ trách đơn; hệ thống gửi thông tin đơn đã xác nhận cho thương lái qua Zalo OA (không có Zalo thì qua SMS). Thương lái rút yêu cầu hoặc hủy đơn trước khi bàn giao thì Chủ HTX hủy đơn kèm lý do; lô đã thu (nếu có) gắn sang một đơn Đã xác nhận khác cùng sản phẩm hoặc ghi xử lý khác. Sửa lượng, thời gian của đơn đã xác nhận phải có căn cứ thương lái đồng ý và ghi nhật ký kiểm toán.</w:t>
              </w:r>
            </w:ins>
          </w:p>
        </w:tc>
      </w:tr>
      <w:tr w14:paraId="0531F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1710F7BC">
            <w:pPr>
              <w:spacing w:after="0" w:line="240" w:lineRule="auto"/>
            </w:pPr>
            <w:r>
              <w:rPr>
                <w:sz w:val="17"/>
              </w:rPr>
              <w:t>FR-UC45</w:t>
            </w:r>
          </w:p>
        </w:tc>
        <w:tc>
          <w:tcPr>
            <w:tcW w:w="2400" w:type="dxa"/>
          </w:tcPr>
          <w:p w14:paraId="182B2A91">
            <w:pPr>
              <w:spacing w:after="0" w:line="240" w:lineRule="auto"/>
            </w:pPr>
            <w:r>
              <w:rPr>
                <w:sz w:val="17"/>
              </w:rPr>
              <w:t>Cân và bàn giao tại cảng theo đơn</w:t>
            </w:r>
          </w:p>
        </w:tc>
        <w:tc>
          <w:tcPr>
            <w:tcW w:w="5467" w:type="dxa"/>
          </w:tcPr>
          <w:p w14:paraId="6B830614">
            <w:pPr>
              <w:spacing w:after="0" w:line="240" w:lineRule="auto"/>
            </w:pPr>
            <w:r>
              <w:rPr>
                <w:sz w:val="17"/>
              </w:rPr>
              <w:t xml:space="preserve">UC45 là luồng cảng của một đơn. Thương lái xác nhận số cân trực tiếp tại cảng cùng Chủ HTX hoặc Quản lý khu được giao phụ trách đơn. Chủ HTX/Quản lý khu đó </w:t>
            </w:r>
            <w:ins w:id="2678" w:author="Claude" w:date="2026-10-08T00:00:00Z">
              <w:r>
                <w:rPr>
                  <w:sz w:val="17"/>
                </w:rPr>
                <w:t xml:space="preserve">chốt giá, </w:t>
              </w:r>
            </w:ins>
            <w:r>
              <w:rPr>
                <w:sz w:val="17"/>
              </w:rPr>
              <w:t xml:space="preserve">rà hồ sơ, công bố </w:t>
            </w:r>
            <w:del w:id="2676" w:author="Claude" w:date="2026-10-08T00:00:00Z">
              <w:r>
                <w:rPr>
                  <w:sz w:val="17"/>
                </w:rPr>
                <w:delText xml:space="preserve">QR, chốt giá</w:delText>
              </w:r>
            </w:del>
            <w:ins w:id="2677" w:author="Claude" w:date="2026-10-08T00:00:00Z">
              <w:r>
                <w:rPr>
                  <w:sz w:val="17"/>
                </w:rPr>
                <w:t xml:space="preserve">QR</w:t>
              </w:r>
            </w:ins>
            <w:r>
              <w:rPr>
                <w:sz w:val="17"/>
              </w:rPr>
              <w:t xml:space="preserve"> và bàn giao; hồ sơ thiếu nguồn, phiếu cân/xác nhận, giấy tờ vùng hợp lệ hoặc bị đổi sau rà phải sửa rồi rà lại trước công bố. Lần bán lại dùng QR nguồn cũ nhưng cân mới. Khi cảng mất mạng, vẫn bàn giao; phiếu cân, giá và người nhận được lưu trên thiết bị. Có mạng thì đồng bộ, rà UC32, công bố UC32 rồi gửi QR cho thương lái. Không bàn giao, kể cả bán lại, khi bản công bố của lô đang Cần rà lại.</w:t>
            </w:r>
          </w:p>
        </w:tc>
      </w:tr>
      <w:tr w14:paraId="0DD0D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08DB5244">
            <w:pPr>
              <w:spacing w:after="0" w:line="240" w:lineRule="auto"/>
            </w:pPr>
            <w:r>
              <w:rPr>
                <w:sz w:val="17"/>
              </w:rPr>
              <w:t>FR-UC46</w:t>
            </w:r>
          </w:p>
        </w:tc>
        <w:tc>
          <w:tcPr>
            <w:tcW w:w="2400" w:type="dxa"/>
          </w:tcPr>
          <w:p w14:paraId="5990FCAD">
            <w:pPr>
              <w:spacing w:after="0" w:line="240" w:lineRule="auto"/>
            </w:pPr>
            <w:r>
              <w:rPr>
                <w:sz w:val="17"/>
              </w:rPr>
              <w:t>Xem đơn và kết quả nhận tại cảng của tôi</w:t>
            </w:r>
          </w:p>
        </w:tc>
        <w:tc>
          <w:tcPr>
            <w:tcW w:w="5467" w:type="dxa"/>
          </w:tcPr>
          <w:p w14:paraId="5CD76D01">
            <w:pPr>
              <w:spacing w:after="0" w:line="240" w:lineRule="auto"/>
            </w:pPr>
            <w:r>
              <w:rPr>
                <w:sz w:val="17"/>
              </w:rPr>
              <w:t>Thương lái xem đơn đã đặt, cân thực tế tại cảng, giá đã chốt, biên nhận và số đã thanh toán/còn nợ của mình. HTX không có vận chuyển tới địa chỉ khách; người mua tới cảng nhận hàng. Quyền xem không làm lộ giao dịch của người mua trước khi cùng QR được dùng bán lại.</w:t>
            </w:r>
          </w:p>
        </w:tc>
      </w:tr>
      <w:tr w14:paraId="131DB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6334D131">
            <w:pPr>
              <w:spacing w:after="0" w:line="240" w:lineRule="auto"/>
            </w:pPr>
            <w:r>
              <w:rPr>
                <w:sz w:val="17"/>
              </w:rPr>
              <w:t>FR-UC47</w:t>
            </w:r>
          </w:p>
        </w:tc>
        <w:tc>
          <w:tcPr>
            <w:tcW w:w="2400" w:type="dxa"/>
          </w:tcPr>
          <w:p w14:paraId="3D9F2C89">
            <w:pPr>
              <w:spacing w:after="0" w:line="240" w:lineRule="auto"/>
            </w:pPr>
            <w:r>
              <w:rPr>
                <w:sz w:val="17"/>
              </w:rPr>
              <w:t>Xem biên nhận và công nợ của mình</w:t>
            </w:r>
          </w:p>
        </w:tc>
        <w:tc>
          <w:tcPr>
            <w:tcW w:w="5467" w:type="dxa"/>
          </w:tcPr>
          <w:p w14:paraId="2B05C35B">
            <w:pPr>
              <w:spacing w:after="0" w:line="240" w:lineRule="auto"/>
            </w:pPr>
            <w:r>
              <w:rPr>
                <w:sz w:val="17"/>
              </w:rPr>
              <w:t>Mỗi thương lái xem riêng biên nhận và công nợ của mình. Khi hàng trả được bán lại theo đơn mới, biên nhận dùng cân cảng và giá của lần bán mới; QR nguồn cũ vẫn truy xuất cùng nguồn nhưng không làm lộ giao dịch của người mua trước.</w:t>
            </w:r>
          </w:p>
        </w:tc>
      </w:tr>
      <w:tr w14:paraId="13DE9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225E4715">
            <w:pPr>
              <w:spacing w:after="0" w:line="240" w:lineRule="auto"/>
            </w:pPr>
            <w:r>
              <w:rPr>
                <w:sz w:val="17"/>
              </w:rPr>
              <w:t>FR-UC48</w:t>
            </w:r>
          </w:p>
        </w:tc>
        <w:tc>
          <w:tcPr>
            <w:tcW w:w="2400" w:type="dxa"/>
          </w:tcPr>
          <w:p w14:paraId="1B1AA085">
            <w:pPr>
              <w:spacing w:after="0" w:line="240" w:lineRule="auto"/>
            </w:pPr>
            <w:r>
              <w:rPr>
                <w:sz w:val="17"/>
              </w:rPr>
              <w:t>Chốt giao dịch bán</w:t>
            </w:r>
          </w:p>
        </w:tc>
        <w:tc>
          <w:tcPr>
            <w:tcW w:w="5467" w:type="dxa"/>
          </w:tcPr>
          <w:p w14:paraId="3167A5D0">
            <w:pPr>
              <w:spacing w:after="0" w:line="240" w:lineRule="auto"/>
            </w:pPr>
            <w:r>
              <w:rPr>
                <w:sz w:val="17"/>
              </w:rPr>
              <w:t xml:space="preserve">UC48 được UC45 gọi sau cân, giá và bàn giao để chốt một sale/biên nhận/phải thu cho đơn, và </w:t>
            </w:r>
            <w:del w:id="2682" w:author="Claude" w:date="2026-10-08T00:00:00Z">
              <w:r>
                <w:rPr>
                  <w:sz w:val="17"/>
                </w:rPr>
                <w:delText xml:space="preserve">được</w:delText>
              </w:r>
            </w:del>
            <w:ins w:id="2683" w:author="Claude" w:date="2026-10-08T00:00:00Z">
              <w:r>
                <w:rPr>
                  <w:sz w:val="17"/>
                </w:rPr>
                <w:t xml:space="preserve">để</w:t>
              </w:r>
            </w:ins>
            <w:r>
              <w:rPr>
                <w:sz w:val="17"/>
              </w:rPr>
              <w:t xml:space="preserve"> Chủ HTX hoặc Quản lý khu phụ trách đơn</w:t>
            </w:r>
            <w:del w:id="2681" w:author="Claude" w:date="2026-10-08T00:00:00Z">
              <w:r>
                <w:rPr>
                  <w:sz w:val="17"/>
                </w:rPr>
                <w:delText xml:space="preserve"> dùng để sửa phần đơn chưa thực hiện hoặc</w:delText>
              </w:r>
            </w:del>
            <w:r>
              <w:rPr>
                <w:sz w:val="17"/>
              </w:rPr>
              <w:t xml:space="preserve"> ghi thỏa thuận xử lý chênh giữa mục tiêu và cân </w:t>
            </w:r>
            <w:del w:id="2679" w:author="Claude" w:date="2026-10-08T00:00:00Z">
              <w:r>
                <w:rPr>
                  <w:sz w:val="17"/>
                </w:rPr>
                <w:delText xml:space="preserve">chốt.</w:delText>
              </w:r>
            </w:del>
            <w:ins w:id="2680" w:author="Claude" w:date="2026-10-08T00:00:00Z">
              <w:r>
                <w:rPr>
                  <w:sz w:val="17"/>
                </w:rPr>
                <w:t xml:space="preserve">chốt (sửa điều khoản trước khi giao ở UC44).</w:t>
              </w:r>
            </w:ins>
            <w:r>
              <w:rPr>
                <w:sz w:val="17"/>
              </w:rPr>
              <w:t xml:space="preserve"> Đơn vị VND: hệ thống gợi ý số tiền làm tròn lên nghìn đồng gần nhất, người dùng xác nhận hoặc nhập số cuối; chỉ lưu bội số 1.000 VND. Chống tạo trùng khi bấm lại, mất kết nối hoặc chốt ngoại tuyến. Yêu cầu gốc, cân và giá gốc giữ nguyên; </w:t>
            </w:r>
            <w:del w:id="2688" w:author="Claude" w:date="2026-10-08T00:00:00Z">
              <w:r>
                <w:rPr>
                  <w:sz w:val="17"/>
                </w:rPr>
                <w:delText xml:space="preserve">điều</w:delText>
              </w:r>
            </w:del>
            <w:ins w:id="2689" w:author="Claude" w:date="2026-10-08T00:00:00Z">
              <w:r>
                <w:rPr>
                  <w:sz w:val="17"/>
                </w:rPr>
                <w:t xml:space="preserve">sửa</w:t>
              </w:r>
            </w:ins>
            <w:r>
              <w:rPr>
                <w:sz w:val="17"/>
              </w:rPr>
              <w:t xml:space="preserve"> </w:t>
            </w:r>
            <w:del w:id="2686" w:author="Claude" w:date="2026-10-08T00:00:00Z">
              <w:r>
                <w:rPr>
                  <w:sz w:val="17"/>
                </w:rPr>
                <w:delText xml:space="preserve">chỉnh</w:delText>
              </w:r>
            </w:del>
            <w:ins w:id="2687" w:author="Claude" w:date="2026-10-08T00:00:00Z">
              <w:r>
                <w:rPr>
                  <w:sz w:val="17"/>
                </w:rPr>
                <w:t xml:space="preserve">cân hoặc nguồn</w:t>
              </w:r>
            </w:ins>
            <w:r>
              <w:rPr>
                <w:sz w:val="17"/>
              </w:rPr>
              <w:t xml:space="preserve"> sau </w:t>
            </w:r>
            <w:del w:id="2684" w:author="Claude" w:date="2026-10-08T00:00:00Z">
              <w:r>
                <w:rPr>
                  <w:sz w:val="17"/>
                </w:rPr>
                <w:delText xml:space="preserve">bán</w:delText>
              </w:r>
            </w:del>
            <w:ins w:id="2685" w:author="Claude" w:date="2026-10-08T00:00:00Z">
              <w:r>
                <w:rPr>
                  <w:sz w:val="17"/>
                </w:rPr>
                <w:t xml:space="preserve">bàn giao dùng UC39, giảm giá hoặc trả hàng</w:t>
              </w:r>
            </w:ins>
            <w:r>
              <w:rPr>
                <w:sz w:val="17"/>
              </w:rPr>
              <w:t xml:space="preserve"> dùng UC51–UC54.</w:t>
            </w:r>
          </w:p>
        </w:tc>
      </w:tr>
    </w:tbl>
    <w:p w14:paraId="0F5C7388">
      <w:pPr>
        <w:pStyle w:val="4"/>
        <w:keepNext/>
      </w:pPr>
      <w:bookmarkStart w:id="284" w:name="_Toc28231"/>
      <w:bookmarkStart w:id="285" w:name="_Toc30406"/>
      <w:r>
        <w:t>7.1 Hồ sơ khách hàng (SCR-26)</w:t>
      </w:r>
      <w:bookmarkEnd w:id="284"/>
      <w:bookmarkEnd w:id="285"/>
    </w:p>
    <w:p w14:paraId="4273D802">
      <w:pPr>
        <w:spacing w:after="60"/>
      </w:pPr>
      <w:r>
        <w:rPr>
          <w:sz w:val="19"/>
          <w:szCs w:val="19"/>
        </w:rPr>
        <w:t>UC liên quan: UC42. Nhóm chức năng: Khách hàng, đơn hàng và bán hàng.</w:t>
      </w:r>
    </w:p>
    <w:p w14:paraId="7711CC45">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2EFB8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2FC53740">
            <w:pPr>
              <w:spacing w:after="0" w:line="240" w:lineRule="auto"/>
            </w:pPr>
            <w:r>
              <w:rPr>
                <w:sz w:val="17"/>
                <w:szCs w:val="17"/>
              </w:rPr>
              <w:t>(1) [Khách hàng] Tìm tên/số điện thoại, trạng thái có tài khoản/chưa có; danh sách giao dịch.</w:t>
            </w:r>
          </w:p>
          <w:p w14:paraId="09E599F5">
            <w:pPr>
              <w:spacing w:after="0" w:line="240" w:lineRule="auto"/>
            </w:pPr>
            <w:r>
              <w:rPr>
                <w:sz w:val="17"/>
                <w:szCs w:val="17"/>
              </w:rPr>
              <w:t>(2) [Chi tiết] Tên pháp nhân/người liên hệ, số liên lạc, địa chỉ giao, kênh liên hệ, ghi chú; lịch sử thay đổi.</w:t>
            </w:r>
          </w:p>
          <w:p w14:paraId="20495AA8">
            <w:pPr>
              <w:spacing w:after="0" w:line="240" w:lineRule="auto"/>
            </w:pPr>
            <w:r>
              <w:rPr>
                <w:sz w:val="17"/>
                <w:szCs w:val="17"/>
              </w:rPr>
              <w:t>(3) [Hành động] Tạo | Lưu | Ngừng sử dụng | Xem giao dịch; liên kết tài khoản chỉ sau xác minh.</w:t>
            </w:r>
          </w:p>
        </w:tc>
      </w:tr>
    </w:tbl>
    <w:p w14:paraId="277E3B4A">
      <w:pPr>
        <w:spacing w:after="40"/>
      </w:pPr>
    </w:p>
    <w:p w14:paraId="4140442E">
      <w:pPr>
        <w:keepNext/>
        <w:spacing w:before="40" w:after="20"/>
      </w:pPr>
      <w:r>
        <w:rPr>
          <w:b/>
        </w:rPr>
        <w:t>Màn hình này cho phép Chủ HTX, Quản lý khu:</w:t>
      </w:r>
    </w:p>
    <w:p w14:paraId="681E5BA1">
      <w:pPr>
        <w:spacing w:after="10"/>
        <w:ind w:left="360" w:hanging="220"/>
      </w:pPr>
      <w:r>
        <w:rPr>
          <w:sz w:val="19"/>
          <w:szCs w:val="19"/>
        </w:rPr>
        <w:t>• Người thao tác tìm khách hiện có để tránh trùng.</w:t>
      </w:r>
    </w:p>
    <w:p w14:paraId="75163A0C">
      <w:pPr>
        <w:spacing w:after="10"/>
        <w:ind w:left="360" w:hanging="220"/>
      </w:pPr>
      <w:r>
        <w:rPr>
          <w:sz w:val="19"/>
          <w:szCs w:val="19"/>
        </w:rPr>
        <w:t>• Người thao tác nhập tên, số điện thoại, liên hệ và tài khoản Zalo (không bắt buộc; mỗi tài khoản Zalo chỉ gắn một khách).</w:t>
      </w:r>
    </w:p>
    <w:p w14:paraId="7BC8851C">
      <w:pPr>
        <w:spacing w:after="10"/>
        <w:ind w:left="360" w:hanging="220"/>
      </w:pPr>
      <w:r>
        <w:rPr>
          <w:sz w:val="19"/>
          <w:szCs w:val="19"/>
        </w:rPr>
        <w:t>• Các UC43, UC51 dùng cùng định danh khách này.</w:t>
      </w:r>
    </w:p>
    <w:p w14:paraId="0189EB0E">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50FDE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10B61B26">
            <w:pPr>
              <w:spacing w:after="0" w:line="240" w:lineRule="auto"/>
            </w:pPr>
            <w:r>
              <w:rPr>
                <w:b/>
                <w:sz w:val="17"/>
                <w:szCs w:val="17"/>
              </w:rPr>
              <w:t>Field Name</w:t>
            </w:r>
          </w:p>
        </w:tc>
        <w:tc>
          <w:tcPr>
            <w:tcW w:w="6700" w:type="dxa"/>
            <w:shd w:val="clear" w:color="auto" w:fill="DCE6F1"/>
          </w:tcPr>
          <w:p w14:paraId="6E12DF83">
            <w:pPr>
              <w:spacing w:after="0" w:line="240" w:lineRule="auto"/>
            </w:pPr>
            <w:r>
              <w:rPr>
                <w:b/>
                <w:sz w:val="17"/>
                <w:szCs w:val="17"/>
              </w:rPr>
              <w:t>Description</w:t>
            </w:r>
          </w:p>
        </w:tc>
      </w:tr>
      <w:tr w14:paraId="6458C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7A40ADD">
            <w:pPr>
              <w:spacing w:after="0" w:line="240" w:lineRule="auto"/>
            </w:pPr>
            <w:r>
              <w:rPr>
                <w:sz w:val="17"/>
                <w:szCs w:val="17"/>
              </w:rPr>
              <w:t>Tên khách/đối tác</w:t>
            </w:r>
          </w:p>
        </w:tc>
        <w:tc>
          <w:tcPr>
            <w:tcW w:w="6700" w:type="dxa"/>
          </w:tcPr>
          <w:p w14:paraId="0D770C33">
            <w:pPr>
              <w:spacing w:after="0" w:line="240" w:lineRule="auto"/>
            </w:pPr>
            <w:r>
              <w:rPr>
                <w:sz w:val="17"/>
                <w:szCs w:val="17"/>
              </w:rPr>
              <w:t xml:space="preserve">Loại nhập: Văn bản.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41CFF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7013EAC">
            <w:pPr>
              <w:spacing w:after="0" w:line="240" w:lineRule="auto"/>
            </w:pPr>
            <w:r>
              <w:rPr>
                <w:sz w:val="17"/>
                <w:szCs w:val="17"/>
              </w:rPr>
              <w:t>Thông tin liên hệ đủ để giao dịch</w:t>
            </w:r>
          </w:p>
        </w:tc>
        <w:tc>
          <w:tcPr>
            <w:tcW w:w="6700" w:type="dxa"/>
          </w:tcPr>
          <w:p w14:paraId="5E8E9246">
            <w:pPr>
              <w:spacing w:after="0" w:line="240" w:lineRule="auto"/>
            </w:pPr>
            <w:r>
              <w:rPr>
                <w:sz w:val="17"/>
                <w:szCs w:val="17"/>
              </w:rPr>
              <w:t xml:space="preserve">Loại nhập: Văn bản.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7D883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292D62C">
            <w:pPr>
              <w:spacing w:after="0" w:line="240" w:lineRule="auto"/>
            </w:pPr>
            <w:r>
              <w:rPr>
                <w:sz w:val="17"/>
                <w:szCs w:val="17"/>
              </w:rPr>
              <w:t>(2) Địa chỉ và đầu mối nhận</w:t>
            </w:r>
          </w:p>
        </w:tc>
        <w:tc>
          <w:tcPr>
            <w:tcW w:w="6700" w:type="dxa"/>
          </w:tcPr>
          <w:p w14:paraId="4B26BF1B">
            <w:pPr>
              <w:spacing w:after="0" w:line="240" w:lineRule="auto"/>
            </w:pPr>
            <w:r>
              <w:rPr>
                <w:sz w:val="17"/>
                <w:szCs w:val="17"/>
              </w:rPr>
              <w:t>Loại nhập: Văn bản. Theo giao dịch.</w:t>
            </w:r>
          </w:p>
        </w:tc>
      </w:tr>
      <w:tr w14:paraId="265F0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06A51A9">
            <w:pPr>
              <w:spacing w:after="0" w:line="240" w:lineRule="auto"/>
            </w:pPr>
            <w:r>
              <w:rPr>
                <w:sz w:val="17"/>
                <w:szCs w:val="17"/>
              </w:rPr>
              <w:t>Kênh app/điện thoại/Zalo</w:t>
            </w:r>
          </w:p>
        </w:tc>
        <w:tc>
          <w:tcPr>
            <w:tcW w:w="6700" w:type="dxa"/>
          </w:tcPr>
          <w:p w14:paraId="740CBE04">
            <w:pPr>
              <w:spacing w:after="0" w:line="240" w:lineRule="auto"/>
            </w:pPr>
            <w:r>
              <w:rPr>
                <w:sz w:val="17"/>
                <w:szCs w:val="17"/>
              </w:rPr>
              <w:t>Loại nhập: Chọn từ danh sách. Bắt buộc: Không.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ins w:id="2936" w:author="Claude" w:date="2026-10-08T00:00:00Z"/>
        </w:trPr>
        <w:tc>
          <w:tcPr>
            <w:tcW w:w="2300" w:type="dxa"/>
          </w:tcPr>
          <w:p>
            <w:pPr>
              <w:spacing w:after="0" w:line="240" w:lineRule="auto"/>
              <w:rPr>
                <w:ins w:id="2937" w:author="Claude" w:date="2026-10-08T00:00:00Z"/>
              </w:rPr>
            </w:pPr>
            <w:ins w:id="2938" w:author="Claude" w:date="2026-10-08T00:00:00Z">
              <w:r>
                <w:rPr>
                  <w:sz w:val="17"/>
                  <w:szCs w:val="17"/>
                </w:rPr>
                <w:t xml:space="preserve">Tài khoản Zalo</w:t>
              </w:r>
            </w:ins>
          </w:p>
        </w:tc>
        <w:tc>
          <w:tcPr>
            <w:tcW w:w="6700" w:type="dxa"/>
          </w:tcPr>
          <w:p>
            <w:pPr>
              <w:spacing w:after="0" w:line="240" w:lineRule="auto"/>
              <w:rPr>
                <w:ins w:id="2939" w:author="Claude" w:date="2026-10-08T00:00:00Z"/>
              </w:rPr>
            </w:pPr>
            <w:ins w:id="2940" w:author="Claude" w:date="2026-10-08T00:00:00Z">
              <w:r>
                <w:rPr>
                  <w:sz w:val="17"/>
                  <w:szCs w:val="17"/>
                </w:rPr>
                <w:t xml:space="preserve">Loại nhập: Văn bản. Bắt buộc: Không. Mỗi tài khoản Zalo gắn tối đa một khách; dùng ghép tin Zalo OA (API-09).</w:t>
              </w:r>
            </w:ins>
          </w:p>
        </w:tc>
      </w:tr>
      <w:tr w14:paraId="5C1C8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62FDA24">
            <w:pPr>
              <w:spacing w:after="0" w:line="240" w:lineRule="auto"/>
            </w:pPr>
            <w:r>
              <w:rPr>
                <w:sz w:val="17"/>
                <w:szCs w:val="17"/>
              </w:rPr>
              <w:t>(3) Liên kết tài khoản</w:t>
            </w:r>
          </w:p>
        </w:tc>
        <w:tc>
          <w:tcPr>
            <w:tcW w:w="6700" w:type="dxa"/>
          </w:tcPr>
          <w:p w14:paraId="563B7588">
            <w:pPr>
              <w:spacing w:after="0" w:line="240" w:lineRule="auto"/>
            </w:pPr>
            <w:r>
              <w:rPr>
                <w:sz w:val="17"/>
                <w:szCs w:val="17"/>
              </w:rPr>
              <w:t>Loại nhập: Chọn từ danh sách. Chỉ khi xác minh không mơ hồ.</w:t>
            </w:r>
          </w:p>
        </w:tc>
      </w:tr>
    </w:tbl>
    <w:p w14:paraId="6C16BDB8">
      <w:pPr>
        <w:spacing w:before="60" w:after="20"/>
      </w:pPr>
      <w:r>
        <w:rPr>
          <w:sz w:val="18"/>
          <w:szCs w:val="18"/>
        </w:rPr>
        <w:t xml:space="preserve">Thông báo liên quan: </w:t>
      </w:r>
      <w:r>
        <w:fldChar w:fldCharType="begin"/>
        <w:instrText xml:space="preserve"> HYPERLINK \l "MSG03" \o "MSG03 (Lỗi): {object_name} đã tồn tại. Hệ thống mở bản ghi hiện có để bạn kiểm tra, không tạo bản sao." </w:instrText>
        <w:fldChar w:fldCharType="separate"/>
      </w:r>
      <w:r>
        <w:rPr>
          <w:sz w:val="18"/>
          <w:szCs w:val="18"/>
        </w:rPr>
        <w:t>MSG03</w:t>
        <w:fldChar w:fldCharType="end"/>
        <w:t xml:space="preserve"> (Bản ghi đã tồn </w:t>
      </w:r>
      <w:del w:id="2941" w:author="Claude" w:date="2026-10-08T00:00:00Z">
        <w:r>
          <w:rPr>
            <w:sz w:val="18"/>
            <w:szCs w:val="18"/>
          </w:rPr>
          <w:delText xml:space="preserve">tại).</w:delText>
        </w:r>
      </w:del>
      <w:ins w:id="2942" w:author="Claude" w:date="2026-10-08T00:00:00Z">
        <w:r>
          <w:rPr>
            <w:sz w:val="18"/>
            <w:szCs w:val="18"/>
          </w:rPr>
          <w:t xml:space="preserve">tại); MSG10 (Lưu thành công); MSG11 (Không thể ngừng dùng khi khách còn đơn chưa kết thúc).</w:t>
        </w:r>
      </w:ins>
    </w:p>
    <w:p w14:paraId="3178AEDB">
      <w:pPr>
        <w:spacing w:after="60"/>
      </w:pPr>
      <w:r>
        <w:rPr>
          <w:sz w:val="18"/>
          <w:szCs w:val="18"/>
        </w:rPr>
        <w:t>UC liên kết: UC43: yêu cầu đặt hàng; UC45: bàn giao tại cảng; UC46: khách xem đơn; UC47: khách xem công nợ.</w:t>
      </w:r>
    </w:p>
    <w:p w14:paraId="14C05320">
      <w:pPr>
        <w:pStyle w:val="4"/>
        <w:keepNext/>
      </w:pPr>
      <w:bookmarkStart w:id="286" w:name="_Toc31558"/>
      <w:bookmarkStart w:id="287" w:name="_Toc2142"/>
      <w:r>
        <w:t>7.2 Yêu cầu mua hàng (SCR-27)</w:t>
      </w:r>
      <w:bookmarkEnd w:id="286"/>
      <w:bookmarkEnd w:id="287"/>
    </w:p>
    <w:p w14:paraId="6608F5F7">
      <w:pPr>
        <w:spacing w:after="60"/>
      </w:pPr>
      <w:r>
        <w:rPr>
          <w:sz w:val="19"/>
          <w:szCs w:val="19"/>
        </w:rPr>
        <w:t>UC liên quan: UC43. Nhóm chức năng: Khách hàng, đơn hàng và bán hàng.</w:t>
      </w:r>
    </w:p>
    <w:p w14:paraId="249B704D">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396FA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66897ABE">
            <w:pPr>
              <w:spacing w:after="0" w:line="240" w:lineRule="auto"/>
            </w:pPr>
            <w:r>
              <w:rPr>
                <w:sz w:val="17"/>
                <w:szCs w:val="17"/>
              </w:rPr>
              <w:t>(1) [Yêu cầu mua] Người mua, sản phẩm, kg mục tiêu, thời điểm mong muốn và nguồn yêu cầu (ứng dụng/điện thoại).</w:t>
            </w:r>
          </w:p>
          <w:p w14:paraId="18325DDF">
            <w:pPr>
              <w:spacing w:after="0" w:line="240" w:lineRule="auto"/>
            </w:pPr>
            <w:r>
              <w:rPr>
                <w:sz w:val="17"/>
                <w:szCs w:val="17"/>
              </w:rPr>
              <w:t>(2) [Trạng thái] Chờ Chủ HTX xác nhận UC44; chưa có giá chốt, lô thu hoạch hoặc doanh thu.</w:t>
            </w:r>
          </w:p>
          <w:p>
            <w:pPr>
              <w:spacing w:after="0" w:line="240" w:lineRule="auto"/>
              <w:rPr>
                <w:ins w:id="2943" w:author="Claude" w:date="2026-10-08T00:00:00Z"/>
              </w:rPr>
            </w:pPr>
            <w:ins w:id="2944" w:author="Claude" w:date="2026-10-08T00:00:00Z">
              <w:r>
                <w:rPr>
                  <w:sz w:val="17"/>
                  <w:szCs w:val="17"/>
                </w:rPr>
                <w:t xml:space="preserve">(3) [Đơn bán lại] Lần trả nguồn, QR nguồn (tự điền), lượng phân bổ.</w:t>
              </w:r>
            </w:ins>
          </w:p>
        </w:tc>
      </w:tr>
    </w:tbl>
    <w:p w14:paraId="65BEFBC4">
      <w:pPr>
        <w:spacing w:after="40"/>
      </w:pPr>
    </w:p>
    <w:p w14:paraId="138E3A8A">
      <w:pPr>
        <w:keepNext/>
        <w:spacing w:before="40" w:after="20"/>
      </w:pPr>
      <w:r>
        <w:rPr>
          <w:b/>
        </w:rPr>
        <w:t>Màn hình này cho phép Thương lái, Chủ HTX:</w:t>
      </w:r>
    </w:p>
    <w:p w14:paraId="5CBEDFDE">
      <w:pPr>
        <w:spacing w:after="10"/>
        <w:ind w:left="360" w:hanging="220"/>
      </w:pPr>
      <w:r>
        <w:rPr>
          <w:sz w:val="19"/>
          <w:szCs w:val="19"/>
        </w:rPr>
        <w:t>• Thương lái mở Tạo yêu cầu mua.</w:t>
      </w:r>
    </w:p>
    <w:p w14:paraId="17AAD8FC">
      <w:pPr>
        <w:spacing w:after="10"/>
        <w:ind w:left="360" w:hanging="220"/>
      </w:pPr>
      <w:r>
        <w:rPr>
          <w:sz w:val="19"/>
          <w:szCs w:val="19"/>
        </w:rPr>
        <w:t>• Thương lái chọn sản phẩm, nhập số kg cần và thời điểm mong muốn; không cần giá.</w:t>
      </w:r>
    </w:p>
    <w:p w14:paraId="4E5F176F">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2166E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754C946B">
            <w:pPr>
              <w:spacing w:after="0" w:line="240" w:lineRule="auto"/>
            </w:pPr>
            <w:r>
              <w:rPr>
                <w:b/>
                <w:sz w:val="17"/>
                <w:szCs w:val="17"/>
              </w:rPr>
              <w:t>Field Name</w:t>
            </w:r>
          </w:p>
        </w:tc>
        <w:tc>
          <w:tcPr>
            <w:tcW w:w="6700" w:type="dxa"/>
            <w:shd w:val="clear" w:color="auto" w:fill="DCE6F1"/>
          </w:tcPr>
          <w:p w14:paraId="7D2DBA04">
            <w:pPr>
              <w:spacing w:after="0" w:line="240" w:lineRule="auto"/>
            </w:pPr>
            <w:r>
              <w:rPr>
                <w:b/>
                <w:sz w:val="17"/>
                <w:szCs w:val="17"/>
              </w:rPr>
              <w:t>Description</w:t>
            </w:r>
          </w:p>
        </w:tc>
      </w:tr>
      <w:tr w14:paraId="5C0A5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A25C03E">
            <w:pPr>
              <w:spacing w:after="0" w:line="240" w:lineRule="auto"/>
            </w:pPr>
            <w:r>
              <w:rPr>
                <w:sz w:val="17"/>
                <w:szCs w:val="17"/>
              </w:rPr>
              <w:t>Thương lái và sản phẩm</w:t>
            </w:r>
          </w:p>
        </w:tc>
        <w:tc>
          <w:tcPr>
            <w:tcW w:w="6700" w:type="dxa"/>
          </w:tcPr>
          <w:p w14:paraId="59D89634">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9E2C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30CA479">
            <w:pPr>
              <w:spacing w:after="0" w:line="240" w:lineRule="auto"/>
            </w:pPr>
            <w:r>
              <w:rPr>
                <w:sz w:val="17"/>
                <w:szCs w:val="17"/>
              </w:rPr>
              <w:t>Lượng mục tiêu và thời điểm mong muốn</w:t>
            </w:r>
          </w:p>
        </w:tc>
        <w:tc>
          <w:tcPr>
            <w:tcW w:w="6700" w:type="dxa"/>
          </w:tcPr>
          <w:p w14:paraId="63662CBE">
            <w:pPr>
              <w:spacing w:after="0" w:line="240" w:lineRule="auto"/>
            </w:pPr>
            <w:r>
              <w:rPr>
                <w:sz w:val="17"/>
                <w:szCs w:val="17"/>
              </w:rPr>
              <w:t xml:space="preserve">Loại nhập: Nhóm trường (xem phác thảo).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420F8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A8B026A">
            <w:pPr>
              <w:spacing w:after="0" w:line="240" w:lineRule="auto"/>
            </w:pPr>
            <w:r>
              <w:rPr>
                <w:sz w:val="17"/>
                <w:szCs w:val="17"/>
              </w:rPr>
              <w:t>Kênh nhận yêu cầu và người ghi</w:t>
            </w:r>
          </w:p>
        </w:tc>
        <w:tc>
          <w:tcPr>
            <w:tcW w:w="6700" w:type="dxa"/>
          </w:tcPr>
          <w:p w14:paraId="4ABC3B1A">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ins w:id="2945" w:author="Claude" w:date="2026-10-08T00:00:00Z"/>
        </w:trPr>
        <w:tc>
          <w:tcPr>
            <w:tcW w:w="2300" w:type="dxa"/>
          </w:tcPr>
          <w:p>
            <w:pPr>
              <w:spacing w:after="0" w:line="240" w:lineRule="auto"/>
              <w:rPr>
                <w:ins w:id="2946" w:author="Claude" w:date="2026-10-08T00:00:00Z"/>
              </w:rPr>
            </w:pPr>
            <w:ins w:id="2947" w:author="Claude" w:date="2026-10-08T00:00:00Z">
              <w:r>
                <w:rPr>
                  <w:sz w:val="17"/>
                  <w:szCs w:val="17"/>
                </w:rPr>
                <w:t xml:space="preserve">(3) Đơn bán lại: lần trả nguồn, QR nguồn, lượng phân bổ</w:t>
              </w:r>
            </w:ins>
          </w:p>
        </w:tc>
        <w:tc>
          <w:tcPr>
            <w:tcW w:w="6700" w:type="dxa"/>
          </w:tcPr>
          <w:p>
            <w:pPr>
              <w:spacing w:after="0" w:line="240" w:lineRule="auto"/>
              <w:rPr>
                <w:ins w:id="2948" w:author="Claude" w:date="2026-10-08T00:00:00Z"/>
              </w:rPr>
            </w:pPr>
            <w:ins w:id="2949" w:author="Claude" w:date="2026-10-08T00:00:00Z">
              <w:r>
                <w:rPr>
                  <w:sz w:val="17"/>
                  <w:szCs w:val="17"/>
                </w:rPr>
                <w:t xml:space="preserve">Loại nhập: Nhóm trường (xem phác thảo). Bắt buộc: Có khi đơn mua lại hàng trả (UC43 nhánh 2a). Tổng phân bổ không vượt lượng bán lại được (BR-22). Thông báo lỗi khi thiếu: MSG01.</w:t>
              </w:r>
            </w:ins>
          </w:p>
        </w:tc>
      </w:tr>
    </w:tbl>
    <w:p w14:paraId="369F20A6">
      <w:pPr>
        <w:spacing w:before="60" w:after="20"/>
      </w:pPr>
      <w:r>
        <w:rPr>
          <w:sz w:val="18"/>
          <w:szCs w:val="18"/>
        </w:rPr>
        <w:t xml:space="preserve">Thông báo liên quan: </w:t>
      </w:r>
      <w:ins w:id="2950" w:author="Claude" w:date="2026-10-08T00:00:00Z">
        <w:r>
          <w:rPr>
            <w:sz w:val="18"/>
            <w:szCs w:val="18"/>
          </w:rPr>
          <w:t xml:space="preserve">MSG02 (Khách đã ngừng giao dịch hoặc không đủ quyền); </w:t>
        </w:r>
      </w:ins>
      <w:r>
        <w:fldChar w:fldCharType="begin"/>
        <w:instrText xml:space="preserve"> HYPERLINK \l "MSG39" \o "MSG39 (Lỗi): Sản phẩm {product_name} đã ngừng bán. Vui lòng chọn sản phẩm đang bán." </w:instrText>
        <w:fldChar w:fldCharType="separate"/>
      </w:r>
      <w:r>
        <w:rPr>
          <w:sz w:val="18"/>
          <w:szCs w:val="18"/>
        </w:rPr>
        <w:t>MSG39</w:t>
        <w:fldChar w:fldCharType="end"/>
        <w:t xml:space="preserve"> (Sản phẩm đã ngừng bán).</w:t>
      </w:r>
    </w:p>
    <w:p w14:paraId="76FF7049">
      <w:pPr>
        <w:spacing w:after="60"/>
      </w:pPr>
      <w:r>
        <w:rPr>
          <w:sz w:val="18"/>
          <w:szCs w:val="18"/>
        </w:rPr>
        <w:t>UC liên kết: UC42: hồ sơ thương lái; UC44: xác nhận yêu cầu.</w:t>
      </w:r>
    </w:p>
    <w:p w14:paraId="695E2B1F">
      <w:pPr>
        <w:pStyle w:val="4"/>
        <w:keepNext/>
      </w:pPr>
      <w:bookmarkStart w:id="288" w:name="_Toc3669"/>
      <w:bookmarkStart w:id="289" w:name="_Toc5214"/>
      <w:r>
        <w:t>7.3 Xét yêu cầu mua hàng (SCR-28)</w:t>
      </w:r>
      <w:bookmarkEnd w:id="288"/>
      <w:bookmarkEnd w:id="289"/>
    </w:p>
    <w:p w14:paraId="57F7A9D0">
      <w:pPr>
        <w:spacing w:after="60"/>
      </w:pPr>
      <w:r>
        <w:rPr>
          <w:sz w:val="19"/>
          <w:szCs w:val="19"/>
        </w:rPr>
        <w:t>UC liên quan: UC44. Nhóm chức năng: Khách hàng, đơn hàng và bán hàng.</w:t>
      </w:r>
    </w:p>
    <w:p w14:paraId="1B3592B1">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2BE7D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5D551E0B">
            <w:pPr>
              <w:spacing w:after="0" w:line="240" w:lineRule="auto"/>
            </w:pPr>
            <w:r>
              <w:rPr>
                <w:sz w:val="17"/>
                <w:szCs w:val="17"/>
              </w:rPr>
              <w:t>(1) [Đơn mua] Thương lái, sản phẩm, lượng mục tiêu, thời điểm cần hàng; giá trạng thái ‘chưa chốt’ cho tới cân cảng.</w:t>
            </w:r>
          </w:p>
          <w:p w14:paraId="2E00C8B9">
            <w:pPr>
              <w:spacing w:after="0" w:line="240" w:lineRule="auto"/>
            </w:pPr>
            <w:r>
              <w:rPr>
                <w:sz w:val="17"/>
                <w:szCs w:val="17"/>
              </w:rPr>
              <w:t>(2) Giá được chốt tại UC45 sau cân; UC44 chỉ hiển thị.</w:t>
            </w:r>
          </w:p>
          <w:p w14:paraId="08D25C6A">
            <w:pPr>
              <w:spacing w:after="0" w:line="240" w:lineRule="auto"/>
            </w:pPr>
            <w:r>
              <w:rPr>
                <w:sz w:val="17"/>
                <w:szCs w:val="17"/>
              </w:rPr>
              <w:t>(3) Đề xuất sửa lượng/thời điểm → Chờ khách đồng ý; khi thương lái đồng ý: [Kênh] [Thời điểm] [Ảnh tin nhắn hoặc ghi chú] [Xác nhận đơn]</w:t>
            </w:r>
          </w:p>
          <w:p>
            <w:pPr>
              <w:spacing w:after="0" w:line="240" w:lineRule="auto"/>
              <w:rPr>
                <w:ins w:id="2951" w:author="Claude" w:date="2026-10-08T00:00:00Z"/>
              </w:rPr>
            </w:pPr>
            <w:ins w:id="2952" w:author="Claude" w:date="2026-10-08T00:00:00Z">
              <w:r>
                <w:rPr>
                  <w:sz w:val="17"/>
                  <w:szCs w:val="17"/>
                </w:rPr>
                <w:t xml:space="preserve">(4) Khu phụ trách* [chọn]</w:t>
              </w:r>
            </w:ins>
          </w:p>
          <w:p>
            <w:pPr>
              <w:spacing w:after="0" w:line="240" w:lineRule="auto"/>
              <w:rPr>
                <w:ins w:id="2953" w:author="Claude" w:date="2026-10-08T00:00:00Z"/>
              </w:rPr>
            </w:pPr>
            <w:ins w:id="2954" w:author="Claude" w:date="2026-10-08T00:00:00Z">
              <w:r>
                <w:rPr>
                  <w:sz w:val="17"/>
                  <w:szCs w:val="17"/>
                </w:rPr>
                <w:t xml:space="preserve">(5) [Xác nhận đơn] [Từ chối (lý do*)] [Hủy đơn (lý do*; đơn đã có lô: chọn đơn nhận lô hoặc ghi xử lý khác)]</w:t>
              </w:r>
            </w:ins>
          </w:p>
        </w:tc>
      </w:tr>
    </w:tbl>
    <w:p w14:paraId="00BF4315">
      <w:pPr>
        <w:spacing w:after="40"/>
      </w:pPr>
    </w:p>
    <w:p w14:paraId="5AA6A7EC">
      <w:pPr>
        <w:keepNext/>
        <w:spacing w:before="40" w:after="20"/>
      </w:pPr>
      <w:r>
        <w:rPr>
          <w:b/>
        </w:rPr>
        <w:t>Màn hình này cho phép Chủ HTX:</w:t>
      </w:r>
    </w:p>
    <w:p w14:paraId="46332A1E">
      <w:pPr>
        <w:spacing w:after="10"/>
        <w:ind w:left="360" w:hanging="220"/>
      </w:pPr>
      <w:r>
        <w:rPr>
          <w:sz w:val="19"/>
          <w:szCs w:val="19"/>
        </w:rPr>
        <w:t>• Chủ HTX mở yêu cầu và xem sản phẩm, lượng, thời điểm.</w:t>
      </w:r>
    </w:p>
    <w:p w14:paraId="23FB78DC">
      <w:pPr>
        <w:spacing w:after="10"/>
        <w:ind w:left="360" w:hanging="220"/>
      </w:pPr>
      <w:r>
        <w:rPr>
          <w:sz w:val="19"/>
          <w:szCs w:val="19"/>
        </w:rPr>
        <w:t>• Chủ HTX xác nhận sản phẩm và lượng mục tiêu; đơn chuyển sang Đã xác nhận, giá chưa chốt.</w:t>
      </w:r>
    </w:p>
    <w:p w14:paraId="6FE642D6">
      <w:pPr>
        <w:spacing w:after="10"/>
        <w:ind w:left="360" w:hanging="220"/>
      </w:pPr>
      <w:r>
        <w:rPr>
          <w:sz w:val="19"/>
          <w:szCs w:val="19"/>
        </w:rPr>
        <w:t>• Chủ HTX chọn khu phụ trách đơn.</w:t>
      </w:r>
    </w:p>
    <w:p>
      <w:pPr>
        <w:spacing w:after="10"/>
        <w:ind w:left="360" w:hanging="220"/>
        <w:rPr>
          <w:ins w:id="2955" w:author="Claude" w:date="2026-10-08T00:00:00Z"/>
        </w:rPr>
      </w:pPr>
      <w:ins w:id="2956" w:author="Claude" w:date="2026-10-08T00:00:00Z">
        <w:r>
          <w:rPr>
            <w:sz w:val="19"/>
            <w:szCs w:val="19"/>
          </w:rPr>
          <w:t xml:space="preserve">• Chủ HTX hủy đơn kèm lý do khi thương lái rút yêu cầu hoặc báo hủy (UC44 nhánh 1a, 5a).</w:t>
        </w:r>
      </w:ins>
    </w:p>
    <w:p w14:paraId="542118CA">
      <w:pPr>
        <w:spacing w:after="10"/>
        <w:ind w:left="360" w:hanging="220"/>
      </w:pPr>
      <w:r>
        <w:rPr>
          <w:sz w:val="19"/>
          <w:szCs w:val="19"/>
        </w:rPr>
        <w:t>• Đơn chuyển sang lập kế hoạch thu (UC30).</w:t>
      </w:r>
    </w:p>
    <w:p w14:paraId="1E9A4BF1">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33E41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17B667D0">
            <w:pPr>
              <w:spacing w:after="0" w:line="240" w:lineRule="auto"/>
            </w:pPr>
            <w:r>
              <w:rPr>
                <w:b/>
                <w:sz w:val="17"/>
                <w:szCs w:val="17"/>
              </w:rPr>
              <w:t>Field Name</w:t>
            </w:r>
          </w:p>
        </w:tc>
        <w:tc>
          <w:tcPr>
            <w:tcW w:w="6700" w:type="dxa"/>
            <w:shd w:val="clear" w:color="auto" w:fill="DCE6F1"/>
          </w:tcPr>
          <w:p w14:paraId="63FD29D4">
            <w:pPr>
              <w:spacing w:after="0" w:line="240" w:lineRule="auto"/>
            </w:pPr>
            <w:r>
              <w:rPr>
                <w:b/>
                <w:sz w:val="17"/>
                <w:szCs w:val="17"/>
              </w:rPr>
              <w:t>Description</w:t>
            </w:r>
          </w:p>
        </w:tc>
      </w:tr>
      <w:tr w14:paraId="54BBF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66A9D55">
            <w:pPr>
              <w:spacing w:after="0" w:line="240" w:lineRule="auto"/>
            </w:pPr>
            <w:r>
              <w:rPr>
                <w:sz w:val="17"/>
                <w:szCs w:val="17"/>
              </w:rPr>
              <w:t>(1) Thương lái và sản phẩm</w:t>
            </w:r>
          </w:p>
        </w:tc>
        <w:tc>
          <w:tcPr>
            <w:tcW w:w="6700" w:type="dxa"/>
          </w:tcPr>
          <w:p w14:paraId="3C5E0F01">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63098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CF87B78">
            <w:pPr>
              <w:spacing w:after="0" w:line="240" w:lineRule="auto"/>
            </w:pPr>
            <w:r>
              <w:rPr>
                <w:sz w:val="17"/>
                <w:szCs w:val="17"/>
              </w:rPr>
              <w:t>(1) Lượng mục tiêu và thời điểm mong muốn</w:t>
            </w:r>
          </w:p>
        </w:tc>
        <w:tc>
          <w:tcPr>
            <w:tcW w:w="6700" w:type="dxa"/>
          </w:tcPr>
          <w:p w14:paraId="79025D5C">
            <w:pPr>
              <w:spacing w:after="0" w:line="240" w:lineRule="auto"/>
            </w:pPr>
            <w:r>
              <w:rPr>
                <w:sz w:val="17"/>
                <w:szCs w:val="17"/>
              </w:rPr>
              <w:t xml:space="preserve">Loại nhập: Nhóm trường (xem phác thảo).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1A4A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2EA5424">
            <w:pPr>
              <w:spacing w:after="0" w:line="240" w:lineRule="auto"/>
            </w:pPr>
            <w:r>
              <w:rPr>
                <w:sz w:val="17"/>
                <w:szCs w:val="17"/>
              </w:rPr>
              <w:t>Giá bán</w:t>
            </w:r>
          </w:p>
        </w:tc>
        <w:tc>
          <w:tcPr>
            <w:tcW w:w="6700" w:type="dxa"/>
          </w:tcPr>
          <w:p w14:paraId="7E741BB5">
            <w:pPr>
              <w:spacing w:after="0" w:line="240" w:lineRule="auto"/>
            </w:pPr>
            <w:r>
              <w:rPr>
                <w:sz w:val="17"/>
                <w:szCs w:val="17"/>
              </w:rPr>
              <w:t>Loại nhập: Số. Không nhập tại UC44; chốt tại UC45 sau cân.</w:t>
            </w:r>
          </w:p>
        </w:tc>
      </w:tr>
      <w:tr w14:paraId="1A761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7D29234">
            <w:pPr>
              <w:spacing w:after="0" w:line="240" w:lineRule="auto"/>
            </w:pPr>
            <w:r>
              <w:rPr>
                <w:sz w:val="17"/>
                <w:szCs w:val="17"/>
              </w:rPr>
              <w:t>Nguồn yêu cầu và người xác nhận</w:t>
            </w:r>
          </w:p>
        </w:tc>
        <w:tc>
          <w:tcPr>
            <w:tcW w:w="6700" w:type="dxa"/>
          </w:tcPr>
          <w:p w14:paraId="6E677103">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7DE9B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C323FFF">
            <w:pPr>
              <w:spacing w:after="0" w:line="240" w:lineRule="auto"/>
            </w:pPr>
            <w:r>
              <w:rPr>
                <w:sz w:val="17"/>
                <w:szCs w:val="17"/>
              </w:rPr>
              <w:t>(3) Căn cứ thương lái đồng ý đề xuất sửa</w:t>
            </w:r>
          </w:p>
        </w:tc>
        <w:tc>
          <w:tcPr>
            <w:tcW w:w="6700" w:type="dxa"/>
          </w:tcPr>
          <w:p w14:paraId="5EDF8001">
            <w:pPr>
              <w:spacing w:after="0" w:line="240" w:lineRule="auto"/>
            </w:pPr>
            <w:r>
              <w:rPr>
                <w:sz w:val="17"/>
                <w:szCs w:val="17"/>
              </w:rPr>
              <w:t xml:space="preserve">Loại nhập: Nhóm trường (kênh chọn từ danh sách, thời điểm, ảnh tin nhắn hoặc ghi chú). Bắt buộc: Có khi chuyển đơn Chờ khách đồng ý → Đã xác nhận.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ins w:id="2957" w:author="Claude" w:date="2026-10-08T00:00:00Z"/>
        </w:trPr>
        <w:tc>
          <w:tcPr>
            <w:tcW w:w="2300" w:type="dxa"/>
          </w:tcPr>
          <w:p>
            <w:pPr>
              <w:spacing w:after="0" w:line="240" w:lineRule="auto"/>
              <w:rPr>
                <w:ins w:id="2958" w:author="Claude" w:date="2026-10-08T00:00:00Z"/>
              </w:rPr>
            </w:pPr>
            <w:ins w:id="2959" w:author="Claude" w:date="2026-10-08T00:00:00Z">
              <w:r>
                <w:rPr>
                  <w:sz w:val="17"/>
                  <w:szCs w:val="17"/>
                </w:rPr>
                <w:t xml:space="preserve">(4) Khu phụ trách</w:t>
              </w:r>
            </w:ins>
          </w:p>
        </w:tc>
        <w:tc>
          <w:tcPr>
            <w:tcW w:w="6700" w:type="dxa"/>
          </w:tcPr>
          <w:p>
            <w:pPr>
              <w:spacing w:after="0" w:line="240" w:lineRule="auto"/>
              <w:rPr>
                <w:ins w:id="2960" w:author="Claude" w:date="2026-10-08T00:00:00Z"/>
              </w:rPr>
            </w:pPr>
            <w:ins w:id="2961" w:author="Claude" w:date="2026-10-08T00:00:00Z">
              <w:r>
                <w:rPr>
                  <w:sz w:val="17"/>
                  <w:szCs w:val="17"/>
                </w:rPr>
                <w:t xml:space="preserve">Loại nhập: Chọn từ danh sách. Bắt buộc: Có khi xác nhận đơn. Thông báo lỗi khi thiếu: MSG01.</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ins w:id="2962" w:author="Claude" w:date="2026-10-08T00:00:00Z"/>
        </w:trPr>
        <w:tc>
          <w:tcPr>
            <w:tcW w:w="2300" w:type="dxa"/>
          </w:tcPr>
          <w:p>
            <w:pPr>
              <w:spacing w:after="0" w:line="240" w:lineRule="auto"/>
              <w:rPr>
                <w:ins w:id="2963" w:author="Claude" w:date="2026-10-08T00:00:00Z"/>
              </w:rPr>
            </w:pPr>
            <w:ins w:id="2964" w:author="Claude" w:date="2026-10-08T00:00:00Z">
              <w:r>
                <w:rPr>
                  <w:sz w:val="17"/>
                  <w:szCs w:val="17"/>
                </w:rPr>
                <w:t xml:space="preserve">(5) Lý do từ chối hoặc hủy đơn</w:t>
              </w:r>
            </w:ins>
          </w:p>
        </w:tc>
        <w:tc>
          <w:tcPr>
            <w:tcW w:w="6700" w:type="dxa"/>
          </w:tcPr>
          <w:p>
            <w:pPr>
              <w:spacing w:after="0" w:line="240" w:lineRule="auto"/>
              <w:rPr>
                <w:ins w:id="2965" w:author="Claude" w:date="2026-10-08T00:00:00Z"/>
              </w:rPr>
            </w:pPr>
            <w:ins w:id="2966" w:author="Claude" w:date="2026-10-08T00:00:00Z">
              <w:r>
                <w:rPr>
                  <w:sz w:val="17"/>
                  <w:szCs w:val="17"/>
                </w:rPr>
                <w:t xml:space="preserve">Loại nhập: Văn bản. Bắt buộc: Có khi từ chối hoặc hủy. Thông báo lỗi khi thiếu: MSG01.</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ins w:id="2967" w:author="Claude" w:date="2026-10-08T00:00:00Z"/>
        </w:trPr>
        <w:tc>
          <w:tcPr>
            <w:tcW w:w="2300" w:type="dxa"/>
          </w:tcPr>
          <w:p>
            <w:pPr>
              <w:spacing w:after="0" w:line="240" w:lineRule="auto"/>
              <w:rPr>
                <w:ins w:id="2968" w:author="Claude" w:date="2026-10-08T00:00:00Z"/>
              </w:rPr>
            </w:pPr>
            <w:ins w:id="2969" w:author="Claude" w:date="2026-10-08T00:00:00Z">
              <w:r>
                <w:rPr>
                  <w:sz w:val="17"/>
                  <w:szCs w:val="17"/>
                </w:rPr>
                <w:t xml:space="preserve">(5) Đơn nhận lô hoặc xử lý khác</w:t>
              </w:r>
            </w:ins>
          </w:p>
        </w:tc>
        <w:tc>
          <w:tcPr>
            <w:tcW w:w="6700" w:type="dxa"/>
          </w:tcPr>
          <w:p>
            <w:pPr>
              <w:spacing w:after="0" w:line="240" w:lineRule="auto"/>
              <w:rPr>
                <w:ins w:id="2970" w:author="Claude" w:date="2026-10-08T00:00:00Z"/>
              </w:rPr>
            </w:pPr>
            <w:ins w:id="2971" w:author="Claude" w:date="2026-10-08T00:00:00Z">
              <w:r>
                <w:rPr>
                  <w:sz w:val="17"/>
                  <w:szCs w:val="17"/>
                </w:rPr>
                <w:t xml:space="preserve">Loại nhập: Chọn từ danh sách (đơn Đã xác nhận cùng sản phẩm chưa có lô) hoặc Văn bản (xử lý khác). Bắt buộc: Có khi hủy đơn đã có lô (UC44 nhánh 5a2).</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ins w:id="2972" w:author="Claude" w:date="2026-10-08T00:00:00Z"/>
        </w:trPr>
        <w:tc>
          <w:tcPr>
            <w:tcW w:w="2300" w:type="dxa"/>
          </w:tcPr>
          <w:p>
            <w:pPr>
              <w:spacing w:after="0" w:line="240" w:lineRule="auto"/>
              <w:rPr>
                <w:ins w:id="2973" w:author="Claude" w:date="2026-10-08T00:00:00Z"/>
              </w:rPr>
            </w:pPr>
            <w:ins w:id="2974" w:author="Claude" w:date="2026-10-08T00:00:00Z">
              <w:r>
                <w:rPr>
                  <w:sz w:val="17"/>
                  <w:szCs w:val="17"/>
                </w:rPr>
                <w:t xml:space="preserve">Lần trả nguồn và lượng phân bổ (đơn bán lại)</w:t>
              </w:r>
            </w:ins>
          </w:p>
        </w:tc>
        <w:tc>
          <w:tcPr>
            <w:tcW w:w="6700" w:type="dxa"/>
          </w:tcPr>
          <w:p>
            <w:pPr>
              <w:spacing w:after="0" w:line="240" w:lineRule="auto"/>
              <w:rPr>
                <w:ins w:id="2975" w:author="Claude" w:date="2026-10-08T00:00:00Z"/>
              </w:rPr>
            </w:pPr>
            <w:ins w:id="2976" w:author="Claude" w:date="2026-10-08T00:00:00Z">
              <w:r>
                <w:rPr>
                  <w:sz w:val="17"/>
                  <w:szCs w:val="17"/>
                </w:rPr>
                <w:t xml:space="preserve">Loại nhập: Chỉ hiển thị. Lấy từ yêu cầu mua (UC43 nhánh 2a), kiểm ở UC44 nhánh 2a.</w:t>
              </w:r>
            </w:ins>
          </w:p>
        </w:tc>
      </w:tr>
    </w:tbl>
    <w:p w14:paraId="67B6AFDA">
      <w:pPr>
        <w:spacing w:before="60" w:after="20"/>
      </w:pPr>
      <w:r>
        <w:rPr>
          <w:sz w:val="18"/>
          <w:szCs w:val="18"/>
        </w:rPr>
        <w:t xml:space="preserve">Thông báo liên quan: </w:t>
      </w:r>
      <w:r>
        <w:fldChar w:fldCharType="begin"/>
        <w:instrText xml:space="preserve"> HYPERLINK \l "MSG61" \o "MSG61 (Lỗi): Không thể chuyển {object_name} từ “{current_status}” sang “{new_status}”: {reason}." </w:instrText>
        <w:fldChar w:fldCharType="separate"/>
      </w:r>
      <w:r>
        <w:rPr>
          <w:sz w:val="18"/>
          <w:szCs w:val="18"/>
        </w:rPr>
        <w:t>MSG61</w:t>
        <w:fldChar w:fldCharType="end"/>
        <w:t xml:space="preserve"> (Chuyển trạng thái không hợp lệ).</w:t>
      </w:r>
    </w:p>
    <w:p w14:paraId="36BE3369">
      <w:pPr>
        <w:spacing w:after="60"/>
      </w:pPr>
      <w:r>
        <w:rPr>
          <w:sz w:val="18"/>
          <w:szCs w:val="18"/>
        </w:rPr>
        <w:t xml:space="preserve">UC liên kết: UC43: yêu cầu gốc; UC30: kế hoạch thu; UC48: </w:t>
      </w:r>
      <w:del w:id="2979" w:author="Claude" w:date="2026-10-08T00:00:00Z">
        <w:r>
          <w:rPr>
            <w:sz w:val="18"/>
            <w:szCs w:val="18"/>
          </w:rPr>
          <w:delText xml:space="preserve">chỉnh/đóng</w:delText>
        </w:r>
      </w:del>
      <w:ins w:id="2980" w:author="Claude" w:date="2026-10-08T00:00:00Z">
        <w:r>
          <w:rPr>
            <w:sz w:val="18"/>
            <w:szCs w:val="18"/>
          </w:rPr>
          <w:t xml:space="preserve">chốt</w:t>
        </w:r>
      </w:ins>
      <w:r>
        <w:rPr>
          <w:sz w:val="18"/>
          <w:szCs w:val="18"/>
        </w:rPr>
        <w:t xml:space="preserve"> </w:t>
      </w:r>
      <w:del w:id="2977" w:author="Claude" w:date="2026-10-08T00:00:00Z">
        <w:r>
          <w:rPr>
            <w:sz w:val="18"/>
            <w:szCs w:val="18"/>
          </w:rPr>
          <w:delText xml:space="preserve">đơn.</w:delText>
        </w:r>
      </w:del>
      <w:ins w:id="2978" w:author="Claude" w:date="2026-10-08T00:00:00Z">
        <w:r>
          <w:rPr>
            <w:sz w:val="18"/>
            <w:szCs w:val="18"/>
          </w:rPr>
          <w:t xml:space="preserve">giao dịch bán.</w:t>
        </w:r>
      </w:ins>
    </w:p>
    <w:p w14:paraId="0D965302">
      <w:pPr>
        <w:pStyle w:val="4"/>
        <w:keepNext/>
      </w:pPr>
      <w:bookmarkStart w:id="290" w:name="_Toc882"/>
      <w:bookmarkStart w:id="291" w:name="_Toc17973"/>
      <w:r>
        <w:t>7.4 Cân và bàn giao tại cảng (SCR-29)</w:t>
      </w:r>
      <w:bookmarkEnd w:id="290"/>
      <w:bookmarkEnd w:id="291"/>
    </w:p>
    <w:p w14:paraId="426D3251">
      <w:pPr>
        <w:spacing w:after="60"/>
      </w:pPr>
      <w:r>
        <w:rPr>
          <w:sz w:val="19"/>
          <w:szCs w:val="19"/>
        </w:rPr>
        <w:t>UC liên quan: UC45. Nhóm chức năng: Khách hàng, đơn hàng và bán hàng.</w:t>
      </w:r>
    </w:p>
    <w:p w14:paraId="34C9C7BE">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79AEE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13CD02B7">
            <w:pPr>
              <w:spacing w:after="0" w:line="240" w:lineRule="auto"/>
            </w:pPr>
            <w:r>
              <w:rPr>
                <w:sz w:val="17"/>
                <w:szCs w:val="17"/>
              </w:rPr>
              <w:t>(1) [Cảng &gt; Cân và bàn giao theo đơn] Đơn | người mua | lô/QR nguồn | lượng đặt/ước tính</w:t>
            </w:r>
          </w:p>
          <w:p w14:paraId="584E1EFC">
            <w:pPr>
              <w:spacing w:after="0" w:line="240" w:lineRule="auto"/>
            </w:pPr>
            <w:r>
              <w:rPr>
                <w:sz w:val="17"/>
                <w:szCs w:val="17"/>
              </w:rPr>
              <w:t xml:space="preserve">(2) Tiến trình hiển thị (suy ra, không phải trạng thái lưu): Chờ cân → Đã xác nhận cân → </w:t>
            </w:r>
            <w:ins w:id="2981" w:author="Claude" w:date="2026-10-08T00:00:00Z">
              <w:r>
                <w:rPr>
                  <w:sz w:val="17"/>
                  <w:szCs w:val="17"/>
                </w:rPr>
                <w:t xml:space="preserve">Đã thống nhất giá → </w:t>
              </w:r>
            </w:ins>
            <w:r>
              <w:rPr>
                <w:sz w:val="17"/>
                <w:szCs w:val="17"/>
              </w:rPr>
              <w:t xml:space="preserve">Chờ rà → Chờ công bố QR → Sẵn sàng bàn giao → Đã bàn giao/chốt bán</w:t>
            </w:r>
          </w:p>
          <w:p w14:paraId="71FBF07B">
            <w:pPr>
              <w:spacing w:after="0" w:line="240" w:lineRule="auto"/>
            </w:pPr>
            <w:r>
              <w:rPr>
                <w:sz w:val="17"/>
                <w:szCs w:val="17"/>
              </w:rPr>
              <w:t>(3) Nhánh mất mạng: Đã xác nhận cân → Đã bàn giao – chờ đồng bộ → Đã đồng bộ – chờ công bố QR → Đã gửi QR</w:t>
            </w:r>
          </w:p>
          <w:p w14:paraId="777C6BB9">
            <w:pPr>
              <w:spacing w:after="0" w:line="240" w:lineRule="auto"/>
            </w:pPr>
            <w:r>
              <w:rPr>
                <w:sz w:val="17"/>
                <w:szCs w:val="17"/>
              </w:rPr>
              <w:t>(4) Phiếu cân, căn cứ xác nhận người mua, giá đã đồng ý và bản công bố hiện hành được hiển thị trước nút [Xác nhận bàn giao].</w:t>
            </w:r>
          </w:p>
        </w:tc>
      </w:tr>
    </w:tbl>
    <w:p w14:paraId="61A758B1">
      <w:pPr>
        <w:spacing w:after="40"/>
      </w:pPr>
    </w:p>
    <w:p w14:paraId="4167D01C">
      <w:pPr>
        <w:keepNext/>
        <w:spacing w:before="40" w:after="20"/>
      </w:pPr>
      <w:r>
        <w:rPr>
          <w:b/>
        </w:rPr>
        <w:t>Màn hình này cho phép Chủ HTX, Quản lý khu:</w:t>
      </w:r>
    </w:p>
    <w:p w14:paraId="34D70F6B">
      <w:pPr>
        <w:spacing w:after="10"/>
        <w:ind w:left="360" w:hanging="220"/>
      </w:pPr>
      <w:r>
        <w:rPr>
          <w:sz w:val="19"/>
          <w:szCs w:val="19"/>
        </w:rPr>
        <w:t>• Người thao tác mở đơn và lô nguồn.</w:t>
      </w:r>
    </w:p>
    <w:p w14:paraId="405BCB21">
      <w:pPr>
        <w:spacing w:after="10"/>
        <w:ind w:left="360" w:hanging="220"/>
      </w:pPr>
      <w:r>
        <w:rPr>
          <w:sz w:val="19"/>
          <w:szCs w:val="19"/>
        </w:rPr>
        <w:t>• Người thao tác cân hàng cùng thương lái; thương lái xác nhận số cân; hệ thống lưu phiếu cân, người và thời điểm.</w:t>
      </w:r>
    </w:p>
    <w:p w14:paraId="1A0FCA9C">
      <w:pPr>
        <w:spacing w:after="10"/>
        <w:ind w:left="360" w:hanging="220"/>
      </w:pPr>
      <w:r>
        <w:rPr>
          <w:sz w:val="19"/>
          <w:szCs w:val="19"/>
        </w:rPr>
        <w:t>• Người thao tác và thương lái thống nhất giá thị trường; hệ thống lưu giá và căn cứ đồng ý.</w:t>
      </w:r>
    </w:p>
    <w:p w14:paraId="2404E38D">
      <w:pPr>
        <w:spacing w:after="10"/>
        <w:ind w:left="360" w:hanging="220"/>
      </w:pPr>
      <w:r>
        <w:rPr>
          <w:sz w:val="19"/>
          <w:szCs w:val="19"/>
        </w:rPr>
        <w:t>• Người thao tác ghi người nhận, thời điểm, cảng và xác nhận bàn giao.</w:t>
      </w:r>
    </w:p>
    <w:p w14:paraId="0F644037">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6FBB2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48AEB8C6">
            <w:pPr>
              <w:spacing w:after="0" w:line="240" w:lineRule="auto"/>
            </w:pPr>
            <w:r>
              <w:rPr>
                <w:b/>
                <w:sz w:val="17"/>
                <w:szCs w:val="17"/>
              </w:rPr>
              <w:t>Field Name</w:t>
            </w:r>
          </w:p>
        </w:tc>
        <w:tc>
          <w:tcPr>
            <w:tcW w:w="6700" w:type="dxa"/>
            <w:shd w:val="clear" w:color="auto" w:fill="DCE6F1"/>
          </w:tcPr>
          <w:p w14:paraId="30E64549">
            <w:pPr>
              <w:spacing w:after="0" w:line="240" w:lineRule="auto"/>
            </w:pPr>
            <w:r>
              <w:rPr>
                <w:b/>
                <w:sz w:val="17"/>
                <w:szCs w:val="17"/>
              </w:rPr>
              <w:t>Description</w:t>
            </w:r>
          </w:p>
        </w:tc>
      </w:tr>
      <w:tr w14:paraId="68338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B8AF938">
            <w:pPr>
              <w:spacing w:after="0" w:line="240" w:lineRule="auto"/>
            </w:pPr>
            <w:r>
              <w:rPr>
                <w:sz w:val="17"/>
                <w:szCs w:val="17"/>
              </w:rPr>
              <w:t>Mã đơn và lô nguồn/QR</w:t>
            </w:r>
          </w:p>
        </w:tc>
        <w:tc>
          <w:tcPr>
            <w:tcW w:w="6700" w:type="dxa"/>
          </w:tcPr>
          <w:p w14:paraId="06A4BF7B">
            <w:pPr>
              <w:spacing w:after="0" w:line="240" w:lineRule="auto"/>
            </w:pPr>
            <w:r>
              <w:rPr>
                <w:sz w:val="17"/>
                <w:szCs w:val="17"/>
              </w:rPr>
              <w:t xml:space="preserve">Loại nhập: Văn bản.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0D3A1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24E287A">
            <w:pPr>
              <w:spacing w:after="0" w:line="240" w:lineRule="auto"/>
            </w:pPr>
            <w:r>
              <w:rPr>
                <w:sz w:val="17"/>
                <w:szCs w:val="17"/>
              </w:rPr>
              <w:t>(4) Phiếu cân và kg thực được thương lái xác nhận trực tiếp tại…</w:t>
            </w:r>
          </w:p>
        </w:tc>
        <w:tc>
          <w:tcPr>
            <w:tcW w:w="6700" w:type="dxa"/>
          </w:tcPr>
          <w:p w14:paraId="7543A43F">
            <w:pPr>
              <w:spacing w:after="0" w:line="240" w:lineRule="auto"/>
            </w:pPr>
            <w:r>
              <w:rPr>
                <w:sz w:val="17"/>
                <w:szCs w:val="17"/>
              </w:rPr>
              <w:t xml:space="preserve">Loại nhập: Số. Bắt buộc: Có. Phiếu cân và kg thực được thương lái xác nhận trực tiếp tại cảng cùng Chủ HTX/Quản lý khu phụ trách đơn — bắt buộc trước rà và bàn giao.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02BBF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C2FA828">
            <w:pPr>
              <w:spacing w:after="0" w:line="240" w:lineRule="auto"/>
            </w:pPr>
            <w:r>
              <w:rPr>
                <w:sz w:val="17"/>
                <w:szCs w:val="17"/>
              </w:rPr>
              <w:t>Giá thị trường hai bên đồng ý sau cân</w:t>
            </w:r>
          </w:p>
        </w:tc>
        <w:tc>
          <w:tcPr>
            <w:tcW w:w="6700" w:type="dxa"/>
          </w:tcPr>
          <w:p w14:paraId="187320D3">
            <w:pPr>
              <w:spacing w:after="0" w:line="240" w:lineRule="auto"/>
            </w:pPr>
            <w:r>
              <w:rPr>
                <w:sz w:val="17"/>
                <w:szCs w:val="17"/>
              </w:rPr>
              <w:t xml:space="preserve">Loại nhập: Số.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238A6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30149E8">
            <w:pPr>
              <w:spacing w:after="0" w:line="240" w:lineRule="auto"/>
            </w:pPr>
            <w:r>
              <w:rPr>
                <w:sz w:val="17"/>
                <w:szCs w:val="17"/>
              </w:rPr>
              <w:t>Người giao, người nhận, thời điểm và cảng bàn giao</w:t>
            </w:r>
          </w:p>
        </w:tc>
        <w:tc>
          <w:tcPr>
            <w:tcW w:w="6700" w:type="dxa"/>
          </w:tcPr>
          <w:p w14:paraId="21CEEFD4">
            <w:pPr>
              <w:spacing w:after="0" w:line="240" w:lineRule="auto"/>
            </w:pPr>
            <w:r>
              <w:rPr>
                <w:sz w:val="17"/>
                <w:szCs w:val="17"/>
              </w:rPr>
              <w:t xml:space="preserve">Loại nhập: Nhóm trường (xem phác thảo).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E267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2982" w:author="Claude" w:date="2026-10-08T00:00:00Z"/>
        </w:trPr>
        <w:tc>
          <w:tcPr>
            <w:tcW w:w="2300" w:type="dxa"/>
          </w:tcPr>
          <w:p w14:paraId="364BB156">
            <w:pPr>
              <w:spacing w:after="0" w:line="240" w:lineRule="auto"/>
              <w:rPr>
                <w:del w:id="2984" w:author="Claude" w:date="2026-10-08T00:00:00Z"/>
              </w:rPr>
            </w:pPr>
            <w:del w:id="2983" w:author="Claude" w:date="2026-10-08T00:00:00Z">
              <w:r>
                <w:rPr>
                  <w:sz w:val="17"/>
                  <w:szCs w:val="17"/>
                </w:rPr>
                <w:delText xml:space="preserve">Lựa chọn thanh toán ngay hoặc ghi công nợ</w:delText>
              </w:r>
            </w:del>
          </w:p>
        </w:tc>
        <w:tc>
          <w:tcPr>
            <w:tcW w:w="6700" w:type="dxa"/>
          </w:tcPr>
          <w:p w14:paraId="2DE9F4C8">
            <w:pPr>
              <w:spacing w:after="0" w:line="240" w:lineRule="auto"/>
              <w:rPr>
                <w:del w:id="2988" w:author="Claude" w:date="2026-10-08T00:00:00Z"/>
              </w:rPr>
            </w:pPr>
            <w:del w:id="2985" w:author="Claude" w:date="2026-10-08T00:00:00Z">
              <w:r>
                <w:rPr>
                  <w:sz w:val="17"/>
                  <w:szCs w:val="17"/>
                </w:rPr>
                <w:delText xml:space="preserve">Loại nhập: Chọn từ danh sách. Bắt buộc: Có. Ghi nhận. Thông báo lỗi khi thiếu: </w:delText>
              </w:r>
            </w:del>
            <w:del w:id="2986" w:author="Claude" w:date="2026-10-08T00:00:00Z">
              <w:r>
                <w:fldChar w:fldCharType="begin"/>
                <w:delInstrText xml:space="preserve"> HYPERLINK \l "MSG01" \o "MSG01 (Lỗi): {field_name} chưa hợp lệ. Vui lòng kiểm tra và nhập lại." </w:delInstrText>
                <w:fldChar w:fldCharType="separate"/>
              </w:r>
            </w:del>
            <w:del w:id="2987" w:author="Claude" w:date="2026-10-08T00:00:00Z">
              <w:r>
                <w:rPr>
                  <w:sz w:val="17"/>
                  <w:szCs w:val="17"/>
                </w:rPr>
                <w:delText xml:space="preserve">MSG01</w:delText>
                <w:fldChar w:fldCharType="end"/>
                <w:delText xml:space="preserve">.</w:delText>
              </w:r>
            </w:del>
          </w:p>
        </w:tc>
      </w:tr>
    </w:tbl>
    <w:p w14:paraId="57D66B3A">
      <w:pPr>
        <w:spacing w:before="60" w:after="20"/>
      </w:pPr>
      <w:r>
        <w:rPr>
          <w:sz w:val="18"/>
          <w:szCs w:val="18"/>
        </w:rPr>
        <w:t xml:space="preserve">Thông báo liên quan: </w:t>
      </w:r>
      <w:r>
        <w:fldChar w:fldCharType="begin"/>
        <w:instrText xml:space="preserve"> HYPERLINK \l "MSG34" \o "MSG34 (Lỗi): Hồ sơ truy xuất chưa đạt: {reason}. Vui lòng sửa rồi rà soát lại." </w:instrText>
        <w:fldChar w:fldCharType="separate"/>
      </w:r>
      <w:r>
        <w:rPr>
          <w:sz w:val="18"/>
          <w:szCs w:val="18"/>
        </w:rPr>
        <w:t>MSG34</w:t>
        <w:fldChar w:fldCharType="end"/>
        <w:t xml:space="preserve"> (Hồ sơ truy xuất chưa đạt); </w:t>
      </w:r>
      <w:r>
        <w:fldChar w:fldCharType="begin"/>
        <w:instrText xml:space="preserve"> HYPERLINK \l "MSG40" \o "MSG40 (Cảnh báo): Chưa có giá hoặc số cân chốt nên chưa thể bàn giao hoặc chốt giao dịch." </w:instrText>
        <w:fldChar w:fldCharType="separate"/>
      </w:r>
      <w:r>
        <w:rPr>
          <w:sz w:val="18"/>
          <w:szCs w:val="18"/>
        </w:rPr>
        <w:t>MSG40</w:t>
        <w:fldChar w:fldCharType="end"/>
        <w:t xml:space="preserve"> (Chưa có giá hoặc số cân chốt); </w:t>
      </w:r>
      <w:r>
        <w:fldChar w:fldCharType="begin"/>
        <w:instrText xml:space="preserve"> HYPERLINK \l "MSG63" \o "MSG63 (Lỗi): Hồ sơ truy xuất của lô {batch_code} đang được cập nhật sau đính chính. Chưa thể {action} cho tới khi bản mới được công bố." </w:instrText>
        <w:fldChar w:fldCharType="separate"/>
      </w:r>
      <w:r>
        <w:rPr>
          <w:sz w:val="18"/>
          <w:szCs w:val="18"/>
        </w:rPr>
        <w:t>MSG63</w:t>
        <w:fldChar w:fldCharType="end"/>
        <w:t xml:space="preserve"> (Hồ sơ đang cập nhật sau đính chính).</w:t>
      </w:r>
    </w:p>
    <w:p w14:paraId="4777FCA2">
      <w:pPr>
        <w:spacing w:after="60"/>
      </w:pPr>
      <w:r>
        <w:rPr>
          <w:sz w:val="18"/>
          <w:szCs w:val="18"/>
        </w:rPr>
        <w:t>UC liên kết: UC44 — đơn đã xác nhận lượng mục tiêu; UC31 — lô nguồn và phần lối thực thu; UC32 — rà và công bố giữa cân với bàn giao; UC32/UC39 — phiên bản truy xuất và sửa có lịch sử; UC48 — chốt bán sau cân/giá/bàn giao.</w:t>
      </w:r>
    </w:p>
    <w:p w14:paraId="1C7143C6">
      <w:pPr>
        <w:pStyle w:val="4"/>
        <w:keepNext/>
      </w:pPr>
      <w:bookmarkStart w:id="292" w:name="_Toc17387"/>
      <w:bookmarkStart w:id="293" w:name="_Toc9882"/>
      <w:r>
        <w:t>7.5 Đơn và kết quả nhận tại cảng của tôi (SCR-30)</w:t>
      </w:r>
      <w:bookmarkEnd w:id="292"/>
      <w:bookmarkEnd w:id="293"/>
    </w:p>
    <w:p w14:paraId="109BF762">
      <w:pPr>
        <w:spacing w:after="60"/>
      </w:pPr>
      <w:r>
        <w:rPr>
          <w:sz w:val="19"/>
          <w:szCs w:val="19"/>
        </w:rPr>
        <w:t>UC liên quan: UC46. Nhóm chức năng: Khách hàng, đơn hàng và bán hàng.</w:t>
      </w:r>
    </w:p>
    <w:p w14:paraId="6A28425C">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335D8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54C3DBD3">
            <w:pPr>
              <w:spacing w:after="0" w:line="240" w:lineRule="auto"/>
            </w:pPr>
            <w:r>
              <w:rPr>
                <w:sz w:val="17"/>
                <w:szCs w:val="17"/>
              </w:rPr>
              <w:t>(1) [Đơn của tôi] Sản phẩm, lượng đặt, trạng thái thu/cân.</w:t>
            </w:r>
          </w:p>
          <w:p w14:paraId="13AF3C2A">
            <w:pPr>
              <w:spacing w:after="0" w:line="240" w:lineRule="auto"/>
            </w:pPr>
            <w:r>
              <w:rPr>
                <w:sz w:val="17"/>
                <w:szCs w:val="17"/>
              </w:rPr>
              <w:t>(2) [Nhận tại cảng] Phiếu cân đã xác nhận, giá đơn, thành tiền, biên nhận và tiền đã trả/còn nợ; không theo dõi shipper.</w:t>
            </w:r>
          </w:p>
          <w:p w14:paraId="3BD61E53">
            <w:pPr>
              <w:spacing w:after="0" w:line="240" w:lineRule="auto"/>
            </w:pPr>
            <w:r>
              <w:rPr>
                <w:sz w:val="17"/>
                <w:szCs w:val="17"/>
              </w:rPr>
              <w:t>(3) Dòng báo khi lịch sử chưa ghép chắc chắn: chứng từ cũ tạm ẩn, chờ Chủ HTX đối chiếu ở UC42 (</w:t>
            </w:r>
            <w:r>
              <w:fldChar w:fldCharType="begin"/>
              <w:instrText xml:space="preserve"> HYPERLINK \l "MSG57" \o "MSG57 (Thông tin): Chứng từ cũ tạm thời được ẩn cho tới khi xác minh xong danh tính." </w:instrText>
              <w:fldChar w:fldCharType="separate"/>
            </w:r>
            <w:r>
              <w:rPr>
                <w:sz w:val="17"/>
                <w:szCs w:val="17"/>
              </w:rPr>
              <w:t>MSG57</w:t>
              <w:fldChar w:fldCharType="end"/>
              <w:t>); lịch sử đã ghép (UC01 bước 5, UC02 nhánh 3a, UC05 nhánh 3b hoặc UC42) hiện cùng chứng từ mới.</w:t>
            </w:r>
          </w:p>
        </w:tc>
      </w:tr>
    </w:tbl>
    <w:p w14:paraId="6A680446">
      <w:pPr>
        <w:spacing w:after="40"/>
      </w:pPr>
    </w:p>
    <w:p w14:paraId="481B7840">
      <w:pPr>
        <w:keepNext/>
        <w:spacing w:before="40" w:after="20"/>
      </w:pPr>
      <w:r>
        <w:rPr>
          <w:b/>
        </w:rPr>
        <w:t>Màn hình này cho phép Thương lái:</w:t>
      </w:r>
    </w:p>
    <w:p w14:paraId="5B8D31C5">
      <w:pPr>
        <w:spacing w:after="10"/>
        <w:ind w:left="360" w:hanging="220"/>
      </w:pPr>
      <w:r>
        <w:rPr>
          <w:sz w:val="19"/>
          <w:szCs w:val="19"/>
        </w:rPr>
        <w:t>• Thương lái mở Đơn của tôi.</w:t>
      </w:r>
    </w:p>
    <w:p w14:paraId="01B03E29">
      <w:pPr>
        <w:spacing w:after="10"/>
        <w:ind w:left="360" w:hanging="220"/>
      </w:pPr>
      <w:r>
        <w:rPr>
          <w:sz w:val="19"/>
          <w:szCs w:val="19"/>
        </w:rPr>
        <w:t>• Thương lái chọn một đơn để xem lượng mục tiêu, kg ước tính, số cân đã xác nhận và trạng thái bàn giao.</w:t>
      </w:r>
    </w:p>
    <w:p w14:paraId="575EA56E">
      <w:pPr>
        <w:spacing w:after="10"/>
        <w:ind w:left="360" w:hanging="220"/>
      </w:pPr>
      <w:r>
        <w:rPr>
          <w:sz w:val="19"/>
          <w:szCs w:val="19"/>
        </w:rPr>
        <w:t>• Thương lái mở QR của lô để xem nguồn đã công bố, hoặc mở biên nhận ở UC47.</w:t>
      </w:r>
    </w:p>
    <w:p w14:paraId="5C613C4D">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59302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203D973C">
            <w:pPr>
              <w:spacing w:after="0" w:line="240" w:lineRule="auto"/>
            </w:pPr>
            <w:r>
              <w:rPr>
                <w:b/>
                <w:sz w:val="17"/>
                <w:szCs w:val="17"/>
              </w:rPr>
              <w:t>Field Name</w:t>
            </w:r>
          </w:p>
        </w:tc>
        <w:tc>
          <w:tcPr>
            <w:tcW w:w="6700" w:type="dxa"/>
            <w:shd w:val="clear" w:color="auto" w:fill="DCE6F1"/>
          </w:tcPr>
          <w:p w14:paraId="7AE61DFE">
            <w:pPr>
              <w:spacing w:after="0" w:line="240" w:lineRule="auto"/>
            </w:pPr>
            <w:r>
              <w:rPr>
                <w:b/>
                <w:sz w:val="17"/>
                <w:szCs w:val="17"/>
              </w:rPr>
              <w:t>Description</w:t>
            </w:r>
          </w:p>
        </w:tc>
      </w:tr>
      <w:tr w14:paraId="0F28D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4082C9F">
            <w:pPr>
              <w:spacing w:after="0" w:line="240" w:lineRule="auto"/>
            </w:pPr>
            <w:r>
              <w:rPr>
                <w:sz w:val="17"/>
                <w:szCs w:val="17"/>
              </w:rPr>
              <w:t>Bộ lọc ngày/trạng thái</w:t>
            </w:r>
          </w:p>
        </w:tc>
        <w:tc>
          <w:tcPr>
            <w:tcW w:w="6700" w:type="dxa"/>
          </w:tcPr>
          <w:p w14:paraId="1A5FFABB">
            <w:pPr>
              <w:spacing w:after="0" w:line="240" w:lineRule="auto"/>
            </w:pPr>
            <w:r>
              <w:rPr>
                <w:sz w:val="17"/>
                <w:szCs w:val="17"/>
              </w:rPr>
              <w:t xml:space="preserve">Loại nhập: </w:t>
            </w:r>
            <w:del w:id="2989" w:author="Claude" w:date="2026-10-08T00:00:00Z">
              <w:r>
                <w:rPr>
                  <w:sz w:val="17"/>
                  <w:szCs w:val="17"/>
                </w:rPr>
                <w:delText xml:space="preserve">Ngày/giờ.</w:delText>
              </w:r>
            </w:del>
            <w:ins w:id="2990" w:author="Claude" w:date="2026-10-08T00:00:00Z">
              <w:r>
                <w:rPr>
                  <w:sz w:val="17"/>
                  <w:szCs w:val="17"/>
                </w:rPr>
                <w:t xml:space="preserve">Nhóm trường (khoảng ngày, chọn trạng thái).</w:t>
              </w:r>
            </w:ins>
            <w:r>
              <w:rPr>
                <w:sz w:val="17"/>
                <w:szCs w:val="17"/>
              </w:rPr>
              <w:t xml:space="preserve"> Bắt buộc: Không.</w:t>
            </w:r>
          </w:p>
        </w:tc>
      </w:tr>
      <w:tr w14:paraId="45EAC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A48948C">
            <w:pPr>
              <w:spacing w:after="0" w:line="240" w:lineRule="auto"/>
            </w:pPr>
            <w:r>
              <w:rPr>
                <w:sz w:val="17"/>
                <w:szCs w:val="17"/>
              </w:rPr>
              <w:t>Mã đơn để mở chi tiết</w:t>
            </w:r>
          </w:p>
        </w:tc>
        <w:tc>
          <w:tcPr>
            <w:tcW w:w="6700" w:type="dxa"/>
          </w:tcPr>
          <w:p w14:paraId="56AD04A5">
            <w:pPr>
              <w:spacing w:after="0" w:line="240" w:lineRule="auto"/>
            </w:pPr>
            <w:r>
              <w:rPr>
                <w:sz w:val="17"/>
                <w:szCs w:val="17"/>
              </w:rPr>
              <w:t xml:space="preserve">Loại nhập: Văn bản. Bắt buộc: Có. Khi xem chi tiết.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14:paraId="0AEFF427">
      <w:pPr>
        <w:spacing w:before="60" w:after="20"/>
      </w:pPr>
      <w:r>
        <w:rPr>
          <w:sz w:val="18"/>
          <w:szCs w:val="18"/>
        </w:rPr>
        <w:t xml:space="preserve">Thông báo liên quan: </w:t>
      </w:r>
      <w:r>
        <w:fldChar w:fldCharType="begin"/>
        <w:instrText xml:space="preserve"> HYPERLINK \l "MSG57" \o "MSG57 (Thông tin): Chứng từ cũ tạm thời được ẩn cho tới khi xác minh xong danh tính." </w:instrText>
        <w:fldChar w:fldCharType="separate"/>
      </w:r>
      <w:r>
        <w:rPr>
          <w:sz w:val="18"/>
          <w:szCs w:val="18"/>
        </w:rPr>
        <w:t>MSG57</w:t>
        <w:fldChar w:fldCharType="end"/>
        <w:t xml:space="preserve"> (Chứng từ lịch sử tạm ẩn).</w:t>
      </w:r>
    </w:p>
    <w:p w14:paraId="253471BB">
      <w:pPr>
        <w:spacing w:after="60"/>
      </w:pPr>
      <w:r>
        <w:rPr>
          <w:sz w:val="18"/>
          <w:szCs w:val="18"/>
        </w:rPr>
        <w:t>UC liên kết: UC42: xác minh hồ sơ; UC43: yêu cầu; UC45: bàn giao; UC40: QR công khai.</w:t>
      </w:r>
    </w:p>
    <w:p w14:paraId="7FB4A90A">
      <w:pPr>
        <w:pStyle w:val="4"/>
        <w:keepNext/>
      </w:pPr>
      <w:bookmarkStart w:id="294" w:name="_Toc25347"/>
      <w:bookmarkStart w:id="295" w:name="_Toc32091"/>
      <w:r>
        <w:t>7.6 Biên nhận và công nợ của tôi (SCR-31)</w:t>
      </w:r>
      <w:bookmarkEnd w:id="294"/>
      <w:bookmarkEnd w:id="295"/>
    </w:p>
    <w:p w14:paraId="340D2047">
      <w:pPr>
        <w:spacing w:after="60"/>
      </w:pPr>
      <w:r>
        <w:rPr>
          <w:sz w:val="19"/>
          <w:szCs w:val="19"/>
        </w:rPr>
        <w:t>UC liên quan: UC47. Nhóm chức năng: Khách hàng, đơn hàng và bán hàng.</w:t>
      </w:r>
    </w:p>
    <w:p w14:paraId="644EEA9F">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5181D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02E400F3">
            <w:pPr>
              <w:spacing w:after="0" w:line="240" w:lineRule="auto"/>
            </w:pPr>
            <w:r>
              <w:rPr>
                <w:sz w:val="17"/>
                <w:szCs w:val="17"/>
              </w:rPr>
              <w:t>(1) [Tài khoản &gt; Biên nhận &amp; công nợ] Danh sách biên nhận theo ngày/mã.</w:t>
            </w:r>
          </w:p>
          <w:p w14:paraId="1E11AB91">
            <w:pPr>
              <w:spacing w:after="0" w:line="240" w:lineRule="auto"/>
            </w:pPr>
            <w:r>
              <w:rPr>
                <w:sz w:val="17"/>
                <w:szCs w:val="17"/>
              </w:rPr>
              <w:t>(2) [Chi tiết] Lượng khách nhận, giá, giá trị gốc, giảm giá/credit, tiền đã nhận, hoàn thực, còn nợ hoặc tín dụng.</w:t>
            </w:r>
          </w:p>
          <w:p w14:paraId="4D44C013">
            <w:pPr>
              <w:spacing w:after="0" w:line="240" w:lineRule="auto"/>
            </w:pPr>
            <w:r>
              <w:rPr>
                <w:sz w:val="17"/>
                <w:szCs w:val="17"/>
              </w:rPr>
              <w:t>(3) [Liên kết] Nguồn lô/QR; nhãn biên nhận nội bộ, không tự gọi hóa đơn điện tử pháp định.</w:t>
            </w:r>
          </w:p>
          <w:p w14:paraId="7E45AC21">
            <w:pPr>
              <w:spacing w:after="0" w:line="240" w:lineRule="auto"/>
            </w:pPr>
            <w:r>
              <w:rPr>
                <w:sz w:val="17"/>
                <w:szCs w:val="17"/>
              </w:rPr>
              <w:t>(4) Dòng báo khi lịch sử chưa ghép chắc chắn: chứng từ cũ tạm ẩn, chờ Chủ HTX đối chiếu ở UC42 (</w:t>
            </w:r>
            <w:r>
              <w:fldChar w:fldCharType="begin"/>
              <w:instrText xml:space="preserve"> HYPERLINK \l "MSG57" \o "MSG57 (Thông tin): Chứng từ cũ tạm thời được ẩn cho tới khi xác minh xong danh tính." </w:instrText>
              <w:fldChar w:fldCharType="separate"/>
            </w:r>
            <w:r>
              <w:rPr>
                <w:sz w:val="17"/>
                <w:szCs w:val="17"/>
              </w:rPr>
              <w:t>MSG57</w:t>
              <w:fldChar w:fldCharType="end"/>
              <w:t>); lịch sử đã ghép (UC01 bước 5, UC02 nhánh 3a, UC05 nhánh 3b hoặc UC42) hiện cùng chứng từ mới.</w:t>
            </w:r>
          </w:p>
        </w:tc>
      </w:tr>
    </w:tbl>
    <w:p w14:paraId="0539B59E">
      <w:pPr>
        <w:spacing w:after="40"/>
      </w:pPr>
    </w:p>
    <w:p w14:paraId="5034BEFE">
      <w:pPr>
        <w:keepNext/>
        <w:spacing w:before="40" w:after="20"/>
      </w:pPr>
      <w:r>
        <w:rPr>
          <w:b/>
        </w:rPr>
        <w:t>Màn hình này cho phép Thương lái:</w:t>
      </w:r>
    </w:p>
    <w:p w14:paraId="04F5C2A8">
      <w:pPr>
        <w:spacing w:after="10"/>
        <w:ind w:left="360" w:hanging="220"/>
      </w:pPr>
      <w:r>
        <w:rPr>
          <w:sz w:val="19"/>
          <w:szCs w:val="19"/>
        </w:rPr>
        <w:t>• Thương lái mở Biên nhận và công nợ.</w:t>
      </w:r>
    </w:p>
    <w:p w14:paraId="6531D301">
      <w:pPr>
        <w:spacing w:after="10"/>
        <w:ind w:left="360" w:hanging="220"/>
      </w:pPr>
      <w:r>
        <w:rPr>
          <w:sz w:val="19"/>
          <w:szCs w:val="19"/>
        </w:rPr>
        <w:t>• Thương lái chọn một biên nhận để xem chi tiết và giải thích số dư.</w:t>
      </w:r>
    </w:p>
    <w:p w14:paraId="08E20F6C">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7B97F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58066F34">
            <w:pPr>
              <w:spacing w:after="0" w:line="240" w:lineRule="auto"/>
            </w:pPr>
            <w:r>
              <w:rPr>
                <w:b/>
                <w:sz w:val="17"/>
                <w:szCs w:val="17"/>
              </w:rPr>
              <w:t>Field Name</w:t>
            </w:r>
          </w:p>
        </w:tc>
        <w:tc>
          <w:tcPr>
            <w:tcW w:w="6700" w:type="dxa"/>
            <w:shd w:val="clear" w:color="auto" w:fill="DCE6F1"/>
          </w:tcPr>
          <w:p w14:paraId="110F6566">
            <w:pPr>
              <w:spacing w:after="0" w:line="240" w:lineRule="auto"/>
            </w:pPr>
            <w:r>
              <w:rPr>
                <w:b/>
                <w:sz w:val="17"/>
                <w:szCs w:val="17"/>
              </w:rPr>
              <w:t>Description</w:t>
            </w:r>
          </w:p>
        </w:tc>
      </w:tr>
      <w:tr w14:paraId="57798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2E4EAC4">
            <w:pPr>
              <w:spacing w:after="0" w:line="240" w:lineRule="auto"/>
            </w:pPr>
            <w:r>
              <w:rPr>
                <w:sz w:val="17"/>
                <w:szCs w:val="17"/>
              </w:rPr>
              <w:t>Bộ lọc kỳ/mã biên nhận</w:t>
            </w:r>
          </w:p>
        </w:tc>
        <w:tc>
          <w:tcPr>
            <w:tcW w:w="6700" w:type="dxa"/>
          </w:tcPr>
          <w:p w14:paraId="4B864CA5">
            <w:pPr>
              <w:spacing w:after="0" w:line="240" w:lineRule="auto"/>
            </w:pPr>
            <w:r>
              <w:rPr>
                <w:sz w:val="17"/>
                <w:szCs w:val="17"/>
              </w:rPr>
              <w:t xml:space="preserve">Loại nhập: </w:t>
            </w:r>
            <w:del w:id="2991" w:author="Claude" w:date="2026-10-08T00:00:00Z">
              <w:r>
                <w:rPr>
                  <w:sz w:val="17"/>
                  <w:szCs w:val="17"/>
                </w:rPr>
                <w:delText xml:space="preserve">Ngày/giờ.</w:delText>
              </w:r>
            </w:del>
            <w:ins w:id="2992" w:author="Claude" w:date="2026-10-08T00:00:00Z">
              <w:r>
                <w:rPr>
                  <w:sz w:val="17"/>
                  <w:szCs w:val="17"/>
                </w:rPr>
                <w:t xml:space="preserve">Nhóm trường (kỳ, mã biên nhận).</w:t>
              </w:r>
            </w:ins>
            <w:r>
              <w:rPr>
                <w:sz w:val="17"/>
                <w:szCs w:val="17"/>
              </w:rPr>
              <w:t xml:space="preserve"> Bắt buộc: Không.</w:t>
            </w:r>
          </w:p>
        </w:tc>
      </w:tr>
      <w:tr w14:paraId="38D54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151FE5E">
            <w:pPr>
              <w:spacing w:after="0" w:line="240" w:lineRule="auto"/>
            </w:pPr>
            <w:r>
              <w:rPr>
                <w:sz w:val="17"/>
                <w:szCs w:val="17"/>
              </w:rPr>
              <w:t>(1) Biên nhận được chọn</w:t>
            </w:r>
          </w:p>
        </w:tc>
        <w:tc>
          <w:tcPr>
            <w:tcW w:w="6700" w:type="dxa"/>
          </w:tcPr>
          <w:p w14:paraId="2F9044B1">
            <w:pPr>
              <w:spacing w:after="0" w:line="240" w:lineRule="auto"/>
            </w:pPr>
            <w:r>
              <w:rPr>
                <w:sz w:val="17"/>
                <w:szCs w:val="17"/>
              </w:rPr>
              <w:t xml:space="preserve">Loại nhập: Chọn từ danh sách. Bắt buộc: Có. Để xem chi tiết.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14:paraId="089B54DA">
      <w:pPr>
        <w:spacing w:before="60" w:after="20"/>
      </w:pPr>
      <w:r>
        <w:rPr>
          <w:sz w:val="18"/>
          <w:szCs w:val="18"/>
        </w:rPr>
        <w:t xml:space="preserve">Thông báo liên quan: </w:t>
      </w:r>
      <w:r>
        <w:fldChar w:fldCharType="begin"/>
        <w:instrText xml:space="preserve"> HYPERLINK \l "MSG08" \o "MSG08 (Thông tin): Chưa có dữ liệu cho {object_name} trong phạm vi đã chọn." </w:instrText>
        <w:fldChar w:fldCharType="separate"/>
      </w:r>
      <w:r>
        <w:rPr>
          <w:sz w:val="18"/>
          <w:szCs w:val="18"/>
        </w:rPr>
        <w:t>MSG08</w:t>
        <w:fldChar w:fldCharType="end"/>
        <w:t xml:space="preserve"> (Không có dữ liệu); </w:t>
      </w:r>
      <w:r>
        <w:fldChar w:fldCharType="begin"/>
        <w:instrText xml:space="preserve"> HYPERLINK \l "MSG57" \o "MSG57 (Thông tin): Chứng từ cũ tạm thời được ẩn cho tới khi xác minh xong danh tính." </w:instrText>
        <w:fldChar w:fldCharType="separate"/>
      </w:r>
      <w:r>
        <w:rPr>
          <w:sz w:val="18"/>
          <w:szCs w:val="18"/>
        </w:rPr>
        <w:t>MSG57</w:t>
        <w:fldChar w:fldCharType="end"/>
        <w:t xml:space="preserve"> (Chứng từ lịch sử tạm ẩn).</w:t>
      </w:r>
    </w:p>
    <w:p w14:paraId="12C70544">
      <w:pPr>
        <w:spacing w:after="60"/>
      </w:pPr>
      <w:r>
        <w:rPr>
          <w:sz w:val="18"/>
          <w:szCs w:val="18"/>
        </w:rPr>
        <w:t>UC liên kết: UC42: xác minh hồ sơ; UC45: giao tại cảng; UC48: chốt bán; UC53: giảm giá sau bán.</w:t>
      </w:r>
    </w:p>
    <w:p w14:paraId="2516149B">
      <w:pPr>
        <w:pStyle w:val="4"/>
        <w:keepNext/>
      </w:pPr>
      <w:bookmarkStart w:id="296" w:name="_Toc25700"/>
      <w:bookmarkStart w:id="297" w:name="_Toc17464"/>
      <w:r>
        <w:t>7.7 Chốt giao dịch bán (SCR-32)</w:t>
      </w:r>
      <w:bookmarkEnd w:id="296"/>
      <w:bookmarkEnd w:id="297"/>
    </w:p>
    <w:p w14:paraId="3ADF0FDD">
      <w:pPr>
        <w:spacing w:after="60"/>
      </w:pPr>
      <w:r>
        <w:rPr>
          <w:sz w:val="19"/>
          <w:szCs w:val="19"/>
        </w:rPr>
        <w:t>UC liên quan: UC48. Nhóm chức năng: Khách hàng, đơn hàng và bán hàng.</w:t>
      </w:r>
    </w:p>
    <w:p w14:paraId="36F509F2">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5955E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3C8A8ECB">
            <w:pPr>
              <w:spacing w:after="0" w:line="240" w:lineRule="auto"/>
            </w:pPr>
            <w:r>
              <w:rPr>
                <w:sz w:val="17"/>
                <w:szCs w:val="17"/>
              </w:rPr>
              <w:t>(1) [Đơn &gt; Chốt giao dịch bán] Yêu cầu gốc | Điều khoản hiện hành | Kg mục tiêu | Ước tính thu | Cân cảng | Chênh.</w:t>
            </w:r>
          </w:p>
          <w:p w14:paraId="37F5FFF5">
            <w:pPr>
              <w:spacing w:after="0" w:line="240" w:lineRule="auto"/>
            </w:pPr>
            <w:r>
              <w:rPr>
                <w:sz w:val="17"/>
                <w:szCs w:val="17"/>
              </w:rPr>
              <w:t>(2) [Chốt bán — trong UC45] Người mua | Lô/QR | Phiếu cân | Giá đơn vị | Thành tiền gợi ý (làm tròn lên nghìn) | Số tiền cuối* | [Xác nhận].</w:t>
            </w:r>
          </w:p>
          <w:p w14:paraId="43E2713E">
            <w:pPr>
              <w:spacing w:after="0" w:line="240" w:lineRule="auto"/>
            </w:pPr>
            <w:r>
              <w:rPr>
                <w:sz w:val="17"/>
                <w:szCs w:val="17"/>
              </w:rPr>
              <w:t>(3) [Lịch sử] Các lần sửa điều khoản (nhật ký kiểm toán), bàn giao, biên nhận, khoản ứng trước.</w:t>
            </w:r>
          </w:p>
        </w:tc>
      </w:tr>
    </w:tbl>
    <w:p w14:paraId="6B5EE6FC">
      <w:pPr>
        <w:spacing w:after="40"/>
      </w:pPr>
    </w:p>
    <w:p w14:paraId="19F3EAB6">
      <w:pPr>
        <w:keepNext/>
        <w:spacing w:before="40" w:after="20"/>
      </w:pPr>
      <w:r>
        <w:rPr>
          <w:b/>
        </w:rPr>
        <w:t>Màn hình này cho phép Chủ HTX, Quản lý khu:</w:t>
      </w:r>
    </w:p>
    <w:p w14:paraId="3E0750CB">
      <w:pPr>
        <w:spacing w:after="10"/>
        <w:ind w:left="360" w:hanging="220"/>
      </w:pPr>
      <w:r>
        <w:rPr>
          <w:sz w:val="19"/>
          <w:szCs w:val="19"/>
        </w:rPr>
        <w:t>• Người thao tác xác nhận hoặc nhập số tiền cuối.</w:t>
      </w:r>
    </w:p>
    <w:p w14:paraId="7398CA9A">
      <w:pPr>
        <w:spacing w:after="10"/>
        <w:ind w:left="360" w:hanging="220"/>
      </w:pPr>
      <w:r>
        <w:rPr>
          <w:sz w:val="19"/>
          <w:szCs w:val="19"/>
        </w:rPr>
        <w:t>• Thương lái trả ngay; Chủ HTX hoặc Kế toán ghi tiền ở UC49 và gửi biên nhận qua UC70.</w:t>
      </w:r>
    </w:p>
    <w:p w14:paraId="02CF715F">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53B0F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70EB2D07">
            <w:pPr>
              <w:spacing w:after="0" w:line="240" w:lineRule="auto"/>
            </w:pPr>
            <w:r>
              <w:rPr>
                <w:b/>
                <w:sz w:val="17"/>
                <w:szCs w:val="17"/>
              </w:rPr>
              <w:t>Field Name</w:t>
            </w:r>
          </w:p>
        </w:tc>
        <w:tc>
          <w:tcPr>
            <w:tcW w:w="6700" w:type="dxa"/>
            <w:shd w:val="clear" w:color="auto" w:fill="DCE6F1"/>
          </w:tcPr>
          <w:p w14:paraId="38BB13CC">
            <w:pPr>
              <w:spacing w:after="0" w:line="240" w:lineRule="auto"/>
            </w:pPr>
            <w:r>
              <w:rPr>
                <w:b/>
                <w:sz w:val="17"/>
                <w:szCs w:val="17"/>
              </w:rPr>
              <w:t>Description</w:t>
            </w:r>
          </w:p>
        </w:tc>
      </w:tr>
      <w:tr w14:paraId="01D65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B1CF525">
            <w:pPr>
              <w:spacing w:after="0" w:line="240" w:lineRule="auto"/>
            </w:pPr>
            <w:r>
              <w:rPr>
                <w:sz w:val="17"/>
                <w:szCs w:val="17"/>
              </w:rPr>
              <w:t>Mã đơn và điều khoản hiện hành</w:t>
            </w:r>
          </w:p>
        </w:tc>
        <w:tc>
          <w:tcPr>
            <w:tcW w:w="6700" w:type="dxa"/>
          </w:tcPr>
          <w:p w14:paraId="122DC7C7">
            <w:pPr>
              <w:spacing w:after="0" w:line="240" w:lineRule="auto"/>
            </w:pPr>
            <w:r>
              <w:rPr>
                <w:sz w:val="17"/>
                <w:szCs w:val="17"/>
              </w:rPr>
              <w:t xml:space="preserve">Loại nhập: Văn bản.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0B741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503FEAD">
            <w:pPr>
              <w:spacing w:after="0" w:line="240" w:lineRule="auto"/>
            </w:pPr>
            <w:r>
              <w:rPr>
                <w:sz w:val="17"/>
                <w:szCs w:val="17"/>
              </w:rPr>
              <w:t>(1) Điều khoản sửa trước khi thực hiện, hoặc thỏa thuận xử lý…</w:t>
            </w:r>
          </w:p>
        </w:tc>
        <w:tc>
          <w:tcPr>
            <w:tcW w:w="6700" w:type="dxa"/>
          </w:tcPr>
          <w:p w14:paraId="1A037EFC">
            <w:pPr>
              <w:spacing w:after="0" w:line="240" w:lineRule="auto"/>
            </w:pPr>
            <w:r>
              <w:rPr>
                <w:sz w:val="17"/>
                <w:szCs w:val="17"/>
              </w:rPr>
              <w:t>Loại nhập: Nhóm trường (xem phác thảo). Điều khoản sửa trước khi thực hiện, hoặc thỏa thuận xử lý chênh sau cân: lý do, người đồng ý, bằng chứng.</w:t>
            </w:r>
          </w:p>
        </w:tc>
      </w:tr>
      <w:tr w14:paraId="02591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316B1F2">
            <w:pPr>
              <w:spacing w:after="0" w:line="240" w:lineRule="auto"/>
            </w:pPr>
            <w:r>
              <w:rPr>
                <w:sz w:val="17"/>
                <w:szCs w:val="17"/>
              </w:rPr>
              <w:t>Khi chốt bán</w:t>
            </w:r>
          </w:p>
        </w:tc>
        <w:tc>
          <w:tcPr>
            <w:tcW w:w="6700" w:type="dxa"/>
          </w:tcPr>
          <w:p w14:paraId="19109D78">
            <w:pPr>
              <w:spacing w:after="0" w:line="240" w:lineRule="auto"/>
            </w:pPr>
            <w:r>
              <w:rPr>
                <w:sz w:val="17"/>
                <w:szCs w:val="17"/>
              </w:rPr>
              <w:t xml:space="preserve">Loại nhập: Nhóm trường (xem phác thảo). Bắt buộc: Có. Mã bàn giao UC45 và giá đơn vị đã thống nhất — bắt buộc.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06D5F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C08EECE">
            <w:pPr>
              <w:spacing w:after="0" w:line="240" w:lineRule="auto"/>
            </w:pPr>
            <w:r>
              <w:rPr>
                <w:sz w:val="17"/>
                <w:szCs w:val="17"/>
              </w:rPr>
              <w:t>(2) Số tiền cuối</w:t>
            </w:r>
          </w:p>
        </w:tc>
        <w:tc>
          <w:tcPr>
            <w:tcW w:w="6700" w:type="dxa"/>
          </w:tcPr>
          <w:p w14:paraId="594E84E0">
            <w:pPr>
              <w:spacing w:after="0" w:line="240" w:lineRule="auto"/>
            </w:pPr>
            <w:r>
              <w:rPr>
                <w:sz w:val="17"/>
                <w:szCs w:val="17"/>
              </w:rPr>
              <w:t xml:space="preserve">Loại nhập: Số. Bắt buộc: Có. Bội số 1.000 VND.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F5E9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5E13258">
            <w:pPr>
              <w:spacing w:after="0" w:line="240" w:lineRule="auto"/>
            </w:pPr>
            <w:r>
              <w:rPr>
                <w:sz w:val="17"/>
                <w:szCs w:val="17"/>
              </w:rPr>
              <w:t>Người xác nhận và thời điểm</w:t>
            </w:r>
          </w:p>
        </w:tc>
        <w:tc>
          <w:tcPr>
            <w:tcW w:w="6700" w:type="dxa"/>
          </w:tcPr>
          <w:p w14:paraId="12A21E40">
            <w:pPr>
              <w:spacing w:after="0" w:line="240" w:lineRule="auto"/>
            </w:pPr>
            <w:r>
              <w:rPr>
                <w:sz w:val="17"/>
                <w:szCs w:val="17"/>
              </w:rPr>
              <w:t>Loại nhập: Ngày/giờ. Hệ thống ghi.</w:t>
            </w:r>
          </w:p>
        </w:tc>
      </w:tr>
    </w:tbl>
    <w:p w14:paraId="334A48A9">
      <w:pPr>
        <w:spacing w:before="60" w:after="20"/>
      </w:pPr>
      <w:r>
        <w:rPr>
          <w:sz w:val="18"/>
          <w:szCs w:val="18"/>
        </w:rPr>
        <w:t xml:space="preserve">Thông báo liên quan: </w:t>
      </w:r>
      <w:r>
        <w:fldChar w:fldCharType="begin"/>
        <w:instrText xml:space="preserve"> HYPERLINK \l "MSG40" \o "MSG40 (Cảnh báo): Chưa có giá hoặc số cân chốt nên chưa thể bàn giao hoặc chốt giao dịch." </w:instrText>
        <w:fldChar w:fldCharType="separate"/>
      </w:r>
      <w:r>
        <w:rPr>
          <w:sz w:val="18"/>
          <w:szCs w:val="18"/>
        </w:rPr>
        <w:t>MSG40</w:t>
        <w:fldChar w:fldCharType="end"/>
        <w:t xml:space="preserve"> (Chưa có giá hoặc số cân chốt); </w:t>
      </w:r>
      <w:r>
        <w:fldChar w:fldCharType="begin"/>
        <w:instrText xml:space="preserve"> HYPERLINK \l "MSG41" \o "MSG41 (Lỗi): Số tiền phải là bội số của 1.000 VND." </w:instrText>
        <w:fldChar w:fldCharType="separate"/>
      </w:r>
      <w:r>
        <w:rPr>
          <w:sz w:val="18"/>
          <w:szCs w:val="18"/>
        </w:rPr>
        <w:t>MSG41</w:t>
        <w:fldChar w:fldCharType="end"/>
        <w:t xml:space="preserve"> (Số tiền không phải bội số 1.000 VND); </w:t>
      </w:r>
      <w:r>
        <w:fldChar w:fldCharType="begin"/>
        <w:instrText xml:space="preserve"> HYPERLINK \l "MSG42" \o "MSG42 (Lỗi): Chưa có số cân mới được người mua xác nhận nên chưa thể chốt giao dịch." </w:instrText>
        <w:fldChar w:fldCharType="separate"/>
      </w:r>
      <w:r>
        <w:rPr>
          <w:sz w:val="18"/>
          <w:szCs w:val="18"/>
        </w:rPr>
        <w:t>MSG42</w:t>
        <w:fldChar w:fldCharType="end"/>
        <w:t xml:space="preserve"> (Chưa có cân của người mua mới); </w:t>
      </w:r>
      <w:r>
        <w:fldChar w:fldCharType="begin"/>
        <w:instrText xml:space="preserve"> HYPERLINK \l "MSG43" \o "MSG43 (Lỗi): Đơn đã bàn giao nên không thể sửa lùi. Hãy dùng quy trình điều chỉnh sau bán." </w:instrText>
        <w:fldChar w:fldCharType="separate"/>
      </w:r>
      <w:r>
        <w:rPr>
          <w:sz w:val="18"/>
          <w:szCs w:val="18"/>
        </w:rPr>
        <w:t>MSG43</w:t>
        <w:fldChar w:fldCharType="end"/>
        <w:t xml:space="preserve"> (Đơn đã bàn giao không sửa lùi); </w:t>
      </w:r>
      <w:r>
        <w:fldChar w:fldCharType="begin"/>
        <w:instrText xml:space="preserve"> HYPERLINK \l "MSG44" \o "MSG44 (Thông tin): Giao dịch này đã được chốt trước đó; hệ thống không tạo biên nhận hoặc khấu trừ thứ hai." </w:instrText>
        <w:fldChar w:fldCharType="separate"/>
      </w:r>
      <w:r>
        <w:rPr>
          <w:sz w:val="18"/>
          <w:szCs w:val="18"/>
        </w:rPr>
        <w:t>MSG44</w:t>
        <w:fldChar w:fldCharType="end"/>
        <w:t xml:space="preserve"> (Giao dịch đã được chốt).</w:t>
      </w:r>
    </w:p>
    <w:p w14:paraId="4C890653">
      <w:pPr>
        <w:spacing w:after="60"/>
      </w:pPr>
      <w:r>
        <w:rPr>
          <w:sz w:val="18"/>
          <w:szCs w:val="18"/>
        </w:rPr>
        <w:t>UC liên kết: UC44: đơn đã xác nhận; UC45: gọi chốt bán sau bàn giao; UC47/UC49/UC50: xem biên nhận, thu tiền và công nợ; UC51–UC54: điều chỉnh sau bán.</w:t>
      </w:r>
    </w:p>
    <w:p w14:paraId="40B13ADC"/>
    <w:p w14:paraId="533C501F">
      <w:pPr>
        <w:pStyle w:val="3"/>
      </w:pPr>
      <w:bookmarkStart w:id="298" w:name="_Toc949"/>
      <w:bookmarkStart w:id="299" w:name="_Toc13683"/>
      <w:r>
        <w:t>8. Thanh toán và xử lý sau bán</w:t>
      </w:r>
      <w:bookmarkEnd w:id="298"/>
      <w:bookmarkEnd w:id="299"/>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3"/>
        <w:gridCol w:w="2400"/>
        <w:gridCol w:w="5467"/>
      </w:tblGrid>
      <w:tr w14:paraId="14B11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33" w:type="dxa"/>
            <w:shd w:val="clear" w:color="auto" w:fill="DCE6F1"/>
          </w:tcPr>
          <w:p w14:paraId="4AF9E567">
            <w:pPr>
              <w:spacing w:after="0" w:line="240" w:lineRule="auto"/>
            </w:pPr>
            <w:r>
              <w:rPr>
                <w:b/>
                <w:sz w:val="18"/>
              </w:rPr>
              <w:t>Requirement</w:t>
            </w:r>
          </w:p>
        </w:tc>
        <w:tc>
          <w:tcPr>
            <w:tcW w:w="2400" w:type="dxa"/>
            <w:shd w:val="clear" w:color="auto" w:fill="DCE6F1"/>
          </w:tcPr>
          <w:p w14:paraId="283F98D5">
            <w:pPr>
              <w:spacing w:after="0" w:line="240" w:lineRule="auto"/>
            </w:pPr>
            <w:r>
              <w:rPr>
                <w:b/>
                <w:sz w:val="18"/>
              </w:rPr>
              <w:t>Use Case</w:t>
            </w:r>
          </w:p>
        </w:tc>
        <w:tc>
          <w:tcPr>
            <w:tcW w:w="5467" w:type="dxa"/>
            <w:shd w:val="clear" w:color="auto" w:fill="DCE6F1"/>
          </w:tcPr>
          <w:p w14:paraId="67EDBD12">
            <w:pPr>
              <w:spacing w:after="0" w:line="240" w:lineRule="auto"/>
            </w:pPr>
            <w:r>
              <w:rPr>
                <w:b/>
                <w:sz w:val="18"/>
              </w:rPr>
              <w:t>Required behavior</w:t>
            </w:r>
          </w:p>
        </w:tc>
      </w:tr>
      <w:tr w14:paraId="1D5AC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5B505ABB">
            <w:pPr>
              <w:spacing w:after="0" w:line="240" w:lineRule="auto"/>
            </w:pPr>
            <w:r>
              <w:rPr>
                <w:sz w:val="17"/>
              </w:rPr>
              <w:t>FR-UC49</w:t>
            </w:r>
          </w:p>
        </w:tc>
        <w:tc>
          <w:tcPr>
            <w:tcW w:w="2400" w:type="dxa"/>
          </w:tcPr>
          <w:p w14:paraId="17DEE9B6">
            <w:pPr>
              <w:spacing w:after="0" w:line="240" w:lineRule="auto"/>
            </w:pPr>
            <w:r>
              <w:rPr>
                <w:sz w:val="17"/>
              </w:rPr>
              <w:t>Ghi nhận tiền khách thanh toán</w:t>
            </w:r>
          </w:p>
        </w:tc>
        <w:tc>
          <w:tcPr>
            <w:tcW w:w="5467" w:type="dxa"/>
          </w:tcPr>
          <w:p w14:paraId="77AD575E">
            <w:pPr>
              <w:spacing w:after="0" w:line="240" w:lineRule="auto"/>
            </w:pPr>
            <w:r>
              <w:rPr>
                <w:sz w:val="17"/>
              </w:rPr>
              <w:t>Ghi tiền thực nhận và phân bổ vào một hoặc nhiều giao dịch bán hoặc khoản ứng trước; không coi yêu cầu/QR là chứng từ nhận tiền. Điều kiện: có hồ sơ khách UC42. Người có quyền chọn khách và nhập thông tin tiền thực nhận cùng bằng chứng. Người dùng phân bổ tiền cho một hoặc nhiều sale, hoặc giữ phần chưa gắn đơn thành tiền ứng trước của khách để Kế toán phân bổ sau. Hệ thống đối chiếu tổng phân bổ với tiền nhận, kiểm quyền và số dư. UC50 có thể đối soát lại, UC47 cho khách có tài khoản xem. Trường hợp khác: thanh toán một phần/nhiều lần: giữ mỗi lần riêng, cộng vào receivable đúng mức. Kết quả: có sự kiện thu tiền có khách, bằng chứng và phân bổ/ứng trước.</w:t>
            </w:r>
          </w:p>
        </w:tc>
      </w:tr>
      <w:tr w14:paraId="7825C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68E11D17">
            <w:pPr>
              <w:spacing w:after="0" w:line="240" w:lineRule="auto"/>
            </w:pPr>
            <w:r>
              <w:rPr>
                <w:sz w:val="17"/>
              </w:rPr>
              <w:t>FR-UC50</w:t>
            </w:r>
          </w:p>
        </w:tc>
        <w:tc>
          <w:tcPr>
            <w:tcW w:w="2400" w:type="dxa"/>
          </w:tcPr>
          <w:p w14:paraId="35724B72">
            <w:pPr>
              <w:spacing w:after="0" w:line="240" w:lineRule="auto"/>
            </w:pPr>
            <w:r>
              <w:rPr>
                <w:sz w:val="17"/>
              </w:rPr>
              <w:t>Đối soát công nợ khách hàng</w:t>
            </w:r>
          </w:p>
        </w:tc>
        <w:tc>
          <w:tcPr>
            <w:tcW w:w="5467" w:type="dxa"/>
          </w:tcPr>
          <w:p w14:paraId="047F584E">
            <w:pPr>
              <w:spacing w:after="0" w:line="240" w:lineRule="auto"/>
            </w:pPr>
            <w:r>
              <w:rPr>
                <w:sz w:val="17"/>
              </w:rPr>
              <w:t>Chủ HTX hoặc Kế toán có quyền chọn khách và kỳ để đối soát công nợ từ các chứng từ nguồn. Hệ thống trình bày riêng giao dịch bán UC48, tiền thực thu UC49, ứng trước, giảm giá UC53, tín dụng trả hàng hợp lệ và tiền hoàn UC54; mỗi khoản chỉ được tính một lần. Người dùng mở từng phân bổ hoặc ghi nhận khoản tranh chấp rồi dùng quy trình đính chính đúng nguồn, không sửa tay tổng số dư. Khi khách trả thừa hoặc giảm giá sau thanh toán, số tín dụng vẫn hiển thị để hoàn hoặc đối trừ theo thỏa thuận. Tín dụng khi chỉ trả hàng chỉ phát sinh khi Chủ HTX ghi quyết định trừ nợ/hoàn tiền kèm số tiền ở UC52, không suy tự động từ việc nhận hàng.</w:t>
            </w:r>
          </w:p>
        </w:tc>
      </w:tr>
      <w:tr w14:paraId="76776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1D605351">
            <w:pPr>
              <w:spacing w:after="0" w:line="240" w:lineRule="auto"/>
            </w:pPr>
            <w:r>
              <w:rPr>
                <w:sz w:val="17"/>
              </w:rPr>
              <w:t>FR-UC51</w:t>
            </w:r>
          </w:p>
        </w:tc>
        <w:tc>
          <w:tcPr>
            <w:tcW w:w="2400" w:type="dxa"/>
          </w:tcPr>
          <w:p w14:paraId="2B200286">
            <w:pPr>
              <w:spacing w:after="0" w:line="240" w:lineRule="auto"/>
            </w:pPr>
            <w:r>
              <w:rPr>
                <w:sz w:val="17"/>
              </w:rPr>
              <w:t>Gửi yêu cầu chất lượng hoặc trả hàng</w:t>
            </w:r>
          </w:p>
        </w:tc>
        <w:tc>
          <w:tcPr>
            <w:tcW w:w="5467" w:type="dxa"/>
          </w:tcPr>
          <w:p w14:paraId="0FBCC4A8">
            <w:pPr>
              <w:spacing w:after="0" w:line="240" w:lineRule="auto"/>
            </w:pPr>
            <w:r>
              <w:rPr>
                <w:sz w:val="17"/>
              </w:rPr>
              <w:t>Thương lái hoặc Chủ HTX ghi yêu cầu về chất lượng, giảm giá hoặc trả hàng dựa trên giao dịch đã bàn giao của một đơn/một lô. Trả hàng là trả toàn bộ đơn đã nhận, chỉ gửi khi đơn ở Đã chốt bán, trong 24 giờ kể từ lúc chốt bán và đơn chưa được giảm giá; khi lưu, đơn chuyển sang Yêu cầu trả hàng. Ghi phần hàng bị ảnh hưởng và bằng chứng. Tạo yêu cầu không tự công nhận lỗi, giảm công nợ, trả hàng vật lý hay thay đổi số cân cảng gốc.</w:t>
            </w:r>
          </w:p>
        </w:tc>
      </w:tr>
      <w:tr w14:paraId="40121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63FE86AD">
            <w:pPr>
              <w:spacing w:after="0" w:line="240" w:lineRule="auto"/>
            </w:pPr>
            <w:r>
              <w:rPr>
                <w:sz w:val="17"/>
              </w:rPr>
              <w:t>FR-UC52</w:t>
            </w:r>
          </w:p>
        </w:tc>
        <w:tc>
          <w:tcPr>
            <w:tcW w:w="2400" w:type="dxa"/>
          </w:tcPr>
          <w:p w14:paraId="2FACA1A6">
            <w:pPr>
              <w:spacing w:after="0" w:line="240" w:lineRule="auto"/>
            </w:pPr>
            <w:r>
              <w:rPr>
                <w:sz w:val="17"/>
              </w:rPr>
              <w:t>Xử lý yêu cầu chất lượng và hoàn hàng</w:t>
            </w:r>
          </w:p>
        </w:tc>
        <w:tc>
          <w:tcPr>
            <w:tcW w:w="5467" w:type="dxa"/>
          </w:tcPr>
          <w:p w14:paraId="26BBCE7D">
            <w:pPr>
              <w:spacing w:after="0" w:line="240" w:lineRule="auto"/>
            </w:pPr>
            <w:r>
              <w:rPr>
                <w:sz w:val="17"/>
              </w:rPr>
              <w:t>Chủ HTX xem yêu cầu UC51 cùng đơn, lô gốc, cân chốt và bằng chứng rồi quyết định: không điều chỉnh, giảm giá (ghi tại UC53) hoặc nhận trả toàn bộ đơn (đơn chuyển Đã chấp nhận trả, rồi Đã nhận hàng trả khi hàng về; từ chối hay giảm giá thay thì đơn về Đã chốt bán). Yêu cầu hiện tên và số điện thoại thương lái. Khi chấp nhận trả, hệ thống báo thương lái qua Zalo OA nếu chưa có tài khoản OMTS, có tài khoản thì qua email, email không gửi được thì qua SMS. Chủ HTX hủy chấp nhận trả được bất kỳ lúc nào trước khi ghi hàng trả thực nhận (có lý do); đơn về Đã chốt bán và hệ thống thông báo cho Chủ HTX. Khi hàng trả thực sự quay về, Chủ HTX hoặc Quản lý khu phụ trách đơn ghi lượng, tình trạng, thời gian, nơi giữ tạm và chứng cứ; bản nhận không phải phiếu nhập kho và không tự giảm công nợ. Chủ HTX đánh giá phần có thể bán lại; phần được chấp nhận có thể gắn đơn mới, dùng QR nguồn cũ và cân lại tại UC45. QR công khai không hiển thị lịch sử trả hàng; khi chỉ trả hàng, tín dụng/hoàn tiền chỉ phát sinh khi Chủ HTX ghi quyết định trừ nợ/hoàn tiền kèm số tiền.</w:t>
            </w:r>
          </w:p>
        </w:tc>
      </w:tr>
      <w:tr w14:paraId="4A6BF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1C3BB206">
            <w:pPr>
              <w:spacing w:after="0" w:line="240" w:lineRule="auto"/>
            </w:pPr>
            <w:r>
              <w:rPr>
                <w:sz w:val="17"/>
              </w:rPr>
              <w:t>FR-UC53</w:t>
            </w:r>
          </w:p>
        </w:tc>
        <w:tc>
          <w:tcPr>
            <w:tcW w:w="2400" w:type="dxa"/>
          </w:tcPr>
          <w:p w14:paraId="2974857C">
            <w:pPr>
              <w:spacing w:after="0" w:line="240" w:lineRule="auto"/>
            </w:pPr>
            <w:r>
              <w:rPr>
                <w:sz w:val="17"/>
              </w:rPr>
              <w:t>Áp dụng giảm giá sau bán</w:t>
            </w:r>
          </w:p>
        </w:tc>
        <w:tc>
          <w:tcPr>
            <w:tcW w:w="5467" w:type="dxa"/>
          </w:tcPr>
          <w:p w14:paraId="588A1107">
            <w:pPr>
              <w:spacing w:after="0" w:line="240" w:lineRule="auto"/>
            </w:pPr>
            <w:r>
              <w:rPr>
                <w:sz w:val="17"/>
              </w:rPr>
              <w:t xml:space="preserve">Sau khi thương lái nhận và kiểm hàng, nếu có vấn đề chất lượng, hai bên có thể thương lượng giảm giá theo số tiền cụ thể hoặc %. Mức giảm được lưu thành điều chỉnh của giao dịch đã </w:t>
            </w:r>
            <w:del w:id="2690" w:author="Claude" w:date="2026-10-08T00:00:00Z">
              <w:r>
                <w:rPr>
                  <w:sz w:val="17"/>
                </w:rPr>
                <w:delText xml:space="preserve">bán:</w:delText>
              </w:r>
            </w:del>
            <w:ins w:id="2691" w:author="Claude" w:date="2026-10-08T00:00:00Z">
              <w:r>
                <w:rPr>
                  <w:sz w:val="17"/>
                </w:rPr>
                <w:t xml:space="preserve">bán ở trạng thái Nháp; Chủ HTX duyệt (Nháp → Đã duyệt) hoặc từ chối kèm lý do. Điều chỉnh đã duyệt</w:t>
              </w:r>
            </w:ins>
            <w:r>
              <w:rPr>
                <w:sz w:val="17"/>
              </w:rPr>
              <w:t xml:space="preserve"> trừ công nợ nếu chưa trả tiền; nếu đã trả, ghi khoản cần hoàn hoặc tín dụng theo quyết định, UC54 chỉ ghi khi tiền thật đã trả. Số tiền giảm cuối do người dùng nhập, là bội số 1.000 VND; khi giảm theo %, hệ thống gợi ý số đã làm tròn lên nghìn. Tổng giảm giá, tín dụng và hoàn tiền của một giao dịch không vượt giá trị giao dịch. Hàng trả vật lý là nhánh UC52 riêng. Không giảm giá trên đơn đang trả toàn bộ (Yêu cầu trả hàng, Đã chấp nhận trả, Đã nhận hàng trả).</w:t>
            </w:r>
          </w:p>
        </w:tc>
      </w:tr>
      <w:tr w14:paraId="34FAE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474092AE">
            <w:pPr>
              <w:spacing w:after="0" w:line="240" w:lineRule="auto"/>
            </w:pPr>
            <w:r>
              <w:rPr>
                <w:sz w:val="17"/>
              </w:rPr>
              <w:t>FR-UC54</w:t>
            </w:r>
          </w:p>
        </w:tc>
        <w:tc>
          <w:tcPr>
            <w:tcW w:w="2400" w:type="dxa"/>
          </w:tcPr>
          <w:p w14:paraId="78DE31D3">
            <w:pPr>
              <w:spacing w:after="0" w:line="240" w:lineRule="auto"/>
            </w:pPr>
            <w:r>
              <w:rPr>
                <w:sz w:val="17"/>
              </w:rPr>
              <w:t>Ghi nhận hoàn tiền khách hàng</w:t>
            </w:r>
          </w:p>
        </w:tc>
        <w:tc>
          <w:tcPr>
            <w:tcW w:w="5467" w:type="dxa"/>
          </w:tcPr>
          <w:p w14:paraId="0C95489E">
            <w:pPr>
              <w:spacing w:after="0" w:line="240" w:lineRule="auto"/>
            </w:pPr>
            <w:r>
              <w:rPr>
                <w:sz w:val="17"/>
              </w:rPr>
              <w:t>UC54 chỉ ghi tiền thực hoàn khi có nguồn tín dụng hợp lệ và chứng từ chi; không suy tín dụng từ việc nhận hàng trả vật lý. Chặn hoàn trùng, vượt số dư được hoàn hoặc làm tổng giảm giá, tín dụng và hoàn tiền vượt giá trị giao dịch. Số tiền theo VND do người dùng nhập, là bội số 1.000.</w:t>
            </w:r>
          </w:p>
        </w:tc>
      </w:tr>
    </w:tbl>
    <w:p w14:paraId="2AFC90AC">
      <w:pPr>
        <w:pStyle w:val="4"/>
        <w:keepNext/>
      </w:pPr>
      <w:bookmarkStart w:id="300" w:name="_Toc15635"/>
      <w:bookmarkStart w:id="301" w:name="_Toc23233"/>
      <w:r>
        <w:t>8.1 Ghi nhận tiền khách thanh toán (SCR-33)</w:t>
      </w:r>
      <w:bookmarkEnd w:id="300"/>
      <w:bookmarkEnd w:id="301"/>
    </w:p>
    <w:p w14:paraId="331FBC3E">
      <w:pPr>
        <w:spacing w:after="60"/>
      </w:pPr>
      <w:r>
        <w:rPr>
          <w:sz w:val="19"/>
          <w:szCs w:val="19"/>
        </w:rPr>
        <w:t>UC liên quan: UC49. Nhóm chức năng: Thanh toán và xử lý sau bán.</w:t>
      </w:r>
    </w:p>
    <w:p w14:paraId="5689CEDC">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55441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12F9A8BB">
            <w:pPr>
              <w:spacing w:after="0" w:line="240" w:lineRule="auto"/>
            </w:pPr>
            <w:r>
              <w:rPr>
                <w:sz w:val="17"/>
                <w:szCs w:val="17"/>
              </w:rPr>
              <w:t>(1) [Thanh toán &gt; Ghi nhận] Tìm khách, số biên nhận, các khoản còn phải thu và tiền ứng trước.</w:t>
            </w:r>
          </w:p>
          <w:p w14:paraId="5CAD3176">
            <w:pPr>
              <w:spacing w:after="0" w:line="240" w:lineRule="auto"/>
            </w:pPr>
            <w:r>
              <w:rPr>
                <w:sz w:val="17"/>
                <w:szCs w:val="17"/>
              </w:rPr>
              <w:t>(2) [Biểu mẫu] Ngày nhận, số tiền, phương thức, tham chiếu, chứng từ; bảng phân bổ số tiền cho từng sale.</w:t>
            </w:r>
          </w:p>
          <w:p w14:paraId="235CEBD0">
            <w:pPr>
              <w:spacing w:after="0" w:line="240" w:lineRule="auto"/>
            </w:pPr>
            <w:r>
              <w:rPr>
                <w:sz w:val="17"/>
                <w:szCs w:val="17"/>
              </w:rPr>
              <w:t xml:space="preserve">(3) [Đối soát] Tổng tiền phân bổ, chưa phân bổ, số dư sau ghi; </w:t>
            </w:r>
            <w:del w:id="2993" w:author="Claude" w:date="2026-10-08T00:00:00Z">
              <w:r>
                <w:rPr>
                  <w:sz w:val="17"/>
                  <w:szCs w:val="17"/>
                </w:rPr>
                <w:delText xml:space="preserve">Lưu nháp | </w:delText>
              </w:r>
            </w:del>
            <w:r>
              <w:rPr>
                <w:sz w:val="17"/>
                <w:szCs w:val="17"/>
              </w:rPr>
              <w:t xml:space="preserve">Xác nhận tiền đã nhận.</w:t>
            </w:r>
          </w:p>
        </w:tc>
      </w:tr>
    </w:tbl>
    <w:p w14:paraId="720FFD4B">
      <w:pPr>
        <w:spacing w:after="40"/>
      </w:pPr>
    </w:p>
    <w:p w14:paraId="77713C28">
      <w:pPr>
        <w:keepNext/>
        <w:spacing w:before="40" w:after="20"/>
      </w:pPr>
      <w:r>
        <w:rPr>
          <w:b/>
        </w:rPr>
        <w:t>Màn hình này cho phép Chủ HTX, Kế toán:</w:t>
      </w:r>
    </w:p>
    <w:p w14:paraId="656CD4EF">
      <w:pPr>
        <w:spacing w:after="10"/>
        <w:ind w:left="360" w:hanging="220"/>
      </w:pPr>
      <w:r>
        <w:rPr>
          <w:sz w:val="19"/>
          <w:szCs w:val="19"/>
        </w:rPr>
        <w:t>• Người thao tác chọn thương lái và giao dịch đã chốt.</w:t>
      </w:r>
    </w:p>
    <w:p w14:paraId="4968671A">
      <w:pPr>
        <w:spacing w:after="10"/>
        <w:ind w:left="360" w:hanging="220"/>
      </w:pPr>
      <w:r>
        <w:rPr>
          <w:sz w:val="19"/>
          <w:szCs w:val="19"/>
        </w:rPr>
        <w:t>• Người thao tác nhập số tiền thực nhận, thời điểm, phương thức (tiền mặt/chuyển khoản) và tham chiếu.</w:t>
      </w:r>
    </w:p>
    <w:p w14:paraId="718DC823">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7415D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49EDD0C3">
            <w:pPr>
              <w:spacing w:after="0" w:line="240" w:lineRule="auto"/>
            </w:pPr>
            <w:r>
              <w:rPr>
                <w:b/>
                <w:sz w:val="17"/>
                <w:szCs w:val="17"/>
              </w:rPr>
              <w:t>Field Name</w:t>
            </w:r>
          </w:p>
        </w:tc>
        <w:tc>
          <w:tcPr>
            <w:tcW w:w="6700" w:type="dxa"/>
            <w:shd w:val="clear" w:color="auto" w:fill="DCE6F1"/>
          </w:tcPr>
          <w:p w14:paraId="3429CCF6">
            <w:pPr>
              <w:spacing w:after="0" w:line="240" w:lineRule="auto"/>
            </w:pPr>
            <w:r>
              <w:rPr>
                <w:b/>
                <w:sz w:val="17"/>
                <w:szCs w:val="17"/>
              </w:rPr>
              <w:t>Description</w:t>
            </w:r>
          </w:p>
        </w:tc>
      </w:tr>
      <w:tr w14:paraId="6016C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FA14A31">
            <w:pPr>
              <w:spacing w:after="0" w:line="240" w:lineRule="auto"/>
            </w:pPr>
            <w:r>
              <w:rPr>
                <w:sz w:val="17"/>
                <w:szCs w:val="17"/>
              </w:rPr>
              <w:t>(1) Khách</w:t>
            </w:r>
          </w:p>
        </w:tc>
        <w:tc>
          <w:tcPr>
            <w:tcW w:w="6700" w:type="dxa"/>
          </w:tcPr>
          <w:p w14:paraId="5AB21628">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912E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82786C5">
            <w:pPr>
              <w:spacing w:after="0" w:line="240" w:lineRule="auto"/>
            </w:pPr>
            <w:r>
              <w:rPr>
                <w:sz w:val="17"/>
                <w:szCs w:val="17"/>
              </w:rPr>
              <w:t>(2) Số tiền</w:t>
            </w:r>
          </w:p>
        </w:tc>
        <w:tc>
          <w:tcPr>
            <w:tcW w:w="6700" w:type="dxa"/>
          </w:tcPr>
          <w:p w14:paraId="57729DF3">
            <w:pPr>
              <w:spacing w:after="0" w:line="240" w:lineRule="auto"/>
            </w:pPr>
            <w:r>
              <w:rPr>
                <w:sz w:val="17"/>
                <w:szCs w:val="17"/>
              </w:rPr>
              <w:t xml:space="preserve">Loại nhập: Số. Bắt buộc: Có. Dương.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2F1C1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D370F4F">
            <w:pPr>
              <w:spacing w:after="0" w:line="240" w:lineRule="auto"/>
            </w:pPr>
            <w:r>
              <w:rPr>
                <w:sz w:val="17"/>
                <w:szCs w:val="17"/>
              </w:rPr>
              <w:t>(2) Ngày nhận/phương thức</w:t>
            </w:r>
          </w:p>
        </w:tc>
        <w:tc>
          <w:tcPr>
            <w:tcW w:w="6700" w:type="dxa"/>
          </w:tcPr>
          <w:p w14:paraId="7A191686">
            <w:pPr>
              <w:spacing w:after="0" w:line="240" w:lineRule="auto"/>
            </w:pPr>
            <w:r>
              <w:rPr>
                <w:sz w:val="17"/>
                <w:szCs w:val="17"/>
              </w:rPr>
              <w:t xml:space="preserve">Loại nhập: </w:t>
            </w:r>
            <w:del w:id="2994" w:author="Claude" w:date="2026-10-08T00:00:00Z">
              <w:r>
                <w:rPr>
                  <w:sz w:val="17"/>
                  <w:szCs w:val="17"/>
                </w:rPr>
                <w:delText xml:space="preserve">Ngày/giờ.</w:delText>
              </w:r>
            </w:del>
            <w:ins w:id="2995" w:author="Claude" w:date="2026-10-08T00:00:00Z">
              <w:r>
                <w:rPr>
                  <w:sz w:val="17"/>
                  <w:szCs w:val="17"/>
                </w:rPr>
                <w:t xml:space="preserve">Nhóm trường (ngày nhận, chọn phương thức).</w:t>
              </w:r>
            </w:ins>
            <w:r>
              <w:rPr>
                <w:sz w:val="17"/>
                <w:szCs w:val="17"/>
              </w:rPr>
              <w:t xml:space="preserve">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0E881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4DAF510">
            <w:pPr>
              <w:spacing w:after="0" w:line="240" w:lineRule="auto"/>
            </w:pPr>
            <w:r>
              <w:rPr>
                <w:sz w:val="17"/>
                <w:szCs w:val="17"/>
              </w:rPr>
              <w:t>Mã tham chiếu/chứng từ</w:t>
            </w:r>
          </w:p>
        </w:tc>
        <w:tc>
          <w:tcPr>
            <w:tcW w:w="6700" w:type="dxa"/>
          </w:tcPr>
          <w:p w14:paraId="42DBE52C">
            <w:pPr>
              <w:spacing w:after="0" w:line="240" w:lineRule="auto"/>
            </w:pPr>
            <w:r>
              <w:rPr>
                <w:sz w:val="17"/>
                <w:szCs w:val="17"/>
              </w:rPr>
              <w:t>Loại nhập: Văn bản. Theo phương thức, phục vụ chống trùng.</w:t>
            </w:r>
          </w:p>
        </w:tc>
      </w:tr>
      <w:tr w14:paraId="3689D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6C12B04">
            <w:pPr>
              <w:spacing w:after="0" w:line="240" w:lineRule="auto"/>
            </w:pPr>
            <w:r>
              <w:rPr>
                <w:sz w:val="17"/>
                <w:szCs w:val="17"/>
              </w:rPr>
              <w:t>(2) Phân bổ cho sale</w:t>
            </w:r>
          </w:p>
        </w:tc>
        <w:tc>
          <w:tcPr>
            <w:tcW w:w="6700" w:type="dxa"/>
          </w:tcPr>
          <w:p w14:paraId="139744C2">
            <w:pPr>
              <w:spacing w:after="0" w:line="240" w:lineRule="auto"/>
            </w:pPr>
            <w:r>
              <w:rPr>
                <w:sz w:val="17"/>
                <w:szCs w:val="17"/>
              </w:rPr>
              <w:t>Loại nhập: Chọn từ danh sách. Bắt buộc: Không. Nếu ứng trước; không vượt khoản tiền nhận.</w:t>
            </w:r>
          </w:p>
        </w:tc>
      </w:tr>
    </w:tbl>
    <w:p w14:paraId="463267A9">
      <w:pPr>
        <w:spacing w:before="60" w:after="20"/>
      </w:pPr>
      <w:r>
        <w:rPr>
          <w:sz w:val="18"/>
          <w:szCs w:val="18"/>
        </w:rPr>
        <w:t xml:space="preserve">Thông báo liên quan: </w:t>
      </w:r>
      <w:r>
        <w:fldChar w:fldCharType="begin"/>
        <w:instrText xml:space="preserve"> HYPERLINK \l "MSG03" \o "MSG03 (Lỗi): {object_name} đã tồn tại. Hệ thống mở bản ghi hiện có để bạn kiểm tra, không tạo bản sao." </w:instrText>
        <w:fldChar w:fldCharType="separate"/>
      </w:r>
      <w:r>
        <w:rPr>
          <w:sz w:val="18"/>
          <w:szCs w:val="18"/>
        </w:rPr>
        <w:t>MSG03</w:t>
        <w:fldChar w:fldCharType="end"/>
        <w:t xml:space="preserve"> (Bản ghi đã tồn tại); </w:t>
      </w:r>
      <w:r>
        <w:fldChar w:fldCharType="begin"/>
        <w:instrText xml:space="preserve"> HYPERLINK \l "MSG47" \o "MSG47 (Lỗi): Chưa thể ghi nhận vì khoản tiền chưa thực nhận hoặc chưa thực chuyển." </w:instrText>
        <w:fldChar w:fldCharType="separate"/>
      </w:r>
      <w:r>
        <w:rPr>
          <w:sz w:val="18"/>
          <w:szCs w:val="18"/>
        </w:rPr>
        <w:t>MSG47</w:t>
        <w:fldChar w:fldCharType="end"/>
        <w:t xml:space="preserve"> (Chưa ghi nhận vì tiền chưa thực chuyển).</w:t>
      </w:r>
    </w:p>
    <w:p w14:paraId="4003D1F6">
      <w:pPr>
        <w:spacing w:after="60"/>
      </w:pPr>
      <w:r>
        <w:rPr>
          <w:sz w:val="18"/>
          <w:szCs w:val="18"/>
        </w:rPr>
        <w:t>UC liên kết: UC42 — định danh khách; UC48 — sale và khoản phải thu; UC50 — đối soát phân bổ; UC47 — khách xem tiền đã ghi.</w:t>
      </w:r>
    </w:p>
    <w:p w14:paraId="2D0AE424">
      <w:pPr>
        <w:pStyle w:val="4"/>
        <w:keepNext/>
      </w:pPr>
      <w:bookmarkStart w:id="302" w:name="_Toc1523"/>
      <w:bookmarkStart w:id="303" w:name="_Toc24710"/>
      <w:r>
        <w:t>8.2 Đối soát công nợ khách hàng (SCR-34)</w:t>
      </w:r>
      <w:bookmarkEnd w:id="302"/>
      <w:bookmarkEnd w:id="303"/>
    </w:p>
    <w:p w14:paraId="0D039FB4">
      <w:pPr>
        <w:spacing w:after="60"/>
      </w:pPr>
      <w:r>
        <w:rPr>
          <w:sz w:val="19"/>
          <w:szCs w:val="19"/>
        </w:rPr>
        <w:t>UC liên quan: UC50. Nhóm chức năng: Thanh toán và xử lý sau bán.</w:t>
      </w:r>
    </w:p>
    <w:p w14:paraId="70498333">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47E8D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29117270">
            <w:pPr>
              <w:spacing w:after="0" w:line="240" w:lineRule="auto"/>
            </w:pPr>
            <w:r>
              <w:rPr>
                <w:sz w:val="17"/>
                <w:szCs w:val="17"/>
              </w:rPr>
              <w:t>(1) [Tài chính &gt; Công nợ] Chọn khách, kỳ; bảng mở đầu + sale + tiền thu + giảm giá/credit + hoàn + cuối kỳ.</w:t>
            </w:r>
          </w:p>
          <w:p w14:paraId="07DA0FCD">
            <w:pPr>
              <w:spacing w:after="0" w:line="240" w:lineRule="auto"/>
            </w:pPr>
            <w:r>
              <w:rPr>
                <w:sz w:val="17"/>
                <w:szCs w:val="17"/>
              </w:rPr>
              <w:t>(2) [Chi tiết] Mở từng sự kiện và phân bổ tới biên nhận gốc; khoản tranh chấp có nhãn.</w:t>
            </w:r>
          </w:p>
          <w:p w14:paraId="65C35D8B">
            <w:pPr>
              <w:spacing w:after="0" w:line="240" w:lineRule="auto"/>
            </w:pPr>
            <w:r>
              <w:rPr>
                <w:sz w:val="17"/>
                <w:szCs w:val="17"/>
              </w:rPr>
              <w:t>(3) [Hành động] Đối soát | Mở quy trình sửa khoản ghi sai; không có ô sửa trực tiếp số dư tổng.</w:t>
            </w:r>
          </w:p>
        </w:tc>
      </w:tr>
    </w:tbl>
    <w:p w14:paraId="249CFA26">
      <w:pPr>
        <w:spacing w:after="40"/>
      </w:pPr>
    </w:p>
    <w:p w14:paraId="2A7D2CE3">
      <w:pPr>
        <w:keepNext/>
        <w:spacing w:before="40" w:after="20"/>
      </w:pPr>
      <w:r>
        <w:rPr>
          <w:b/>
        </w:rPr>
        <w:t>Màn hình này cho phép Chủ HTX, Kế toán:</w:t>
      </w:r>
    </w:p>
    <w:p w14:paraId="289CD078">
      <w:pPr>
        <w:spacing w:after="10"/>
        <w:ind w:left="360" w:hanging="220"/>
      </w:pPr>
      <w:r>
        <w:rPr>
          <w:sz w:val="19"/>
          <w:szCs w:val="19"/>
        </w:rPr>
        <w:t>• Người thao tác chọn thương lái và kỳ.</w:t>
      </w:r>
    </w:p>
    <w:p w14:paraId="3E7744BA">
      <w:pPr>
        <w:spacing w:after="10"/>
        <w:ind w:left="360" w:hanging="220"/>
      </w:pPr>
      <w:r>
        <w:rPr>
          <w:sz w:val="19"/>
          <w:szCs w:val="19"/>
        </w:rPr>
        <w:t>• Người thao tác mở các phân bổ và ghi chú khoản sai hoặc tranh chấp.</w:t>
      </w:r>
    </w:p>
    <w:p w14:paraId="2D353893">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1638C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76FE204D">
            <w:pPr>
              <w:spacing w:after="0" w:line="240" w:lineRule="auto"/>
            </w:pPr>
            <w:r>
              <w:rPr>
                <w:b/>
                <w:sz w:val="17"/>
                <w:szCs w:val="17"/>
              </w:rPr>
              <w:t>Field Name</w:t>
            </w:r>
          </w:p>
        </w:tc>
        <w:tc>
          <w:tcPr>
            <w:tcW w:w="6700" w:type="dxa"/>
            <w:shd w:val="clear" w:color="auto" w:fill="DCE6F1"/>
          </w:tcPr>
          <w:p w14:paraId="1E3B9C8E">
            <w:pPr>
              <w:spacing w:after="0" w:line="240" w:lineRule="auto"/>
            </w:pPr>
            <w:r>
              <w:rPr>
                <w:b/>
                <w:sz w:val="17"/>
                <w:szCs w:val="17"/>
              </w:rPr>
              <w:t>Description</w:t>
            </w:r>
          </w:p>
        </w:tc>
      </w:tr>
      <w:tr w14:paraId="22D0F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B92BEA6">
            <w:pPr>
              <w:spacing w:after="0" w:line="240" w:lineRule="auto"/>
            </w:pPr>
            <w:r>
              <w:rPr>
                <w:sz w:val="17"/>
                <w:szCs w:val="17"/>
              </w:rPr>
              <w:t>(1) Khách</w:t>
            </w:r>
          </w:p>
        </w:tc>
        <w:tc>
          <w:tcPr>
            <w:tcW w:w="6700" w:type="dxa"/>
          </w:tcPr>
          <w:p w14:paraId="37A4AC73">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068CD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65FBEE3">
            <w:pPr>
              <w:spacing w:after="0" w:line="240" w:lineRule="auto"/>
            </w:pPr>
            <w:r>
              <w:rPr>
                <w:sz w:val="17"/>
                <w:szCs w:val="17"/>
              </w:rPr>
              <w:t>Kỳ đối soát</w:t>
            </w:r>
          </w:p>
        </w:tc>
        <w:tc>
          <w:tcPr>
            <w:tcW w:w="6700" w:type="dxa"/>
          </w:tcPr>
          <w:p w14:paraId="4D15400B">
            <w:pPr>
              <w:spacing w:after="0" w:line="240" w:lineRule="auto"/>
            </w:pPr>
            <w:r>
              <w:rPr>
                <w:sz w:val="17"/>
                <w:szCs w:val="17"/>
              </w:rPr>
              <w:t xml:space="preserve">Loại nhập: Ngày/giờ.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DAFE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D68FB7C">
            <w:pPr>
              <w:spacing w:after="0" w:line="240" w:lineRule="auto"/>
            </w:pPr>
            <w:r>
              <w:rPr>
                <w:sz w:val="17"/>
                <w:szCs w:val="17"/>
              </w:rPr>
              <w:t>Khoản/phân bổ cần kiểm</w:t>
            </w:r>
          </w:p>
        </w:tc>
        <w:tc>
          <w:tcPr>
            <w:tcW w:w="6700" w:type="dxa"/>
          </w:tcPr>
          <w:p w14:paraId="4C2094EE">
            <w:pPr>
              <w:spacing w:after="0" w:line="240" w:lineRule="auto"/>
            </w:pPr>
            <w:r>
              <w:rPr>
                <w:sz w:val="17"/>
                <w:szCs w:val="17"/>
              </w:rPr>
              <w:t>Loại nhập: Chọn từ danh sách. Bắt buộc: Không.</w:t>
            </w:r>
          </w:p>
        </w:tc>
      </w:tr>
      <w:tr w14:paraId="1AD9C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BFA1F7B">
            <w:pPr>
              <w:spacing w:after="0" w:line="240" w:lineRule="auto"/>
            </w:pPr>
            <w:r>
              <w:rPr>
                <w:sz w:val="17"/>
                <w:szCs w:val="17"/>
              </w:rPr>
              <w:t>Ghi chú tranh chấp</w:t>
            </w:r>
          </w:p>
        </w:tc>
        <w:tc>
          <w:tcPr>
            <w:tcW w:w="6700" w:type="dxa"/>
          </w:tcPr>
          <w:p w14:paraId="1822539D">
            <w:pPr>
              <w:spacing w:after="0" w:line="240" w:lineRule="auto"/>
            </w:pPr>
            <w:r>
              <w:rPr>
                <w:sz w:val="17"/>
                <w:szCs w:val="17"/>
              </w:rPr>
              <w:t>Loại nhập: Văn bản. Nếu phát sinh.</w:t>
            </w:r>
          </w:p>
        </w:tc>
      </w:tr>
    </w:tbl>
    <w:p>
      <w:pPr>
        <w:spacing w:after="60"/>
        <w:rPr>
          <w:ins w:id="2996" w:author="Claude" w:date="2026-10-08T00:00:00Z"/>
        </w:rPr>
      </w:pPr>
      <w:ins w:id="2997" w:author="Claude" w:date="2026-10-08T00:00:00Z">
        <w:r>
          <w:rPr>
            <w:sz w:val="18"/>
            <w:szCs w:val="18"/>
          </w:rPr>
          <w:t xml:space="preserve">Thông báo liên quan: MSG01 (Trường bắt buộc hoặc không hợp lệ).</w:t>
        </w:r>
      </w:ins>
    </w:p>
    <w:p w14:paraId="7B7F09F3">
      <w:pPr>
        <w:spacing w:after="60"/>
      </w:pPr>
      <w:r>
        <w:rPr>
          <w:sz w:val="18"/>
          <w:szCs w:val="18"/>
        </w:rPr>
        <w:t>UC liên kết: UC48 — sale gốc; UC49 — tiền thực thu/ứng trước; UC53 — giảm giá thương mại; UC52 — hàng trả và xử lý, không tự sinh credit.</w:t>
      </w:r>
    </w:p>
    <w:p w14:paraId="4E249B34">
      <w:pPr>
        <w:pStyle w:val="4"/>
        <w:keepNext/>
      </w:pPr>
      <w:bookmarkStart w:id="304" w:name="_Toc23445"/>
      <w:bookmarkStart w:id="305" w:name="_Toc3098"/>
      <w:r>
        <w:t>8.3 Báo vấn đề chất lượng hoặc trả hàng (SCR-35)</w:t>
      </w:r>
      <w:bookmarkEnd w:id="304"/>
      <w:bookmarkEnd w:id="305"/>
    </w:p>
    <w:p w14:paraId="3581138D">
      <w:pPr>
        <w:spacing w:after="60"/>
      </w:pPr>
      <w:r>
        <w:rPr>
          <w:sz w:val="19"/>
          <w:szCs w:val="19"/>
        </w:rPr>
        <w:t>UC liên quan: UC51. Nhóm chức năng: Thanh toán và xử lý sau bán.</w:t>
      </w:r>
    </w:p>
    <w:p w14:paraId="7A4FA031">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0404C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9000" w:type="dxa"/>
            <w:shd w:val="clear" w:color="auto" w:fill="F7F7F7"/>
          </w:tcPr>
          <w:p w14:paraId="576B8DEE">
            <w:pPr>
              <w:spacing w:after="0" w:line="240" w:lineRule="auto"/>
            </w:pPr>
            <w:r>
              <w:rPr>
                <w:sz w:val="17"/>
                <w:szCs w:val="17"/>
              </w:rPr>
              <w:t>(1) [Đơn đã giao &gt; Báo vấn đề] Chọn biên nhận/lô; hiện lượng khách đã nhận và điều khoản.</w:t>
            </w:r>
          </w:p>
          <w:p w14:paraId="42584F87">
            <w:pPr>
              <w:spacing w:after="0" w:line="240" w:lineRule="auto"/>
            </w:pPr>
            <w:r>
              <w:rPr>
                <w:sz w:val="17"/>
                <w:szCs w:val="17"/>
              </w:rPr>
              <w:t>(2) [Biểu mẫu] Loại vấn đề, lượng ảnh hưởng, mô tả, đề nghị giảm giá/trả toàn bộ đơn, ảnh/chứng cứ, đầu mối liên hệ.</w:t>
            </w:r>
          </w:p>
          <w:p w14:paraId="1CEA85E4">
            <w:pPr>
              <w:spacing w:after="0" w:line="240" w:lineRule="auto"/>
            </w:pPr>
            <w:r>
              <w:rPr>
                <w:sz w:val="17"/>
                <w:szCs w:val="17"/>
              </w:rPr>
              <w:t>(3) [Hành động] Gửi yêu cầu; màn hình trạng thái và trao đổi sau gửi.</w:t>
            </w:r>
          </w:p>
        </w:tc>
      </w:tr>
    </w:tbl>
    <w:p w14:paraId="18593872">
      <w:pPr>
        <w:spacing w:after="40"/>
      </w:pPr>
    </w:p>
    <w:p w14:paraId="7A521598">
      <w:pPr>
        <w:keepNext/>
        <w:spacing w:before="40" w:after="20"/>
      </w:pPr>
      <w:r>
        <w:rPr>
          <w:b/>
        </w:rPr>
        <w:t>Màn hình này cho phép Thương lái, Chủ HTX:</w:t>
      </w:r>
    </w:p>
    <w:p w14:paraId="23245DFD">
      <w:pPr>
        <w:spacing w:after="10"/>
        <w:ind w:left="360" w:hanging="220"/>
      </w:pPr>
      <w:r>
        <w:rPr>
          <w:sz w:val="19"/>
          <w:szCs w:val="19"/>
        </w:rPr>
        <w:t>• Thương lái chọn biên nhận của mình.</w:t>
      </w:r>
    </w:p>
    <w:p w14:paraId="08AA1B6A">
      <w:pPr>
        <w:spacing w:after="10"/>
        <w:ind w:left="360" w:hanging="220"/>
      </w:pPr>
      <w:r>
        <w:rPr>
          <w:sz w:val="19"/>
          <w:szCs w:val="19"/>
        </w:rPr>
        <w:t>• Thương lái nhập mô tả vấn đề, lượng bị ảnh hưởng, đề nghị và tải bằng chứng.</w:t>
      </w:r>
    </w:p>
    <w:p w14:paraId="689A36C3">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0F821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6D1F22F9">
            <w:pPr>
              <w:spacing w:after="0" w:line="240" w:lineRule="auto"/>
            </w:pPr>
            <w:r>
              <w:rPr>
                <w:b/>
                <w:sz w:val="17"/>
                <w:szCs w:val="17"/>
              </w:rPr>
              <w:t>Field Name</w:t>
            </w:r>
          </w:p>
        </w:tc>
        <w:tc>
          <w:tcPr>
            <w:tcW w:w="6700" w:type="dxa"/>
            <w:shd w:val="clear" w:color="auto" w:fill="DCE6F1"/>
          </w:tcPr>
          <w:p w14:paraId="14A8E6D5">
            <w:pPr>
              <w:spacing w:after="0" w:line="240" w:lineRule="auto"/>
            </w:pPr>
            <w:r>
              <w:rPr>
                <w:b/>
                <w:sz w:val="17"/>
                <w:szCs w:val="17"/>
              </w:rPr>
              <w:t>Description</w:t>
            </w:r>
          </w:p>
        </w:tc>
      </w:tr>
      <w:tr w14:paraId="69325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15C031E">
            <w:pPr>
              <w:spacing w:after="0" w:line="240" w:lineRule="auto"/>
            </w:pPr>
            <w:r>
              <w:rPr>
                <w:sz w:val="17"/>
                <w:szCs w:val="17"/>
              </w:rPr>
              <w:t>(1) Biên nhận/dòng</w:t>
            </w:r>
          </w:p>
        </w:tc>
        <w:tc>
          <w:tcPr>
            <w:tcW w:w="6700" w:type="dxa"/>
          </w:tcPr>
          <w:p w14:paraId="3C701984">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6F277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1EB5C09">
            <w:pPr>
              <w:spacing w:after="0" w:line="240" w:lineRule="auto"/>
            </w:pPr>
            <w:r>
              <w:rPr>
                <w:sz w:val="17"/>
                <w:szCs w:val="17"/>
              </w:rPr>
              <w:t>(2) Loại vấn đề và mô tả</w:t>
            </w:r>
          </w:p>
        </w:tc>
        <w:tc>
          <w:tcPr>
            <w:tcW w:w="6700" w:type="dxa"/>
          </w:tcPr>
          <w:p w14:paraId="6B9465A4">
            <w:pPr>
              <w:spacing w:after="0" w:line="240" w:lineRule="auto"/>
            </w:pPr>
            <w:r>
              <w:rPr>
                <w:sz w:val="17"/>
                <w:szCs w:val="17"/>
              </w:rPr>
              <w:t xml:space="preserve">Loại nhập: Nhóm trường (xem phác thảo).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502E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21DD119">
            <w:pPr>
              <w:spacing w:after="0" w:line="240" w:lineRule="auto"/>
            </w:pPr>
            <w:r>
              <w:rPr>
                <w:sz w:val="17"/>
                <w:szCs w:val="17"/>
              </w:rPr>
              <w:t>(2) Lượng ảnh hưởng</w:t>
            </w:r>
          </w:p>
        </w:tc>
        <w:tc>
          <w:tcPr>
            <w:tcW w:w="6700" w:type="dxa"/>
          </w:tcPr>
          <w:p w14:paraId="4F647A3E">
            <w:pPr>
              <w:spacing w:after="0" w:line="240" w:lineRule="auto"/>
            </w:pPr>
            <w:r>
              <w:rPr>
                <w:sz w:val="17"/>
                <w:szCs w:val="17"/>
              </w:rPr>
              <w:t xml:space="preserve">Loại nhập: Số. Bắt buộc: Có. Trong lượng đã bán; đề nghị trả hàng thì hệ thống điền toàn bộ lượng đã nhận, không sửa.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C9FB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A393B08">
            <w:pPr>
              <w:spacing w:after="0" w:line="240" w:lineRule="auto"/>
            </w:pPr>
            <w:r>
              <w:rPr>
                <w:sz w:val="17"/>
                <w:szCs w:val="17"/>
              </w:rPr>
              <w:t>(2) Đề nghị xử lý</w:t>
            </w:r>
          </w:p>
        </w:tc>
        <w:tc>
          <w:tcPr>
            <w:tcW w:w="6700" w:type="dxa"/>
          </w:tcPr>
          <w:p w14:paraId="443134D3">
            <w:pPr>
              <w:spacing w:after="0" w:line="240" w:lineRule="auto"/>
            </w:pPr>
            <w:r>
              <w:rPr>
                <w:sz w:val="17"/>
                <w:szCs w:val="17"/>
              </w:rPr>
              <w:t xml:space="preserve">Loại nhập: Chọn từ danh sách. Bắt buộc: Không. Đề nghị trả hàng chỉ chọn được trong 24 giờ kể từ lúc chốt bán và khi đơn chưa được giảm giá; ngoài thời hạn hoặc đơn đã giảm giá báo </w:t>
            </w:r>
            <w:r>
              <w:fldChar w:fldCharType="begin"/>
              <w:instrText xml:space="preserve"> HYPERLINK \l "MSG64" \o "MSG64 (Lỗi): Không thể yêu cầu trả hàng cho đơn {order_code}: {reason}. Bạn vẫn có thể gửi yêu cầu chất lượng hoặc giảm giá." </w:instrText>
              <w:fldChar w:fldCharType="separate"/>
            </w:r>
            <w:r>
              <w:rPr>
                <w:sz w:val="17"/>
                <w:szCs w:val="17"/>
              </w:rPr>
              <w:t>MSG64</w:t>
              <w:fldChar w:fldCharType="end"/>
              <w:t>.</w:t>
            </w:r>
          </w:p>
        </w:tc>
      </w:tr>
      <w:tr w14:paraId="0D86A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7FF7B5D">
            <w:pPr>
              <w:spacing w:after="0" w:line="240" w:lineRule="auto"/>
            </w:pPr>
            <w:r>
              <w:rPr>
                <w:sz w:val="17"/>
                <w:szCs w:val="17"/>
              </w:rPr>
              <w:t>Bằng chứng</w:t>
            </w:r>
          </w:p>
        </w:tc>
        <w:tc>
          <w:tcPr>
            <w:tcW w:w="6700" w:type="dxa"/>
          </w:tcPr>
          <w:p w14:paraId="240575CE">
            <w:pPr>
              <w:spacing w:after="0" w:line="240" w:lineRule="auto"/>
            </w:pPr>
            <w:r>
              <w:rPr>
                <w:sz w:val="17"/>
                <w:szCs w:val="17"/>
              </w:rPr>
              <w:t>Loại nhập: Tệp hoặc ảnh. Bắt buộc: Không. Nếu có.</w:t>
            </w:r>
          </w:p>
        </w:tc>
      </w:tr>
      <w:tr w14:paraId="1C375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7914611">
            <w:pPr>
              <w:spacing w:after="0" w:line="240" w:lineRule="auto"/>
            </w:pPr>
            <w:r>
              <w:rPr>
                <w:sz w:val="17"/>
                <w:szCs w:val="17"/>
              </w:rPr>
              <w:t>Nguồn điện thoại/app</w:t>
            </w:r>
          </w:p>
        </w:tc>
        <w:tc>
          <w:tcPr>
            <w:tcW w:w="6700" w:type="dxa"/>
          </w:tcPr>
          <w:p w14:paraId="05B10DA3">
            <w:pPr>
              <w:spacing w:after="0" w:line="240" w:lineRule="auto"/>
            </w:pPr>
            <w:r>
              <w:rPr>
                <w:sz w:val="17"/>
                <w:szCs w:val="17"/>
              </w:rPr>
              <w:t>Loại nhập: Văn bản. Hệ thống ghi.</w:t>
            </w:r>
          </w:p>
        </w:tc>
      </w:tr>
    </w:tbl>
    <w:p w14:paraId="18B7F2D7">
      <w:pPr>
        <w:spacing w:before="60" w:after="20"/>
      </w:pPr>
      <w:r>
        <w:rPr>
          <w:sz w:val="18"/>
          <w:szCs w:val="18"/>
        </w:rPr>
        <w:t xml:space="preserve">Thông báo liên quan: </w:t>
      </w:r>
      <w:r>
        <w:fldChar w:fldCharType="begin"/>
        <w:instrText xml:space="preserve"> HYPERLINK \l "MSG02" \o "MSG02 (Lỗi): Bạn không có quyền thực hiện thao tác này." </w:instrText>
        <w:fldChar w:fldCharType="separate"/>
      </w:r>
      <w:r>
        <w:rPr>
          <w:sz w:val="18"/>
          <w:szCs w:val="18"/>
        </w:rPr>
        <w:t>MSG02</w:t>
        <w:fldChar w:fldCharType="end"/>
        <w:t xml:space="preserve"> (Không đủ quyền); </w:t>
      </w:r>
      <w:r>
        <w:fldChar w:fldCharType="begin"/>
        <w:instrText xml:space="preserve"> HYPERLINK \l "MSG03" \o "MSG03 (Lỗi): {object_name} đã tồn tại. Hệ thống mở bản ghi hiện có để bạn kiểm tra, không tạo bản sao." </w:instrText>
        <w:fldChar w:fldCharType="separate"/>
      </w:r>
      <w:r>
        <w:rPr>
          <w:sz w:val="18"/>
          <w:szCs w:val="18"/>
        </w:rPr>
        <w:t>MSG03</w:t>
        <w:fldChar w:fldCharType="end"/>
        <w:t xml:space="preserve"> (Bản ghi đã tồn tại); </w:t>
      </w:r>
      <w:r>
        <w:fldChar w:fldCharType="begin"/>
        <w:instrText xml:space="preserve"> HYPERLINK \l "MSG45" \o "MSG45 (Lỗi): {field_name} vượt quá mức cho phép ({limit_value})." </w:instrText>
        <w:fldChar w:fldCharType="separate"/>
      </w:r>
      <w:r>
        <w:rPr>
          <w:sz w:val="18"/>
          <w:szCs w:val="18"/>
        </w:rPr>
        <w:t>MSG45</w:t>
        <w:fldChar w:fldCharType="end"/>
        <w:t xml:space="preserve"> (Số đề nghị vượt mức cho phép); </w:t>
      </w:r>
      <w:r>
        <w:fldChar w:fldCharType="begin"/>
        <w:instrText xml:space="preserve"> HYPERLINK \l "MSG64" \o "MSG64 (Lỗi): Không thể yêu cầu trả hàng cho đơn {order_code}: {reason}. Bạn vẫn có thể gửi yêu cầu chất lượng hoặc giảm giá." </w:instrText>
        <w:fldChar w:fldCharType="separate"/>
      </w:r>
      <w:r>
        <w:rPr>
          <w:sz w:val="18"/>
          <w:szCs w:val="18"/>
        </w:rPr>
        <w:t>MSG64</w:t>
        <w:fldChar w:fldCharType="end"/>
        <w:t xml:space="preserve"> (Không được yêu cầu trả hàng).</w:t>
      </w:r>
    </w:p>
    <w:p w14:paraId="1B739120">
      <w:pPr>
        <w:spacing w:after="60"/>
      </w:pPr>
      <w:r>
        <w:rPr>
          <w:sz w:val="18"/>
          <w:szCs w:val="18"/>
        </w:rPr>
        <w:t>UC liên kết: UC45: giao hàng gốc; UC48: biên nhận bán; UC52: xử lý yêu cầu.</w:t>
      </w:r>
    </w:p>
    <w:p w14:paraId="4E0344FA">
      <w:pPr>
        <w:pStyle w:val="4"/>
        <w:keepNext/>
      </w:pPr>
      <w:bookmarkStart w:id="306" w:name="_Toc23642"/>
      <w:bookmarkStart w:id="307" w:name="_Toc14564"/>
      <w:r>
        <w:t>8.4 Xử lý yêu cầu chất lượng và hoàn hàng (SCR-36)</w:t>
      </w:r>
      <w:bookmarkEnd w:id="306"/>
      <w:bookmarkEnd w:id="307"/>
    </w:p>
    <w:p w14:paraId="5AF7182F">
      <w:pPr>
        <w:spacing w:after="60"/>
      </w:pPr>
      <w:r>
        <w:rPr>
          <w:sz w:val="19"/>
          <w:szCs w:val="19"/>
        </w:rPr>
        <w:t>UC liên quan: UC52. Nhóm chức năng: Thanh toán và xử lý sau bán.</w:t>
      </w:r>
    </w:p>
    <w:p w14:paraId="2799BA1F">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04FCB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3D161E15">
            <w:pPr>
              <w:spacing w:after="0" w:line="240" w:lineRule="auto"/>
            </w:pPr>
            <w:r>
              <w:rPr>
                <w:sz w:val="17"/>
                <w:szCs w:val="17"/>
              </w:rPr>
              <w:t>(1) [Hậu mãi &gt; Yêu cầu] Đơn, lô gốc, cân chốt, phần bị ảnh hưởng, bằng chứng, điều chỉnh trước; thương lái: tên, số điện thoại.</w:t>
            </w:r>
          </w:p>
          <w:p w14:paraId="17974CF5">
            <w:pPr>
              <w:spacing w:after="0" w:line="240" w:lineRule="auto"/>
            </w:pPr>
            <w:r>
              <w:rPr>
                <w:sz w:val="17"/>
                <w:szCs w:val="17"/>
              </w:rPr>
              <w:t xml:space="preserve">(2) [Quyết định] Không điều chỉnh | Giảm giá → UC53 | Nhận trả toàn bộ </w:t>
            </w:r>
            <w:del w:id="2998" w:author="Claude" w:date="2026-10-08T00:00:00Z">
              <w:r>
                <w:rPr>
                  <w:sz w:val="17"/>
                  <w:szCs w:val="17"/>
                </w:rPr>
                <w:delText xml:space="preserve">đơn.</w:delText>
              </w:r>
            </w:del>
            <w:ins w:id="2999" w:author="Claude" w:date="2026-10-08T00:00:00Z">
              <w:r>
                <w:rPr>
                  <w:sz w:val="17"/>
                  <w:szCs w:val="17"/>
                </w:rPr>
                <w:t xml:space="preserve">đơn (chỉ với đề nghị trả hàng).</w:t>
              </w:r>
            </w:ins>
          </w:p>
          <w:p w14:paraId="06D9114F">
            <w:pPr>
              <w:spacing w:after="0" w:line="240" w:lineRule="auto"/>
            </w:pPr>
            <w:r>
              <w:rPr>
                <w:sz w:val="17"/>
                <w:szCs w:val="17"/>
              </w:rPr>
              <w:t>(3) [Nhận hàng trả] Lượng thực nhận, tình trạng, thời gian, nơi giữ tạm, chứng cứ.</w:t>
            </w:r>
          </w:p>
          <w:p w14:paraId="1DC9D0C9">
            <w:pPr>
              <w:spacing w:after="0" w:line="240" w:lineRule="auto"/>
            </w:pPr>
            <w:r>
              <w:rPr>
                <w:sz w:val="17"/>
                <w:szCs w:val="17"/>
              </w:rPr>
              <w:t>(4) [Đánh giá bán lại] Lượng có thể bán lại / xử lý khác, căn cứ, người quyết định.</w:t>
            </w:r>
          </w:p>
          <w:p w14:paraId="1F277590">
            <w:pPr>
              <w:spacing w:after="0" w:line="240" w:lineRule="auto"/>
            </w:pPr>
            <w:r>
              <w:rPr>
                <w:sz w:val="17"/>
                <w:szCs w:val="17"/>
              </w:rPr>
              <w:t>(5) [Hủy chấp nhận trả] Lý do; dùng khi không liên lạc được thương lái hoặc hàng không về, đơn về Đã chốt bán.</w:t>
            </w:r>
          </w:p>
        </w:tc>
      </w:tr>
    </w:tbl>
    <w:p w14:paraId="1D3E9349">
      <w:pPr>
        <w:spacing w:after="40"/>
      </w:pPr>
    </w:p>
    <w:p w14:paraId="088EB66A">
      <w:pPr>
        <w:keepNext/>
        <w:spacing w:before="40" w:after="20"/>
      </w:pPr>
      <w:r>
        <w:rPr>
          <w:b/>
        </w:rPr>
        <w:t>Màn hình này cho phép Chủ HTX, Quản lý khu:</w:t>
      </w:r>
    </w:p>
    <w:p w14:paraId="10FCE586">
      <w:pPr>
        <w:spacing w:after="10"/>
        <w:ind w:left="360" w:hanging="220"/>
      </w:pPr>
      <w:r>
        <w:rPr>
          <w:sz w:val="19"/>
          <w:szCs w:val="19"/>
        </w:rPr>
        <w:t>• Chủ HTX mở yêu cầu và xem giao dịch gốc, số cân, bằng chứng, các điều chỉnh trước và thông tin liên hệ của thương lái (tên, số điện thoại).</w:t>
      </w:r>
    </w:p>
    <w:p w14:paraId="37005844">
      <w:pPr>
        <w:spacing w:after="10"/>
        <w:ind w:left="360" w:hanging="220"/>
      </w:pPr>
      <w:r>
        <w:rPr>
          <w:sz w:val="19"/>
          <w:szCs w:val="19"/>
        </w:rPr>
        <w:t xml:space="preserve">• Chủ HTX ghi quyết định: không điều chỉnh, giảm giá hoặc nhận trả toàn bộ </w:t>
      </w:r>
      <w:del w:id="3000" w:author="Claude" w:date="2026-10-08T00:00:00Z">
        <w:r>
          <w:rPr>
            <w:sz w:val="19"/>
            <w:szCs w:val="19"/>
          </w:rPr>
          <w:delText xml:space="preserve">đơn;</w:delText>
        </w:r>
      </w:del>
      <w:ins w:id="3001" w:author="Claude" w:date="2026-10-08T00:00:00Z">
        <w:r>
          <w:rPr>
            <w:sz w:val="19"/>
            <w:szCs w:val="19"/>
          </w:rPr>
          <w:t xml:space="preserve">đơn (chỉ khi yêu cầu là đề nghị trả hàng, đơn ở Yêu cầu trả hàng);</w:t>
        </w:r>
      </w:ins>
      <w:r>
        <w:rPr>
          <w:sz w:val="19"/>
          <w:szCs w:val="19"/>
        </w:rPr>
        <w:t xml:space="preserve"> hệ thống lưu người, thời điểm, lý do. Khi nhận trả, đơn chuyển sang Đã chấp nhận trả và hệ thống báo cho thương lái: qua Zalo OA nếu thương lái chưa có tài khoản </w:t>
      </w:r>
      <w:del w:id="3002" w:author="Claude" w:date="2026-10-08T00:00:00Z">
        <w:r>
          <w:rPr>
            <w:sz w:val="19"/>
            <w:szCs w:val="19"/>
          </w:rPr>
          <w:delText xml:space="preserve">OMTS;</w:delText>
        </w:r>
      </w:del>
      <w:ins w:id="3003" w:author="Claude" w:date="2026-10-08T00:00:00Z">
        <w:r>
          <w:rPr>
            <w:sz w:val="19"/>
            <w:szCs w:val="19"/>
          </w:rPr>
          <w:t xml:space="preserve">OMTS (không có Zalo thì qua SMS);</w:t>
        </w:r>
      </w:ins>
      <w:r>
        <w:rPr>
          <w:sz w:val="19"/>
          <w:szCs w:val="19"/>
        </w:rPr>
        <w:t xml:space="preserve"> có tài khoản thì qua email, email không gửi được thì qua SMS. (</w:t>
      </w:r>
      <w:r>
        <w:fldChar w:fldCharType="begin"/>
        <w:instrText xml:space="preserve"> HYPERLINK \l "MSG66" \o "MSG66 (Thông tin): HTX {coop_name} đã chấp nhận trả toàn bộ đơn {order_code}. Vui lòng liên hệ {contact_phone} để hẹn giao hàng trả." </w:instrText>
        <w:fldChar w:fldCharType="separate"/>
      </w:r>
      <w:r>
        <w:rPr>
          <w:sz w:val="19"/>
          <w:szCs w:val="19"/>
        </w:rPr>
        <w:t>MSG66</w:t>
        <w:fldChar w:fldCharType="end"/>
        <w:t>)</w:t>
      </w:r>
    </w:p>
    <w:p w14:paraId="2608DB20">
      <w:pPr>
        <w:spacing w:after="10"/>
        <w:ind w:left="360" w:hanging="220"/>
      </w:pPr>
      <w:r>
        <w:rPr>
          <w:sz w:val="19"/>
          <w:szCs w:val="19"/>
        </w:rPr>
        <w:t>• Khi hàng về, người thao tác ghi lượng, tình trạng, thời gian, nơi giữ tạm và ảnh; đơn chuyển sang Đã nhận hàng trả.</w:t>
      </w:r>
    </w:p>
    <w:p w14:paraId="74EE19A3">
      <w:pPr>
        <w:spacing w:after="10"/>
        <w:ind w:left="360" w:hanging="220"/>
      </w:pPr>
      <w:r>
        <w:rPr>
          <w:sz w:val="19"/>
          <w:szCs w:val="19"/>
        </w:rPr>
        <w:t>• Chủ HTX đánh giá phần có thể bán lại.</w:t>
      </w:r>
    </w:p>
    <w:p w14:paraId="678EBE0C">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1EAE3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0A28886A">
            <w:pPr>
              <w:spacing w:after="0" w:line="240" w:lineRule="auto"/>
            </w:pPr>
            <w:r>
              <w:rPr>
                <w:b/>
                <w:sz w:val="17"/>
                <w:szCs w:val="17"/>
              </w:rPr>
              <w:t>Field Name</w:t>
            </w:r>
          </w:p>
        </w:tc>
        <w:tc>
          <w:tcPr>
            <w:tcW w:w="6700" w:type="dxa"/>
            <w:shd w:val="clear" w:color="auto" w:fill="DCE6F1"/>
          </w:tcPr>
          <w:p w14:paraId="19E7AAF4">
            <w:pPr>
              <w:spacing w:after="0" w:line="240" w:lineRule="auto"/>
            </w:pPr>
            <w:r>
              <w:rPr>
                <w:b/>
                <w:sz w:val="17"/>
                <w:szCs w:val="17"/>
              </w:rPr>
              <w:t>Description</w:t>
            </w:r>
          </w:p>
        </w:tc>
      </w:tr>
      <w:tr w14:paraId="03D27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DCA26CE">
            <w:pPr>
              <w:spacing w:after="0" w:line="240" w:lineRule="auto"/>
            </w:pPr>
            <w:r>
              <w:rPr>
                <w:sz w:val="17"/>
                <w:szCs w:val="17"/>
              </w:rPr>
              <w:t>(1) Thương lái</w:t>
            </w:r>
          </w:p>
        </w:tc>
        <w:tc>
          <w:tcPr>
            <w:tcW w:w="6700" w:type="dxa"/>
          </w:tcPr>
          <w:p w14:paraId="70256287">
            <w:pPr>
              <w:spacing w:after="0" w:line="240" w:lineRule="auto"/>
            </w:pPr>
            <w:r>
              <w:rPr>
                <w:sz w:val="17"/>
                <w:szCs w:val="17"/>
              </w:rPr>
              <w:t>Loại nhập: Chỉ hiển thị. Tên và số điện thoại của thương lái, để Chủ HTX liên hệ xác nhận trả hàng.</w:t>
            </w:r>
          </w:p>
        </w:tc>
      </w:tr>
      <w:tr w14:paraId="597DE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A0C9E65">
            <w:pPr>
              <w:spacing w:after="0" w:line="240" w:lineRule="auto"/>
            </w:pPr>
            <w:r>
              <w:rPr>
                <w:sz w:val="17"/>
                <w:szCs w:val="17"/>
              </w:rPr>
              <w:t>(2) Quyết định và lý do</w:t>
            </w:r>
          </w:p>
        </w:tc>
        <w:tc>
          <w:tcPr>
            <w:tcW w:w="6700" w:type="dxa"/>
          </w:tcPr>
          <w:p w14:paraId="18D8FBD2">
            <w:pPr>
              <w:spacing w:after="0" w:line="240" w:lineRule="auto"/>
            </w:pPr>
            <w:r>
              <w:rPr>
                <w:sz w:val="17"/>
                <w:szCs w:val="17"/>
              </w:rPr>
              <w:t xml:space="preserve">Loại nhập: </w:t>
            </w:r>
            <w:ins w:id="3006" w:author="Claude" w:date="2026-10-08T00:00:00Z">
              <w:r>
                <w:rPr>
                  <w:sz w:val="17"/>
                  <w:szCs w:val="17"/>
                </w:rPr>
                <w:t xml:space="preserve">Chọn từ danh sách (quyết định) và </w:t>
              </w:r>
            </w:ins>
            <w:r>
              <w:rPr>
                <w:sz w:val="17"/>
                <w:szCs w:val="17"/>
              </w:rPr>
              <w:t xml:space="preserve">Văn </w:t>
            </w:r>
            <w:del w:id="3004" w:author="Claude" w:date="2026-10-08T00:00:00Z">
              <w:r>
                <w:rPr>
                  <w:sz w:val="17"/>
                  <w:szCs w:val="17"/>
                </w:rPr>
                <w:delText xml:space="preserve">bản.</w:delText>
              </w:r>
            </w:del>
            <w:ins w:id="3005" w:author="Claude" w:date="2026-10-08T00:00:00Z">
              <w:r>
                <w:rPr>
                  <w:sz w:val="17"/>
                  <w:szCs w:val="17"/>
                </w:rPr>
                <w:t xml:space="preserve">bản (lý do).</w:t>
              </w:r>
            </w:ins>
            <w:r>
              <w:rPr>
                <w:sz w:val="17"/>
                <w:szCs w:val="17"/>
              </w:rPr>
              <w:t xml:space="preserve">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6C84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0029EFA">
            <w:pPr>
              <w:spacing w:after="0" w:line="240" w:lineRule="auto"/>
            </w:pPr>
            <w:r>
              <w:rPr>
                <w:sz w:val="17"/>
                <w:szCs w:val="17"/>
              </w:rPr>
              <w:t>Số tiền trừ nợ/hoàn cho hàng trả</w:t>
            </w:r>
          </w:p>
        </w:tc>
        <w:tc>
          <w:tcPr>
            <w:tcW w:w="6700" w:type="dxa"/>
          </w:tcPr>
          <w:p w14:paraId="418CB575">
            <w:pPr>
              <w:spacing w:after="0" w:line="240" w:lineRule="auto"/>
            </w:pPr>
            <w:r>
              <w:rPr>
                <w:sz w:val="17"/>
                <w:szCs w:val="17"/>
              </w:rPr>
              <w:t>Loại nhập: Số. Chủ HTX nhập khi quyết định, bội số 1.000 VND.</w:t>
            </w:r>
          </w:p>
        </w:tc>
      </w:tr>
      <w:tr w14:paraId="3AFD3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1F7B202">
            <w:pPr>
              <w:spacing w:after="0" w:line="240" w:lineRule="auto"/>
            </w:pPr>
            <w:r>
              <w:rPr>
                <w:sz w:val="17"/>
                <w:szCs w:val="17"/>
              </w:rPr>
              <w:t>Khi nhận hàng trả</w:t>
            </w:r>
          </w:p>
        </w:tc>
        <w:tc>
          <w:tcPr>
            <w:tcW w:w="6700" w:type="dxa"/>
          </w:tcPr>
          <w:p w14:paraId="24FFA5E4">
            <w:pPr>
              <w:spacing w:after="0" w:line="240" w:lineRule="auto"/>
            </w:pPr>
            <w:r>
              <w:rPr>
                <w:sz w:val="17"/>
                <w:szCs w:val="17"/>
              </w:rPr>
              <w:t xml:space="preserve">Loại nhập: Nhóm trường (xem phác thảo). Bắt buộc: Có. Lượng thực nhận, tình trạng, thời gian, nơi giữ tạm, chứng cứ — bắt buộc.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000E9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8BB9885">
            <w:pPr>
              <w:spacing w:after="0" w:line="240" w:lineRule="auto"/>
            </w:pPr>
            <w:r>
              <w:rPr>
                <w:sz w:val="17"/>
                <w:szCs w:val="17"/>
              </w:rPr>
              <w:t>(4) Đánh giá bán lại</w:t>
            </w:r>
          </w:p>
        </w:tc>
        <w:tc>
          <w:tcPr>
            <w:tcW w:w="6700" w:type="dxa"/>
          </w:tcPr>
          <w:p w14:paraId="51C1E09D">
            <w:pPr>
              <w:spacing w:after="0" w:line="240" w:lineRule="auto"/>
            </w:pPr>
            <w:r>
              <w:rPr>
                <w:sz w:val="17"/>
                <w:szCs w:val="17"/>
              </w:rPr>
              <w:t xml:space="preserve">Loại nhập: Số. Bắt buộc: Có. Lượng có thể bán lại, lượng xử lý khác, căn cứ — bắt buộc khi đánh giá.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74BE5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DCEA8E5">
            <w:pPr>
              <w:spacing w:after="0" w:line="240" w:lineRule="auto"/>
            </w:pPr>
            <w:r>
              <w:rPr>
                <w:sz w:val="17"/>
                <w:szCs w:val="17"/>
              </w:rPr>
              <w:t>(5) Lý do hủy chấp nhận trả</w:t>
            </w:r>
          </w:p>
        </w:tc>
        <w:tc>
          <w:tcPr>
            <w:tcW w:w="6700" w:type="dxa"/>
          </w:tcPr>
          <w:p w14:paraId="195561AD">
            <w:pPr>
              <w:spacing w:after="0" w:line="240" w:lineRule="auto"/>
            </w:pPr>
            <w:r>
              <w:rPr>
                <w:sz w:val="17"/>
                <w:szCs w:val="17"/>
              </w:rPr>
              <w:t xml:space="preserve">Loại nhập: Văn bản. Bắt buộc: Có khi Chủ HTX hủy chấp nhận trả.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14:paraId="6AFE22F7">
      <w:pPr>
        <w:spacing w:before="60" w:after="20"/>
      </w:pPr>
      <w:r>
        <w:rPr>
          <w:sz w:val="18"/>
          <w:szCs w:val="18"/>
        </w:rPr>
        <w:t xml:space="preserve">Thông báo liên quan: </w:t>
      </w:r>
      <w:r>
        <w:fldChar w:fldCharType="begin"/>
        <w:instrText xml:space="preserve"> HYPERLINK \l "MSG48" \o "MSG48 (Cảnh báo): Hàng trả {return_code} đã giữ tạm quá 3 ngày mà chưa bán lại." </w:instrText>
        <w:fldChar w:fldCharType="separate"/>
      </w:r>
      <w:r>
        <w:rPr>
          <w:sz w:val="18"/>
          <w:szCs w:val="18"/>
        </w:rPr>
        <w:t>MSG48</w:t>
        <w:fldChar w:fldCharType="end"/>
        <w:t xml:space="preserve"> (Hàng trả giữ tạm quá 3 ngày); </w:t>
      </w:r>
      <w:r>
        <w:fldChar w:fldCharType="begin"/>
        <w:instrText xml:space="preserve"> HYPERLINK \l "MSG65" \o "MSG65 (Thông tin): Đã hủy chấp nhận trả đơn {order_code}. Đơn trở về Đã chốt bán. Lý do: {reason}." </w:instrText>
        <w:fldChar w:fldCharType="separate"/>
      </w:r>
      <w:r>
        <w:rPr>
          <w:sz w:val="18"/>
          <w:szCs w:val="18"/>
        </w:rPr>
        <w:t>MSG65</w:t>
        <w:fldChar w:fldCharType="end"/>
        <w:t xml:space="preserve"> (Đã hủy chấp nhận trả); </w:t>
      </w:r>
      <w:r>
        <w:fldChar w:fldCharType="begin"/>
        <w:instrText xml:space="preserve"> HYPERLINK \l "MSG66" \o "MSG66 (Thông tin): HTX {coop_name} đã chấp nhận trả toàn bộ đơn {order_code}. Vui lòng liên hệ {contact_phone} để hẹn giao hàng trả." </w:instrText>
        <w:fldChar w:fldCharType="separate"/>
      </w:r>
      <w:r>
        <w:rPr>
          <w:sz w:val="18"/>
          <w:szCs w:val="18"/>
        </w:rPr>
        <w:t>MSG66</w:t>
        <w:fldChar w:fldCharType="end"/>
        <w:t xml:space="preserve"> (Báo thương lái đã chấp nhận trả).</w:t>
      </w:r>
    </w:p>
    <w:p w14:paraId="448058D4">
      <w:pPr>
        <w:spacing w:after="60"/>
      </w:pPr>
      <w:r>
        <w:rPr>
          <w:sz w:val="18"/>
          <w:szCs w:val="18"/>
        </w:rPr>
        <w:t>UC liên kết: UC51: yêu cầu của thương lái; UC53: giảm giá sau bán; UC54: hoàn tiền thực tế; UC43–UC45: đơn mới và cân lại khi bán lại.</w:t>
      </w:r>
    </w:p>
    <w:p w14:paraId="1831A36A">
      <w:pPr>
        <w:pStyle w:val="4"/>
        <w:keepNext/>
      </w:pPr>
      <w:bookmarkStart w:id="308" w:name="_Toc23995"/>
      <w:bookmarkStart w:id="309" w:name="_Toc12648"/>
      <w:r>
        <w:t>8.5 Giảm giá sau bán (SCR-37)</w:t>
      </w:r>
      <w:bookmarkEnd w:id="308"/>
      <w:bookmarkEnd w:id="309"/>
    </w:p>
    <w:p w14:paraId="5046B1AF">
      <w:pPr>
        <w:spacing w:after="60"/>
      </w:pPr>
      <w:r>
        <w:rPr>
          <w:sz w:val="19"/>
          <w:szCs w:val="19"/>
        </w:rPr>
        <w:t>UC liên quan: UC53. Nhóm chức năng: Thanh toán và xử lý sau bán.</w:t>
      </w:r>
    </w:p>
    <w:p w14:paraId="10FFE23F">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2990A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5FFA7AA1">
            <w:pPr>
              <w:spacing w:after="0" w:line="240" w:lineRule="auto"/>
            </w:pPr>
            <w:r>
              <w:rPr>
                <w:sz w:val="17"/>
                <w:szCs w:val="17"/>
              </w:rPr>
              <w:t>(1) [Hậu mãi &gt; Giảm giá] Giao dịch gốc, lý do/chứng cứ, giá/tiền gốc.</w:t>
            </w:r>
          </w:p>
          <w:p w14:paraId="0714AE7B">
            <w:pPr>
              <w:spacing w:after="0" w:line="240" w:lineRule="auto"/>
            </w:pPr>
            <w:r>
              <w:rPr>
                <w:sz w:val="17"/>
                <w:szCs w:val="17"/>
              </w:rPr>
              <w:t xml:space="preserve">(2) [Giảm] Chọn số tiền cụ thể hoặc %, xem số giảm quy đổi và công nợ còn lại; </w:t>
            </w:r>
            <w:del w:id="3009" w:author="Claude" w:date="2026-10-08T00:00:00Z">
              <w:r>
                <w:rPr>
                  <w:sz w:val="17"/>
                  <w:szCs w:val="17"/>
                </w:rPr>
                <w:delText xml:space="preserve">người</w:delText>
              </w:r>
            </w:del>
            <w:ins w:id="3010" w:author="Claude" w:date="2026-10-08T00:00:00Z">
              <w:r>
                <w:rPr>
                  <w:sz w:val="17"/>
                  <w:szCs w:val="17"/>
                </w:rPr>
                <w:t xml:space="preserve">Chủ</w:t>
              </w:r>
            </w:ins>
            <w:r>
              <w:rPr>
                <w:sz w:val="17"/>
                <w:szCs w:val="17"/>
              </w:rPr>
              <w:t xml:space="preserve"> </w:t>
            </w:r>
            <w:del w:id="3007" w:author="Claude" w:date="2026-10-08T00:00:00Z">
              <w:r>
                <w:rPr>
                  <w:sz w:val="17"/>
                  <w:szCs w:val="17"/>
                </w:rPr>
                <w:delText xml:space="preserve">duyệt.</w:delText>
              </w:r>
            </w:del>
            <w:ins w:id="3008" w:author="Claude" w:date="2026-10-08T00:00:00Z">
              <w:r>
                <w:rPr>
                  <w:sz w:val="17"/>
                  <w:szCs w:val="17"/>
                </w:rPr>
                <w:t xml:space="preserve">HTX: [Duyệt] [Từ chối (lý do*)].</w:t>
              </w:r>
            </w:ins>
          </w:p>
          <w:p w14:paraId="1BFE5222">
            <w:pPr>
              <w:spacing w:after="0" w:line="240" w:lineRule="auto"/>
            </w:pPr>
            <w:r>
              <w:rPr>
                <w:sz w:val="17"/>
                <w:szCs w:val="17"/>
              </w:rPr>
              <w:t>(3) [Áp dụng] Nếu chưa trả tiền, giảm phải thu; nếu đã trả, tạo khoản có thể hoàn nhưng UC54 chỉ ghi khi tiền thật trả.</w:t>
            </w:r>
          </w:p>
        </w:tc>
      </w:tr>
    </w:tbl>
    <w:p w14:paraId="39763382">
      <w:pPr>
        <w:spacing w:after="40"/>
      </w:pPr>
    </w:p>
    <w:p w14:paraId="0FB0A06B">
      <w:pPr>
        <w:keepNext/>
        <w:spacing w:before="40" w:after="20"/>
      </w:pPr>
      <w:r>
        <w:rPr>
          <w:b/>
        </w:rPr>
        <w:t>Màn hình này cho phép Chủ HTX, Kế toán:</w:t>
      </w:r>
    </w:p>
    <w:p w14:paraId="37C63FB2">
      <w:pPr>
        <w:spacing w:after="10"/>
        <w:ind w:left="360" w:hanging="220"/>
      </w:pPr>
      <w:r>
        <w:rPr>
          <w:sz w:val="19"/>
          <w:szCs w:val="19"/>
        </w:rPr>
        <w:t>• Người thao tác mở giao dịch gốc.</w:t>
      </w:r>
    </w:p>
    <w:p w14:paraId="04E83A27">
      <w:pPr>
        <w:spacing w:after="10"/>
        <w:ind w:left="360" w:hanging="220"/>
      </w:pPr>
      <w:r>
        <w:rPr>
          <w:sz w:val="19"/>
          <w:szCs w:val="19"/>
        </w:rPr>
        <w:t>• Người thao tác ghi căn cứ, chọn mức giảm theo số tiền hoặc % và xem số quy đổi.</w:t>
      </w:r>
    </w:p>
    <w:p w14:paraId="4956A575">
      <w:pPr>
        <w:spacing w:after="10"/>
        <w:ind w:left="360" w:hanging="220"/>
      </w:pPr>
      <w:r>
        <w:rPr>
          <w:sz w:val="19"/>
          <w:szCs w:val="19"/>
        </w:rPr>
        <w:t xml:space="preserve">• </w:t>
      </w:r>
      <w:del w:id="3024" w:author="Claude" w:date="2026-10-08T00:00:00Z">
        <w:r>
          <w:rPr>
            <w:sz w:val="19"/>
            <w:szCs w:val="19"/>
          </w:rPr>
          <w:delText xml:space="preserve">Chủ HTX duyệt; hệ</w:delText>
        </w:r>
      </w:del>
      <w:ins w:id="3025" w:author="Claude" w:date="2026-10-08T00:00:00Z">
        <w:r>
          <w:rPr>
            <w:sz w:val="19"/>
            <w:szCs w:val="19"/>
          </w:rPr>
          <w:t xml:space="preserve">Hệ</w:t>
        </w:r>
      </w:ins>
      <w:r>
        <w:rPr>
          <w:sz w:val="19"/>
          <w:szCs w:val="19"/>
        </w:rPr>
        <w:t xml:space="preserve"> thống</w:t>
      </w:r>
      <w:ins w:id="3023" w:author="Claude" w:date="2026-10-08T00:00:00Z">
        <w:r>
          <w:rPr>
            <w:sz w:val="19"/>
            <w:szCs w:val="19"/>
          </w:rPr>
          <w:t xml:space="preserve"> lưu điều chỉnh riêng ở trạng thái Nháp,</w:t>
        </w:r>
      </w:ins>
      <w:r>
        <w:rPr>
          <w:sz w:val="19"/>
          <w:szCs w:val="19"/>
        </w:rPr>
        <w:t xml:space="preserve"> giữ giá trị </w:t>
      </w:r>
      <w:del w:id="3021" w:author="Claude" w:date="2026-10-08T00:00:00Z">
        <w:r>
          <w:rPr>
            <w:sz w:val="19"/>
            <w:szCs w:val="19"/>
          </w:rPr>
          <w:delText xml:space="preserve">gốc</w:delText>
        </w:r>
      </w:del>
      <w:ins w:id="3022" w:author="Claude" w:date="2026-10-08T00:00:00Z">
        <w:r>
          <w:rPr>
            <w:sz w:val="19"/>
            <w:szCs w:val="19"/>
          </w:rPr>
          <w:t xml:space="preserve">gốc;</w:t>
        </w:r>
      </w:ins>
      <w:r>
        <w:rPr>
          <w:sz w:val="19"/>
          <w:szCs w:val="19"/>
        </w:rPr>
        <w:t xml:space="preserve"> </w:t>
      </w:r>
      <w:del w:id="3019" w:author="Claude" w:date="2026-10-08T00:00:00Z">
        <w:r>
          <w:rPr>
            <w:sz w:val="19"/>
            <w:szCs w:val="19"/>
          </w:rPr>
          <w:delText xml:space="preserve">và</w:delText>
        </w:r>
      </w:del>
      <w:ins w:id="3020" w:author="Claude" w:date="2026-10-08T00:00:00Z">
        <w:r>
          <w:rPr>
            <w:sz w:val="19"/>
            <w:szCs w:val="19"/>
          </w:rPr>
          <w:t xml:space="preserve">Chủ</w:t>
        </w:r>
      </w:ins>
      <w:r>
        <w:rPr>
          <w:sz w:val="19"/>
          <w:szCs w:val="19"/>
        </w:rPr>
        <w:t xml:space="preserve"> </w:t>
      </w:r>
      <w:del w:id="3017" w:author="Claude" w:date="2026-10-08T00:00:00Z">
        <w:r>
          <w:rPr>
            <w:sz w:val="19"/>
            <w:szCs w:val="19"/>
          </w:rPr>
          <w:delText xml:space="preserve">lưu</w:delText>
        </w:r>
      </w:del>
      <w:ins w:id="3018" w:author="Claude" w:date="2026-10-08T00:00:00Z">
        <w:r>
          <w:rPr>
            <w:sz w:val="19"/>
            <w:szCs w:val="19"/>
          </w:rPr>
          <w:t xml:space="preserve">HTX</w:t>
        </w:r>
      </w:ins>
      <w:r>
        <w:rPr>
          <w:sz w:val="19"/>
          <w:szCs w:val="19"/>
        </w:rPr>
        <w:t xml:space="preserve"> </w:t>
      </w:r>
      <w:del w:id="3015" w:author="Claude" w:date="2026-10-08T00:00:00Z">
        <w:r>
          <w:rPr>
            <w:sz w:val="19"/>
            <w:szCs w:val="19"/>
          </w:rPr>
          <w:delText xml:space="preserve">điều</w:delText>
        </w:r>
      </w:del>
      <w:ins w:id="3016" w:author="Claude" w:date="2026-10-08T00:00:00Z">
        <w:r>
          <w:rPr>
            <w:sz w:val="19"/>
            <w:szCs w:val="19"/>
          </w:rPr>
          <w:t xml:space="preserve">duyệt</w:t>
        </w:r>
      </w:ins>
      <w:r>
        <w:rPr>
          <w:sz w:val="19"/>
          <w:szCs w:val="19"/>
        </w:rPr>
        <w:t xml:space="preserve"> </w:t>
      </w:r>
      <w:del w:id="3013" w:author="Claude" w:date="2026-10-08T00:00:00Z">
        <w:r>
          <w:rPr>
            <w:sz w:val="19"/>
            <w:szCs w:val="19"/>
          </w:rPr>
          <w:delText xml:space="preserve">chỉnh</w:delText>
        </w:r>
      </w:del>
      <w:ins w:id="3014" w:author="Claude" w:date="2026-10-08T00:00:00Z">
        <w:r>
          <w:rPr>
            <w:sz w:val="19"/>
            <w:szCs w:val="19"/>
          </w:rPr>
          <w:t xml:space="preserve">(Nháp</w:t>
        </w:r>
      </w:ins>
      <w:r>
        <w:rPr>
          <w:sz w:val="19"/>
          <w:szCs w:val="19"/>
        </w:rPr>
        <w:t xml:space="preserve"> </w:t>
      </w:r>
      <w:del w:id="3011" w:author="Claude" w:date="2026-10-08T00:00:00Z">
        <w:r>
          <w:rPr>
            <w:sz w:val="19"/>
            <w:szCs w:val="19"/>
          </w:rPr>
          <w:delText xml:space="preserve">riêng.</w:delText>
        </w:r>
      </w:del>
      <w:ins w:id="3012" w:author="Claude" w:date="2026-10-08T00:00:00Z">
        <w:r>
          <w:rPr>
            <w:sz w:val="19"/>
            <w:szCs w:val="19"/>
          </w:rPr>
          <w:t xml:space="preserve">→ Đã duyệt) hoặc từ chối kèm lý do.</w:t>
        </w:r>
      </w:ins>
    </w:p>
    <w:p w14:paraId="139FAAFD">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22DE7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3D44C04F">
            <w:pPr>
              <w:spacing w:after="0" w:line="240" w:lineRule="auto"/>
            </w:pPr>
            <w:r>
              <w:rPr>
                <w:b/>
                <w:sz w:val="17"/>
                <w:szCs w:val="17"/>
              </w:rPr>
              <w:t>Field Name</w:t>
            </w:r>
          </w:p>
        </w:tc>
        <w:tc>
          <w:tcPr>
            <w:tcW w:w="6700" w:type="dxa"/>
            <w:shd w:val="clear" w:color="auto" w:fill="DCE6F1"/>
          </w:tcPr>
          <w:p w14:paraId="4B52C934">
            <w:pPr>
              <w:spacing w:after="0" w:line="240" w:lineRule="auto"/>
            </w:pPr>
            <w:r>
              <w:rPr>
                <w:b/>
                <w:sz w:val="17"/>
                <w:szCs w:val="17"/>
              </w:rPr>
              <w:t>Description</w:t>
            </w:r>
          </w:p>
        </w:tc>
      </w:tr>
      <w:tr w14:paraId="76C34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4E523F8">
            <w:pPr>
              <w:spacing w:after="0" w:line="240" w:lineRule="auto"/>
            </w:pPr>
            <w:r>
              <w:rPr>
                <w:sz w:val="17"/>
                <w:szCs w:val="17"/>
              </w:rPr>
              <w:t>(1) Giao dịch gốc và lý do chất lượng</w:t>
            </w:r>
          </w:p>
        </w:tc>
        <w:tc>
          <w:tcPr>
            <w:tcW w:w="6700" w:type="dxa"/>
          </w:tcPr>
          <w:p w14:paraId="4C39886D">
            <w:pPr>
              <w:spacing w:after="0" w:line="240" w:lineRule="auto"/>
            </w:pPr>
            <w:r>
              <w:rPr>
                <w:sz w:val="17"/>
                <w:szCs w:val="17"/>
              </w:rPr>
              <w:t xml:space="preserve">Loại nhập: </w:t>
            </w:r>
            <w:del w:id="3026" w:author="Claude" w:date="2026-10-08T00:00:00Z">
              <w:r>
                <w:rPr>
                  <w:sz w:val="17"/>
                  <w:szCs w:val="17"/>
                </w:rPr>
                <w:delText xml:space="preserve">Số.</w:delText>
              </w:r>
            </w:del>
            <w:ins w:id="3027" w:author="Claude" w:date="2026-10-08T00:00:00Z">
              <w:r>
                <w:rPr>
                  <w:sz w:val="17"/>
                  <w:szCs w:val="17"/>
                </w:rPr>
                <w:t xml:space="preserve">Nhóm trường (chọn giao dịch, văn bản lý do).</w:t>
              </w:r>
            </w:ins>
            <w:r>
              <w:rPr>
                <w:sz w:val="17"/>
                <w:szCs w:val="17"/>
              </w:rPr>
              <w:t xml:space="preserve">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F46B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DF84D0F">
            <w:pPr>
              <w:spacing w:after="0" w:line="240" w:lineRule="auto"/>
            </w:pPr>
            <w:r>
              <w:rPr>
                <w:sz w:val="17"/>
                <w:szCs w:val="17"/>
              </w:rPr>
              <w:t>(2) Số tiền giảm hoặc tỷ lệ %</w:t>
            </w:r>
          </w:p>
        </w:tc>
        <w:tc>
          <w:tcPr>
            <w:tcW w:w="6700" w:type="dxa"/>
          </w:tcPr>
          <w:p w14:paraId="41D485B0">
            <w:pPr>
              <w:spacing w:after="0" w:line="240" w:lineRule="auto"/>
            </w:pPr>
            <w:r>
              <w:rPr>
                <w:sz w:val="17"/>
                <w:szCs w:val="17"/>
              </w:rPr>
              <w:t>Loại nhập: Số. Chọn một; tỷ lệ từ 0 đến 100.</w:t>
            </w:r>
          </w:p>
        </w:tc>
      </w:tr>
      <w:tr w14:paraId="4D1F0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1C5C4B8">
            <w:pPr>
              <w:spacing w:after="0" w:line="240" w:lineRule="auto"/>
            </w:pPr>
            <w:r>
              <w:rPr>
                <w:sz w:val="17"/>
                <w:szCs w:val="17"/>
              </w:rPr>
              <w:t>(2) Người duyệt và chứng cứ thương lượng</w:t>
            </w:r>
          </w:p>
        </w:tc>
        <w:tc>
          <w:tcPr>
            <w:tcW w:w="6700" w:type="dxa"/>
          </w:tcPr>
          <w:p w14:paraId="2275B601">
            <w:pPr>
              <w:spacing w:after="0" w:line="240" w:lineRule="auto"/>
            </w:pPr>
            <w:r>
              <w:rPr>
                <w:sz w:val="17"/>
                <w:szCs w:val="17"/>
              </w:rPr>
              <w:t xml:space="preserve">Loại nhập: </w:t>
            </w:r>
            <w:del w:id="3028" w:author="Claude" w:date="2026-10-08T00:00:00Z">
              <w:r>
                <w:rPr>
                  <w:sz w:val="17"/>
                  <w:szCs w:val="17"/>
                </w:rPr>
                <w:delText xml:space="preserve">Số.</w:delText>
              </w:r>
            </w:del>
            <w:ins w:id="3029" w:author="Claude" w:date="2026-10-08T00:00:00Z">
              <w:r>
                <w:rPr>
                  <w:sz w:val="17"/>
                  <w:szCs w:val="17"/>
                </w:rPr>
                <w:t xml:space="preserve">Nhóm trường (Chủ HTX duyệt hoặc từ chối kèm lý do, tệp chứng cứ).</w:t>
              </w:r>
            </w:ins>
            <w:r>
              <w:rPr>
                <w:sz w:val="17"/>
                <w:szCs w:val="17"/>
              </w:rPr>
              <w:t xml:space="preserve"> Bắt buộc: Có. Theo quyền.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14:paraId="3AC65E84">
      <w:pPr>
        <w:spacing w:before="60" w:after="20"/>
      </w:pPr>
      <w:r>
        <w:rPr>
          <w:sz w:val="18"/>
          <w:szCs w:val="18"/>
        </w:rPr>
        <w:t xml:space="preserve">Thông báo liên quan: </w:t>
      </w:r>
      <w:r>
        <w:fldChar w:fldCharType="begin"/>
        <w:instrText xml:space="preserve"> HYPERLINK \l "MSG45" \o "MSG45 (Lỗi): {field_name} vượt quá mức cho phép ({limit_value})." </w:instrText>
        <w:fldChar w:fldCharType="separate"/>
      </w:r>
      <w:r>
        <w:rPr>
          <w:sz w:val="18"/>
          <w:szCs w:val="18"/>
        </w:rPr>
        <w:t>MSG45</w:t>
        <w:fldChar w:fldCharType="end"/>
        <w:t xml:space="preserve"> (Số đề nghị vượt mức cho phép); </w:t>
      </w:r>
      <w:r>
        <w:fldChar w:fldCharType="begin"/>
        <w:instrText xml:space="preserve"> HYPERLINK \l "MSG46" \o "MSG46 (Cảnh báo): Đơn này đang hoặc đã được trả toàn bộ nên không áp dụng giảm giá." </w:instrText>
        <w:fldChar w:fldCharType="separate"/>
      </w:r>
      <w:r>
        <w:rPr>
          <w:sz w:val="18"/>
          <w:szCs w:val="18"/>
        </w:rPr>
        <w:t>MSG46</w:t>
        <w:fldChar w:fldCharType="end"/>
        <w:t xml:space="preserve"> (Đơn đang trả toàn bộ).</w:t>
      </w:r>
    </w:p>
    <w:p w14:paraId="1FDAD359">
      <w:pPr>
        <w:spacing w:after="60"/>
      </w:pPr>
      <w:r>
        <w:rPr>
          <w:sz w:val="18"/>
          <w:szCs w:val="18"/>
        </w:rPr>
        <w:t>UC liên kết: UC48: giá trị bán gốc; UC52: quyết định xử lý; UC67: báo cáo điều chỉnh.</w:t>
      </w:r>
    </w:p>
    <w:p w14:paraId="07B3EA08">
      <w:pPr>
        <w:pStyle w:val="4"/>
        <w:keepNext/>
      </w:pPr>
      <w:bookmarkStart w:id="310" w:name="_Toc29815"/>
      <w:bookmarkStart w:id="311" w:name="_Toc25318"/>
      <w:r>
        <w:t>8.6 Hoàn tiền khách hàng (SCR-38)</w:t>
      </w:r>
      <w:bookmarkEnd w:id="310"/>
      <w:bookmarkEnd w:id="311"/>
    </w:p>
    <w:p w14:paraId="13B20901">
      <w:pPr>
        <w:spacing w:after="60"/>
      </w:pPr>
      <w:r>
        <w:rPr>
          <w:sz w:val="19"/>
          <w:szCs w:val="19"/>
        </w:rPr>
        <w:t>UC liên quan: UC54. Nhóm chức năng: Thanh toán và xử lý sau bán.</w:t>
      </w:r>
    </w:p>
    <w:p w14:paraId="6362F079">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3458C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4C1E6AB0">
            <w:pPr>
              <w:spacing w:after="0" w:line="240" w:lineRule="auto"/>
            </w:pPr>
            <w:r>
              <w:rPr>
                <w:sz w:val="17"/>
                <w:szCs w:val="17"/>
              </w:rPr>
              <w:t>(1) [Tài chính &gt; Hoàn tiền] Chọn khách, sale/điều chỉnh và số dư tín dụng có thể hoàn.</w:t>
            </w:r>
          </w:p>
          <w:p w14:paraId="176C0417">
            <w:pPr>
              <w:spacing w:after="0" w:line="240" w:lineRule="auto"/>
            </w:pPr>
            <w:r>
              <w:rPr>
                <w:sz w:val="17"/>
                <w:szCs w:val="17"/>
              </w:rPr>
              <w:t>(2) [Biểu mẫu] Người nhận, số tiền, ngày, phương thức, tham chiếu/chứng từ.</w:t>
            </w:r>
          </w:p>
          <w:p w14:paraId="566A829A">
            <w:pPr>
              <w:spacing w:after="0" w:line="240" w:lineRule="auto"/>
            </w:pPr>
            <w:r>
              <w:rPr>
                <w:sz w:val="17"/>
                <w:szCs w:val="17"/>
              </w:rPr>
              <w:t>(3) [Xem trước] Tín dụng trước/sau, đã hoàn các lần trước; Xác nhận tiền đã hoàn.</w:t>
            </w:r>
          </w:p>
        </w:tc>
      </w:tr>
    </w:tbl>
    <w:p w14:paraId="0047CB44">
      <w:pPr>
        <w:spacing w:after="40"/>
      </w:pPr>
    </w:p>
    <w:p w14:paraId="37696C0F">
      <w:pPr>
        <w:keepNext/>
        <w:spacing w:before="40" w:after="20"/>
      </w:pPr>
      <w:r>
        <w:rPr>
          <w:b/>
        </w:rPr>
        <w:t>Màn hình này cho phép Chủ HTX, Kế toán:</w:t>
      </w:r>
    </w:p>
    <w:p w14:paraId="2CDF6E01">
      <w:pPr>
        <w:spacing w:after="10"/>
        <w:ind w:left="360" w:hanging="220"/>
      </w:pPr>
      <w:r>
        <w:rPr>
          <w:sz w:val="19"/>
          <w:szCs w:val="19"/>
        </w:rPr>
        <w:t>• Người thao tác chọn khách và khoản có thể hoàn.</w:t>
      </w:r>
    </w:p>
    <w:p w14:paraId="3E3BD9A6">
      <w:pPr>
        <w:spacing w:after="10"/>
        <w:ind w:left="360" w:hanging="220"/>
      </w:pPr>
      <w:r>
        <w:rPr>
          <w:sz w:val="19"/>
          <w:szCs w:val="19"/>
        </w:rPr>
        <w:t>• Người thao tác nhập người nhận, số tiền thực trả, ngày, phương thức và chứng từ.</w:t>
      </w:r>
    </w:p>
    <w:p w14:paraId="28E54D47">
      <w:pPr>
        <w:spacing w:after="10"/>
        <w:ind w:left="360" w:hanging="220"/>
      </w:pPr>
      <w:r>
        <w:rPr>
          <w:sz w:val="19"/>
          <w:szCs w:val="19"/>
        </w:rPr>
        <w:t>• Người thao tác xác nhận; hệ thống ghi khoản chi một lần và cập nhật số dư (UC47, UC50).</w:t>
      </w:r>
    </w:p>
    <w:p w14:paraId="6B565C0C">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4793C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3E412798">
            <w:pPr>
              <w:spacing w:after="0" w:line="240" w:lineRule="auto"/>
            </w:pPr>
            <w:r>
              <w:rPr>
                <w:b/>
                <w:sz w:val="17"/>
                <w:szCs w:val="17"/>
              </w:rPr>
              <w:t>Field Name</w:t>
            </w:r>
          </w:p>
        </w:tc>
        <w:tc>
          <w:tcPr>
            <w:tcW w:w="6700" w:type="dxa"/>
            <w:shd w:val="clear" w:color="auto" w:fill="DCE6F1"/>
          </w:tcPr>
          <w:p w14:paraId="6AC9F9EF">
            <w:pPr>
              <w:spacing w:after="0" w:line="240" w:lineRule="auto"/>
            </w:pPr>
            <w:r>
              <w:rPr>
                <w:b/>
                <w:sz w:val="17"/>
                <w:szCs w:val="17"/>
              </w:rPr>
              <w:t>Description</w:t>
            </w:r>
          </w:p>
        </w:tc>
      </w:tr>
      <w:tr w14:paraId="568E7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2E053E9">
            <w:pPr>
              <w:spacing w:after="0" w:line="240" w:lineRule="auto"/>
            </w:pPr>
            <w:r>
              <w:rPr>
                <w:sz w:val="17"/>
                <w:szCs w:val="17"/>
              </w:rPr>
              <w:t>Khách/người nhận</w:t>
            </w:r>
          </w:p>
        </w:tc>
        <w:tc>
          <w:tcPr>
            <w:tcW w:w="6700" w:type="dxa"/>
          </w:tcPr>
          <w:p w14:paraId="2218CE5C">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840C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B5C6F7A">
            <w:pPr>
              <w:spacing w:after="0" w:line="240" w:lineRule="auto"/>
            </w:pPr>
            <w:r>
              <w:rPr>
                <w:sz w:val="17"/>
                <w:szCs w:val="17"/>
              </w:rPr>
              <w:t>Sale và quyết định điều chỉnh/nguồn tiền dư</w:t>
            </w:r>
          </w:p>
        </w:tc>
        <w:tc>
          <w:tcPr>
            <w:tcW w:w="6700" w:type="dxa"/>
          </w:tcPr>
          <w:p w14:paraId="5F245E71">
            <w:pPr>
              <w:spacing w:after="0" w:line="240" w:lineRule="auto"/>
            </w:pPr>
            <w:r>
              <w:rPr>
                <w:sz w:val="17"/>
                <w:szCs w:val="17"/>
              </w:rPr>
              <w:t xml:space="preserve">Loại nhập: </w:t>
            </w:r>
            <w:del w:id="3030" w:author="Claude" w:date="2026-10-08T00:00:00Z">
              <w:r>
                <w:rPr>
                  <w:sz w:val="17"/>
                  <w:szCs w:val="17"/>
                </w:rPr>
                <w:delText xml:space="preserve">Số.</w:delText>
              </w:r>
            </w:del>
            <w:ins w:id="3031" w:author="Claude" w:date="2026-10-08T00:00:00Z">
              <w:r>
                <w:rPr>
                  <w:sz w:val="17"/>
                  <w:szCs w:val="17"/>
                </w:rPr>
                <w:t xml:space="preserve">Nhóm trường (chọn giao dịch, quyết định hoặc tiền ứng trước).</w:t>
              </w:r>
            </w:ins>
            <w:r>
              <w:rPr>
                <w:sz w:val="17"/>
                <w:szCs w:val="17"/>
              </w:rPr>
              <w:t xml:space="preserve">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BBAD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06DE368">
            <w:pPr>
              <w:spacing w:after="0" w:line="240" w:lineRule="auto"/>
            </w:pPr>
            <w:r>
              <w:rPr>
                <w:sz w:val="17"/>
                <w:szCs w:val="17"/>
              </w:rPr>
              <w:t>(2) Số tiền</w:t>
            </w:r>
          </w:p>
        </w:tc>
        <w:tc>
          <w:tcPr>
            <w:tcW w:w="6700" w:type="dxa"/>
          </w:tcPr>
          <w:p w14:paraId="2DE338F0">
            <w:pPr>
              <w:spacing w:after="0" w:line="240" w:lineRule="auto"/>
            </w:pPr>
            <w:r>
              <w:rPr>
                <w:sz w:val="17"/>
                <w:szCs w:val="17"/>
              </w:rPr>
              <w:t xml:space="preserve">Loại nhập: Số. Bắt buộc: Có. Dương, không vượt còn hoàn.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06038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7781D42">
            <w:pPr>
              <w:spacing w:after="0" w:line="240" w:lineRule="auto"/>
            </w:pPr>
            <w:r>
              <w:rPr>
                <w:sz w:val="17"/>
                <w:szCs w:val="17"/>
              </w:rPr>
              <w:t>Ngày và phương thức thực trả</w:t>
            </w:r>
          </w:p>
        </w:tc>
        <w:tc>
          <w:tcPr>
            <w:tcW w:w="6700" w:type="dxa"/>
          </w:tcPr>
          <w:p w14:paraId="732B9809">
            <w:pPr>
              <w:spacing w:after="0" w:line="240" w:lineRule="auto"/>
            </w:pPr>
            <w:r>
              <w:rPr>
                <w:sz w:val="17"/>
                <w:szCs w:val="17"/>
              </w:rPr>
              <w:t xml:space="preserve">Loại nhập: Nhóm trường (xem phác thảo).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3B23C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320C0F8">
            <w:pPr>
              <w:spacing w:after="0" w:line="240" w:lineRule="auto"/>
            </w:pPr>
            <w:r>
              <w:rPr>
                <w:sz w:val="17"/>
                <w:szCs w:val="17"/>
              </w:rPr>
              <w:t>Mã tham chiếu/chứng từ</w:t>
            </w:r>
          </w:p>
        </w:tc>
        <w:tc>
          <w:tcPr>
            <w:tcW w:w="6700" w:type="dxa"/>
          </w:tcPr>
          <w:p w14:paraId="31F65F5C">
            <w:pPr>
              <w:spacing w:after="0" w:line="240" w:lineRule="auto"/>
            </w:pPr>
            <w:r>
              <w:rPr>
                <w:sz w:val="17"/>
                <w:szCs w:val="17"/>
              </w:rPr>
              <w:t>Loại nhập: Văn bản. Theo phương thức.</w:t>
            </w:r>
          </w:p>
        </w:tc>
      </w:tr>
    </w:tbl>
    <w:p w14:paraId="68E6BA4B">
      <w:pPr>
        <w:spacing w:before="60" w:after="20"/>
      </w:pPr>
      <w:r>
        <w:rPr>
          <w:sz w:val="18"/>
          <w:szCs w:val="18"/>
        </w:rPr>
        <w:t xml:space="preserve">Thông báo liên quan: </w:t>
      </w:r>
      <w:r>
        <w:fldChar w:fldCharType="begin"/>
        <w:instrText xml:space="preserve"> HYPERLINK \l "MSG03" \o "MSG03 (Lỗi): {object_name} đã tồn tại. Hệ thống mở bản ghi hiện có để bạn kiểm tra, không tạo bản sao." </w:instrText>
        <w:fldChar w:fldCharType="separate"/>
      </w:r>
      <w:r>
        <w:rPr>
          <w:sz w:val="18"/>
          <w:szCs w:val="18"/>
        </w:rPr>
        <w:t>MSG03</w:t>
        <w:fldChar w:fldCharType="end"/>
        <w:t xml:space="preserve"> (Bản ghi đã tồn tại); </w:t>
      </w:r>
      <w:r>
        <w:fldChar w:fldCharType="begin"/>
        <w:instrText xml:space="preserve"> HYPERLINK \l "MSG45" \o "MSG45 (Lỗi): {field_name} vượt quá mức cho phép ({limit_value})." </w:instrText>
        <w:fldChar w:fldCharType="separate"/>
      </w:r>
      <w:r>
        <w:rPr>
          <w:sz w:val="18"/>
          <w:szCs w:val="18"/>
        </w:rPr>
        <w:t>MSG45</w:t>
        <w:fldChar w:fldCharType="end"/>
        <w:t xml:space="preserve"> (Số đề nghị vượt mức cho phép); </w:t>
      </w:r>
      <w:r>
        <w:fldChar w:fldCharType="begin"/>
        <w:instrText xml:space="preserve"> HYPERLINK \l "MSG47" \o "MSG47 (Lỗi): Chưa thể ghi nhận vì khoản tiền chưa thực nhận hoặc chưa thực chuyển." </w:instrText>
        <w:fldChar w:fldCharType="separate"/>
      </w:r>
      <w:r>
        <w:rPr>
          <w:sz w:val="18"/>
          <w:szCs w:val="18"/>
        </w:rPr>
        <w:t>MSG47</w:t>
        <w:fldChar w:fldCharType="end"/>
        <w:t xml:space="preserve"> (Chưa ghi nhận vì tiền chưa thực chuyển).</w:t>
      </w:r>
    </w:p>
    <w:p w14:paraId="32702C84">
      <w:pPr>
        <w:spacing w:after="60"/>
      </w:pPr>
      <w:r>
        <w:rPr>
          <w:sz w:val="18"/>
          <w:szCs w:val="18"/>
        </w:rPr>
        <w:t>UC liên kết: UC49 — khoản tiền đã thu/ứng trước; UC50 — đối soát tín dụng sau hoàn; UC52/UC53 — quyết định/giảm giá tạo căn cứ; UC52 — nhận hàng không chứng minh tiền đã hoàn.</w:t>
      </w:r>
    </w:p>
    <w:p w14:paraId="3233D2C3"/>
    <w:p w14:paraId="7495AFAC">
      <w:pPr>
        <w:pStyle w:val="3"/>
      </w:pPr>
      <w:bookmarkStart w:id="312" w:name="_Toc11738"/>
      <w:bookmarkStart w:id="313" w:name="_Toc30271"/>
      <w:r>
        <w:t>9. Nhân sự và chi phí lao động</w:t>
      </w:r>
      <w:bookmarkEnd w:id="312"/>
      <w:bookmarkEnd w:id="313"/>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3"/>
        <w:gridCol w:w="2400"/>
        <w:gridCol w:w="5467"/>
      </w:tblGrid>
      <w:tr w14:paraId="2D6B0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33" w:type="dxa"/>
            <w:shd w:val="clear" w:color="auto" w:fill="DCE6F1"/>
          </w:tcPr>
          <w:p w14:paraId="2A952FFD">
            <w:pPr>
              <w:spacing w:after="0" w:line="240" w:lineRule="auto"/>
            </w:pPr>
            <w:r>
              <w:rPr>
                <w:b/>
                <w:sz w:val="18"/>
              </w:rPr>
              <w:t>Requirement</w:t>
            </w:r>
          </w:p>
        </w:tc>
        <w:tc>
          <w:tcPr>
            <w:tcW w:w="2400" w:type="dxa"/>
            <w:shd w:val="clear" w:color="auto" w:fill="DCE6F1"/>
          </w:tcPr>
          <w:p w14:paraId="3342D5E9">
            <w:pPr>
              <w:spacing w:after="0" w:line="240" w:lineRule="auto"/>
            </w:pPr>
            <w:r>
              <w:rPr>
                <w:b/>
                <w:sz w:val="18"/>
              </w:rPr>
              <w:t>Use Case</w:t>
            </w:r>
          </w:p>
        </w:tc>
        <w:tc>
          <w:tcPr>
            <w:tcW w:w="5467" w:type="dxa"/>
            <w:shd w:val="clear" w:color="auto" w:fill="DCE6F1"/>
          </w:tcPr>
          <w:p w14:paraId="42786B3F">
            <w:pPr>
              <w:spacing w:after="0" w:line="240" w:lineRule="auto"/>
            </w:pPr>
            <w:r>
              <w:rPr>
                <w:b/>
                <w:sz w:val="18"/>
              </w:rPr>
              <w:t>Required behavior</w:t>
            </w:r>
          </w:p>
        </w:tc>
      </w:tr>
      <w:tr w14:paraId="3754E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7164139D">
            <w:pPr>
              <w:spacing w:after="0" w:line="240" w:lineRule="auto"/>
            </w:pPr>
            <w:r>
              <w:rPr>
                <w:sz w:val="17"/>
              </w:rPr>
              <w:t>FR-UC55</w:t>
            </w:r>
          </w:p>
        </w:tc>
        <w:tc>
          <w:tcPr>
            <w:tcW w:w="2400" w:type="dxa"/>
          </w:tcPr>
          <w:p w14:paraId="7ADBAB7C">
            <w:pPr>
              <w:spacing w:after="0" w:line="240" w:lineRule="auto"/>
            </w:pPr>
            <w:r>
              <w:rPr>
                <w:sz w:val="17"/>
              </w:rPr>
              <w:t>Quản lý lao động thời vụ và người nhận khoán</w:t>
            </w:r>
          </w:p>
        </w:tc>
        <w:tc>
          <w:tcPr>
            <w:tcW w:w="5467" w:type="dxa"/>
          </w:tcPr>
          <w:p w14:paraId="44F678D2">
            <w:pPr>
              <w:spacing w:after="0" w:line="240" w:lineRule="auto"/>
            </w:pPr>
            <w:r>
              <w:rPr>
                <w:sz w:val="17"/>
              </w:rPr>
              <w:t xml:space="preserve">HTX liên hệ một người nhận khoán trung gian để huy động lao động thời vụ và trả tiền qua người đó. OMTS </w:t>
            </w:r>
            <w:del w:id="2714" w:author="Claude" w:date="2026-10-08T00:00:00Z">
              <w:r>
                <w:rPr>
                  <w:sz w:val="17"/>
                </w:rPr>
                <w:delText xml:space="preserve">vẫn</w:delText>
              </w:r>
            </w:del>
            <w:ins w:id="2715" w:author="Claude" w:date="2026-10-08T00:00:00Z">
              <w:r>
                <w:rPr>
                  <w:sz w:val="17"/>
                </w:rPr>
                <w:t xml:space="preserve">lưu</w:t>
              </w:r>
            </w:ins>
            <w:r>
              <w:rPr>
                <w:sz w:val="17"/>
              </w:rPr>
              <w:t xml:space="preserve"> </w:t>
            </w:r>
            <w:del w:id="2712" w:author="Claude" w:date="2026-10-08T00:00:00Z">
              <w:r>
                <w:rPr>
                  <w:sz w:val="17"/>
                </w:rPr>
                <w:delText xml:space="preserve">liệt</w:delText>
              </w:r>
            </w:del>
            <w:ins w:id="2713" w:author="Claude" w:date="2026-10-08T00:00:00Z">
              <w:r>
                <w:rPr>
                  <w:sz w:val="17"/>
                </w:rPr>
                <w:t xml:space="preserve">hồ</w:t>
              </w:r>
            </w:ins>
            <w:r>
              <w:rPr>
                <w:sz w:val="17"/>
              </w:rPr>
              <w:t xml:space="preserve"> </w:t>
            </w:r>
            <w:del w:id="2710" w:author="Claude" w:date="2026-10-08T00:00:00Z">
              <w:r>
                <w:rPr>
                  <w:sz w:val="17"/>
                </w:rPr>
                <w:delText xml:space="preserve">kê</w:delText>
              </w:r>
            </w:del>
            <w:ins w:id="2711" w:author="Claude" w:date="2026-10-08T00:00:00Z">
              <w:r>
                <w:rPr>
                  <w:sz w:val="17"/>
                </w:rPr>
                <w:t xml:space="preserve">sơ</w:t>
              </w:r>
            </w:ins>
            <w:r>
              <w:rPr>
                <w:sz w:val="17"/>
              </w:rPr>
              <w:t xml:space="preserve"> từng người thời vụ </w:t>
            </w:r>
            <w:del w:id="2708" w:author="Claude" w:date="2026-10-08T00:00:00Z">
              <w:r>
                <w:rPr>
                  <w:sz w:val="17"/>
                </w:rPr>
                <w:delText xml:space="preserve">và</w:delText>
              </w:r>
            </w:del>
            <w:ins w:id="2709" w:author="Claude" w:date="2026-10-08T00:00:00Z">
              <w:r>
                <w:rPr>
                  <w:sz w:val="17"/>
                </w:rPr>
                <w:t xml:space="preserve">(họ tên, số điện thoại hoặc CCCD) để tránh trùng;</w:t>
              </w:r>
            </w:ins>
            <w:r>
              <w:rPr>
                <w:sz w:val="17"/>
              </w:rPr>
              <w:t xml:space="preserve"> ngày </w:t>
            </w:r>
            <w:del w:id="2707" w:author="Claude" w:date="2026-10-08T00:00:00Z">
              <w:r>
                <w:rPr>
                  <w:sz w:val="17"/>
                </w:rPr>
                <w:delText xml:space="preserve">họ </w:delText>
              </w:r>
            </w:del>
            <w:r>
              <w:rPr>
                <w:sz w:val="17"/>
              </w:rPr>
              <w:t xml:space="preserve">làm </w:t>
            </w:r>
            <w:del w:id="2705" w:author="Claude" w:date="2026-10-08T00:00:00Z">
              <w:r>
                <w:rPr>
                  <w:sz w:val="17"/>
                </w:rPr>
                <w:delText xml:space="preserve">để</w:delText>
              </w:r>
            </w:del>
            <w:ins w:id="2706" w:author="Claude" w:date="2026-10-08T00:00:00Z">
              <w:r>
                <w:rPr>
                  <w:sz w:val="17"/>
                </w:rPr>
                <w:t xml:space="preserve">và</w:t>
              </w:r>
            </w:ins>
            <w:r>
              <w:rPr>
                <w:sz w:val="17"/>
              </w:rPr>
              <w:t xml:space="preserve"> </w:t>
            </w:r>
            <w:del w:id="2703" w:author="Claude" w:date="2026-10-08T00:00:00Z">
              <w:r>
                <w:rPr>
                  <w:sz w:val="17"/>
                </w:rPr>
                <w:delText xml:space="preserve">tính</w:delText>
              </w:r>
            </w:del>
            <w:ins w:id="2704" w:author="Claude" w:date="2026-10-08T00:00:00Z">
              <w:r>
                <w:rPr>
                  <w:sz w:val="17"/>
                </w:rPr>
                <w:t xml:space="preserve">người nhận khoán của ngày ghi khi chấm</w:t>
              </w:r>
            </w:ins>
            <w:r>
              <w:rPr>
                <w:sz w:val="17"/>
              </w:rPr>
              <w:t xml:space="preserve"> công </w:t>
            </w:r>
            <w:del w:id="2701" w:author="Claude" w:date="2026-10-08T00:00:00Z">
              <w:r>
                <w:rPr>
                  <w:sz w:val="17"/>
                </w:rPr>
                <w:delText xml:space="preserve">trong ngày, tránh tính trùng.</w:delText>
              </w:r>
            </w:del>
            <w:ins w:id="2702" w:author="Claude" w:date="2026-10-08T00:00:00Z">
              <w:r>
                <w:rPr>
                  <w:sz w:val="17"/>
                </w:rPr>
                <w:t xml:space="preserve">(UC57).</w:t>
              </w:r>
            </w:ins>
            <w:r>
              <w:rPr>
                <w:sz w:val="17"/>
              </w:rPr>
              <w:t xml:space="preserve"> UC55 chỉ quản lý </w:t>
            </w:r>
            <w:del w:id="2699" w:author="Claude" w:date="2026-10-08T00:00:00Z">
              <w:r>
                <w:rPr>
                  <w:sz w:val="17"/>
                </w:rPr>
                <w:delText xml:space="preserve">danh</w:delText>
              </w:r>
            </w:del>
            <w:ins w:id="2700" w:author="Claude" w:date="2026-10-08T00:00:00Z">
              <w:r>
                <w:rPr>
                  <w:sz w:val="17"/>
                </w:rPr>
                <w:t xml:space="preserve">hồ</w:t>
              </w:r>
            </w:ins>
            <w:r>
              <w:rPr>
                <w:sz w:val="17"/>
              </w:rPr>
              <w:t xml:space="preserve"> </w:t>
            </w:r>
            <w:del w:id="2697" w:author="Claude" w:date="2026-10-08T00:00:00Z">
              <w:r>
                <w:rPr>
                  <w:sz w:val="17"/>
                </w:rPr>
                <w:delText xml:space="preserve">sách</w:delText>
              </w:r>
            </w:del>
            <w:ins w:id="2698" w:author="Claude" w:date="2026-10-08T00:00:00Z">
              <w:r>
                <w:rPr>
                  <w:sz w:val="17"/>
                </w:rPr>
                <w:t xml:space="preserve">sơ</w:t>
              </w:r>
            </w:ins>
            <w:r>
              <w:rPr>
                <w:sz w:val="17"/>
              </w:rPr>
              <w:t xml:space="preserve"> lao động thời vụ </w:t>
            </w:r>
            <w:del w:id="2696" w:author="Claude" w:date="2026-10-08T00:00:00Z">
              <w:r>
                <w:rPr>
                  <w:sz w:val="17"/>
                </w:rPr>
                <w:delText xml:space="preserve">theo ngày </w:delText>
              </w:r>
            </w:del>
            <w:r>
              <w:rPr>
                <w:sz w:val="17"/>
              </w:rPr>
              <w:t xml:space="preserve">và người nhận khoán </w:t>
            </w:r>
            <w:del w:id="2694" w:author="Claude" w:date="2026-10-08T00:00:00Z">
              <w:r>
                <w:rPr>
                  <w:sz w:val="17"/>
                </w:rPr>
                <w:delText xml:space="preserve">trung</w:delText>
              </w:r>
            </w:del>
            <w:ins w:id="2695" w:author="Claude" w:date="2026-10-08T00:00:00Z">
              <w:r>
                <w:rPr>
                  <w:sz w:val="17"/>
                </w:rPr>
                <w:t xml:space="preserve">(kể</w:t>
              </w:r>
            </w:ins>
            <w:r>
              <w:rPr>
                <w:sz w:val="17"/>
              </w:rPr>
              <w:t xml:space="preserve"> </w:t>
            </w:r>
            <w:del w:id="2692" w:author="Claude" w:date="2026-10-08T00:00:00Z">
              <w:r>
                <w:rPr>
                  <w:sz w:val="17"/>
                </w:rPr>
                <w:delText xml:space="preserve">gian;</w:delText>
              </w:r>
            </w:del>
            <w:ins w:id="2693" w:author="Claude" w:date="2026-10-08T00:00:00Z">
              <w:r>
                <w:rPr>
                  <w:sz w:val="17"/>
                </w:rPr>
                <w:t xml:space="preserve">cả người nhận khoán việc ở UC56);</w:t>
              </w:r>
            </w:ins>
            <w:r>
              <w:rPr>
                <w:sz w:val="17"/>
              </w:rPr>
              <w:t xml:space="preserve"> hồ sơ nhân viên chính thức vẫn do UC10 quản lý. Nếu cùng một người đã có hồ sơ UC10, OMTS liên kết định danh khi cần, không tạo bản sao; người thời vụ không tự có tài khoản ứng dụng hoặc lương tháng từ UC55.</w:t>
            </w:r>
          </w:p>
        </w:tc>
      </w:tr>
      <w:tr w14:paraId="12C2A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7F5D6F71">
            <w:pPr>
              <w:spacing w:after="0" w:line="240" w:lineRule="auto"/>
            </w:pPr>
            <w:r>
              <w:rPr>
                <w:sz w:val="17"/>
              </w:rPr>
              <w:t>FR-UC56</w:t>
            </w:r>
          </w:p>
        </w:tc>
        <w:tc>
          <w:tcPr>
            <w:tcW w:w="2400" w:type="dxa"/>
          </w:tcPr>
          <w:p w14:paraId="272677C9">
            <w:pPr>
              <w:spacing w:after="0" w:line="240" w:lineRule="auto"/>
            </w:pPr>
            <w:r>
              <w:rPr>
                <w:sz w:val="17"/>
              </w:rPr>
              <w:t>Phân công việc lao động</w:t>
            </w:r>
          </w:p>
        </w:tc>
        <w:tc>
          <w:tcPr>
            <w:tcW w:w="5467" w:type="dxa"/>
          </w:tcPr>
          <w:p w14:paraId="2F2C8A6B">
            <w:pPr>
              <w:spacing w:after="0" w:line="240" w:lineRule="auto"/>
            </w:pPr>
            <w:r>
              <w:rPr>
                <w:sz w:val="17"/>
              </w:rPr>
              <w:t>Chủ HTX hoặc Quản lý khu có quyền phân công việc trong ngày cho nhân viên (UC10) hoặc lao động thời vụ (UC55) theo công nhật, hoặc giao khoán việc cho người nhận khoán (UC55) với mô tả việc, số tiền khoán (bội số 1.000 VND) và ngày dự kiến xong; phân công gắn với vùng, bè hoặc chu kỳ. Phân công công nhật không chứa số tiền; tiền công tính từ chấm công UC57 và đơn giá UC58. Việc khoán được nghiệm thu ở UC57 và thành khoản phải trả ở UC59. Không cấp tài khoản hay quyền ứng dụng cho lao động.</w:t>
            </w:r>
          </w:p>
        </w:tc>
      </w:tr>
      <w:tr w14:paraId="3FBFA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369DB0BB">
            <w:pPr>
              <w:spacing w:after="0" w:line="240" w:lineRule="auto"/>
            </w:pPr>
            <w:r>
              <w:rPr>
                <w:sz w:val="17"/>
              </w:rPr>
              <w:t>FR-UC57</w:t>
            </w:r>
          </w:p>
        </w:tc>
        <w:tc>
          <w:tcPr>
            <w:tcW w:w="2400" w:type="dxa"/>
          </w:tcPr>
          <w:p w14:paraId="206CAA5B">
            <w:pPr>
              <w:spacing w:after="0" w:line="240" w:lineRule="auto"/>
            </w:pPr>
            <w:r>
              <w:rPr>
                <w:sz w:val="17"/>
              </w:rPr>
              <w:t>Ghi nhận chấm công</w:t>
            </w:r>
          </w:p>
        </w:tc>
        <w:tc>
          <w:tcPr>
            <w:tcW w:w="5467" w:type="dxa"/>
          </w:tcPr>
          <w:p w14:paraId="1065B172">
            <w:pPr>
              <w:spacing w:after="0" w:line="240" w:lineRule="auto"/>
            </w:pPr>
            <w:r>
              <w:rPr>
                <w:sz w:val="17"/>
              </w:rPr>
              <w:t>Ghi nhận sự có mặt của từng người theo ngày (cả ngày hoặc nửa ngày) để tính tiền công; không suy đoán chấm công từ nhật ký của cả tổ. Người thao tác chọn ngày và phạm vi chấm công, xác nhận từng người, nhập kết quả và ghi chú ngoại lệ. Hệ thống kiểm tra trùng người – ngày và hiển thị bảng đối chiếu. Việc khoán (UC56) không chấm công từng người mà ghi nghiệm thu (ngày, đạt/không đạt, chứng cứ). Trường hợp khác: nếu nhập hàng loạt, hệ thống vẫn bắt buộc có bản ghi phân biệt từng cá nhân. Kết quả: mỗi kết quả chấm công được lưu theo đúng cá nhân và ngày; không tính làm thêm giờ.</w:t>
            </w:r>
          </w:p>
        </w:tc>
      </w:tr>
      <w:tr w14:paraId="46F38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3C89EF7A">
            <w:pPr>
              <w:spacing w:after="0" w:line="240" w:lineRule="auto"/>
            </w:pPr>
            <w:r>
              <w:rPr>
                <w:sz w:val="17"/>
              </w:rPr>
              <w:t>FR-UC58</w:t>
            </w:r>
          </w:p>
        </w:tc>
        <w:tc>
          <w:tcPr>
            <w:tcW w:w="2400" w:type="dxa"/>
          </w:tcPr>
          <w:p w14:paraId="2D59AAE2">
            <w:pPr>
              <w:spacing w:after="0" w:line="240" w:lineRule="auto"/>
            </w:pPr>
            <w:r>
              <w:rPr>
                <w:sz w:val="17"/>
              </w:rPr>
              <w:t>Cấu hình lương tháng và đơn giá công nhật</w:t>
            </w:r>
          </w:p>
        </w:tc>
        <w:tc>
          <w:tcPr>
            <w:tcW w:w="5467" w:type="dxa"/>
          </w:tcPr>
          <w:p w14:paraId="311E7AA5">
            <w:pPr>
              <w:spacing w:after="0" w:line="240" w:lineRule="auto"/>
            </w:pPr>
            <w:r>
              <w:rPr>
                <w:sz w:val="17"/>
              </w:rPr>
              <w:t xml:space="preserve">UC58 lưu mức lương tháng của từng nhân viên chính thức và đơn giá công nhật do HTX định trước cho lao động thời vụ, kèm thời gian hiệu lực. Chấm công xác định từng người có làm trong ngày; tiền công mỗi người/ngày dùng đơn giá hiệu lực. </w:t>
            </w:r>
            <w:ins w:id="2740" w:author="Claude" w:date="2026-10-08T00:00:00Z">
              <w:r>
                <w:rPr>
                  <w:sz w:val="17"/>
                </w:rPr>
                <w:t xml:space="preserve">Mức mới lưu ở trạng thái Nháp; </w:t>
              </w:r>
            </w:ins>
            <w:r>
              <w:rPr>
                <w:sz w:val="17"/>
              </w:rPr>
              <w:t xml:space="preserve">Chủ HTX </w:t>
            </w:r>
            <w:del w:id="2738" w:author="Claude" w:date="2026-10-08T00:00:00Z">
              <w:r>
                <w:rPr>
                  <w:sz w:val="17"/>
                </w:rPr>
                <w:delText xml:space="preserve">được</w:delText>
              </w:r>
            </w:del>
            <w:ins w:id="2739" w:author="Claude" w:date="2026-10-08T00:00:00Z">
              <w:r>
                <w:rPr>
                  <w:sz w:val="17"/>
                </w:rPr>
                <w:t xml:space="preserve">duyệt</w:t>
              </w:r>
            </w:ins>
            <w:r>
              <w:rPr>
                <w:sz w:val="17"/>
              </w:rPr>
              <w:t xml:space="preserve"> </w:t>
            </w:r>
            <w:del w:id="2736" w:author="Claude" w:date="2026-10-08T00:00:00Z">
              <w:r>
                <w:rPr>
                  <w:sz w:val="17"/>
                </w:rPr>
                <w:delText xml:space="preserve">sửa</w:delText>
              </w:r>
            </w:del>
            <w:ins w:id="2737" w:author="Claude" w:date="2026-10-08T00:00:00Z">
              <w:r>
                <w:rPr>
                  <w:sz w:val="17"/>
                </w:rPr>
                <w:t xml:space="preserve">(Nháp</w:t>
              </w:r>
            </w:ins>
            <w:r>
              <w:rPr>
                <w:sz w:val="17"/>
              </w:rPr>
              <w:t xml:space="preserve"> </w:t>
            </w:r>
            <w:del w:id="2734" w:author="Claude" w:date="2026-10-08T00:00:00Z">
              <w:r>
                <w:rPr>
                  <w:sz w:val="17"/>
                </w:rPr>
                <w:delText xml:space="preserve">đơn</w:delText>
              </w:r>
            </w:del>
            <w:ins w:id="2735" w:author="Claude" w:date="2026-10-08T00:00:00Z">
              <w:r>
                <w:rPr>
                  <w:sz w:val="17"/>
                </w:rPr>
                <w:t xml:space="preserve">→</w:t>
              </w:r>
            </w:ins>
            <w:r>
              <w:rPr>
                <w:sz w:val="17"/>
              </w:rPr>
              <w:t xml:space="preserve"> </w:t>
            </w:r>
            <w:del w:id="2732" w:author="Claude" w:date="2026-10-08T00:00:00Z">
              <w:r>
                <w:rPr>
                  <w:sz w:val="17"/>
                </w:rPr>
                <w:delText xml:space="preserve">giá</w:delText>
              </w:r>
            </w:del>
            <w:ins w:id="2733" w:author="Claude" w:date="2026-10-08T00:00:00Z">
              <w:r>
                <w:rPr>
                  <w:sz w:val="17"/>
                </w:rPr>
                <w:t xml:space="preserve">Đã</w:t>
              </w:r>
            </w:ins>
            <w:r>
              <w:rPr>
                <w:sz w:val="17"/>
              </w:rPr>
              <w:t xml:space="preserve"> </w:t>
            </w:r>
            <w:del w:id="2730" w:author="Claude" w:date="2026-10-08T00:00:00Z">
              <w:r>
                <w:rPr>
                  <w:sz w:val="17"/>
                </w:rPr>
                <w:delText xml:space="preserve">bằng</w:delText>
              </w:r>
            </w:del>
            <w:ins w:id="2731" w:author="Claude" w:date="2026-10-08T00:00:00Z">
              <w:r>
                <w:rPr>
                  <w:sz w:val="17"/>
                </w:rPr>
                <w:t xml:space="preserve">duyệt)</w:t>
              </w:r>
            </w:ins>
            <w:r>
              <w:rPr>
                <w:sz w:val="17"/>
              </w:rPr>
              <w:t xml:space="preserve"> </w:t>
            </w:r>
            <w:del w:id="2728" w:author="Claude" w:date="2026-10-08T00:00:00Z">
              <w:r>
                <w:rPr>
                  <w:sz w:val="17"/>
                </w:rPr>
                <w:delText xml:space="preserve">phiên</w:delText>
              </w:r>
            </w:del>
            <w:ins w:id="2729" w:author="Claude" w:date="2026-10-08T00:00:00Z">
              <w:r>
                <w:rPr>
                  <w:sz w:val="17"/>
                </w:rPr>
                <w:t xml:space="preserve">hoặc</w:t>
              </w:r>
            </w:ins>
            <w:r>
              <w:rPr>
                <w:sz w:val="17"/>
              </w:rPr>
              <w:t xml:space="preserve"> </w:t>
            </w:r>
            <w:del w:id="2726" w:author="Claude" w:date="2026-10-08T00:00:00Z">
              <w:r>
                <w:rPr>
                  <w:sz w:val="17"/>
                </w:rPr>
                <w:delText xml:space="preserve">bản</w:delText>
              </w:r>
            </w:del>
            <w:ins w:id="2727" w:author="Claude" w:date="2026-10-08T00:00:00Z">
              <w:r>
                <w:rPr>
                  <w:sz w:val="17"/>
                </w:rPr>
                <w:t xml:space="preserve">từ</w:t>
              </w:r>
            </w:ins>
            <w:r>
              <w:rPr>
                <w:sz w:val="17"/>
              </w:rPr>
              <w:t xml:space="preserve"> </w:t>
            </w:r>
            <w:del w:id="2724" w:author="Claude" w:date="2026-10-08T00:00:00Z">
              <w:r>
                <w:rPr>
                  <w:sz w:val="17"/>
                </w:rPr>
                <w:delText xml:space="preserve">mới</w:delText>
              </w:r>
            </w:del>
            <w:ins w:id="2725" w:author="Claude" w:date="2026-10-08T00:00:00Z">
              <w:r>
                <w:rPr>
                  <w:sz w:val="17"/>
                </w:rPr>
                <w:t xml:space="preserve">chối</w:t>
              </w:r>
            </w:ins>
            <w:r>
              <w:rPr>
                <w:sz w:val="17"/>
              </w:rPr>
              <w:t xml:space="preserve"> </w:t>
            </w:r>
            <w:del w:id="2722" w:author="Claude" w:date="2026-10-08T00:00:00Z">
              <w:r>
                <w:rPr>
                  <w:sz w:val="17"/>
                </w:rPr>
                <w:delText xml:space="preserve">và</w:delText>
              </w:r>
            </w:del>
            <w:ins w:id="2723" w:author="Claude" w:date="2026-10-08T00:00:00Z">
              <w:r>
                <w:rPr>
                  <w:sz w:val="17"/>
                </w:rPr>
                <w:t xml:space="preserve">kèm</w:t>
              </w:r>
            </w:ins>
            <w:r>
              <w:rPr>
                <w:sz w:val="17"/>
              </w:rPr>
              <w:t xml:space="preserve"> </w:t>
            </w:r>
            <w:del w:id="2720" w:author="Claude" w:date="2026-10-08T00:00:00Z">
              <w:r>
                <w:rPr>
                  <w:sz w:val="17"/>
                </w:rPr>
                <w:delText xml:space="preserve">phê</w:delText>
              </w:r>
            </w:del>
            <w:ins w:id="2721" w:author="Claude" w:date="2026-10-08T00:00:00Z">
              <w:r>
                <w:rPr>
                  <w:sz w:val="17"/>
                </w:rPr>
                <w:t xml:space="preserve">lý do, mức đã</w:t>
              </w:r>
            </w:ins>
            <w:r>
              <w:rPr>
                <w:sz w:val="17"/>
              </w:rPr>
              <w:t xml:space="preserve"> duyệt </w:t>
            </w:r>
            <w:del w:id="2718" w:author="Claude" w:date="2026-10-08T00:00:00Z">
              <w:r>
                <w:rPr>
                  <w:sz w:val="17"/>
                </w:rPr>
                <w:delText xml:space="preserve">số</w:delText>
              </w:r>
            </w:del>
            <w:ins w:id="2719" w:author="Claude" w:date="2026-10-08T00:00:00Z">
              <w:r>
                <w:rPr>
                  <w:sz w:val="17"/>
                </w:rPr>
                <w:t xml:space="preserve">dùng</w:t>
              </w:r>
            </w:ins>
            <w:r>
              <w:rPr>
                <w:sz w:val="17"/>
              </w:rPr>
              <w:t xml:space="preserve"> </w:t>
            </w:r>
            <w:del w:id="2716" w:author="Claude" w:date="2026-10-08T00:00:00Z">
              <w:r>
                <w:rPr>
                  <w:sz w:val="17"/>
                </w:rPr>
                <w:delText xml:space="preserve">tiền;</w:delText>
              </w:r>
            </w:del>
            <w:ins w:id="2717" w:author="Claude" w:date="2026-10-08T00:00:00Z">
              <w:r>
                <w:rPr>
                  <w:sz w:val="17"/>
                </w:rPr>
                <w:t xml:space="preserve">từ ngày hiệu lực;</w:t>
              </w:r>
            </w:ins>
            <w:r>
              <w:rPr>
                <w:sz w:val="17"/>
              </w:rPr>
              <w:t xml:space="preserve"> kỳ đã chốt không bị tính lại.</w:t>
            </w:r>
          </w:p>
        </w:tc>
      </w:tr>
      <w:tr w14:paraId="25954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7ECCC048">
            <w:pPr>
              <w:spacing w:after="0" w:line="240" w:lineRule="auto"/>
            </w:pPr>
            <w:r>
              <w:rPr>
                <w:sz w:val="17"/>
              </w:rPr>
              <w:t>FR-UC59</w:t>
            </w:r>
          </w:p>
        </w:tc>
        <w:tc>
          <w:tcPr>
            <w:tcW w:w="2400" w:type="dxa"/>
          </w:tcPr>
          <w:p w14:paraId="61FA7776">
            <w:pPr>
              <w:spacing w:after="0" w:line="240" w:lineRule="auto"/>
            </w:pPr>
            <w:r>
              <w:rPr>
                <w:sz w:val="17"/>
              </w:rPr>
              <w:t>Chuẩn bị thanh toán lao động</w:t>
            </w:r>
          </w:p>
        </w:tc>
        <w:tc>
          <w:tcPr>
            <w:tcW w:w="5467" w:type="dxa"/>
          </w:tcPr>
          <w:p w14:paraId="537ED04B">
            <w:pPr>
              <w:spacing w:after="0" w:line="240" w:lineRule="auto"/>
            </w:pPr>
            <w:r>
              <w:rPr>
                <w:sz w:val="17"/>
              </w:rPr>
              <w:t>Kế toán chuẩn bị bảng tính công thời vụ theo từng người/ngày từ danh sách chấm công và đơn giá HTX đã định trước. Hệ thống tổng hợp số người làm trong ngày và tổng phải trả qua người nhận khoán. Với nhân viên chính thức, Kế toán lập bảng lương tháng từ mức lương UC58 và các khoản cộng/trừ ghi tay có lý do. Chủ HTX được sửa, duyệt số tiền; UC61 mới ghi khoản thực chi. Việc khoán nghiệm thu đạt thành một dòng phải trả bằng số tiền khoán cho người nhận khoán.</w:t>
            </w:r>
          </w:p>
        </w:tc>
      </w:tr>
      <w:tr w14:paraId="7A9AA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4E401E9F">
            <w:pPr>
              <w:spacing w:after="0" w:line="240" w:lineRule="auto"/>
            </w:pPr>
            <w:r>
              <w:rPr>
                <w:sz w:val="17"/>
              </w:rPr>
              <w:t>FR-UC60</w:t>
            </w:r>
          </w:p>
        </w:tc>
        <w:tc>
          <w:tcPr>
            <w:tcW w:w="2400" w:type="dxa"/>
          </w:tcPr>
          <w:p w14:paraId="32A7118D">
            <w:pPr>
              <w:spacing w:after="0" w:line="240" w:lineRule="auto"/>
            </w:pPr>
            <w:r>
              <w:rPr>
                <w:sz w:val="17"/>
              </w:rPr>
              <w:t>Chốt quyết toán lao động</w:t>
            </w:r>
          </w:p>
        </w:tc>
        <w:tc>
          <w:tcPr>
            <w:tcW w:w="5467" w:type="dxa"/>
          </w:tcPr>
          <w:p w14:paraId="528DFD0B">
            <w:pPr>
              <w:spacing w:after="0" w:line="240" w:lineRule="auto"/>
            </w:pPr>
            <w:r>
              <w:rPr>
                <w:sz w:val="17"/>
              </w:rPr>
              <w:t>Kế toán lập và hoàn thiện bảng lương/quyết toán từ UC59; Chủ HTX xem toàn bộ và là người duyệt/chốt. Bảng chốt giữ từng người, ngày làm, đơn giá và số tiền. Nhân viên có tài khoản chỉ xem phần lương của chính mình qua UC62; lao động thời vụ không cần tài khoản. Chốt nghĩa vụ chưa đồng nghĩa đã chi tiền.</w:t>
            </w:r>
          </w:p>
        </w:tc>
      </w:tr>
      <w:tr w14:paraId="47E1A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05F635F8">
            <w:pPr>
              <w:spacing w:after="0" w:line="240" w:lineRule="auto"/>
            </w:pPr>
            <w:r>
              <w:rPr>
                <w:sz w:val="17"/>
              </w:rPr>
              <w:t>FR-UC61</w:t>
            </w:r>
          </w:p>
        </w:tc>
        <w:tc>
          <w:tcPr>
            <w:tcW w:w="2400" w:type="dxa"/>
          </w:tcPr>
          <w:p w14:paraId="59C86378">
            <w:pPr>
              <w:spacing w:after="0" w:line="240" w:lineRule="auto"/>
            </w:pPr>
            <w:r>
              <w:rPr>
                <w:sz w:val="17"/>
              </w:rPr>
              <w:t>Ghi nhận chi trả lao động</w:t>
            </w:r>
          </w:p>
        </w:tc>
        <w:tc>
          <w:tcPr>
            <w:tcW w:w="5467" w:type="dxa"/>
          </w:tcPr>
          <w:p w14:paraId="7F3426EE">
            <w:pPr>
              <w:spacing w:after="0" w:line="240" w:lineRule="auto"/>
            </w:pPr>
            <w:r>
              <w:rPr>
                <w:sz w:val="17"/>
              </w:rPr>
              <w:t>Ghi khoản tiền thực chi đối với nghĩa vụ đã chốt, theo dõi chi một phần hoặc đủ mà không chi trùng. Điều kiện: đã đăng nhập và có quyền chi trả. Người thao tác chọn nghĩa vụ còn tiền phải trả. Người thao tác nhập người nhận, số tiền, ngày, phương thức và tham chiếu. Hệ thống kiểm tra tiền chi không vượt phần còn phải trả và phát hiện tham chiếu trùng đáng nghi. Số còn phải trả được tính lại và lịch sử chi hiển thị cho người có quyền; nhân viên thấy phần cá nhân được công bố tại UC62. Trường hợp khác: nếu chỉ chi một phần, giữ nghĩa vụ còn lại và cho phép lần chi tiếp theo.</w:t>
            </w:r>
          </w:p>
        </w:tc>
      </w:tr>
      <w:tr w14:paraId="4BCA3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2B0BB30A">
            <w:pPr>
              <w:spacing w:after="0" w:line="240" w:lineRule="auto"/>
            </w:pPr>
            <w:r>
              <w:rPr>
                <w:sz w:val="17"/>
              </w:rPr>
              <w:t>FR-UC62</w:t>
            </w:r>
          </w:p>
        </w:tc>
        <w:tc>
          <w:tcPr>
            <w:tcW w:w="2400" w:type="dxa"/>
          </w:tcPr>
          <w:p w14:paraId="1B9F3E96">
            <w:pPr>
              <w:spacing w:after="0" w:line="240" w:lineRule="auto"/>
            </w:pPr>
            <w:r>
              <w:rPr>
                <w:sz w:val="17"/>
              </w:rPr>
              <w:t>Xem công việc và lương cá nhân</w:t>
            </w:r>
          </w:p>
        </w:tc>
        <w:tc>
          <w:tcPr>
            <w:tcW w:w="5467" w:type="dxa"/>
          </w:tcPr>
          <w:p w14:paraId="546E4DE9">
            <w:pPr>
              <w:spacing w:after="0" w:line="240" w:lineRule="auto"/>
            </w:pPr>
            <w:r>
              <w:rPr>
                <w:sz w:val="17"/>
              </w:rPr>
              <w:t>Nhân viên chính thức có tài khoản chỉ xem công việc, chấm công và lương của chính mình; kể cả Quản lý khu cũng không xem lương người khác. Chủ HTX xem toàn bộ bảng lương, Kế toán lập và quản lý bảng lương theo quyền. Người xem cá nhân không sửa chấm công, đơn giá hoặc số tiền.</w:t>
            </w:r>
          </w:p>
        </w:tc>
      </w:tr>
    </w:tbl>
    <w:p w14:paraId="0EB7D6B0">
      <w:pPr>
        <w:pStyle w:val="4"/>
        <w:keepNext/>
      </w:pPr>
      <w:bookmarkStart w:id="314" w:name="_Toc24157"/>
      <w:bookmarkStart w:id="315" w:name="_Toc6631"/>
      <w:r>
        <w:t>9.1 Lao động thời vụ và người nhận khoán (SCR-39)</w:t>
      </w:r>
      <w:bookmarkEnd w:id="314"/>
      <w:bookmarkEnd w:id="315"/>
    </w:p>
    <w:p w14:paraId="2997C280">
      <w:pPr>
        <w:spacing w:after="60"/>
      </w:pPr>
      <w:r>
        <w:rPr>
          <w:sz w:val="19"/>
          <w:szCs w:val="19"/>
        </w:rPr>
        <w:t>UC liên quan: UC55. Nhóm chức năng: Nhân sự và chi phí lao động.</w:t>
      </w:r>
    </w:p>
    <w:p w14:paraId="743693F6">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1880A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7684D9C1">
            <w:pPr>
              <w:spacing w:after="0" w:line="240" w:lineRule="auto"/>
            </w:pPr>
            <w:r>
              <w:rPr>
                <w:sz w:val="17"/>
                <w:szCs w:val="17"/>
              </w:rPr>
              <w:t xml:space="preserve">(1) [Lao động thời </w:t>
            </w:r>
            <w:del w:id="3045" w:author="Claude" w:date="2026-10-08T00:00:00Z">
              <w:r>
                <w:rPr>
                  <w:sz w:val="17"/>
                  <w:szCs w:val="17"/>
                </w:rPr>
                <w:delText xml:space="preserve">vụ]</w:delText>
              </w:r>
            </w:del>
            <w:ins w:id="3046" w:author="Claude" w:date="2026-10-08T00:00:00Z">
              <w:r>
                <w:rPr>
                  <w:sz w:val="17"/>
                  <w:szCs w:val="17"/>
                </w:rPr>
                <w:t xml:space="preserve">vụ</w:t>
              </w:r>
            </w:ins>
            <w:r>
              <w:rPr>
                <w:sz w:val="17"/>
                <w:szCs w:val="17"/>
              </w:rPr>
              <w:t xml:space="preserve"> </w:t>
            </w:r>
            <w:del w:id="3043" w:author="Claude" w:date="2026-10-08T00:00:00Z">
              <w:r>
                <w:rPr>
                  <w:sz w:val="17"/>
                  <w:szCs w:val="17"/>
                </w:rPr>
                <w:delText xml:space="preserve">Ngày</w:delText>
              </w:r>
            </w:del>
            <w:ins w:id="3044" w:author="Claude" w:date="2026-10-08T00:00:00Z">
              <w:r>
                <w:rPr>
                  <w:sz w:val="17"/>
                  <w:szCs w:val="17"/>
                </w:rPr>
                <w:t xml:space="preserve">và</w:t>
              </w:r>
            </w:ins>
            <w:r>
              <w:rPr>
                <w:sz w:val="17"/>
                <w:szCs w:val="17"/>
              </w:rPr>
              <w:t xml:space="preserve"> </w:t>
            </w:r>
            <w:del w:id="3041" w:author="Claude" w:date="2026-10-08T00:00:00Z">
              <w:r>
                <w:rPr>
                  <w:sz w:val="17"/>
                  <w:szCs w:val="17"/>
                </w:rPr>
                <w:delText xml:space="preserve">làm,</w:delText>
              </w:r>
            </w:del>
            <w:ins w:id="3042" w:author="Claude" w:date="2026-10-08T00:00:00Z">
              <w:r>
                <w:rPr>
                  <w:sz w:val="17"/>
                  <w:szCs w:val="17"/>
                </w:rPr>
                <w:t xml:space="preserve">người nhận khoán] Danh sách</w:t>
              </w:r>
            </w:ins>
            <w:r>
              <w:rPr>
                <w:sz w:val="17"/>
                <w:szCs w:val="17"/>
              </w:rPr>
              <w:t xml:space="preserve"> người nhận khoán </w:t>
            </w:r>
            <w:del w:id="3039" w:author="Claude" w:date="2026-10-08T00:00:00Z">
              <w:r>
                <w:rPr>
                  <w:sz w:val="17"/>
                  <w:szCs w:val="17"/>
                </w:rPr>
                <w:delText xml:space="preserve">trung</w:delText>
              </w:r>
            </w:del>
            <w:ins w:id="3040" w:author="Claude" w:date="2026-10-08T00:00:00Z">
              <w:r>
                <w:rPr>
                  <w:sz w:val="17"/>
                  <w:szCs w:val="17"/>
                </w:rPr>
                <w:t xml:space="preserve">(tên,</w:t>
              </w:r>
            </w:ins>
            <w:r>
              <w:rPr>
                <w:sz w:val="17"/>
                <w:szCs w:val="17"/>
              </w:rPr>
              <w:t xml:space="preserve"> </w:t>
            </w:r>
            <w:del w:id="3037" w:author="Claude" w:date="2026-10-08T00:00:00Z">
              <w:r>
                <w:rPr>
                  <w:sz w:val="17"/>
                  <w:szCs w:val="17"/>
                </w:rPr>
                <w:delText xml:space="preserve">gian,</w:delText>
              </w:r>
            </w:del>
            <w:ins w:id="3038" w:author="Claude" w:date="2026-10-08T00:00:00Z">
              <w:r>
                <w:rPr>
                  <w:sz w:val="17"/>
                  <w:szCs w:val="17"/>
                </w:rPr>
                <w:t xml:space="preserve">liên</w:t>
              </w:r>
            </w:ins>
            <w:r>
              <w:rPr>
                <w:sz w:val="17"/>
                <w:szCs w:val="17"/>
              </w:rPr>
              <w:t xml:space="preserve"> </w:t>
            </w:r>
            <w:del w:id="3035" w:author="Claude" w:date="2026-10-08T00:00:00Z">
              <w:r>
                <w:rPr>
                  <w:sz w:val="17"/>
                  <w:szCs w:val="17"/>
                </w:rPr>
                <w:delText xml:space="preserve">tổ/nhóm</w:delText>
              </w:r>
            </w:del>
            <w:ins w:id="3036" w:author="Claude" w:date="2026-10-08T00:00:00Z">
              <w:r>
                <w:rPr>
                  <w:sz w:val="17"/>
                  <w:szCs w:val="17"/>
                </w:rPr>
                <w:t xml:space="preserve">hệ, tình trạng)</w:t>
              </w:r>
            </w:ins>
            <w:r>
              <w:rPr>
                <w:sz w:val="17"/>
                <w:szCs w:val="17"/>
              </w:rPr>
              <w:t xml:space="preserve"> và </w:t>
            </w:r>
            <w:del w:id="3034" w:author="Claude" w:date="2026-10-08T00:00:00Z">
              <w:r>
                <w:rPr>
                  <w:sz w:val="17"/>
                  <w:szCs w:val="17"/>
                </w:rPr>
                <w:delText xml:space="preserve">từng người </w:delText>
              </w:r>
            </w:del>
            <w:r>
              <w:rPr>
                <w:sz w:val="17"/>
                <w:szCs w:val="17"/>
              </w:rPr>
              <w:t xml:space="preserve">lao </w:t>
            </w:r>
            <w:del w:id="3032" w:author="Claude" w:date="2026-10-08T00:00:00Z">
              <w:r>
                <w:rPr>
                  <w:sz w:val="17"/>
                  <w:szCs w:val="17"/>
                </w:rPr>
                <w:delText xml:space="preserve">động.</w:delText>
              </w:r>
            </w:del>
            <w:ins w:id="3033" w:author="Claude" w:date="2026-10-08T00:00:00Z">
              <w:r>
                <w:rPr>
                  <w:sz w:val="17"/>
                  <w:szCs w:val="17"/>
                </w:rPr>
                <w:t xml:space="preserve">động thời vụ (họ tên, số điện thoại, CCCD nếu có, tình trạng).</w:t>
              </w:r>
            </w:ins>
          </w:p>
          <w:p w14:paraId="42807A19">
            <w:pPr>
              <w:spacing w:after="0" w:line="240" w:lineRule="auto"/>
            </w:pPr>
            <w:r>
              <w:rPr>
                <w:sz w:val="17"/>
                <w:szCs w:val="17"/>
              </w:rPr>
              <w:t xml:space="preserve">(2) [Mỗi người] </w:t>
            </w:r>
            <w:del w:id="3074" w:author="Claude" w:date="2026-10-08T00:00:00Z">
              <w:r>
                <w:rPr>
                  <w:sz w:val="17"/>
                  <w:szCs w:val="17"/>
                </w:rPr>
                <w:delText xml:space="preserve">Tên/định</w:delText>
              </w:r>
            </w:del>
            <w:ins w:id="3075" w:author="Claude" w:date="2026-10-08T00:00:00Z">
              <w:r>
                <w:rPr>
                  <w:sz w:val="17"/>
                  <w:szCs w:val="17"/>
                </w:rPr>
                <w:t xml:space="preserve">Họ</w:t>
              </w:r>
            </w:ins>
            <w:r>
              <w:rPr>
                <w:sz w:val="17"/>
                <w:szCs w:val="17"/>
              </w:rPr>
              <w:t xml:space="preserve"> </w:t>
            </w:r>
            <w:del w:id="3072" w:author="Claude" w:date="2026-10-08T00:00:00Z">
              <w:r>
                <w:rPr>
                  <w:sz w:val="17"/>
                  <w:szCs w:val="17"/>
                </w:rPr>
                <w:delText xml:space="preserve">danh</w:delText>
              </w:r>
            </w:del>
            <w:ins w:id="3073" w:author="Claude" w:date="2026-10-08T00:00:00Z">
              <w:r>
                <w:rPr>
                  <w:sz w:val="17"/>
                  <w:szCs w:val="17"/>
                </w:rPr>
                <w:t xml:space="preserve">tên,</w:t>
              </w:r>
            </w:ins>
            <w:r>
              <w:rPr>
                <w:sz w:val="17"/>
                <w:szCs w:val="17"/>
              </w:rPr>
              <w:t xml:space="preserve"> </w:t>
            </w:r>
            <w:del w:id="3070" w:author="Claude" w:date="2026-10-08T00:00:00Z">
              <w:r>
                <w:rPr>
                  <w:sz w:val="17"/>
                  <w:szCs w:val="17"/>
                </w:rPr>
                <w:delText xml:space="preserve">nhận</w:delText>
              </w:r>
            </w:del>
            <w:ins w:id="3071" w:author="Claude" w:date="2026-10-08T00:00:00Z">
              <w:r>
                <w:rPr>
                  <w:sz w:val="17"/>
                  <w:szCs w:val="17"/>
                </w:rPr>
                <w:t xml:space="preserve">số</w:t>
              </w:r>
            </w:ins>
            <w:r>
              <w:rPr>
                <w:sz w:val="17"/>
                <w:szCs w:val="17"/>
              </w:rPr>
              <w:t xml:space="preserve"> </w:t>
            </w:r>
            <w:del w:id="3068" w:author="Claude" w:date="2026-10-08T00:00:00Z">
              <w:r>
                <w:rPr>
                  <w:sz w:val="17"/>
                  <w:szCs w:val="17"/>
                </w:rPr>
                <w:delText xml:space="preserve">biết,</w:delText>
              </w:r>
            </w:del>
            <w:ins w:id="3069" w:author="Claude" w:date="2026-10-08T00:00:00Z">
              <w:r>
                <w:rPr>
                  <w:sz w:val="17"/>
                  <w:szCs w:val="17"/>
                </w:rPr>
                <w:t xml:space="preserve">điện</w:t>
              </w:r>
            </w:ins>
            <w:r>
              <w:rPr>
                <w:sz w:val="17"/>
                <w:szCs w:val="17"/>
              </w:rPr>
              <w:t xml:space="preserve"> </w:t>
            </w:r>
            <w:del w:id="3066" w:author="Claude" w:date="2026-10-08T00:00:00Z">
              <w:r>
                <w:rPr>
                  <w:sz w:val="17"/>
                  <w:szCs w:val="17"/>
                </w:rPr>
                <w:delText xml:space="preserve">công</w:delText>
              </w:r>
            </w:del>
            <w:ins w:id="3067" w:author="Claude" w:date="2026-10-08T00:00:00Z">
              <w:r>
                <w:rPr>
                  <w:sz w:val="17"/>
                  <w:szCs w:val="17"/>
                </w:rPr>
                <w:t xml:space="preserve">thoại,</w:t>
              </w:r>
            </w:ins>
            <w:r>
              <w:rPr>
                <w:sz w:val="17"/>
                <w:szCs w:val="17"/>
              </w:rPr>
              <w:t xml:space="preserve"> </w:t>
            </w:r>
            <w:del w:id="3064" w:author="Claude" w:date="2026-10-08T00:00:00Z">
              <w:r>
                <w:rPr>
                  <w:sz w:val="17"/>
                  <w:szCs w:val="17"/>
                </w:rPr>
                <w:delText xml:space="preserve">việc,</w:delText>
              </w:r>
            </w:del>
            <w:ins w:id="3065" w:author="Claude" w:date="2026-10-08T00:00:00Z">
              <w:r>
                <w:rPr>
                  <w:sz w:val="17"/>
                  <w:szCs w:val="17"/>
                </w:rPr>
                <w:t xml:space="preserve">CCCD</w:t>
              </w:r>
            </w:ins>
            <w:r>
              <w:rPr>
                <w:sz w:val="17"/>
                <w:szCs w:val="17"/>
              </w:rPr>
              <w:t xml:space="preserve"> </w:t>
            </w:r>
            <w:del w:id="3062" w:author="Claude" w:date="2026-10-08T00:00:00Z">
              <w:r>
                <w:rPr>
                  <w:sz w:val="17"/>
                  <w:szCs w:val="17"/>
                </w:rPr>
                <w:delText xml:space="preserve">ngày</w:delText>
              </w:r>
            </w:del>
            <w:ins w:id="3063" w:author="Claude" w:date="2026-10-08T00:00:00Z">
              <w:r>
                <w:rPr>
                  <w:sz w:val="17"/>
                  <w:szCs w:val="17"/>
                </w:rPr>
                <w:t xml:space="preserve">nếu</w:t>
              </w:r>
            </w:ins>
            <w:r>
              <w:rPr>
                <w:sz w:val="17"/>
                <w:szCs w:val="17"/>
              </w:rPr>
              <w:t xml:space="preserve"> </w:t>
            </w:r>
            <w:del w:id="3060" w:author="Claude" w:date="2026-10-08T00:00:00Z">
              <w:r>
                <w:rPr>
                  <w:sz w:val="17"/>
                  <w:szCs w:val="17"/>
                </w:rPr>
                <w:delText xml:space="preserve">làm</w:delText>
              </w:r>
            </w:del>
            <w:ins w:id="3061" w:author="Claude" w:date="2026-10-08T00:00:00Z">
              <w:r>
                <w:rPr>
                  <w:sz w:val="17"/>
                  <w:szCs w:val="17"/>
                </w:rPr>
                <w:t xml:space="preserve">có,</w:t>
              </w:r>
            </w:ins>
            <w:r>
              <w:rPr>
                <w:sz w:val="17"/>
                <w:szCs w:val="17"/>
              </w:rPr>
              <w:t xml:space="preserve"> </w:t>
            </w:r>
            <w:del w:id="3058" w:author="Claude" w:date="2026-10-08T00:00:00Z">
              <w:r>
                <w:rPr>
                  <w:sz w:val="17"/>
                  <w:szCs w:val="17"/>
                </w:rPr>
                <w:delText xml:space="preserve">và</w:delText>
              </w:r>
            </w:del>
            <w:ins w:id="3059" w:author="Claude" w:date="2026-10-08T00:00:00Z">
              <w:r>
                <w:rPr>
                  <w:sz w:val="17"/>
                  <w:szCs w:val="17"/>
                </w:rPr>
                <w:t xml:space="preserve">liên</w:t>
              </w:r>
            </w:ins>
            <w:r>
              <w:rPr>
                <w:sz w:val="17"/>
                <w:szCs w:val="17"/>
              </w:rPr>
              <w:t xml:space="preserve"> </w:t>
            </w:r>
            <w:del w:id="3056" w:author="Claude" w:date="2026-10-08T00:00:00Z">
              <w:r>
                <w:rPr>
                  <w:sz w:val="17"/>
                  <w:szCs w:val="17"/>
                </w:rPr>
                <w:delText xml:space="preserve">mức</w:delText>
              </w:r>
            </w:del>
            <w:ins w:id="3057" w:author="Claude" w:date="2026-10-08T00:00:00Z">
              <w:r>
                <w:rPr>
                  <w:sz w:val="17"/>
                  <w:szCs w:val="17"/>
                </w:rPr>
                <w:t xml:space="preserve">kết</w:t>
              </w:r>
            </w:ins>
            <w:r>
              <w:rPr>
                <w:sz w:val="17"/>
                <w:szCs w:val="17"/>
              </w:rPr>
              <w:t xml:space="preserve"> </w:t>
            </w:r>
            <w:del w:id="3054" w:author="Claude" w:date="2026-10-08T00:00:00Z">
              <w:r>
                <w:rPr>
                  <w:sz w:val="17"/>
                  <w:szCs w:val="17"/>
                </w:rPr>
                <w:delText xml:space="preserve">tiền</w:delText>
              </w:r>
            </w:del>
            <w:ins w:id="3055" w:author="Claude" w:date="2026-10-08T00:00:00Z">
              <w:r>
                <w:rPr>
                  <w:sz w:val="17"/>
                  <w:szCs w:val="17"/>
                </w:rPr>
                <w:t xml:space="preserve">hồ</w:t>
              </w:r>
            </w:ins>
            <w:r>
              <w:rPr>
                <w:sz w:val="17"/>
                <w:szCs w:val="17"/>
              </w:rPr>
              <w:t xml:space="preserve"> </w:t>
            </w:r>
            <w:del w:id="3052" w:author="Claude" w:date="2026-10-08T00:00:00Z">
              <w:r>
                <w:rPr>
                  <w:sz w:val="17"/>
                  <w:szCs w:val="17"/>
                </w:rPr>
                <w:delText xml:space="preserve">công</w:delText>
              </w:r>
            </w:del>
            <w:ins w:id="3053" w:author="Claude" w:date="2026-10-08T00:00:00Z">
              <w:r>
                <w:rPr>
                  <w:sz w:val="17"/>
                  <w:szCs w:val="17"/>
                </w:rPr>
                <w:t xml:space="preserve">sơ</w:t>
              </w:r>
            </w:ins>
            <w:r>
              <w:rPr>
                <w:sz w:val="17"/>
                <w:szCs w:val="17"/>
              </w:rPr>
              <w:t xml:space="preserve"> </w:t>
            </w:r>
            <w:del w:id="3050" w:author="Claude" w:date="2026-10-08T00:00:00Z">
              <w:r>
                <w:rPr>
                  <w:sz w:val="17"/>
                  <w:szCs w:val="17"/>
                </w:rPr>
                <w:delText xml:space="preserve">áp</w:delText>
              </w:r>
            </w:del>
            <w:ins w:id="3051" w:author="Claude" w:date="2026-10-08T00:00:00Z">
              <w:r>
                <w:rPr>
                  <w:sz w:val="17"/>
                  <w:szCs w:val="17"/>
                </w:rPr>
                <w:t xml:space="preserve">nhân</w:t>
              </w:r>
            </w:ins>
            <w:r>
              <w:rPr>
                <w:sz w:val="17"/>
                <w:szCs w:val="17"/>
              </w:rPr>
              <w:t xml:space="preserve"> </w:t>
            </w:r>
            <w:del w:id="3048" w:author="Claude" w:date="2026-10-08T00:00:00Z">
              <w:r>
                <w:rPr>
                  <w:sz w:val="17"/>
                  <w:szCs w:val="17"/>
                </w:rPr>
                <w:delText xml:space="preserve">dụng;</w:delText>
              </w:r>
            </w:del>
            <w:ins w:id="3049" w:author="Claude" w:date="2026-10-08T00:00:00Z">
              <w:r>
                <w:rPr>
                  <w:sz w:val="17"/>
                  <w:szCs w:val="17"/>
                </w:rPr>
                <w:t xml:space="preserve">viên (nếu có);</w:t>
              </w:r>
            </w:ins>
            <w:r>
              <w:rPr>
                <w:sz w:val="17"/>
                <w:szCs w:val="17"/>
              </w:rPr>
              <w:t xml:space="preserve"> không tự cấp tài khoản nhân viên.</w:t>
            </w:r>
            <w:ins w:id="3047" w:author="Claude" w:date="2026-10-08T00:00:00Z">
              <w:r>
                <w:rPr>
                  <w:sz w:val="17"/>
                  <w:szCs w:val="17"/>
                </w:rPr>
                <w:t xml:space="preserve"> Ngày làm và người nhận khoán của ngày ghi ở UC57.</w:t>
              </w:r>
            </w:ins>
          </w:p>
        </w:tc>
      </w:tr>
    </w:tbl>
    <w:p w14:paraId="24B93E8D">
      <w:pPr>
        <w:spacing w:after="40"/>
      </w:pPr>
    </w:p>
    <w:p w14:paraId="40EFEC2B">
      <w:pPr>
        <w:keepNext/>
        <w:spacing w:before="40" w:after="20"/>
      </w:pPr>
      <w:r>
        <w:rPr>
          <w:b/>
        </w:rPr>
        <w:t>Màn hình này cho phép Chủ HTX, Quản lý khu:</w:t>
      </w:r>
    </w:p>
    <w:p w14:paraId="265FCB30">
      <w:pPr>
        <w:spacing w:after="10"/>
        <w:ind w:left="360" w:hanging="220"/>
      </w:pPr>
      <w:r>
        <w:rPr>
          <w:sz w:val="19"/>
          <w:szCs w:val="19"/>
        </w:rPr>
        <w:t xml:space="preserve">• Người thao tác </w:t>
      </w:r>
      <w:del w:id="3080" w:author="Claude" w:date="2026-10-08T00:00:00Z">
        <w:r>
          <w:rPr>
            <w:sz w:val="19"/>
            <w:szCs w:val="19"/>
          </w:rPr>
          <w:delText xml:space="preserve">chọn</w:delText>
        </w:r>
      </w:del>
      <w:ins w:id="3081" w:author="Claude" w:date="2026-10-08T00:00:00Z">
        <w:r>
          <w:rPr>
            <w:sz w:val="19"/>
            <w:szCs w:val="19"/>
          </w:rPr>
          <w:t xml:space="preserve">mở danh sách</w:t>
        </w:r>
      </w:ins>
      <w:r>
        <w:rPr>
          <w:sz w:val="19"/>
          <w:szCs w:val="19"/>
        </w:rPr>
        <w:t xml:space="preserve"> người nhận khoán và </w:t>
      </w:r>
      <w:del w:id="3078" w:author="Claude" w:date="2026-10-08T00:00:00Z">
        <w:r>
          <w:rPr>
            <w:sz w:val="19"/>
            <w:szCs w:val="19"/>
          </w:rPr>
          <w:delText xml:space="preserve">ngày</w:delText>
        </w:r>
      </w:del>
      <w:ins w:id="3079" w:author="Claude" w:date="2026-10-08T00:00:00Z">
        <w:r>
          <w:rPr>
            <w:sz w:val="19"/>
            <w:szCs w:val="19"/>
          </w:rPr>
          <w:t xml:space="preserve">lao</w:t>
        </w:r>
      </w:ins>
      <w:r>
        <w:rPr>
          <w:sz w:val="19"/>
          <w:szCs w:val="19"/>
        </w:rPr>
        <w:t xml:space="preserve"> </w:t>
      </w:r>
      <w:del w:id="3076" w:author="Claude" w:date="2026-10-08T00:00:00Z">
        <w:r>
          <w:rPr>
            <w:sz w:val="19"/>
            <w:szCs w:val="19"/>
          </w:rPr>
          <w:delText xml:space="preserve">làm.</w:delText>
        </w:r>
      </w:del>
      <w:ins w:id="3077" w:author="Claude" w:date="2026-10-08T00:00:00Z">
        <w:r>
          <w:rPr>
            <w:sz w:val="19"/>
            <w:szCs w:val="19"/>
          </w:rPr>
          <w:t xml:space="preserve">động thời vụ, tìm để tránh tạo trùng.</w:t>
        </w:r>
      </w:ins>
    </w:p>
    <w:p w14:paraId="065201F6">
      <w:pPr>
        <w:spacing w:after="10"/>
        <w:ind w:left="360" w:hanging="220"/>
      </w:pPr>
      <w:r>
        <w:rPr>
          <w:sz w:val="19"/>
          <w:szCs w:val="19"/>
        </w:rPr>
        <w:t xml:space="preserve">• Người thao tác </w:t>
      </w:r>
      <w:del w:id="3086" w:author="Claude" w:date="2026-10-08T00:00:00Z">
        <w:r>
          <w:rPr>
            <w:sz w:val="19"/>
            <w:szCs w:val="19"/>
          </w:rPr>
          <w:delText xml:space="preserve">nhập</w:delText>
        </w:r>
      </w:del>
      <w:ins w:id="3087" w:author="Claude" w:date="2026-10-08T00:00:00Z">
        <w:r>
          <w:rPr>
            <w:sz w:val="19"/>
            <w:szCs w:val="19"/>
          </w:rPr>
          <w:t xml:space="preserve">thêm</w:t>
        </w:r>
      </w:ins>
      <w:r>
        <w:rPr>
          <w:sz w:val="19"/>
          <w:szCs w:val="19"/>
        </w:rPr>
        <w:t xml:space="preserve"> hoặc </w:t>
      </w:r>
      <w:del w:id="3084" w:author="Claude" w:date="2026-10-08T00:00:00Z">
        <w:r>
          <w:rPr>
            <w:sz w:val="19"/>
            <w:szCs w:val="19"/>
          </w:rPr>
          <w:delText xml:space="preserve">chọn</w:delText>
        </w:r>
      </w:del>
      <w:ins w:id="3085" w:author="Claude" w:date="2026-10-08T00:00:00Z">
        <w:r>
          <w:rPr>
            <w:sz w:val="19"/>
            <w:szCs w:val="19"/>
          </w:rPr>
          <w:t xml:space="preserve">sửa</w:t>
        </w:r>
      </w:ins>
      <w:r>
        <w:rPr>
          <w:sz w:val="19"/>
          <w:szCs w:val="19"/>
        </w:rPr>
        <w:t xml:space="preserve"> </w:t>
      </w:r>
      <w:del w:id="3082" w:author="Claude" w:date="2026-10-08T00:00:00Z">
        <w:r>
          <w:rPr>
            <w:sz w:val="19"/>
            <w:szCs w:val="19"/>
          </w:rPr>
          <w:delText xml:space="preserve">từng</w:delText>
        </w:r>
      </w:del>
      <w:ins w:id="3083" w:author="Claude" w:date="2026-10-08T00:00:00Z">
        <w:r>
          <w:rPr>
            <w:sz w:val="19"/>
            <w:szCs w:val="19"/>
          </w:rPr>
          <w:t xml:space="preserve">người nhận khoán hoặc</w:t>
        </w:r>
      </w:ins>
      <w:r>
        <w:rPr>
          <w:sz w:val="19"/>
          <w:szCs w:val="19"/>
        </w:rPr>
        <w:t xml:space="preserve"> lao động thời vụ.</w:t>
      </w:r>
    </w:p>
    <w:p w14:paraId="01C22636">
      <w:pPr>
        <w:spacing w:after="10"/>
        <w:ind w:left="360" w:hanging="220"/>
      </w:pPr>
      <w:r>
        <w:rPr>
          <w:sz w:val="19"/>
          <w:szCs w:val="19"/>
        </w:rPr>
        <w:t xml:space="preserve">• Người thao tác lưu; hệ thống ghi </w:t>
      </w:r>
      <w:del w:id="3090" w:author="Claude" w:date="2026-10-08T00:00:00Z">
        <w:r>
          <w:rPr>
            <w:sz w:val="19"/>
            <w:szCs w:val="19"/>
          </w:rPr>
          <w:delText xml:space="preserve">danh</w:delText>
        </w:r>
      </w:del>
      <w:ins w:id="3091" w:author="Claude" w:date="2026-10-08T00:00:00Z">
        <w:r>
          <w:rPr>
            <w:sz w:val="19"/>
            <w:szCs w:val="19"/>
          </w:rPr>
          <w:t xml:space="preserve">hồ</w:t>
        </w:r>
      </w:ins>
      <w:r>
        <w:rPr>
          <w:sz w:val="19"/>
          <w:szCs w:val="19"/>
        </w:rPr>
        <w:t xml:space="preserve"> </w:t>
      </w:r>
      <w:del w:id="3088" w:author="Claude" w:date="2026-10-08T00:00:00Z">
        <w:r>
          <w:rPr>
            <w:sz w:val="19"/>
            <w:szCs w:val="19"/>
          </w:rPr>
          <w:delText xml:space="preserve">sách</w:delText>
        </w:r>
      </w:del>
      <w:ins w:id="3089" w:author="Claude" w:date="2026-10-08T00:00:00Z">
        <w:r>
          <w:rPr>
            <w:sz w:val="19"/>
            <w:szCs w:val="19"/>
          </w:rPr>
          <w:t xml:space="preserve">sơ</w:t>
        </w:r>
      </w:ins>
      <w:r>
        <w:rPr>
          <w:sz w:val="19"/>
          <w:szCs w:val="19"/>
        </w:rPr>
        <w:t xml:space="preserve"> và lịch sử.</w:t>
      </w:r>
    </w:p>
    <w:p w14:paraId="65DB128C">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22A5A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181705BF">
            <w:pPr>
              <w:spacing w:after="0" w:line="240" w:lineRule="auto"/>
            </w:pPr>
            <w:r>
              <w:rPr>
                <w:b/>
                <w:sz w:val="17"/>
                <w:szCs w:val="17"/>
              </w:rPr>
              <w:t>Field Name</w:t>
            </w:r>
          </w:p>
        </w:tc>
        <w:tc>
          <w:tcPr>
            <w:tcW w:w="6700" w:type="dxa"/>
            <w:shd w:val="clear" w:color="auto" w:fill="DCE6F1"/>
          </w:tcPr>
          <w:p w14:paraId="25737582">
            <w:pPr>
              <w:spacing w:after="0" w:line="240" w:lineRule="auto"/>
            </w:pPr>
            <w:r>
              <w:rPr>
                <w:b/>
                <w:sz w:val="17"/>
                <w:szCs w:val="17"/>
              </w:rPr>
              <w:t>Description</w:t>
            </w:r>
          </w:p>
        </w:tc>
      </w:tr>
      <w:tr w14:paraId="7D1AB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E4C0517">
            <w:pPr>
              <w:spacing w:after="0" w:line="240" w:lineRule="auto"/>
            </w:pPr>
            <w:r>
              <w:rPr>
                <w:sz w:val="17"/>
                <w:szCs w:val="17"/>
              </w:rPr>
              <w:t>(1) Người nhận khoán trung gian và liên hệ</w:t>
            </w:r>
          </w:p>
        </w:tc>
        <w:tc>
          <w:tcPr>
            <w:tcW w:w="6700" w:type="dxa"/>
          </w:tcPr>
          <w:p w14:paraId="5126326E">
            <w:pPr>
              <w:spacing w:after="0" w:line="240" w:lineRule="auto"/>
            </w:pPr>
            <w:r>
              <w:rPr>
                <w:sz w:val="17"/>
                <w:szCs w:val="17"/>
              </w:rPr>
              <w:t xml:space="preserve">Loại nhập: Nhóm trường (xem phác thảo).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7593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3CCBB7C">
            <w:pPr>
              <w:spacing w:after="0" w:line="240" w:lineRule="auto"/>
            </w:pPr>
            <w:r>
              <w:rPr>
                <w:sz w:val="17"/>
                <w:szCs w:val="17"/>
              </w:rPr>
              <w:t xml:space="preserve">(2) </w:t>
            </w:r>
            <w:del w:id="3098" w:author="Claude" w:date="2026-10-08T00:00:00Z">
              <w:r>
                <w:rPr>
                  <w:sz w:val="17"/>
                  <w:szCs w:val="17"/>
                </w:rPr>
                <w:delText xml:space="preserve">Ngày</w:delText>
              </w:r>
            </w:del>
            <w:ins w:id="3099" w:author="Claude" w:date="2026-10-08T00:00:00Z">
              <w:r>
                <w:rPr>
                  <w:sz w:val="17"/>
                  <w:szCs w:val="17"/>
                </w:rPr>
                <w:t xml:space="preserve">Họ</w:t>
              </w:r>
            </w:ins>
            <w:r>
              <w:rPr>
                <w:sz w:val="17"/>
                <w:szCs w:val="17"/>
              </w:rPr>
              <w:t xml:space="preserve"> </w:t>
            </w:r>
            <w:del w:id="3096" w:author="Claude" w:date="2026-10-08T00:00:00Z">
              <w:r>
                <w:rPr>
                  <w:sz w:val="17"/>
                  <w:szCs w:val="17"/>
                </w:rPr>
                <w:delText xml:space="preserve">làm</w:delText>
              </w:r>
            </w:del>
            <w:ins w:id="3097" w:author="Claude" w:date="2026-10-08T00:00:00Z">
              <w:r>
                <w:rPr>
                  <w:sz w:val="17"/>
                  <w:szCs w:val="17"/>
                </w:rPr>
                <w:t xml:space="preserve">tên</w:t>
              </w:r>
            </w:ins>
            <w:r>
              <w:rPr>
                <w:sz w:val="17"/>
                <w:szCs w:val="17"/>
              </w:rPr>
              <w:t xml:space="preserve"> và </w:t>
            </w:r>
            <w:del w:id="3094" w:author="Claude" w:date="2026-10-08T00:00:00Z">
              <w:r>
                <w:rPr>
                  <w:sz w:val="17"/>
                  <w:szCs w:val="17"/>
                </w:rPr>
                <w:delText xml:space="preserve">danh</w:delText>
              </w:r>
            </w:del>
            <w:ins w:id="3095" w:author="Claude" w:date="2026-10-08T00:00:00Z">
              <w:r>
                <w:rPr>
                  <w:sz w:val="17"/>
                  <w:szCs w:val="17"/>
                </w:rPr>
                <w:t xml:space="preserve">số</w:t>
              </w:r>
            </w:ins>
            <w:r>
              <w:rPr>
                <w:sz w:val="17"/>
                <w:szCs w:val="17"/>
              </w:rPr>
              <w:t xml:space="preserve"> </w:t>
            </w:r>
            <w:del w:id="3092" w:author="Claude" w:date="2026-10-08T00:00:00Z">
              <w:r>
                <w:rPr>
                  <w:sz w:val="17"/>
                  <w:szCs w:val="17"/>
                </w:rPr>
                <w:delText xml:space="preserve">sách</w:delText>
              </w:r>
            </w:del>
            <w:ins w:id="3093" w:author="Claude" w:date="2026-10-08T00:00:00Z">
              <w:r>
                <w:rPr>
                  <w:sz w:val="17"/>
                  <w:szCs w:val="17"/>
                </w:rPr>
                <w:t xml:space="preserve">điện thoại (hoặc CCCD)</w:t>
              </w:r>
            </w:ins>
            <w:r>
              <w:rPr>
                <w:sz w:val="17"/>
                <w:szCs w:val="17"/>
              </w:rPr>
              <w:t xml:space="preserve"> từng lao động thời vụ</w:t>
            </w:r>
          </w:p>
        </w:tc>
        <w:tc>
          <w:tcPr>
            <w:tcW w:w="6700" w:type="dxa"/>
          </w:tcPr>
          <w:p w14:paraId="7142C4D9">
            <w:pPr>
              <w:spacing w:after="0" w:line="240" w:lineRule="auto"/>
            </w:pPr>
            <w:r>
              <w:rPr>
                <w:sz w:val="17"/>
                <w:szCs w:val="17"/>
              </w:rPr>
              <w:t xml:space="preserve">Loại nhập: Nhóm trường (xem phác thảo).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1558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3100" w:author="Claude" w:date="2026-10-08T00:00:00Z"/>
        </w:trPr>
        <w:tc>
          <w:tcPr>
            <w:tcW w:w="2300" w:type="dxa"/>
          </w:tcPr>
          <w:p w14:paraId="6A4A5A2B">
            <w:pPr>
              <w:spacing w:after="0" w:line="240" w:lineRule="auto"/>
              <w:rPr>
                <w:del w:id="3102" w:author="Claude" w:date="2026-10-08T00:00:00Z"/>
              </w:rPr>
            </w:pPr>
            <w:del w:id="3101" w:author="Claude" w:date="2026-10-08T00:00:00Z">
              <w:r>
                <w:rPr>
                  <w:sz w:val="17"/>
                  <w:szCs w:val="17"/>
                </w:rPr>
                <w:delText xml:space="preserve">Thông tin nhận biết và công việc mỗi người</w:delText>
              </w:r>
            </w:del>
          </w:p>
        </w:tc>
        <w:tc>
          <w:tcPr>
            <w:tcW w:w="6700" w:type="dxa"/>
          </w:tcPr>
          <w:p w14:paraId="6659F755">
            <w:pPr>
              <w:spacing w:after="0" w:line="240" w:lineRule="auto"/>
              <w:rPr>
                <w:del w:id="3106" w:author="Claude" w:date="2026-10-08T00:00:00Z"/>
              </w:rPr>
            </w:pPr>
            <w:del w:id="3103" w:author="Claude" w:date="2026-10-08T00:00:00Z">
              <w:r>
                <w:rPr>
                  <w:sz w:val="17"/>
                  <w:szCs w:val="17"/>
                </w:rPr>
                <w:delText xml:space="preserve">Loại nhập: Văn bản. Bắt buộc: Có. Thông báo lỗi khi thiếu: </w:delText>
              </w:r>
            </w:del>
            <w:del w:id="3104" w:author="Claude" w:date="2026-10-08T00:00:00Z">
              <w:r>
                <w:fldChar w:fldCharType="begin"/>
                <w:delInstrText xml:space="preserve"> HYPERLINK \l "MSG01" \o "MSG01 (Lỗi): {field_name} chưa hợp lệ. Vui lòng kiểm tra và nhập lại." </w:delInstrText>
                <w:fldChar w:fldCharType="separate"/>
              </w:r>
            </w:del>
            <w:del w:id="3105" w:author="Claude" w:date="2026-10-08T00:00:00Z">
              <w:r>
                <w:rPr>
                  <w:sz w:val="17"/>
                  <w:szCs w:val="17"/>
                </w:rPr>
                <w:delText xml:space="preserve">MSG01</w:delText>
                <w:fldChar w:fldCharType="end"/>
                <w:delText xml:space="preserve">.</w:delText>
              </w:r>
            </w:del>
          </w:p>
        </w:tc>
      </w:tr>
    </w:tbl>
    <w:p>
      <w:pPr>
        <w:spacing w:after="60"/>
        <w:rPr>
          <w:ins w:id="3107" w:author="Claude" w:date="2026-10-08T00:00:00Z"/>
        </w:rPr>
      </w:pPr>
      <w:ins w:id="3108" w:author="Claude" w:date="2026-10-08T00:00:00Z">
        <w:r>
          <w:rPr>
            <w:sz w:val="18"/>
            <w:szCs w:val="18"/>
          </w:rPr>
          <w:t xml:space="preserve">Thông báo liên quan: MSG01 (Trường bắt buộc hoặc không hợp lệ); MSG11 (Không thể ngừng dùng khi người nhận khoán còn quyết toán chưa chi đủ).</w:t>
        </w:r>
      </w:ins>
    </w:p>
    <w:p w14:paraId="6C790EBC">
      <w:pPr>
        <w:spacing w:after="60"/>
      </w:pPr>
      <w:r>
        <w:rPr>
          <w:sz w:val="18"/>
          <w:szCs w:val="18"/>
        </w:rPr>
        <w:t xml:space="preserve">UC liên kết: UC10: hồ sơ nhân viên chính thức; UC55 chỉ liên kết định danh khi cần để tránh tạo trùng người; UC56: dùng hồ sơ để giao việc;</w:t>
      </w:r>
      <w:ins w:id="3109" w:author="Claude" w:date="2026-10-08T00:00:00Z">
        <w:r>
          <w:rPr>
            <w:sz w:val="18"/>
            <w:szCs w:val="18"/>
          </w:rPr>
          <w:t xml:space="preserve"> UC57: chọn người nhận khoán của ngày khi chấm công;</w:t>
        </w:r>
      </w:ins>
      <w:r>
        <w:rPr>
          <w:sz w:val="18"/>
          <w:szCs w:val="18"/>
        </w:rPr>
        <w:t xml:space="preserve"> UC59: dùng hồ sơ khi chuẩn bị trả công; UC61: đối chiếu người nhận tiền thực tế.</w:t>
      </w:r>
    </w:p>
    <w:p w14:paraId="2FA1AB5F">
      <w:pPr>
        <w:pStyle w:val="4"/>
        <w:keepNext/>
      </w:pPr>
      <w:bookmarkStart w:id="316" w:name="_Toc30335"/>
      <w:bookmarkStart w:id="317" w:name="_Toc22080"/>
      <w:r>
        <w:t>9.2 Phân công việc lao động (SCR-40)</w:t>
      </w:r>
      <w:bookmarkEnd w:id="316"/>
      <w:bookmarkEnd w:id="317"/>
    </w:p>
    <w:p w14:paraId="5541D2CE">
      <w:pPr>
        <w:spacing w:after="60"/>
      </w:pPr>
      <w:r>
        <w:rPr>
          <w:sz w:val="19"/>
          <w:szCs w:val="19"/>
        </w:rPr>
        <w:t>UC liên quan: UC56. Nhóm chức năng: Nhân sự và chi phí lao động.</w:t>
      </w:r>
    </w:p>
    <w:p w14:paraId="3ACFA123">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466CC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789B1979">
            <w:pPr>
              <w:spacing w:after="0" w:line="240" w:lineRule="auto"/>
            </w:pPr>
            <w:r>
              <w:rPr>
                <w:sz w:val="17"/>
                <w:szCs w:val="17"/>
              </w:rPr>
              <w:t>(1) [Lao động &gt; Phân công] Ngày* | Hình thức trả* [Công nhật | Khoán việc] | Người được giao* | Việc* | Vùng/bè/chu kỳ | Số tiền khoán, Ngày dự kiến xong (khi khoán việc) | Ghi chú | [Lưu].</w:t>
            </w:r>
          </w:p>
        </w:tc>
      </w:tr>
    </w:tbl>
    <w:p w14:paraId="421B2928">
      <w:pPr>
        <w:spacing w:after="40"/>
      </w:pPr>
    </w:p>
    <w:p w14:paraId="6EA16FC4">
      <w:pPr>
        <w:keepNext/>
        <w:spacing w:before="40" w:after="20"/>
      </w:pPr>
      <w:r>
        <w:rPr>
          <w:b/>
        </w:rPr>
        <w:t>Màn hình này cho phép Chủ HTX, Quản lý khu:</w:t>
      </w:r>
    </w:p>
    <w:p w14:paraId="60FACE50">
      <w:pPr>
        <w:spacing w:after="10"/>
        <w:ind w:left="360" w:hanging="220"/>
      </w:pPr>
      <w:r>
        <w:rPr>
          <w:sz w:val="19"/>
          <w:szCs w:val="19"/>
        </w:rPr>
        <w:t>• Người thao tác chọn ngày, hình thức trả (công nhật hoặc khoán việc) và người được giao.</w:t>
      </w:r>
    </w:p>
    <w:p w14:paraId="5F5D3E97">
      <w:pPr>
        <w:spacing w:after="10"/>
        <w:ind w:left="360" w:hanging="220"/>
      </w:pPr>
      <w:r>
        <w:rPr>
          <w:sz w:val="19"/>
          <w:szCs w:val="19"/>
        </w:rPr>
        <w:t>• Người thao tác nhập việc và nơi làm (vùng, bè hoặc chu kỳ).</w:t>
      </w:r>
    </w:p>
    <w:p w14:paraId="5FC3766D">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7D325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2300" w:type="dxa"/>
            <w:shd w:val="clear" w:color="auto" w:fill="DCE6F1"/>
          </w:tcPr>
          <w:p w14:paraId="353DCCCF">
            <w:pPr>
              <w:spacing w:after="0" w:line="240" w:lineRule="auto"/>
            </w:pPr>
            <w:r>
              <w:rPr>
                <w:b/>
                <w:sz w:val="17"/>
                <w:szCs w:val="17"/>
              </w:rPr>
              <w:t>Field Name</w:t>
            </w:r>
          </w:p>
        </w:tc>
        <w:tc>
          <w:tcPr>
            <w:tcW w:w="6700" w:type="dxa"/>
            <w:shd w:val="clear" w:color="auto" w:fill="DCE6F1"/>
          </w:tcPr>
          <w:p w14:paraId="1EFD37FA">
            <w:pPr>
              <w:spacing w:after="0" w:line="240" w:lineRule="auto"/>
            </w:pPr>
            <w:r>
              <w:rPr>
                <w:b/>
                <w:sz w:val="17"/>
                <w:szCs w:val="17"/>
              </w:rPr>
              <w:t>Description</w:t>
            </w:r>
          </w:p>
        </w:tc>
      </w:tr>
      <w:tr w14:paraId="40F47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8A74251">
            <w:pPr>
              <w:spacing w:after="0" w:line="240" w:lineRule="auto"/>
            </w:pPr>
            <w:r>
              <w:rPr>
                <w:sz w:val="17"/>
                <w:szCs w:val="17"/>
              </w:rPr>
              <w:t>(1) Ngày, hình thức trả, người được giao và việc</w:t>
            </w:r>
          </w:p>
        </w:tc>
        <w:tc>
          <w:tcPr>
            <w:tcW w:w="6700" w:type="dxa"/>
          </w:tcPr>
          <w:p w14:paraId="497E28F0">
            <w:pPr>
              <w:spacing w:after="0" w:line="240" w:lineRule="auto"/>
            </w:pPr>
            <w:r>
              <w:rPr>
                <w:sz w:val="17"/>
                <w:szCs w:val="17"/>
              </w:rPr>
              <w:t xml:space="preserve">Loại nhập: Nhóm trường (xem phác thảo).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8BC1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9C10E46">
            <w:pPr>
              <w:spacing w:after="0" w:line="240" w:lineRule="auto"/>
            </w:pPr>
            <w:r>
              <w:rPr>
                <w:sz w:val="17"/>
                <w:szCs w:val="17"/>
              </w:rPr>
              <w:t>(1) Người nhận khoán, số tiền khoán, ngày dự kiến xong</w:t>
            </w:r>
          </w:p>
        </w:tc>
        <w:tc>
          <w:tcPr>
            <w:tcW w:w="6700" w:type="dxa"/>
          </w:tcPr>
          <w:p w14:paraId="6161F03A">
            <w:pPr>
              <w:spacing w:after="0" w:line="240" w:lineRule="auto"/>
            </w:pPr>
            <w:r>
              <w:rPr>
                <w:sz w:val="17"/>
                <w:szCs w:val="17"/>
              </w:rPr>
              <w:t xml:space="preserve">Loại nhập: Nhóm trường (xem phác thảo). Bắt buộc: Có khi hình thức trả là Khoán việc. Số tiền là bội số 1.000 VND.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68E12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BBE9D96">
            <w:pPr>
              <w:spacing w:after="0" w:line="240" w:lineRule="auto"/>
            </w:pPr>
            <w:r>
              <w:rPr>
                <w:sz w:val="17"/>
                <w:szCs w:val="17"/>
              </w:rPr>
              <w:t>(1) Vùng/bè/chu kỳ</w:t>
            </w:r>
          </w:p>
        </w:tc>
        <w:tc>
          <w:tcPr>
            <w:tcW w:w="6700" w:type="dxa"/>
          </w:tcPr>
          <w:p w14:paraId="21C628A3">
            <w:pPr>
              <w:spacing w:after="0" w:line="240" w:lineRule="auto"/>
            </w:pPr>
            <w:r>
              <w:rPr>
                <w:sz w:val="17"/>
                <w:szCs w:val="17"/>
              </w:rPr>
              <w:t>Loại nhập: Chọn từ danh sách. Bắt buộc: Không. Chọn nếu có.</w:t>
            </w:r>
          </w:p>
        </w:tc>
      </w:tr>
      <w:tr w14:paraId="778BF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FE62053">
            <w:pPr>
              <w:spacing w:after="0" w:line="240" w:lineRule="auto"/>
            </w:pPr>
            <w:r>
              <w:rPr>
                <w:sz w:val="17"/>
                <w:szCs w:val="17"/>
              </w:rPr>
              <w:t>(1) Ghi chú</w:t>
            </w:r>
          </w:p>
        </w:tc>
        <w:tc>
          <w:tcPr>
            <w:tcW w:w="6700" w:type="dxa"/>
          </w:tcPr>
          <w:p w14:paraId="200DC730">
            <w:pPr>
              <w:spacing w:after="0" w:line="240" w:lineRule="auto"/>
            </w:pPr>
            <w:r>
              <w:rPr>
                <w:sz w:val="17"/>
                <w:szCs w:val="17"/>
              </w:rPr>
              <w:t>Loại nhập: Văn bản. Bắt buộc: Không.</w:t>
            </w:r>
          </w:p>
        </w:tc>
      </w:tr>
    </w:tbl>
    <w:p w14:paraId="780F3231">
      <w:pPr>
        <w:spacing w:before="60" w:after="20"/>
      </w:pPr>
      <w:r>
        <w:rPr>
          <w:sz w:val="18"/>
          <w:szCs w:val="18"/>
        </w:rPr>
        <w:t xml:space="preserve">Thông báo liên quan: </w:t>
      </w:r>
      <w:ins w:id="3112" w:author="Claude" w:date="2026-10-08T00:00:00Z">
        <w:r>
          <w:rPr>
            <w:sz w:val="18"/>
            <w:szCs w:val="18"/>
          </w:rPr>
          <w:t xml:space="preserve">MSG41 (Số tiền khoán phải là bội số 1.000 VND); </w:t>
        </w:r>
      </w:ins>
      <w:r>
        <w:fldChar w:fldCharType="begin"/>
        <w:instrText xml:space="preserve"> HYPERLINK \l "MSG49" \o "MSG49 (Cảnh báo): {employee_name} đã được phân công vào ngày {date}. Bạn có muốn tiếp tục lưu?" </w:instrText>
        <w:fldChar w:fldCharType="separate"/>
      </w:r>
      <w:r>
        <w:rPr>
          <w:sz w:val="18"/>
          <w:szCs w:val="18"/>
        </w:rPr>
        <w:t>MSG49</w:t>
        <w:fldChar w:fldCharType="end"/>
        <w:t xml:space="preserve"> (Phân công trùng người và </w:t>
      </w:r>
      <w:del w:id="3110" w:author="Claude" w:date="2026-10-08T00:00:00Z">
        <w:r>
          <w:rPr>
            <w:sz w:val="18"/>
            <w:szCs w:val="18"/>
          </w:rPr>
          <w:delText xml:space="preserve">ngày).</w:delText>
        </w:r>
      </w:del>
      <w:ins w:id="3111" w:author="Claude" w:date="2026-10-08T00:00:00Z">
        <w:r>
          <w:rPr>
            <w:sz w:val="18"/>
            <w:szCs w:val="18"/>
          </w:rPr>
          <w:t xml:space="preserve">ngày); MSG61 (Nhân viên đã nghỉ).</w:t>
        </w:r>
      </w:ins>
    </w:p>
    <w:p w14:paraId="75EF0060">
      <w:pPr>
        <w:spacing w:after="60"/>
      </w:pPr>
      <w:r>
        <w:rPr>
          <w:sz w:val="18"/>
          <w:szCs w:val="18"/>
        </w:rPr>
        <w:t>UC liên kết: UC55: lao động thời vụ và người nhận khoán; UC10: nhân viên chính thức; UC57: chấm công hoặc nghiệm thu việc khoán; UC59: việc khoán nghiệm thu đạt thành khoản phải trả cho người nhận khoán; UC62: nhân viên xem việc được phân công.</w:t>
      </w:r>
    </w:p>
    <w:p w14:paraId="30C73291">
      <w:pPr>
        <w:pStyle w:val="4"/>
        <w:keepNext/>
      </w:pPr>
      <w:bookmarkStart w:id="318" w:name="_Toc12806"/>
      <w:bookmarkStart w:id="319" w:name="_Toc10743"/>
      <w:r>
        <w:t>9.3 Chấm công (SCR-41)</w:t>
      </w:r>
      <w:bookmarkEnd w:id="318"/>
      <w:bookmarkEnd w:id="319"/>
    </w:p>
    <w:p w14:paraId="7567E285">
      <w:pPr>
        <w:spacing w:after="60"/>
      </w:pPr>
      <w:r>
        <w:rPr>
          <w:sz w:val="19"/>
          <w:szCs w:val="19"/>
        </w:rPr>
        <w:t>UC liên quan: UC57. Nhóm chức năng: Nhân sự và chi phí lao động.</w:t>
      </w:r>
    </w:p>
    <w:p w14:paraId="6CA3B1A9">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55E13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5C6294D4">
            <w:pPr>
              <w:spacing w:after="0" w:line="240" w:lineRule="auto"/>
            </w:pPr>
            <w:r>
              <w:rPr>
                <w:sz w:val="17"/>
                <w:szCs w:val="17"/>
              </w:rPr>
              <w:t>(1) Màn hình Chấm công: [Ngày] [Bộ phận hoặc vùng] [Chọn người] [Nhập hàng loạt]</w:t>
            </w:r>
          </w:p>
          <w:p w14:paraId="273E685D">
            <w:pPr>
              <w:spacing w:after="0" w:line="240" w:lineRule="auto"/>
            </w:pPr>
            <w:r>
              <w:rPr>
                <w:sz w:val="17"/>
                <w:szCs w:val="17"/>
              </w:rPr>
              <w:t xml:space="preserve">(2) bảng từng người với Tình trạng (cả ngày/nửa </w:t>
            </w:r>
            <w:del w:id="3113" w:author="Claude" w:date="2026-10-08T00:00:00Z">
              <w:r>
                <w:rPr>
                  <w:sz w:val="17"/>
                  <w:szCs w:val="17"/>
                </w:rPr>
                <w:delText xml:space="preserve">ngày)/Ghi</w:delText>
              </w:r>
            </w:del>
            <w:ins w:id="3114" w:author="Claude" w:date="2026-10-08T00:00:00Z">
              <w:r>
                <w:rPr>
                  <w:sz w:val="17"/>
                  <w:szCs w:val="17"/>
                </w:rPr>
                <w:t xml:space="preserve">ngày)/Người nhận khoán của ngày (thời vụ)/Ghi</w:t>
              </w:r>
            </w:ins>
            <w:r>
              <w:rPr>
                <w:sz w:val="17"/>
                <w:szCs w:val="17"/>
              </w:rPr>
              <w:t xml:space="preserve"> chú</w:t>
            </w:r>
          </w:p>
          <w:p w14:paraId="5B73151E">
            <w:pPr>
              <w:spacing w:after="0" w:line="240" w:lineRule="auto"/>
            </w:pPr>
            <w:r>
              <w:rPr>
                <w:sz w:val="17"/>
                <w:szCs w:val="17"/>
              </w:rPr>
              <w:t>(3) [Xem đối chiếu] [Xác nhận].</w:t>
            </w:r>
          </w:p>
          <w:p w14:paraId="0465873D">
            <w:pPr>
              <w:spacing w:after="0" w:line="240" w:lineRule="auto"/>
            </w:pPr>
            <w:r>
              <w:rPr>
                <w:sz w:val="17"/>
                <w:szCs w:val="17"/>
              </w:rPr>
              <w:t>(4) Chi tiết bản ghi: thời gian, người ghi, lịch sử sửa và liên kết việc nếu có. / (5) Việc khoán: [Nghiệm thu: Đạt | Không đạt] [Chứng cứ]</w:t>
            </w:r>
          </w:p>
        </w:tc>
      </w:tr>
    </w:tbl>
    <w:p w14:paraId="084605EF">
      <w:pPr>
        <w:spacing w:after="40"/>
      </w:pPr>
    </w:p>
    <w:p w14:paraId="5A402D6F">
      <w:pPr>
        <w:keepNext/>
        <w:spacing w:before="40" w:after="20"/>
      </w:pPr>
      <w:r>
        <w:rPr>
          <w:b/>
        </w:rPr>
        <w:t>Màn hình này cho phép Chủ HTX, Quản lý khu:</w:t>
      </w:r>
    </w:p>
    <w:p w14:paraId="630D9398">
      <w:pPr>
        <w:spacing w:after="10"/>
        <w:ind w:left="360" w:hanging="220"/>
      </w:pPr>
      <w:r>
        <w:rPr>
          <w:sz w:val="19"/>
          <w:szCs w:val="19"/>
        </w:rPr>
        <w:t>• Người thao tác chọn ngày và phạm vi.</w:t>
      </w:r>
    </w:p>
    <w:p w14:paraId="24A736BE">
      <w:pPr>
        <w:spacing w:after="10"/>
        <w:ind w:left="360" w:hanging="220"/>
      </w:pPr>
      <w:r>
        <w:rPr>
          <w:sz w:val="19"/>
          <w:szCs w:val="19"/>
        </w:rPr>
        <w:t>• Người thao tác xác nhận từng người, nhập cả ngày hoặc nửa ngày và ghi chú.</w:t>
      </w:r>
    </w:p>
    <w:p w14:paraId="01F6D0C0">
      <w:pPr>
        <w:spacing w:after="10"/>
        <w:ind w:left="360" w:hanging="220"/>
      </w:pPr>
      <w:r>
        <w:rPr>
          <w:sz w:val="19"/>
          <w:szCs w:val="19"/>
        </w:rPr>
        <w:t>• Người thao tác xác nhận; hệ thống lưu kết quả từng người và người ghi.</w:t>
      </w:r>
    </w:p>
    <w:p w14:paraId="278C4AF8">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34996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05ECB87A">
            <w:pPr>
              <w:spacing w:after="0" w:line="240" w:lineRule="auto"/>
            </w:pPr>
            <w:r>
              <w:rPr>
                <w:b/>
                <w:sz w:val="17"/>
                <w:szCs w:val="17"/>
              </w:rPr>
              <w:t>Field Name</w:t>
            </w:r>
          </w:p>
        </w:tc>
        <w:tc>
          <w:tcPr>
            <w:tcW w:w="6700" w:type="dxa"/>
            <w:shd w:val="clear" w:color="auto" w:fill="DCE6F1"/>
          </w:tcPr>
          <w:p w14:paraId="38955B57">
            <w:pPr>
              <w:spacing w:after="0" w:line="240" w:lineRule="auto"/>
            </w:pPr>
            <w:r>
              <w:rPr>
                <w:b/>
                <w:sz w:val="17"/>
                <w:szCs w:val="17"/>
              </w:rPr>
              <w:t>Description</w:t>
            </w:r>
          </w:p>
        </w:tc>
      </w:tr>
      <w:tr w14:paraId="55F05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CFCC611">
            <w:pPr>
              <w:spacing w:after="0" w:line="240" w:lineRule="auto"/>
            </w:pPr>
            <w:r>
              <w:rPr>
                <w:sz w:val="17"/>
                <w:szCs w:val="17"/>
              </w:rPr>
              <w:t>(1) Ngày làm việc</w:t>
            </w:r>
          </w:p>
        </w:tc>
        <w:tc>
          <w:tcPr>
            <w:tcW w:w="6700" w:type="dxa"/>
          </w:tcPr>
          <w:p w14:paraId="56720FF9">
            <w:pPr>
              <w:spacing w:after="0" w:line="240" w:lineRule="auto"/>
            </w:pPr>
            <w:r>
              <w:rPr>
                <w:sz w:val="17"/>
                <w:szCs w:val="17"/>
              </w:rPr>
              <w:t xml:space="preserve">Loại nhập: Ngày/giờ.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49166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F0E31DC">
            <w:pPr>
              <w:spacing w:after="0" w:line="240" w:lineRule="auto"/>
            </w:pPr>
            <w:r>
              <w:rPr>
                <w:sz w:val="17"/>
                <w:szCs w:val="17"/>
              </w:rPr>
              <w:t>Từng cá nhân và kết quả cả ngày/nửa ngày/vắng</w:t>
            </w:r>
          </w:p>
        </w:tc>
        <w:tc>
          <w:tcPr>
            <w:tcW w:w="6700" w:type="dxa"/>
          </w:tcPr>
          <w:p w14:paraId="7DD18251">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ins w:id="3115" w:author="Claude" w:date="2026-10-08T00:00:00Z"/>
        </w:trPr>
        <w:tc>
          <w:tcPr>
            <w:tcW w:w="2300" w:type="dxa"/>
          </w:tcPr>
          <w:p>
            <w:pPr>
              <w:spacing w:after="0" w:line="240" w:lineRule="auto"/>
              <w:rPr>
                <w:ins w:id="3116" w:author="Claude" w:date="2026-10-08T00:00:00Z"/>
              </w:rPr>
            </w:pPr>
            <w:ins w:id="3117" w:author="Claude" w:date="2026-10-08T00:00:00Z">
              <w:r>
                <w:rPr>
                  <w:sz w:val="17"/>
                  <w:szCs w:val="17"/>
                </w:rPr>
                <w:t xml:space="preserve">Người nhận khoán của ngày</w:t>
              </w:r>
            </w:ins>
          </w:p>
        </w:tc>
        <w:tc>
          <w:tcPr>
            <w:tcW w:w="6700" w:type="dxa"/>
          </w:tcPr>
          <w:p>
            <w:pPr>
              <w:spacing w:after="0" w:line="240" w:lineRule="auto"/>
              <w:rPr>
                <w:ins w:id="3118" w:author="Claude" w:date="2026-10-08T00:00:00Z"/>
              </w:rPr>
            </w:pPr>
            <w:ins w:id="3119" w:author="Claude" w:date="2026-10-08T00:00:00Z">
              <w:r>
                <w:rPr>
                  <w:sz w:val="17"/>
                  <w:szCs w:val="17"/>
                </w:rPr>
                <w:t xml:space="preserve">Loại nhập: Chọn từ danh sách. Bắt buộc: Có với lao động thời vụ. Thông báo lỗi khi thiếu: MSG01.</w:t>
              </w:r>
            </w:ins>
          </w:p>
        </w:tc>
      </w:tr>
      <w:tr w14:paraId="2FB65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6C4105D">
            <w:pPr>
              <w:spacing w:after="0" w:line="240" w:lineRule="auto"/>
            </w:pPr>
            <w:r>
              <w:rPr>
                <w:sz w:val="17"/>
                <w:szCs w:val="17"/>
              </w:rPr>
              <w:t>Nghiệm thu việc khoán</w:t>
            </w:r>
          </w:p>
        </w:tc>
        <w:tc>
          <w:tcPr>
            <w:tcW w:w="6700" w:type="dxa"/>
          </w:tcPr>
          <w:p w14:paraId="1952D02D">
            <w:pPr>
              <w:spacing w:after="0" w:line="240" w:lineRule="auto"/>
            </w:pPr>
            <w:r>
              <w:rPr>
                <w:sz w:val="17"/>
                <w:szCs w:val="17"/>
              </w:rPr>
              <w:t>Loại nhập: Nhóm trường (ngày, kết quả đạt/không đạt, chứng cứ). Bắt buộc: Có khi xác nhận việc khoán (UC57 nhánh 3a).</w:t>
            </w:r>
          </w:p>
        </w:tc>
      </w:tr>
      <w:tr w14:paraId="31880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78E2C50">
            <w:pPr>
              <w:spacing w:after="0" w:line="240" w:lineRule="auto"/>
            </w:pPr>
            <w:r>
              <w:rPr>
                <w:sz w:val="17"/>
                <w:szCs w:val="17"/>
              </w:rPr>
              <w:t>(1) Bộ phận/vùng hoặc việc liên quan</w:t>
            </w:r>
          </w:p>
        </w:tc>
        <w:tc>
          <w:tcPr>
            <w:tcW w:w="6700" w:type="dxa"/>
          </w:tcPr>
          <w:p w14:paraId="43774382">
            <w:pPr>
              <w:spacing w:after="0" w:line="240" w:lineRule="auto"/>
            </w:pPr>
            <w:r>
              <w:rPr>
                <w:sz w:val="17"/>
                <w:szCs w:val="17"/>
              </w:rPr>
              <w:t>Loại nhập: Chọn từ danh sách. Khi cần phân bổ phạm vi.</w:t>
            </w:r>
          </w:p>
        </w:tc>
      </w:tr>
      <w:tr w14:paraId="74416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2C9BCF7">
            <w:pPr>
              <w:spacing w:after="0" w:line="240" w:lineRule="auto"/>
            </w:pPr>
            <w:r>
              <w:rPr>
                <w:sz w:val="17"/>
                <w:szCs w:val="17"/>
              </w:rPr>
              <w:t>Lý do sửa</w:t>
            </w:r>
          </w:p>
        </w:tc>
        <w:tc>
          <w:tcPr>
            <w:tcW w:w="6700" w:type="dxa"/>
          </w:tcPr>
          <w:p w14:paraId="4AB38FBF">
            <w:pPr>
              <w:spacing w:after="0" w:line="240" w:lineRule="auto"/>
            </w:pPr>
            <w:r>
              <w:rPr>
                <w:sz w:val="17"/>
                <w:szCs w:val="17"/>
              </w:rPr>
              <w:t xml:space="preserve">Loại nhập: Văn bản. Bắt buộc: Có. Khi điều chỉnh bản ghi đã xác nhận.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pPr>
        <w:spacing w:after="60"/>
        <w:rPr>
          <w:ins w:id="3120" w:author="Claude" w:date="2026-10-08T00:00:00Z"/>
        </w:rPr>
      </w:pPr>
      <w:ins w:id="3121" w:author="Claude" w:date="2026-10-08T00:00:00Z">
        <w:r>
          <w:rPr>
            <w:sz w:val="18"/>
            <w:szCs w:val="18"/>
          </w:rPr>
          <w:t xml:space="preserve">Thông báo liên quan: MSG01 (Trường bắt buộc hoặc không hợp lệ); MSG61 (Nhân viên đã nghỉ, không chấm công mới).</w:t>
        </w:r>
      </w:ins>
    </w:p>
    <w:p w14:paraId="72A3F701">
      <w:pPr>
        <w:spacing w:after="60"/>
      </w:pPr>
      <w:r>
        <w:rPr>
          <w:sz w:val="18"/>
          <w:szCs w:val="18"/>
        </w:rPr>
        <w:t>UC liên kết: UC55: chọn cá nhân; UC56: tùy chọn liên kết việc; UC59: tính cơ sở lương khi có quy tắc phụ thuộc chấm công; UC62: cá nhân xem chấm công của mình.</w:t>
      </w:r>
    </w:p>
    <w:p w14:paraId="238E0B21">
      <w:pPr>
        <w:pStyle w:val="4"/>
        <w:keepNext/>
      </w:pPr>
      <w:bookmarkStart w:id="320" w:name="_Toc12504"/>
      <w:bookmarkStart w:id="321" w:name="_Toc22657"/>
      <w:r>
        <w:t>9.4 Quy tắc lương và đơn giá công nhật (SCR-42)</w:t>
      </w:r>
      <w:bookmarkEnd w:id="320"/>
      <w:bookmarkEnd w:id="321"/>
    </w:p>
    <w:p w14:paraId="456FD20A">
      <w:pPr>
        <w:spacing w:after="60"/>
      </w:pPr>
      <w:r>
        <w:rPr>
          <w:sz w:val="19"/>
          <w:szCs w:val="19"/>
        </w:rPr>
        <w:t>UC liên quan: UC58. Nhóm chức năng: Nhân sự và chi phí lao động.</w:t>
      </w:r>
    </w:p>
    <w:p w14:paraId="6C0DAAEE">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08B91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21FEC271">
            <w:pPr>
              <w:spacing w:after="0" w:line="240" w:lineRule="auto"/>
            </w:pPr>
            <w:r>
              <w:rPr>
                <w:sz w:val="17"/>
                <w:szCs w:val="17"/>
              </w:rPr>
              <w:t>(1) Màn hình Quy tắc lương: tab [Nhân viên chính thức – lương tháng] [Thời vụ – đơn giá công nhật]</w:t>
            </w:r>
          </w:p>
          <w:p w14:paraId="0139DB32">
            <w:pPr>
              <w:spacing w:after="0" w:line="240" w:lineRule="auto"/>
            </w:pPr>
            <w:r>
              <w:rPr>
                <w:sz w:val="17"/>
                <w:szCs w:val="17"/>
              </w:rPr>
              <w:t>(2) bộ lọc Hiệu lực/Người hoặc việc</w:t>
            </w:r>
          </w:p>
          <w:p w14:paraId="60D25E64">
            <w:pPr>
              <w:spacing w:after="0" w:line="240" w:lineRule="auto"/>
            </w:pPr>
            <w:r>
              <w:rPr>
                <w:sz w:val="17"/>
                <w:szCs w:val="17"/>
              </w:rPr>
              <w:t>(3) bảng Cơ sở/Mức/Đơn vị/Từ ngày/Đến ngày/Phiên bản.</w:t>
            </w:r>
          </w:p>
          <w:p w14:paraId="519A6273">
            <w:pPr>
              <w:spacing w:after="0" w:line="240" w:lineRule="auto"/>
            </w:pPr>
            <w:r>
              <w:rPr>
                <w:sz w:val="17"/>
                <w:szCs w:val="17"/>
              </w:rPr>
              <w:t xml:space="preserve">(4) Phiếu quy tắc: [Đối tượng] </w:t>
            </w:r>
            <w:ins w:id="3122" w:author="Claude" w:date="2026-10-08T00:00:00Z">
              <w:r>
                <w:rPr>
                  <w:sz w:val="17"/>
                  <w:szCs w:val="17"/>
                </w:rPr>
                <w:t xml:space="preserve">[Nhân viên (khi lương tháng)] </w:t>
              </w:r>
            </w:ins>
            <w:r>
              <w:rPr>
                <w:sz w:val="17"/>
                <w:szCs w:val="17"/>
              </w:rPr>
              <w:t xml:space="preserve">[Lương tháng hoặc đơn giá công nhật] [Mức tiền] [Đơn vị tính] [Kỳ hiệu lực] [Điều kiện áp dụng] [Lý do sửa] [Lưu phiên bản].</w:t>
            </w:r>
          </w:p>
          <w:p>
            <w:pPr>
              <w:spacing w:after="0" w:line="240" w:lineRule="auto"/>
              <w:rPr>
                <w:ins w:id="3123" w:author="Claude" w:date="2026-10-08T00:00:00Z"/>
              </w:rPr>
            </w:pPr>
            <w:ins w:id="3124" w:author="Claude" w:date="2026-10-08T00:00:00Z">
              <w:r>
                <w:rPr>
                  <w:sz w:val="17"/>
                  <w:szCs w:val="17"/>
                </w:rPr>
                <w:t xml:space="preserve">(5) Chủ HTX: [Duyệt] [Từ chối] Lý do từ chối*</w:t>
              </w:r>
            </w:ins>
          </w:p>
        </w:tc>
      </w:tr>
    </w:tbl>
    <w:p w14:paraId="4D040644">
      <w:pPr>
        <w:spacing w:after="40"/>
      </w:pPr>
    </w:p>
    <w:p w14:paraId="0FAF4D01">
      <w:pPr>
        <w:keepNext/>
        <w:spacing w:before="40" w:after="20"/>
      </w:pPr>
      <w:r>
        <w:rPr>
          <w:b/>
        </w:rPr>
        <w:t>Màn hình này cho phép Chủ HTX, Kế toán:</w:t>
      </w:r>
    </w:p>
    <w:p w14:paraId="3EAB8556">
      <w:pPr>
        <w:spacing w:after="10"/>
        <w:ind w:left="360" w:hanging="220"/>
      </w:pPr>
      <w:r>
        <w:rPr>
          <w:sz w:val="19"/>
          <w:szCs w:val="19"/>
        </w:rPr>
        <w:t>• Người thao tác mở Lương và đơn giá; hệ thống hiện mức hiện hành và lịch sử.</w:t>
      </w:r>
    </w:p>
    <w:p w14:paraId="481CF864">
      <w:pPr>
        <w:spacing w:after="10"/>
        <w:ind w:left="360" w:hanging="220"/>
      </w:pPr>
      <w:r>
        <w:rPr>
          <w:sz w:val="19"/>
          <w:szCs w:val="19"/>
        </w:rPr>
        <w:t>• Người thao tác nhập lương tháng (nhân viên chính thức) hoặc đơn giá công nhật (thời vụ) và ngày hiệu lực.</w:t>
      </w:r>
    </w:p>
    <w:p w14:paraId="295CD13A">
      <w:pPr>
        <w:spacing w:after="10"/>
        <w:ind w:left="360" w:hanging="220"/>
      </w:pPr>
      <w:r>
        <w:rPr>
          <w:sz w:val="19"/>
          <w:szCs w:val="19"/>
        </w:rPr>
        <w:t>• Hệ thống lưu mức mới ở trạng thái Nháp; Chủ HTX duyệt (Nháp → Đã duyệt), mức đã duyệt dùng từ ngày hiệu lực, mức cũ giữ cho kỳ trước.</w:t>
      </w:r>
    </w:p>
    <w:p w14:paraId="0E16B036">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0EBE5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7FD2588D">
            <w:pPr>
              <w:spacing w:after="0" w:line="240" w:lineRule="auto"/>
            </w:pPr>
            <w:r>
              <w:rPr>
                <w:b/>
                <w:sz w:val="17"/>
                <w:szCs w:val="17"/>
              </w:rPr>
              <w:t>Field Name</w:t>
            </w:r>
          </w:p>
        </w:tc>
        <w:tc>
          <w:tcPr>
            <w:tcW w:w="6700" w:type="dxa"/>
            <w:shd w:val="clear" w:color="auto" w:fill="DCE6F1"/>
          </w:tcPr>
          <w:p w14:paraId="4DB5C047">
            <w:pPr>
              <w:spacing w:after="0" w:line="240" w:lineRule="auto"/>
            </w:pPr>
            <w:r>
              <w:rPr>
                <w:b/>
                <w:sz w:val="17"/>
                <w:szCs w:val="17"/>
              </w:rPr>
              <w:t>Description</w:t>
            </w:r>
          </w:p>
        </w:tc>
      </w:tr>
      <w:tr w14:paraId="1D98A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BB06AA4">
            <w:pPr>
              <w:spacing w:after="0" w:line="240" w:lineRule="auto"/>
            </w:pPr>
            <w:r>
              <w:rPr>
                <w:sz w:val="17"/>
                <w:szCs w:val="17"/>
              </w:rPr>
              <w:t>(4) Đối tượng</w:t>
            </w:r>
          </w:p>
        </w:tc>
        <w:tc>
          <w:tcPr>
            <w:tcW w:w="6700" w:type="dxa"/>
          </w:tcPr>
          <w:p w14:paraId="100B0133">
            <w:pPr>
              <w:spacing w:after="0" w:line="240" w:lineRule="auto"/>
            </w:pPr>
            <w:r>
              <w:rPr>
                <w:sz w:val="17"/>
                <w:szCs w:val="17"/>
              </w:rPr>
              <w:t xml:space="preserve">Loại nhập: Chọn từ danh sách. Bắt buộc: Có. Nhân viên chính thức</w:t>
            </w:r>
            <w:ins w:id="3126" w:author="Claude" w:date="2026-10-08T00:00:00Z">
              <w:r>
                <w:rPr>
                  <w:sz w:val="17"/>
                  <w:szCs w:val="17"/>
                </w:rPr>
                <w:t xml:space="preserve"> (chọn nhân viên, lương tháng)</w:t>
              </w:r>
            </w:ins>
            <w:r>
              <w:rPr>
                <w:sz w:val="17"/>
                <w:szCs w:val="17"/>
              </w:rPr>
              <w:t xml:space="preserve"> hoặc lao động thời vụ </w:t>
            </w:r>
            <w:ins w:id="3125" w:author="Claude" w:date="2026-10-08T00:00:00Z">
              <w:r>
                <w:rPr>
                  <w:sz w:val="17"/>
                  <w:szCs w:val="17"/>
                </w:rPr>
                <w:t xml:space="preserve">(đơn giá công nhật chung) </w:t>
              </w:r>
            </w:ins>
            <w:r>
              <w:rPr>
                <w:sz w:val="17"/>
                <w:szCs w:val="17"/>
              </w:rPr>
              <w:t xml:space="preserve">— bắt buộc.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45C38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073523C">
            <w:pPr>
              <w:spacing w:after="0" w:line="240" w:lineRule="auto"/>
            </w:pPr>
            <w:r>
              <w:rPr>
                <w:sz w:val="17"/>
                <w:szCs w:val="17"/>
              </w:rPr>
              <w:t>(3) Cơ sở trả tiền, mức tiền và đơn vị</w:t>
            </w:r>
          </w:p>
        </w:tc>
        <w:tc>
          <w:tcPr>
            <w:tcW w:w="6700" w:type="dxa"/>
          </w:tcPr>
          <w:p w14:paraId="2AF47717">
            <w:pPr>
              <w:spacing w:after="0" w:line="240" w:lineRule="auto"/>
            </w:pPr>
            <w:r>
              <w:rPr>
                <w:sz w:val="17"/>
                <w:szCs w:val="17"/>
              </w:rPr>
              <w:t xml:space="preserve">Loại nhập: Nhóm trường (xem phác thảo). Bắt buộc: Có. Khi chốt quy tắc.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378DE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BA286B9">
            <w:pPr>
              <w:spacing w:after="0" w:line="240" w:lineRule="auto"/>
            </w:pPr>
            <w:r>
              <w:rPr>
                <w:sz w:val="17"/>
                <w:szCs w:val="17"/>
              </w:rPr>
              <w:t>Ngày/kỳ bắt đầu và kết thúc hiệu lực</w:t>
            </w:r>
          </w:p>
        </w:tc>
        <w:tc>
          <w:tcPr>
            <w:tcW w:w="6700" w:type="dxa"/>
          </w:tcPr>
          <w:p w14:paraId="76BA5E60">
            <w:pPr>
              <w:spacing w:after="0" w:line="240" w:lineRule="auto"/>
            </w:pPr>
            <w:r>
              <w:rPr>
                <w:sz w:val="17"/>
                <w:szCs w:val="17"/>
              </w:rPr>
              <w:t>Loại nhập: Ngày/giờ. Theo thỏa thuận.</w:t>
            </w:r>
          </w:p>
        </w:tc>
      </w:tr>
      <w:tr w14:paraId="7D1AE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38E12E4">
            <w:pPr>
              <w:spacing w:after="0" w:line="240" w:lineRule="auto"/>
            </w:pPr>
            <w:r>
              <w:rPr>
                <w:sz w:val="17"/>
                <w:szCs w:val="17"/>
              </w:rPr>
              <w:t>Số tiền</w:t>
            </w:r>
          </w:p>
        </w:tc>
        <w:tc>
          <w:tcPr>
            <w:tcW w:w="6700" w:type="dxa"/>
          </w:tcPr>
          <w:p w14:paraId="045D4A08">
            <w:pPr>
              <w:spacing w:after="0" w:line="240" w:lineRule="auto"/>
            </w:pPr>
            <w:r>
              <w:rPr>
                <w:sz w:val="17"/>
                <w:szCs w:val="17"/>
              </w:rPr>
              <w:t>Loại nhập: Số. Bội số 1.000 VND.</w:t>
            </w:r>
          </w:p>
        </w:tc>
      </w:tr>
      <w:tr w14:paraId="507F8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20EF832">
            <w:pPr>
              <w:spacing w:after="0" w:line="240" w:lineRule="auto"/>
            </w:pPr>
            <w:r>
              <w:rPr>
                <w:sz w:val="17"/>
                <w:szCs w:val="17"/>
              </w:rPr>
              <w:t>(4) Lý do thay đổi</w:t>
            </w:r>
          </w:p>
        </w:tc>
        <w:tc>
          <w:tcPr>
            <w:tcW w:w="6700" w:type="dxa"/>
          </w:tcPr>
          <w:p w14:paraId="4664307C">
            <w:pPr>
              <w:spacing w:after="0" w:line="240" w:lineRule="auto"/>
            </w:pPr>
            <w:r>
              <w:rPr>
                <w:sz w:val="17"/>
                <w:szCs w:val="17"/>
              </w:rPr>
              <w:t xml:space="preserve">Loại nhập: Văn bản. Bắt buộc: Có. Khi thay phiên bản đã áp dụng.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ins w:id="3127" w:author="Claude" w:date="2026-10-08T00:00:00Z"/>
        </w:trPr>
        <w:tc>
          <w:tcPr>
            <w:tcW w:w="2300" w:type="dxa"/>
          </w:tcPr>
          <w:p>
            <w:pPr>
              <w:spacing w:after="0" w:line="240" w:lineRule="auto"/>
              <w:rPr>
                <w:ins w:id="3128" w:author="Claude" w:date="2026-10-08T00:00:00Z"/>
              </w:rPr>
            </w:pPr>
            <w:ins w:id="3129" w:author="Claude" w:date="2026-10-08T00:00:00Z">
              <w:r>
                <w:rPr>
                  <w:sz w:val="17"/>
                  <w:szCs w:val="17"/>
                </w:rPr>
                <w:t xml:space="preserve">(5) Duyệt / Từ chối và lý do từ chối</w:t>
              </w:r>
            </w:ins>
          </w:p>
        </w:tc>
        <w:tc>
          <w:tcPr>
            <w:tcW w:w="6700" w:type="dxa"/>
          </w:tcPr>
          <w:p>
            <w:pPr>
              <w:spacing w:after="0" w:line="240" w:lineRule="auto"/>
              <w:rPr>
                <w:ins w:id="3130" w:author="Claude" w:date="2026-10-08T00:00:00Z"/>
              </w:rPr>
            </w:pPr>
            <w:ins w:id="3131" w:author="Claude" w:date="2026-10-08T00:00:00Z">
              <w:r>
                <w:rPr>
                  <w:sz w:val="17"/>
                  <w:szCs w:val="17"/>
                </w:rPr>
                <w:t xml:space="preserve">Loại nhập: Nút và Văn bản. Chủ HTX duyệt hoặc từ chối; lý do bắt buộc khi từ chối. Thông báo lỗi khi thiếu: MSG01.</w:t>
              </w:r>
            </w:ins>
          </w:p>
        </w:tc>
      </w:tr>
    </w:tbl>
    <w:p>
      <w:pPr>
        <w:spacing w:after="60"/>
        <w:rPr>
          <w:ins w:id="3132" w:author="Claude" w:date="2026-10-08T00:00:00Z"/>
        </w:rPr>
      </w:pPr>
      <w:ins w:id="3133" w:author="Claude" w:date="2026-10-08T00:00:00Z">
        <w:r>
          <w:rPr>
            <w:sz w:val="18"/>
            <w:szCs w:val="18"/>
          </w:rPr>
          <w:t xml:space="preserve">Thông báo liên quan: MSG01 (Trường bắt buộc hoặc không hợp lệ).</w:t>
        </w:r>
      </w:ins>
    </w:p>
    <w:p w14:paraId="7518D7A8">
      <w:pPr>
        <w:spacing w:after="60"/>
      </w:pPr>
      <w:r>
        <w:rPr>
          <w:sz w:val="18"/>
          <w:szCs w:val="18"/>
        </w:rPr>
        <w:t>UC liên kết: UC10/UC55: xác định đối tượng; UC57: dữ liệu số công nếu quy tắc yêu cầu; UC59: áp dụng quy tắc phù hợp.</w:t>
      </w:r>
    </w:p>
    <w:p w14:paraId="0400EB17">
      <w:pPr>
        <w:pStyle w:val="4"/>
        <w:keepNext/>
      </w:pPr>
      <w:bookmarkStart w:id="322" w:name="_Toc10396"/>
      <w:bookmarkStart w:id="323" w:name="_Toc17413"/>
      <w:r>
        <w:t>9.5 Chuẩn bị thanh toán lao động (SCR-43)</w:t>
      </w:r>
      <w:bookmarkEnd w:id="322"/>
      <w:bookmarkEnd w:id="323"/>
    </w:p>
    <w:p w14:paraId="6B2EE72A">
      <w:pPr>
        <w:spacing w:after="60"/>
      </w:pPr>
      <w:r>
        <w:rPr>
          <w:sz w:val="19"/>
          <w:szCs w:val="19"/>
        </w:rPr>
        <w:t>UC liên quan: UC59. Nhóm chức năng: Nhân sự và chi phí lao động.</w:t>
      </w:r>
    </w:p>
    <w:p w14:paraId="4BCE379F">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2CA8A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1FD17C43">
            <w:pPr>
              <w:spacing w:after="0" w:line="240" w:lineRule="auto"/>
            </w:pPr>
            <w:r>
              <w:rPr>
                <w:sz w:val="17"/>
                <w:szCs w:val="17"/>
              </w:rPr>
              <w:t>(1) [Quyết toán công ngày] Ngày làm, người nhận khoán, danh sách từng lao động và công việc/kết quả.</w:t>
            </w:r>
          </w:p>
          <w:p w14:paraId="2C46FF43">
            <w:pPr>
              <w:spacing w:after="0" w:line="240" w:lineRule="auto"/>
            </w:pPr>
            <w:r>
              <w:rPr>
                <w:sz w:val="17"/>
                <w:szCs w:val="17"/>
              </w:rPr>
              <w:t>(2) [Tính] Tiền từng người, tổng qua người nhận khoán; xem chứng cứ và xác nhận khoản phải trả trong ngày.</w:t>
            </w:r>
          </w:p>
          <w:p w14:paraId="44F8B211">
            <w:pPr>
              <w:spacing w:after="0" w:line="240" w:lineRule="auto"/>
            </w:pPr>
            <w:r>
              <w:rPr>
                <w:sz w:val="17"/>
                <w:szCs w:val="17"/>
              </w:rPr>
              <w:t>(3) [Thực chi] UC61 ghi tiền thực trả cho người nhận khoán, tách khỏi số tính.</w:t>
            </w:r>
          </w:p>
          <w:p>
            <w:pPr>
              <w:spacing w:after="0" w:line="240" w:lineRule="auto"/>
              <w:rPr>
                <w:ins w:id="3134" w:author="Claude" w:date="2026-10-08T00:00:00Z"/>
              </w:rPr>
            </w:pPr>
            <w:ins w:id="3135" w:author="Claude" w:date="2026-10-08T00:00:00Z">
              <w:r>
                <w:rPr>
                  <w:sz w:val="17"/>
                  <w:szCs w:val="17"/>
                </w:rPr>
                <w:t xml:space="preserve">(4) [Lương tháng] Tháng, nhân viên, lương theo UC58, khoản cộng/trừ, lý do*</w:t>
              </w:r>
            </w:ins>
          </w:p>
          <w:p>
            <w:pPr>
              <w:spacing w:after="0" w:line="240" w:lineRule="auto"/>
              <w:rPr>
                <w:ins w:id="3136" w:author="Claude" w:date="2026-10-08T00:00:00Z"/>
              </w:rPr>
            </w:pPr>
            <w:ins w:id="3137" w:author="Claude" w:date="2026-10-08T00:00:00Z">
              <w:r>
                <w:rPr>
                  <w:sz w:val="17"/>
                  <w:szCs w:val="17"/>
                </w:rPr>
                <w:t xml:space="preserve">(5) [Khoán việc] Việc khoán nghiệm thu đạt, số tiền khoán, người nhận khoán</w:t>
              </w:r>
            </w:ins>
          </w:p>
        </w:tc>
      </w:tr>
    </w:tbl>
    <w:p w14:paraId="6DB25EDF">
      <w:pPr>
        <w:spacing w:after="40"/>
      </w:pPr>
    </w:p>
    <w:p w14:paraId="0C13183B">
      <w:pPr>
        <w:keepNext/>
        <w:spacing w:before="40" w:after="20"/>
      </w:pPr>
      <w:r>
        <w:rPr>
          <w:b/>
        </w:rPr>
        <w:t>Màn hình này cho phép Kế toán, Chủ HTX:</w:t>
      </w:r>
    </w:p>
    <w:p w14:paraId="7D759738">
      <w:pPr>
        <w:spacing w:after="10"/>
        <w:ind w:left="360" w:hanging="220"/>
      </w:pPr>
      <w:r>
        <w:rPr>
          <w:sz w:val="19"/>
          <w:szCs w:val="19"/>
        </w:rPr>
        <w:t>• Người thao tác chọn người nhận khoán và ngày làm.</w:t>
      </w:r>
    </w:p>
    <w:p w14:paraId="71FDA3D5">
      <w:pPr>
        <w:spacing w:after="10"/>
        <w:ind w:left="360" w:hanging="220"/>
      </w:pPr>
      <w:r>
        <w:rPr>
          <w:sz w:val="19"/>
          <w:szCs w:val="19"/>
        </w:rPr>
        <w:t>• Người thao tác đối chiếu và lưu bảng tính ở trạng thái Nháp.</w:t>
      </w:r>
    </w:p>
    <w:p>
      <w:pPr>
        <w:spacing w:after="10"/>
        <w:ind w:left="360" w:hanging="220"/>
        <w:rPr>
          <w:ins w:id="3138" w:author="Claude" w:date="2026-10-08T00:00:00Z"/>
        </w:rPr>
      </w:pPr>
      <w:ins w:id="3139" w:author="Claude" w:date="2026-10-08T00:00:00Z">
        <w:r>
          <w:rPr>
            <w:sz w:val="19"/>
            <w:szCs w:val="19"/>
          </w:rPr>
          <w:t xml:space="preserve">• Lập bảng lương tháng: chọn tháng, ghi khoản cộng/trừ kèm lý do (UC59 nhánh 1a).</w:t>
        </w:r>
      </w:ins>
    </w:p>
    <w:p>
      <w:pPr>
        <w:spacing w:after="10"/>
        <w:ind w:left="360" w:hanging="220"/>
        <w:rPr>
          <w:ins w:id="3140" w:author="Claude" w:date="2026-10-08T00:00:00Z"/>
        </w:rPr>
      </w:pPr>
      <w:ins w:id="3141" w:author="Claude" w:date="2026-10-08T00:00:00Z">
        <w:r>
          <w:rPr>
            <w:sz w:val="19"/>
            <w:szCs w:val="19"/>
          </w:rPr>
          <w:t xml:space="preserve">• Hệ thống đưa việc khoán nghiệm thu đạt thành dòng phải trả (UC59 nhánh 1b).</w:t>
        </w:r>
      </w:ins>
    </w:p>
    <w:p w14:paraId="09BA120C">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06DFB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66F019C7">
            <w:pPr>
              <w:spacing w:after="0" w:line="240" w:lineRule="auto"/>
            </w:pPr>
            <w:r>
              <w:rPr>
                <w:b/>
                <w:sz w:val="17"/>
                <w:szCs w:val="17"/>
              </w:rPr>
              <w:t>Field Name</w:t>
            </w:r>
          </w:p>
        </w:tc>
        <w:tc>
          <w:tcPr>
            <w:tcW w:w="6700" w:type="dxa"/>
            <w:shd w:val="clear" w:color="auto" w:fill="DCE6F1"/>
          </w:tcPr>
          <w:p w14:paraId="16CEC174">
            <w:pPr>
              <w:spacing w:after="0" w:line="240" w:lineRule="auto"/>
            </w:pPr>
            <w:r>
              <w:rPr>
                <w:b/>
                <w:sz w:val="17"/>
                <w:szCs w:val="17"/>
              </w:rPr>
              <w:t>Description</w:t>
            </w:r>
          </w:p>
        </w:tc>
      </w:tr>
      <w:tr w14:paraId="589AE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8F1C60F">
            <w:pPr>
              <w:spacing w:after="0" w:line="240" w:lineRule="auto"/>
            </w:pPr>
            <w:r>
              <w:rPr>
                <w:sz w:val="17"/>
                <w:szCs w:val="17"/>
              </w:rPr>
              <w:t>(1) Ngày làm và người nhận khoán</w:t>
            </w:r>
          </w:p>
        </w:tc>
        <w:tc>
          <w:tcPr>
            <w:tcW w:w="6700" w:type="dxa"/>
          </w:tcPr>
          <w:p w14:paraId="0C326CEB">
            <w:pPr>
              <w:spacing w:after="0" w:line="240" w:lineRule="auto"/>
            </w:pPr>
            <w:r>
              <w:rPr>
                <w:sz w:val="17"/>
                <w:szCs w:val="17"/>
              </w:rPr>
              <w:t xml:space="preserve">Loại nhập: Nhóm trường (xem phác thảo).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31D75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8F04B76">
            <w:pPr>
              <w:spacing w:after="0" w:line="240" w:lineRule="auto"/>
            </w:pPr>
            <w:r>
              <w:rPr>
                <w:sz w:val="17"/>
                <w:szCs w:val="17"/>
              </w:rPr>
              <w:t>(1) Danh sách từng lao động và kết quả/công việc ngày đó</w:t>
            </w:r>
          </w:p>
        </w:tc>
        <w:tc>
          <w:tcPr>
            <w:tcW w:w="6700" w:type="dxa"/>
          </w:tcPr>
          <w:p w14:paraId="0FCCB58A">
            <w:pPr>
              <w:spacing w:after="0" w:line="240" w:lineRule="auto"/>
            </w:pPr>
            <w:r>
              <w:rPr>
                <w:sz w:val="17"/>
                <w:szCs w:val="17"/>
              </w:rPr>
              <w:t xml:space="preserve">Loại nhập: Nhóm trường (xem phác thảo).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3A009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01C0715">
            <w:pPr>
              <w:spacing w:after="0" w:line="240" w:lineRule="auto"/>
            </w:pPr>
            <w:r>
              <w:rPr>
                <w:sz w:val="17"/>
                <w:szCs w:val="17"/>
              </w:rPr>
              <w:t>Căn cứ tiền công/đơn giá có hiệu lực</w:t>
            </w:r>
          </w:p>
        </w:tc>
        <w:tc>
          <w:tcPr>
            <w:tcW w:w="6700" w:type="dxa"/>
          </w:tcPr>
          <w:p w14:paraId="5822541E">
            <w:pPr>
              <w:spacing w:after="0" w:line="240" w:lineRule="auto"/>
            </w:pPr>
            <w:r>
              <w:rPr>
                <w:sz w:val="17"/>
                <w:szCs w:val="17"/>
              </w:rPr>
              <w:t xml:space="preserve">Loại nhập: Chỉ hiển thị. Bắt buộc: Có. Trước tính.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F6C9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1FBC785">
            <w:pPr>
              <w:spacing w:after="0" w:line="240" w:lineRule="auto"/>
            </w:pPr>
            <w:r>
              <w:rPr>
                <w:sz w:val="17"/>
                <w:szCs w:val="17"/>
              </w:rPr>
              <w:t>Người xác nhận bản tính</w:t>
            </w:r>
          </w:p>
        </w:tc>
        <w:tc>
          <w:tcPr>
            <w:tcW w:w="6700" w:type="dxa"/>
          </w:tcPr>
          <w:p w14:paraId="057EE9E6">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ins w:id="3142" w:author="Claude" w:date="2026-10-08T00:00:00Z"/>
        </w:trPr>
        <w:tc>
          <w:tcPr>
            <w:tcW w:w="2300" w:type="dxa"/>
          </w:tcPr>
          <w:p>
            <w:pPr>
              <w:spacing w:after="0" w:line="240" w:lineRule="auto"/>
              <w:rPr>
                <w:ins w:id="3143" w:author="Claude" w:date="2026-10-08T00:00:00Z"/>
              </w:rPr>
            </w:pPr>
            <w:ins w:id="3144" w:author="Claude" w:date="2026-10-08T00:00:00Z">
              <w:r>
                <w:rPr>
                  <w:sz w:val="17"/>
                  <w:szCs w:val="17"/>
                </w:rPr>
                <w:t xml:space="preserve">(4) Tháng, nhân viên, khoản cộng/trừ và lý do</w:t>
              </w:r>
            </w:ins>
          </w:p>
        </w:tc>
        <w:tc>
          <w:tcPr>
            <w:tcW w:w="6700" w:type="dxa"/>
          </w:tcPr>
          <w:p>
            <w:pPr>
              <w:spacing w:after="0" w:line="240" w:lineRule="auto"/>
              <w:rPr>
                <w:ins w:id="3145" w:author="Claude" w:date="2026-10-08T00:00:00Z"/>
              </w:rPr>
            </w:pPr>
            <w:ins w:id="3146" w:author="Claude" w:date="2026-10-08T00:00:00Z">
              <w:r>
                <w:rPr>
                  <w:sz w:val="17"/>
                  <w:szCs w:val="17"/>
                </w:rPr>
                <w:t xml:space="preserve">Loại nhập: Nhóm trường (xem phác thảo). Bắt buộc: Có khi lập bảng lương tháng (UC59 nhánh 1a); lý do bắt buộc với khoản cộng/trừ. Thông báo lỗi khi thiếu: MSG01.</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ins w:id="3147" w:author="Claude" w:date="2026-10-08T00:00:00Z"/>
        </w:trPr>
        <w:tc>
          <w:tcPr>
            <w:tcW w:w="2300" w:type="dxa"/>
          </w:tcPr>
          <w:p>
            <w:pPr>
              <w:spacing w:after="0" w:line="240" w:lineRule="auto"/>
              <w:rPr>
                <w:ins w:id="3148" w:author="Claude" w:date="2026-10-08T00:00:00Z"/>
              </w:rPr>
            </w:pPr>
            <w:ins w:id="3149" w:author="Claude" w:date="2026-10-08T00:00:00Z">
              <w:r>
                <w:rPr>
                  <w:sz w:val="17"/>
                  <w:szCs w:val="17"/>
                </w:rPr>
                <w:t xml:space="preserve">(5) Dòng khoán việc đã nghiệm thu</w:t>
              </w:r>
            </w:ins>
          </w:p>
        </w:tc>
        <w:tc>
          <w:tcPr>
            <w:tcW w:w="6700" w:type="dxa"/>
          </w:tcPr>
          <w:p>
            <w:pPr>
              <w:spacing w:after="0" w:line="240" w:lineRule="auto"/>
              <w:rPr>
                <w:ins w:id="3150" w:author="Claude" w:date="2026-10-08T00:00:00Z"/>
              </w:rPr>
            </w:pPr>
            <w:ins w:id="3151" w:author="Claude" w:date="2026-10-08T00:00:00Z">
              <w:r>
                <w:rPr>
                  <w:sz w:val="17"/>
                  <w:szCs w:val="17"/>
                </w:rPr>
                <w:t xml:space="preserve">Loại nhập: Chỉ hiển thị. Số tiền khoán của việc nghiệm thu đạt thành dòng phải trả (UC59 nhánh 1b).</w:t>
              </w:r>
            </w:ins>
          </w:p>
        </w:tc>
      </w:tr>
    </w:tbl>
    <w:p w14:paraId="2091A500">
      <w:pPr>
        <w:spacing w:before="60" w:after="20"/>
      </w:pPr>
      <w:r>
        <w:rPr>
          <w:sz w:val="18"/>
          <w:szCs w:val="18"/>
        </w:rPr>
        <w:t xml:space="preserve">Thông báo liên quan: </w:t>
      </w:r>
      <w:r>
        <w:fldChar w:fldCharType="begin"/>
        <w:instrText xml:space="preserve"> HYPERLINK \l "MSG50" \o "MSG50 (Cảnh báo): Chưa đủ chấm công hoặc mức lương/đơn giá hiệu lực nên chưa thể chốt." </w:instrText>
        <w:fldChar w:fldCharType="separate"/>
      </w:r>
      <w:r>
        <w:rPr>
          <w:sz w:val="18"/>
          <w:szCs w:val="18"/>
        </w:rPr>
        <w:t>MSG50</w:t>
        <w:fldChar w:fldCharType="end"/>
        <w:t xml:space="preserve"> (Chưa đủ căn cứ để chốt lao động).</w:t>
      </w:r>
    </w:p>
    <w:p w14:paraId="7A3922EE">
      <w:pPr>
        <w:spacing w:after="60"/>
      </w:pPr>
      <w:r>
        <w:rPr>
          <w:sz w:val="18"/>
          <w:szCs w:val="18"/>
        </w:rPr>
        <w:t>UC liên kết: UC55 — từng lao động và người nhận khoán; UC57 — chấm công từng người/ngày; UC58 — quy tắc hoặc thỏa thuận tiền công; UC61 — tiền thực trả qua trung gian.</w:t>
      </w:r>
    </w:p>
    <w:p w14:paraId="44CFF245">
      <w:pPr>
        <w:pStyle w:val="4"/>
        <w:keepNext/>
      </w:pPr>
      <w:bookmarkStart w:id="324" w:name="_Toc2899"/>
      <w:bookmarkStart w:id="325" w:name="_Toc32641"/>
      <w:r>
        <w:t>9.6 Chốt quyết toán lao động (SCR-44)</w:t>
      </w:r>
      <w:bookmarkEnd w:id="324"/>
      <w:bookmarkEnd w:id="325"/>
    </w:p>
    <w:p w14:paraId="165E3605">
      <w:pPr>
        <w:spacing w:after="60"/>
      </w:pPr>
      <w:r>
        <w:rPr>
          <w:sz w:val="19"/>
          <w:szCs w:val="19"/>
        </w:rPr>
        <w:t>UC liên quan: UC60. Nhóm chức năng: Nhân sự và chi phí lao động.</w:t>
      </w:r>
    </w:p>
    <w:p w14:paraId="3A67F655">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29BF5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3193FE9A">
            <w:pPr>
              <w:spacing w:after="0" w:line="240" w:lineRule="auto"/>
            </w:pPr>
            <w:r>
              <w:rPr>
                <w:sz w:val="17"/>
                <w:szCs w:val="17"/>
              </w:rPr>
              <w:t>(1) Màn hình Chốt quyết toán: danh sách Bản nháp theo kỳ/việc/người; trạng thái căn cứ; [Mở xem xét].</w:t>
            </w:r>
          </w:p>
          <w:p w14:paraId="7C11F24D">
            <w:pPr>
              <w:spacing w:after="0" w:line="240" w:lineRule="auto"/>
            </w:pPr>
            <w:r>
              <w:rPr>
                <w:sz w:val="17"/>
                <w:szCs w:val="17"/>
              </w:rPr>
              <w:t>(2) Phiếu xem xét: vùng Người nhận</w:t>
            </w:r>
          </w:p>
          <w:p w14:paraId="7ED909A7">
            <w:pPr>
              <w:spacing w:after="0" w:line="240" w:lineRule="auto"/>
            </w:pPr>
            <w:r>
              <w:rPr>
                <w:sz w:val="17"/>
                <w:szCs w:val="17"/>
              </w:rPr>
              <w:t>(3) bảng Căn cứ, mức, phép tính</w:t>
            </w:r>
          </w:p>
          <w:p w14:paraId="593025DD">
            <w:pPr>
              <w:spacing w:after="0" w:line="240" w:lineRule="auto"/>
            </w:pPr>
            <w:r>
              <w:rPr>
                <w:sz w:val="17"/>
                <w:szCs w:val="17"/>
              </w:rPr>
              <w:t>(4) vùng Các quyết toán/chi tiền trước</w:t>
            </w:r>
          </w:p>
          <w:p w14:paraId="013E275F">
            <w:pPr>
              <w:spacing w:after="0" w:line="240" w:lineRule="auto"/>
            </w:pPr>
            <w:r>
              <w:rPr>
                <w:sz w:val="17"/>
                <w:szCs w:val="17"/>
              </w:rPr>
              <w:t>(5) [Yêu cầu sửa nháp] [Xác nhận chốt] [Xem nhật ký sửa].</w:t>
            </w:r>
          </w:p>
        </w:tc>
      </w:tr>
    </w:tbl>
    <w:p w14:paraId="2A59A17B">
      <w:pPr>
        <w:spacing w:after="40"/>
      </w:pPr>
    </w:p>
    <w:p w14:paraId="2F01E91B">
      <w:pPr>
        <w:keepNext/>
        <w:spacing w:before="40" w:after="20"/>
      </w:pPr>
      <w:r>
        <w:rPr>
          <w:b/>
        </w:rPr>
        <w:t>Màn hình này cho phép Chủ HTX:</w:t>
      </w:r>
    </w:p>
    <w:p w14:paraId="7A6202F6">
      <w:pPr>
        <w:spacing w:after="10"/>
        <w:ind w:left="360" w:hanging="220"/>
      </w:pPr>
      <w:r>
        <w:rPr>
          <w:sz w:val="19"/>
          <w:szCs w:val="19"/>
        </w:rPr>
        <w:t>• Chủ HTX mở bảng nháp UC59.</w:t>
      </w:r>
    </w:p>
    <w:p w14:paraId="3178FEEF">
      <w:pPr>
        <w:spacing w:after="10"/>
        <w:ind w:left="360" w:hanging="220"/>
      </w:pPr>
      <w:r>
        <w:rPr>
          <w:sz w:val="19"/>
          <w:szCs w:val="19"/>
        </w:rPr>
        <w:t>• Chủ HTX rà từng người/ngày, đơn giá, tổng tiền và chỉnh số liệu kèm lý do.</w:t>
      </w:r>
    </w:p>
    <w:p w14:paraId="012E7CA8">
      <w:pPr>
        <w:spacing w:after="10"/>
        <w:ind w:left="360" w:hanging="220"/>
      </w:pPr>
      <w:r>
        <w:rPr>
          <w:sz w:val="19"/>
          <w:szCs w:val="19"/>
        </w:rPr>
        <w:t>• Chủ HTX duyệt; quyết toán chuyển sang Đã duyệt, hệ thống chốt nghĩa vụ phải trả và ghi người duyệt.</w:t>
      </w:r>
    </w:p>
    <w:p w14:paraId="28A73AD8">
      <w:pPr>
        <w:spacing w:after="10"/>
        <w:ind w:left="360" w:hanging="220"/>
      </w:pPr>
      <w:r>
        <w:rPr>
          <w:sz w:val="19"/>
          <w:szCs w:val="19"/>
        </w:rPr>
        <w:t>• Bảng chốt sẵn sàng cho UC61 và cho nhân viên xem ở UC62.</w:t>
      </w:r>
    </w:p>
    <w:p w14:paraId="540A071E">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2EF17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19DBB43C">
            <w:pPr>
              <w:spacing w:after="0" w:line="240" w:lineRule="auto"/>
            </w:pPr>
            <w:r>
              <w:rPr>
                <w:b/>
                <w:sz w:val="17"/>
                <w:szCs w:val="17"/>
              </w:rPr>
              <w:t>Field Name</w:t>
            </w:r>
          </w:p>
        </w:tc>
        <w:tc>
          <w:tcPr>
            <w:tcW w:w="6700" w:type="dxa"/>
            <w:shd w:val="clear" w:color="auto" w:fill="DCE6F1"/>
          </w:tcPr>
          <w:p w14:paraId="5383380B">
            <w:pPr>
              <w:spacing w:after="0" w:line="240" w:lineRule="auto"/>
            </w:pPr>
            <w:r>
              <w:rPr>
                <w:b/>
                <w:sz w:val="17"/>
                <w:szCs w:val="17"/>
              </w:rPr>
              <w:t>Description</w:t>
            </w:r>
          </w:p>
        </w:tc>
      </w:tr>
      <w:tr w14:paraId="38E0C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0A85D5F">
            <w:pPr>
              <w:spacing w:after="0" w:line="240" w:lineRule="auto"/>
            </w:pPr>
            <w:r>
              <w:rPr>
                <w:sz w:val="17"/>
                <w:szCs w:val="17"/>
              </w:rPr>
              <w:t>(1) Bản nháp quyết toán</w:t>
            </w:r>
          </w:p>
        </w:tc>
        <w:tc>
          <w:tcPr>
            <w:tcW w:w="6700" w:type="dxa"/>
          </w:tcPr>
          <w:p w14:paraId="175BD95A">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5F55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0EDA5F4">
            <w:pPr>
              <w:spacing w:after="0" w:line="240" w:lineRule="auto"/>
            </w:pPr>
            <w:r>
              <w:rPr>
                <w:sz w:val="17"/>
                <w:szCs w:val="17"/>
              </w:rPr>
              <w:t>Lý do điều chỉnh hoặc trả lại nháp</w:t>
            </w:r>
          </w:p>
        </w:tc>
        <w:tc>
          <w:tcPr>
            <w:tcW w:w="6700" w:type="dxa"/>
          </w:tcPr>
          <w:p w14:paraId="7173B8B2">
            <w:pPr>
              <w:spacing w:after="0" w:line="240" w:lineRule="auto"/>
            </w:pPr>
            <w:r>
              <w:rPr>
                <w:sz w:val="17"/>
                <w:szCs w:val="17"/>
              </w:rPr>
              <w:t>Loại nhập: Văn bản. Khi khác đề xuất.</w:t>
            </w:r>
          </w:p>
        </w:tc>
      </w:tr>
      <w:tr w14:paraId="493EF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1B9E2F5">
            <w:pPr>
              <w:spacing w:after="0" w:line="240" w:lineRule="auto"/>
            </w:pPr>
            <w:r>
              <w:rPr>
                <w:sz w:val="17"/>
                <w:szCs w:val="17"/>
              </w:rPr>
              <w:t>(5) Xác nhận số tiền và người nhận</w:t>
            </w:r>
          </w:p>
        </w:tc>
        <w:tc>
          <w:tcPr>
            <w:tcW w:w="6700" w:type="dxa"/>
          </w:tcPr>
          <w:p w14:paraId="154780D5">
            <w:pPr>
              <w:spacing w:after="0" w:line="240" w:lineRule="auto"/>
            </w:pPr>
            <w:r>
              <w:rPr>
                <w:sz w:val="17"/>
                <w:szCs w:val="17"/>
              </w:rPr>
              <w:t xml:space="preserve">Loại nhập: Nhóm trường (xem phác thảo). Bắt buộc: Có. Trước chốt.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14:paraId="70C0FB57">
      <w:pPr>
        <w:spacing w:before="60" w:after="20"/>
      </w:pPr>
      <w:r>
        <w:rPr>
          <w:sz w:val="18"/>
          <w:szCs w:val="18"/>
        </w:rPr>
        <w:t xml:space="preserve">Thông báo liên quan: </w:t>
      </w:r>
      <w:r>
        <w:fldChar w:fldCharType="begin"/>
        <w:instrText xml:space="preserve"> HYPERLINK \l "MSG03" \o "MSG03 (Lỗi): {object_name} đã tồn tại. Hệ thống mở bản ghi hiện có để bạn kiểm tra, không tạo bản sao." </w:instrText>
        <w:fldChar w:fldCharType="separate"/>
      </w:r>
      <w:r>
        <w:rPr>
          <w:sz w:val="18"/>
          <w:szCs w:val="18"/>
        </w:rPr>
        <w:t>MSG03</w:t>
        <w:fldChar w:fldCharType="end"/>
        <w:t xml:space="preserve"> (Bản ghi đã tồn tại); </w:t>
      </w:r>
      <w:r>
        <w:fldChar w:fldCharType="begin"/>
        <w:instrText xml:space="preserve"> HYPERLINK \l "MSG50" \o "MSG50 (Cảnh báo): Chưa đủ chấm công hoặc mức lương/đơn giá hiệu lực nên chưa thể chốt." </w:instrText>
        <w:fldChar w:fldCharType="separate"/>
      </w:r>
      <w:r>
        <w:rPr>
          <w:sz w:val="18"/>
          <w:szCs w:val="18"/>
        </w:rPr>
        <w:t>MSG50</w:t>
        <w:fldChar w:fldCharType="end"/>
        <w:t xml:space="preserve"> (Chưa đủ căn cứ để chốt lao động).</w:t>
      </w:r>
    </w:p>
    <w:p w14:paraId="55F9AECA">
      <w:pPr>
        <w:spacing w:after="60"/>
      </w:pPr>
      <w:r>
        <w:rPr>
          <w:sz w:val="18"/>
          <w:szCs w:val="18"/>
        </w:rPr>
        <w:t>UC liên kết: UC59: nhận bản nháp; UC57/UC58: kiểm chứng căn cứ; UC61: chi theo khoản đã chốt; UC62: hiển thị khi được phép công bố cho người lao động.</w:t>
      </w:r>
    </w:p>
    <w:p w14:paraId="53D290E8">
      <w:pPr>
        <w:pStyle w:val="4"/>
        <w:keepNext/>
      </w:pPr>
      <w:bookmarkStart w:id="326" w:name="_Toc20760"/>
      <w:bookmarkStart w:id="327" w:name="_Toc26786"/>
      <w:r>
        <w:t>9.7 Chi trả lao động (SCR-45)</w:t>
      </w:r>
      <w:bookmarkEnd w:id="326"/>
      <w:bookmarkEnd w:id="327"/>
    </w:p>
    <w:p w14:paraId="0E5998F0">
      <w:pPr>
        <w:spacing w:after="60"/>
      </w:pPr>
      <w:r>
        <w:rPr>
          <w:sz w:val="19"/>
          <w:szCs w:val="19"/>
        </w:rPr>
        <w:t>UC liên quan: UC61. Nhóm chức năng: Nhân sự và chi phí lao động.</w:t>
      </w:r>
    </w:p>
    <w:p w14:paraId="151945B2">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59B6C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7D25EAF5">
            <w:pPr>
              <w:spacing w:after="0" w:line="240" w:lineRule="auto"/>
            </w:pPr>
            <w:r>
              <w:rPr>
                <w:sz w:val="17"/>
                <w:szCs w:val="17"/>
              </w:rPr>
              <w:t>(1) Màn hình Khoản phải trả: [Kỳ/việc] [Người nhận] [Còn phải trả]; bảng Nghĩa vụ/Đã chi/Còn lại; [Ghi chi].</w:t>
            </w:r>
          </w:p>
          <w:p w14:paraId="5FDE37DA">
            <w:pPr>
              <w:spacing w:after="0" w:line="240" w:lineRule="auto"/>
            </w:pPr>
            <w:r>
              <w:rPr>
                <w:sz w:val="17"/>
                <w:szCs w:val="17"/>
              </w:rPr>
              <w:t>(2) Phiếu chi: [Quyết toán gốc] [Người nhận thực tế] [Số tiền] [Ngày chi] [Phương thức] [Mã tham chiếu/chứng từ] [Ghi chú]</w:t>
            </w:r>
          </w:p>
          <w:p w14:paraId="7FA69EA7">
            <w:pPr>
              <w:spacing w:after="0" w:line="240" w:lineRule="auto"/>
            </w:pPr>
            <w:r>
              <w:rPr>
                <w:sz w:val="17"/>
                <w:szCs w:val="17"/>
              </w:rPr>
              <w:t>(3) [Xem phân bổ] [Xác nhận].</w:t>
            </w:r>
          </w:p>
        </w:tc>
      </w:tr>
    </w:tbl>
    <w:p w14:paraId="335F4F1A">
      <w:pPr>
        <w:spacing w:after="40"/>
      </w:pPr>
    </w:p>
    <w:p w14:paraId="677090F8">
      <w:pPr>
        <w:keepNext/>
        <w:spacing w:before="40" w:after="20"/>
      </w:pPr>
      <w:r>
        <w:rPr>
          <w:b/>
        </w:rPr>
        <w:t>Màn hình này cho phép Chủ HTX, Kế toán:</w:t>
      </w:r>
    </w:p>
    <w:p w14:paraId="296DC0DE">
      <w:pPr>
        <w:spacing w:after="10"/>
        <w:ind w:left="360" w:hanging="220"/>
      </w:pPr>
      <w:r>
        <w:rPr>
          <w:sz w:val="19"/>
          <w:szCs w:val="19"/>
        </w:rPr>
        <w:t>• Người thao tác chọn nghĩa vụ còn phải trả.</w:t>
      </w:r>
    </w:p>
    <w:p w14:paraId="6BD98742">
      <w:pPr>
        <w:spacing w:after="10"/>
        <w:ind w:left="360" w:hanging="220"/>
      </w:pPr>
      <w:r>
        <w:rPr>
          <w:sz w:val="19"/>
          <w:szCs w:val="19"/>
        </w:rPr>
        <w:t>• Người thao tác nhập người nhận, số tiền, ngày, phương thức, tham chiếu và chứng từ (ảnh biên lai hoặc chữ ký).</w:t>
      </w:r>
    </w:p>
    <w:p w14:paraId="210DDD13">
      <w:pPr>
        <w:spacing w:after="10"/>
        <w:ind w:left="360" w:hanging="220"/>
      </w:pPr>
      <w:r>
        <w:rPr>
          <w:sz w:val="19"/>
          <w:szCs w:val="19"/>
        </w:rPr>
        <w:t>• Người thao tác xác nhận; hệ thống lưu khoản chi gắn nghĩa vụ gốc và tính lại số còn phải trả; khi tổng chi bằng nghĩa vụ, quyết toán chuyển sang Đã chi đủ.</w:t>
      </w:r>
    </w:p>
    <w:p w14:paraId="7D7BAE6B">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0D801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7E2BF9E9">
            <w:pPr>
              <w:spacing w:after="0" w:line="240" w:lineRule="auto"/>
            </w:pPr>
            <w:r>
              <w:rPr>
                <w:b/>
                <w:sz w:val="17"/>
                <w:szCs w:val="17"/>
              </w:rPr>
              <w:t>Field Name</w:t>
            </w:r>
          </w:p>
        </w:tc>
        <w:tc>
          <w:tcPr>
            <w:tcW w:w="6700" w:type="dxa"/>
            <w:shd w:val="clear" w:color="auto" w:fill="DCE6F1"/>
          </w:tcPr>
          <w:p w14:paraId="36AC032A">
            <w:pPr>
              <w:spacing w:after="0" w:line="240" w:lineRule="auto"/>
            </w:pPr>
            <w:r>
              <w:rPr>
                <w:b/>
                <w:sz w:val="17"/>
                <w:szCs w:val="17"/>
              </w:rPr>
              <w:t>Description</w:t>
            </w:r>
          </w:p>
        </w:tc>
      </w:tr>
      <w:tr w14:paraId="1D66A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E5970E9">
            <w:pPr>
              <w:spacing w:after="0" w:line="240" w:lineRule="auto"/>
            </w:pPr>
            <w:r>
              <w:rPr>
                <w:sz w:val="17"/>
                <w:szCs w:val="17"/>
              </w:rPr>
              <w:t>(2) Quyết toán đã chốt</w:t>
            </w:r>
          </w:p>
        </w:tc>
        <w:tc>
          <w:tcPr>
            <w:tcW w:w="6700" w:type="dxa"/>
          </w:tcPr>
          <w:p w14:paraId="1EA905EB">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CF77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A94CEBC">
            <w:pPr>
              <w:spacing w:after="0" w:line="240" w:lineRule="auto"/>
            </w:pPr>
            <w:r>
              <w:rPr>
                <w:sz w:val="17"/>
                <w:szCs w:val="17"/>
              </w:rPr>
              <w:t>(2) Người nhận thực tế (người nhận khoán hoặc nhân viên)</w:t>
            </w:r>
          </w:p>
        </w:tc>
        <w:tc>
          <w:tcPr>
            <w:tcW w:w="6700" w:type="dxa"/>
          </w:tcPr>
          <w:p w14:paraId="1B2CFC43">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3DE9B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E129102">
            <w:pPr>
              <w:spacing w:after="0" w:line="240" w:lineRule="auto"/>
            </w:pPr>
            <w:r>
              <w:rPr>
                <w:sz w:val="17"/>
                <w:szCs w:val="17"/>
              </w:rPr>
              <w:t>(2) Số tiền thực chi &gt; 0, ngày chi, phương thức</w:t>
            </w:r>
          </w:p>
        </w:tc>
        <w:tc>
          <w:tcPr>
            <w:tcW w:w="6700" w:type="dxa"/>
          </w:tcPr>
          <w:p w14:paraId="564E83D6">
            <w:pPr>
              <w:spacing w:after="0" w:line="240" w:lineRule="auto"/>
            </w:pPr>
            <w:r>
              <w:rPr>
                <w:sz w:val="17"/>
                <w:szCs w:val="17"/>
              </w:rPr>
              <w:t xml:space="preserve">Loại nhập: Nhóm trường (xem phác thảo).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46B9D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35DE4C9">
            <w:pPr>
              <w:spacing w:after="0" w:line="240" w:lineRule="auto"/>
            </w:pPr>
            <w:r>
              <w:rPr>
                <w:sz w:val="17"/>
                <w:szCs w:val="17"/>
              </w:rPr>
              <w:t>(2) Mã tham chiếu/chứng từ</w:t>
            </w:r>
          </w:p>
        </w:tc>
        <w:tc>
          <w:tcPr>
            <w:tcW w:w="6700" w:type="dxa"/>
          </w:tcPr>
          <w:p w14:paraId="3A1D520D">
            <w:pPr>
              <w:spacing w:after="0" w:line="240" w:lineRule="auto"/>
            </w:pPr>
            <w:r>
              <w:rPr>
                <w:sz w:val="17"/>
                <w:szCs w:val="17"/>
              </w:rPr>
              <w:t>Loại nhập: Văn bản. Khi phương thức có hoặc theo quy trình HTX.</w:t>
            </w:r>
          </w:p>
        </w:tc>
      </w:tr>
      <w:tr w14:paraId="1A22A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EDEF1FC">
            <w:pPr>
              <w:spacing w:after="0" w:line="240" w:lineRule="auto"/>
            </w:pPr>
            <w:r>
              <w:rPr>
                <w:sz w:val="17"/>
                <w:szCs w:val="17"/>
              </w:rPr>
              <w:t>Lý do điều chỉnh</w:t>
            </w:r>
          </w:p>
        </w:tc>
        <w:tc>
          <w:tcPr>
            <w:tcW w:w="6700" w:type="dxa"/>
          </w:tcPr>
          <w:p w14:paraId="54D6D36B">
            <w:pPr>
              <w:spacing w:after="0" w:line="240" w:lineRule="auto"/>
            </w:pPr>
            <w:r>
              <w:rPr>
                <w:sz w:val="17"/>
                <w:szCs w:val="17"/>
              </w:rPr>
              <w:t>Loại nhập: Văn bản. Khi sửa giao dịch chi đã ghi.</w:t>
            </w:r>
          </w:p>
        </w:tc>
      </w:tr>
    </w:tbl>
    <w:p w14:paraId="1DACEE84">
      <w:pPr>
        <w:spacing w:before="60" w:after="20"/>
      </w:pPr>
      <w:r>
        <w:rPr>
          <w:sz w:val="18"/>
          <w:szCs w:val="18"/>
        </w:rPr>
        <w:t xml:space="preserve">Thông báo liên quan: </w:t>
      </w:r>
      <w:r>
        <w:fldChar w:fldCharType="begin"/>
        <w:instrText xml:space="preserve"> HYPERLINK \l "MSG03" \o "MSG03 (Lỗi): {object_name} đã tồn tại. Hệ thống mở bản ghi hiện có để bạn kiểm tra, không tạo bản sao." </w:instrText>
        <w:fldChar w:fldCharType="separate"/>
      </w:r>
      <w:r>
        <w:rPr>
          <w:sz w:val="18"/>
          <w:szCs w:val="18"/>
        </w:rPr>
        <w:t>MSG03</w:t>
        <w:fldChar w:fldCharType="end"/>
        <w:t xml:space="preserve"> (Bản ghi đã tồn tại).</w:t>
      </w:r>
    </w:p>
    <w:p w14:paraId="08469646">
      <w:pPr>
        <w:spacing w:after="60"/>
      </w:pPr>
      <w:r>
        <w:rPr>
          <w:sz w:val="18"/>
          <w:szCs w:val="18"/>
        </w:rPr>
        <w:t>UC liên kết: UC60: lấy nghĩa vụ đã chốt; UC55: xác định người nhận khoán; UC62: nhân viên xem tiền đã nhận của chính mình; UC75: kiểm tra điều chỉnh và người thao tác.</w:t>
      </w:r>
    </w:p>
    <w:p w14:paraId="749D157B">
      <w:pPr>
        <w:pStyle w:val="4"/>
        <w:keepNext/>
      </w:pPr>
      <w:bookmarkStart w:id="328" w:name="_Toc4670"/>
      <w:bookmarkStart w:id="329" w:name="_Toc22903"/>
      <w:r>
        <w:t>9.8 Công việc và lương của tôi (SCR-46)</w:t>
      </w:r>
      <w:bookmarkEnd w:id="328"/>
      <w:bookmarkEnd w:id="329"/>
    </w:p>
    <w:p w14:paraId="16A84678">
      <w:pPr>
        <w:spacing w:after="60"/>
      </w:pPr>
      <w:r>
        <w:rPr>
          <w:sz w:val="19"/>
          <w:szCs w:val="19"/>
        </w:rPr>
        <w:t>UC liên quan: UC62. Nhóm chức năng: Nhân sự và chi phí lao động.</w:t>
      </w:r>
    </w:p>
    <w:p w14:paraId="240F06DD">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656E9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0766C50D">
            <w:pPr>
              <w:spacing w:after="0" w:line="240" w:lineRule="auto"/>
            </w:pPr>
            <w:r>
              <w:rPr>
                <w:sz w:val="17"/>
                <w:szCs w:val="17"/>
              </w:rPr>
              <w:t>(1) Màn hình Công việc và lương của tôi: tab [Việc được giao] [Chấm công] [Lương/Quyết toán]; [Kỳ thời gian].</w:t>
            </w:r>
          </w:p>
          <w:p w14:paraId="516F26DA">
            <w:pPr>
              <w:spacing w:after="0" w:line="240" w:lineRule="auto"/>
            </w:pPr>
            <w:r>
              <w:rPr>
                <w:sz w:val="17"/>
                <w:szCs w:val="17"/>
              </w:rPr>
              <w:t>(2) Tab Việc: bảng Mã việc/Phạm vi/Mốc/Trạng thái</w:t>
            </w:r>
          </w:p>
          <w:p w14:paraId="312AA329">
            <w:pPr>
              <w:spacing w:after="0" w:line="240" w:lineRule="auto"/>
            </w:pPr>
            <w:r>
              <w:rPr>
                <w:sz w:val="17"/>
                <w:szCs w:val="17"/>
              </w:rPr>
              <w:t>(3) Tab Chấm công: từng ngày và lịch sử hợp lệ</w:t>
            </w:r>
          </w:p>
          <w:p w14:paraId="3FF3BF97">
            <w:pPr>
              <w:spacing w:after="0" w:line="240" w:lineRule="auto"/>
            </w:pPr>
            <w:r>
              <w:rPr>
                <w:sz w:val="17"/>
                <w:szCs w:val="17"/>
              </w:rPr>
              <w:t>(4) Tab Lương: kỳ/việc, cơ sở, số phải trả, đã trả, còn lại</w:t>
            </w:r>
          </w:p>
          <w:p w14:paraId="6B5DA871">
            <w:pPr>
              <w:spacing w:after="0" w:line="240" w:lineRule="auto"/>
            </w:pPr>
            <w:r>
              <w:rPr>
                <w:sz w:val="17"/>
                <w:szCs w:val="17"/>
              </w:rPr>
              <w:t>(5) [Xem chi tiết]</w:t>
            </w:r>
          </w:p>
          <w:p w14:paraId="3067F425">
            <w:pPr>
              <w:spacing w:after="0" w:line="240" w:lineRule="auto"/>
            </w:pPr>
            <w:r>
              <w:rPr>
                <w:sz w:val="17"/>
                <w:szCs w:val="17"/>
              </w:rPr>
              <w:t>(6) Không có nút sửa dữ liệu đã xác nhận.</w:t>
            </w:r>
          </w:p>
        </w:tc>
      </w:tr>
    </w:tbl>
    <w:p w14:paraId="54818335">
      <w:pPr>
        <w:spacing w:after="40"/>
      </w:pPr>
    </w:p>
    <w:p w14:paraId="78EEEB7D">
      <w:pPr>
        <w:keepNext/>
        <w:spacing w:before="40" w:after="20"/>
      </w:pPr>
      <w:r>
        <w:rPr>
          <w:b/>
        </w:rPr>
        <w:t>Màn hình này cho phép Nhân viên:</w:t>
      </w:r>
    </w:p>
    <w:p w14:paraId="43E9BFFE">
      <w:pPr>
        <w:spacing w:after="10"/>
        <w:ind w:left="360" w:hanging="220"/>
      </w:pPr>
      <w:r>
        <w:rPr>
          <w:sz w:val="19"/>
          <w:szCs w:val="19"/>
        </w:rPr>
        <w:t>• Nhân viên mở Công việc và lương của tôi.</w:t>
      </w:r>
    </w:p>
    <w:p w14:paraId="68FCA368">
      <w:pPr>
        <w:spacing w:after="10"/>
        <w:ind w:left="360" w:hanging="220"/>
      </w:pPr>
      <w:r>
        <w:rPr>
          <w:sz w:val="19"/>
          <w:szCs w:val="19"/>
        </w:rPr>
        <w:t>• Nhân viên chọn tab và kỳ.</w:t>
      </w:r>
    </w:p>
    <w:p w14:paraId="54BD4C85">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4E206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623BAA40">
            <w:pPr>
              <w:spacing w:after="0" w:line="240" w:lineRule="auto"/>
            </w:pPr>
            <w:r>
              <w:rPr>
                <w:b/>
                <w:sz w:val="17"/>
                <w:szCs w:val="17"/>
              </w:rPr>
              <w:t>Field Name</w:t>
            </w:r>
          </w:p>
        </w:tc>
        <w:tc>
          <w:tcPr>
            <w:tcW w:w="6700" w:type="dxa"/>
            <w:shd w:val="clear" w:color="auto" w:fill="DCE6F1"/>
          </w:tcPr>
          <w:p w14:paraId="6077C823">
            <w:pPr>
              <w:spacing w:after="0" w:line="240" w:lineRule="auto"/>
            </w:pPr>
            <w:r>
              <w:rPr>
                <w:b/>
                <w:sz w:val="17"/>
                <w:szCs w:val="17"/>
              </w:rPr>
              <w:t>Description</w:t>
            </w:r>
          </w:p>
        </w:tc>
      </w:tr>
      <w:tr w14:paraId="575F7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CC58EE8">
            <w:pPr>
              <w:spacing w:after="0" w:line="240" w:lineRule="auto"/>
            </w:pPr>
            <w:r>
              <w:rPr>
                <w:sz w:val="17"/>
                <w:szCs w:val="17"/>
              </w:rPr>
              <w:t>Khoảng thời gian/bộ lọc</w:t>
            </w:r>
          </w:p>
        </w:tc>
        <w:tc>
          <w:tcPr>
            <w:tcW w:w="6700" w:type="dxa"/>
          </w:tcPr>
          <w:p w14:paraId="11DD7AA4">
            <w:pPr>
              <w:spacing w:after="0" w:line="240" w:lineRule="auto"/>
            </w:pPr>
            <w:r>
              <w:rPr>
                <w:sz w:val="17"/>
                <w:szCs w:val="17"/>
              </w:rPr>
              <w:t>Loại nhập: Khoảng ngày (từ – đến). Bắt buộc: Không.</w:t>
            </w:r>
          </w:p>
        </w:tc>
      </w:tr>
      <w:tr w14:paraId="32662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3152" w:author="Claude" w:date="2026-10-08T00:00:00Z"/>
        </w:trPr>
        <w:tc>
          <w:tcPr>
            <w:tcW w:w="2300" w:type="dxa"/>
          </w:tcPr>
          <w:p w14:paraId="50628C2B">
            <w:pPr>
              <w:spacing w:after="0" w:line="240" w:lineRule="auto"/>
              <w:rPr>
                <w:del w:id="3154" w:author="Claude" w:date="2026-10-08T00:00:00Z"/>
              </w:rPr>
            </w:pPr>
            <w:del w:id="3153" w:author="Claude" w:date="2026-10-08T00:00:00Z">
              <w:r>
                <w:rPr>
                  <w:sz w:val="17"/>
                  <w:szCs w:val="17"/>
                </w:rPr>
                <w:delText xml:space="preserve">(6) Không có đầu vào chỉnh sửa chấm công, mức lương hay khoản chi.</w:delText>
              </w:r>
            </w:del>
          </w:p>
        </w:tc>
        <w:tc>
          <w:tcPr>
            <w:tcW w:w="6700" w:type="dxa"/>
          </w:tcPr>
          <w:p w14:paraId="1BA199BA">
            <w:pPr>
              <w:spacing w:after="0" w:line="240" w:lineRule="auto"/>
              <w:rPr>
                <w:del w:id="3156" w:author="Claude" w:date="2026-10-08T00:00:00Z"/>
              </w:rPr>
            </w:pPr>
            <w:del w:id="3155" w:author="Claude" w:date="2026-10-08T00:00:00Z">
              <w:r>
                <w:rPr>
                  <w:sz w:val="17"/>
                  <w:szCs w:val="17"/>
                </w:rPr>
                <w:delText xml:space="preserve">Loại nhập: Số.</w:delText>
              </w:r>
            </w:del>
          </w:p>
        </w:tc>
      </w:tr>
    </w:tbl>
    <w:p w14:paraId="5033BF1E">
      <w:pPr>
        <w:spacing w:before="60" w:after="20"/>
      </w:pPr>
      <w:r>
        <w:rPr>
          <w:sz w:val="18"/>
          <w:szCs w:val="18"/>
        </w:rPr>
        <w:t xml:space="preserve">Thông báo liên quan: </w:t>
      </w:r>
      <w:r>
        <w:fldChar w:fldCharType="begin"/>
        <w:instrText xml:space="preserve"> HYPERLINK \l "MSG08" \o "MSG08 (Thông tin): Chưa có dữ liệu cho {object_name} trong phạm vi đã chọn." </w:instrText>
        <w:fldChar w:fldCharType="separate"/>
      </w:r>
      <w:r>
        <w:rPr>
          <w:sz w:val="18"/>
          <w:szCs w:val="18"/>
        </w:rPr>
        <w:t>MSG08</w:t>
        <w:fldChar w:fldCharType="end"/>
        <w:t xml:space="preserve"> (Không có dữ liệu); </w:t>
      </w:r>
      <w:r>
        <w:fldChar w:fldCharType="begin"/>
        <w:instrText xml:space="preserve"> HYPERLINK \l "MSG51" \o "MSG51 (Lỗi): Tài khoản chưa liên kết rõ với hồ sơ nhân viên nên chưa thể hiển thị thông tin cá nhân." </w:instrText>
        <w:fldChar w:fldCharType="separate"/>
      </w:r>
      <w:r>
        <w:rPr>
          <w:sz w:val="18"/>
          <w:szCs w:val="18"/>
        </w:rPr>
        <w:t>MSG51</w:t>
        <w:fldChar w:fldCharType="end"/>
        <w:t xml:space="preserve"> (Tài khoản chưa liên kết hồ sơ nhân viên).</w:t>
      </w:r>
    </w:p>
    <w:p w14:paraId="64CEAB9F">
      <w:pPr>
        <w:spacing w:after="60"/>
      </w:pPr>
      <w:r>
        <w:rPr>
          <w:sz w:val="18"/>
          <w:szCs w:val="18"/>
        </w:rPr>
        <w:t>UC liên kết: UC56: nguồn việc và kết quả; UC57: nguồn chấm công; UC60/UC61: nguồn phải trả và đã chi; UC10: liên kết định danh nhân viên.</w:t>
      </w:r>
    </w:p>
    <w:p w14:paraId="26BC1951"/>
    <w:p w14:paraId="74E569BC">
      <w:pPr>
        <w:pStyle w:val="3"/>
      </w:pPr>
      <w:bookmarkStart w:id="330" w:name="_Toc17118"/>
      <w:bookmarkStart w:id="331" w:name="_Toc17794"/>
      <w:r>
        <w:t>10. Báo cáo</w:t>
      </w:r>
      <w:bookmarkEnd w:id="330"/>
      <w:bookmarkEnd w:id="331"/>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3"/>
        <w:gridCol w:w="2400"/>
        <w:gridCol w:w="5467"/>
      </w:tblGrid>
      <w:tr w14:paraId="1BFA3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33" w:type="dxa"/>
            <w:shd w:val="clear" w:color="auto" w:fill="DCE6F1"/>
          </w:tcPr>
          <w:p w14:paraId="26C626E7">
            <w:pPr>
              <w:spacing w:after="0" w:line="240" w:lineRule="auto"/>
            </w:pPr>
            <w:r>
              <w:rPr>
                <w:b/>
                <w:sz w:val="18"/>
              </w:rPr>
              <w:t>Requirement</w:t>
            </w:r>
          </w:p>
        </w:tc>
        <w:tc>
          <w:tcPr>
            <w:tcW w:w="2400" w:type="dxa"/>
            <w:shd w:val="clear" w:color="auto" w:fill="DCE6F1"/>
          </w:tcPr>
          <w:p w14:paraId="4585B6B7">
            <w:pPr>
              <w:spacing w:after="0" w:line="240" w:lineRule="auto"/>
            </w:pPr>
            <w:r>
              <w:rPr>
                <w:b/>
                <w:sz w:val="18"/>
              </w:rPr>
              <w:t>Use Case</w:t>
            </w:r>
          </w:p>
        </w:tc>
        <w:tc>
          <w:tcPr>
            <w:tcW w:w="5467" w:type="dxa"/>
            <w:shd w:val="clear" w:color="auto" w:fill="DCE6F1"/>
          </w:tcPr>
          <w:p w14:paraId="439F512E">
            <w:pPr>
              <w:spacing w:after="0" w:line="240" w:lineRule="auto"/>
            </w:pPr>
            <w:r>
              <w:rPr>
                <w:b/>
                <w:sz w:val="18"/>
              </w:rPr>
              <w:t>Required behavior</w:t>
            </w:r>
          </w:p>
        </w:tc>
      </w:tr>
      <w:tr w14:paraId="5BF7E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5FEA6A56">
            <w:pPr>
              <w:spacing w:after="0" w:line="240" w:lineRule="auto"/>
            </w:pPr>
            <w:r>
              <w:rPr>
                <w:sz w:val="17"/>
              </w:rPr>
              <w:t>FR-UC63</w:t>
            </w:r>
          </w:p>
        </w:tc>
        <w:tc>
          <w:tcPr>
            <w:tcW w:w="2400" w:type="dxa"/>
          </w:tcPr>
          <w:p w14:paraId="12D776BF">
            <w:pPr>
              <w:spacing w:after="0" w:line="240" w:lineRule="auto"/>
            </w:pPr>
            <w:r>
              <w:rPr>
                <w:sz w:val="17"/>
              </w:rPr>
              <w:t>Xem bảng điều hành vận hành</w:t>
            </w:r>
          </w:p>
        </w:tc>
        <w:tc>
          <w:tcPr>
            <w:tcW w:w="5467" w:type="dxa"/>
          </w:tcPr>
          <w:p w14:paraId="5FE3C109">
            <w:pPr>
              <w:spacing w:after="0" w:line="240" w:lineRule="auto"/>
            </w:pPr>
            <w:r>
              <w:rPr>
                <w:sz w:val="17"/>
              </w:rPr>
              <w:t>Dashboard theo quyền hiển thị đơn thương lái đang chờ thu, đang thu, chờ cân cảng, chờ truy xuất, chờ bàn giao; tiến độ bè/lối và số cân chốt theo đơn/lô khi đã có. Tổng kg cân chốt không được lặp theo từng bè; phần đang nuôi hoặc diện tích tô màu không là hàng tồn kg đã xác nhận.</w:t>
            </w:r>
          </w:p>
        </w:tc>
      </w:tr>
      <w:tr w14:paraId="77430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38C721EB">
            <w:pPr>
              <w:spacing w:after="0" w:line="240" w:lineRule="auto"/>
            </w:pPr>
            <w:r>
              <w:rPr>
                <w:sz w:val="17"/>
              </w:rPr>
              <w:t>FR-UC64</w:t>
            </w:r>
          </w:p>
        </w:tc>
        <w:tc>
          <w:tcPr>
            <w:tcW w:w="2400" w:type="dxa"/>
          </w:tcPr>
          <w:p w14:paraId="408AF2B8">
            <w:pPr>
              <w:spacing w:after="0" w:line="240" w:lineRule="auto"/>
            </w:pPr>
            <w:r>
              <w:rPr>
                <w:sz w:val="17"/>
              </w:rPr>
              <w:t>Phân tích bán hàng và khách hàng</w:t>
            </w:r>
          </w:p>
        </w:tc>
        <w:tc>
          <w:tcPr>
            <w:tcW w:w="5467" w:type="dxa"/>
          </w:tcPr>
          <w:p w14:paraId="30583F11">
            <w:pPr>
              <w:spacing w:after="0" w:line="240" w:lineRule="auto"/>
            </w:pPr>
            <w:r>
              <w:rPr>
                <w:sz w:val="17"/>
              </w:rPr>
              <w:t>Chủ HTX hoặc Kế toán có quyền chọn kỳ ngày, tuần, tháng, quý hay năm và phạm vi khách để phân tích kết quả bán. Hệ thống tách giá trị bán gốc UC48, giảm giá và tín dụng trả hàng hợp lệ, doanh thu thuần, tiền thực thu UC49 và công nợ UC50; Top 10 khách dùng chỉ tiêu xếp hạng hiển thị rõ. Người dùng so kỳ trước, mở giao dịch đóng góp hoặc gọi UC68 xuất đúng bộ lọc. Kỳ đang diễn ra được đánh dấu chưa hoàn chỉnh, kỳ đối chiếu có gốc bằng không phải xử lý rõ. Doanh thu tính theo ngày bán; giảm giá, trả hàng và hoàn tiền tính theo ngày điều chỉnh; Top 10 khách xếp theo doanh thu thuần.</w:t>
            </w:r>
          </w:p>
        </w:tc>
      </w:tr>
      <w:tr w14:paraId="1B8E8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48D22978">
            <w:pPr>
              <w:spacing w:after="0" w:line="240" w:lineRule="auto"/>
            </w:pPr>
            <w:r>
              <w:rPr>
                <w:sz w:val="17"/>
              </w:rPr>
              <w:t>FR-UC65</w:t>
            </w:r>
          </w:p>
        </w:tc>
        <w:tc>
          <w:tcPr>
            <w:tcW w:w="2400" w:type="dxa"/>
          </w:tcPr>
          <w:p w14:paraId="1EF07AC0">
            <w:pPr>
              <w:spacing w:after="0" w:line="240" w:lineRule="auto"/>
            </w:pPr>
            <w:r>
              <w:rPr>
                <w:sz w:val="17"/>
              </w:rPr>
              <w:t>Phân tích sản lượng và hiệu quả vùng nuôi</w:t>
            </w:r>
          </w:p>
        </w:tc>
        <w:tc>
          <w:tcPr>
            <w:tcW w:w="5467" w:type="dxa"/>
          </w:tcPr>
          <w:p w14:paraId="06B531C0">
            <w:pPr>
              <w:spacing w:after="0" w:line="240" w:lineRule="auto"/>
            </w:pPr>
            <w:r>
              <w:rPr>
                <w:sz w:val="17"/>
              </w:rPr>
              <w:t>Báo cáo vùng/nguồn đếm một lần khối lượng thu hoạch gốc và cân cảng của lô. Nếu hàng trả bán lại cho người mua khác bằng QR cũ, báo cáo ghi hai giao dịch bán cùng sự kiện trả nhưng không nhân đôi sản lượng thu hoạch; tiền bán lại thuộc đơn mới.</w:t>
            </w:r>
          </w:p>
        </w:tc>
      </w:tr>
      <w:tr w14:paraId="10ACE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126EC99F">
            <w:pPr>
              <w:spacing w:after="0" w:line="240" w:lineRule="auto"/>
            </w:pPr>
            <w:r>
              <w:rPr>
                <w:sz w:val="17"/>
              </w:rPr>
              <w:t>FR-UC66</w:t>
            </w:r>
          </w:p>
        </w:tc>
        <w:tc>
          <w:tcPr>
            <w:tcW w:w="2400" w:type="dxa"/>
          </w:tcPr>
          <w:p w14:paraId="075F6110">
            <w:pPr>
              <w:spacing w:after="0" w:line="240" w:lineRule="auto"/>
            </w:pPr>
            <w:r>
              <w:rPr>
                <w:sz w:val="17"/>
              </w:rPr>
              <w:t>Phân tích xu hướng giá bán</w:t>
            </w:r>
          </w:p>
        </w:tc>
        <w:tc>
          <w:tcPr>
            <w:tcW w:w="5467" w:type="dxa"/>
          </w:tcPr>
          <w:p w14:paraId="7EC59847">
            <w:pPr>
              <w:spacing w:after="0" w:line="240" w:lineRule="auto"/>
            </w:pPr>
            <w:r>
              <w:rPr>
                <w:sz w:val="17"/>
              </w:rPr>
              <w:t xml:space="preserve">UC66 phân tích giá thị trường đã chốt theo từng đơn sau cân tại cảng, không có chuỗi giá gợi ý từ bảng giá. Giá hiệu lực sau điều chỉnh chất lượng được trình bày riêng và có chứng từ (Giá hiệu lực = (giá trị bán gốc − giảm giá − tín dụng hàng trả) / (kg cân chốt − kg hàng trả), làm tròn lên nghìn đồng/kg khi hiển </w:t>
            </w:r>
            <w:del w:id="2741" w:author="Claude" w:date="2026-10-08T00:00:00Z">
              <w:r>
                <w:rPr>
                  <w:sz w:val="17"/>
                </w:rPr>
                <w:delText xml:space="preserve">thị);</w:delText>
              </w:r>
            </w:del>
            <w:ins w:id="2742" w:author="Claude" w:date="2026-10-08T00:00:00Z">
              <w:r>
                <w:rPr>
                  <w:sz w:val="17"/>
                </w:rPr>
                <w:t xml:space="preserve">thị, tính gộp theo kỳ và sản phẩm; mẫu số bằng 0 thì hiện “không áp dụng”);</w:t>
              </w:r>
            </w:ins>
            <w:r>
              <w:rPr>
                <w:sz w:val="17"/>
              </w:rPr>
              <w:t xml:space="preserve"> lịch sử giá của đơn cũ không đổi khi thị trường biến động.</w:t>
            </w:r>
          </w:p>
        </w:tc>
      </w:tr>
      <w:tr w14:paraId="01D04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6C628D98">
            <w:pPr>
              <w:spacing w:after="0" w:line="240" w:lineRule="auto"/>
            </w:pPr>
            <w:r>
              <w:rPr>
                <w:sz w:val="17"/>
              </w:rPr>
              <w:t>FR-UC67</w:t>
            </w:r>
          </w:p>
        </w:tc>
        <w:tc>
          <w:tcPr>
            <w:tcW w:w="2400" w:type="dxa"/>
          </w:tcPr>
          <w:p w14:paraId="21FB05DB">
            <w:pPr>
              <w:spacing w:after="0" w:line="240" w:lineRule="auto"/>
            </w:pPr>
            <w:r>
              <w:rPr>
                <w:sz w:val="17"/>
              </w:rPr>
              <w:t>Phân tích hàng trả và giảm giá</w:t>
            </w:r>
          </w:p>
        </w:tc>
        <w:tc>
          <w:tcPr>
            <w:tcW w:w="5467" w:type="dxa"/>
          </w:tcPr>
          <w:p w14:paraId="5B3ACA1F">
            <w:pPr>
              <w:spacing w:after="0" w:line="240" w:lineRule="auto"/>
            </w:pPr>
            <w:r>
              <w:rPr>
                <w:sz w:val="17"/>
              </w:rPr>
              <w:t>Báo cáo yêu cầu chất lượng, giảm giá và hàng trả theo giao dịch gốc của một đơn/một lô. Tách khiếu nại, điều chỉnh thương mại, hàng thực nhận lại, cách xử lý và tiền đã hoàn; không tính cùng một giảm trừ hai lần. Không dùng tỷ lệ phân loại sản lượng hay sửa số kg cân cảng gốc để trình bày điều chỉnh sau bán.</w:t>
            </w:r>
          </w:p>
        </w:tc>
      </w:tr>
      <w:tr w14:paraId="28CC5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6CDED271">
            <w:pPr>
              <w:spacing w:after="0" w:line="240" w:lineRule="auto"/>
            </w:pPr>
            <w:r>
              <w:rPr>
                <w:sz w:val="17"/>
              </w:rPr>
              <w:t>FR-UC68</w:t>
            </w:r>
          </w:p>
        </w:tc>
        <w:tc>
          <w:tcPr>
            <w:tcW w:w="2400" w:type="dxa"/>
          </w:tcPr>
          <w:p w14:paraId="318449DF">
            <w:pPr>
              <w:spacing w:after="0" w:line="240" w:lineRule="auto"/>
            </w:pPr>
            <w:r>
              <w:rPr>
                <w:sz w:val="17"/>
              </w:rPr>
              <w:t>Xuất báo cáo</w:t>
            </w:r>
          </w:p>
        </w:tc>
        <w:tc>
          <w:tcPr>
            <w:tcW w:w="5467" w:type="dxa"/>
          </w:tcPr>
          <w:p w14:paraId="6E82A8E5">
            <w:pPr>
              <w:spacing w:after="0" w:line="240" w:lineRule="auto"/>
            </w:pPr>
            <w:r>
              <w:rPr>
                <w:sz w:val="17"/>
              </w:rPr>
              <w:t>Người dùng đang xem một báo cáo UC64–UC67 và có quyền xuất chọn định dạng Excel hoặc PDF. OMTS kiểm lại quyền, giữ nguyên kỳ, bộ lọc, phạm vi dữ liệu và định nghĩa chỉ tiêu của phiên báo cáo đang hiển thị. Hệ thống tạo tệp có thời điểm sinh và ngữ cảnh tính toán, cho tải hoặc thông báo lỗi rõ ràng. Xuất tệp không thay số nguồn hay mở rộng quyền xem khách, nhân sự hoặc tài chính. Nếu phiên báo cáo đã hết hiệu lực hoặc quyền đổi, người dùng phải tải lại kết quả trước khi xuất. Excel và PDF là hai định dạng của cùng một UC, không phải quy trình nghiệp vụ riêng.</w:t>
            </w:r>
          </w:p>
        </w:tc>
      </w:tr>
    </w:tbl>
    <w:p w14:paraId="30864038">
      <w:pPr>
        <w:pStyle w:val="4"/>
        <w:keepNext/>
      </w:pPr>
      <w:bookmarkStart w:id="332" w:name="_Toc4724"/>
      <w:bookmarkStart w:id="333" w:name="_Toc15407"/>
      <w:r>
        <w:t>10.1 Bảng điều hành vận hành (SCR-47)</w:t>
      </w:r>
      <w:bookmarkEnd w:id="332"/>
      <w:bookmarkEnd w:id="333"/>
    </w:p>
    <w:p w14:paraId="49878D90">
      <w:pPr>
        <w:spacing w:after="60"/>
      </w:pPr>
      <w:r>
        <w:rPr>
          <w:sz w:val="19"/>
          <w:szCs w:val="19"/>
        </w:rPr>
        <w:t>UC liên quan: UC63. Nhóm chức năng: Báo cáo.</w:t>
      </w:r>
    </w:p>
    <w:p w14:paraId="6BB8EBA9">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201D7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601CCFD7">
            <w:pPr>
              <w:spacing w:after="0" w:line="240" w:lineRule="auto"/>
            </w:pPr>
            <w:r>
              <w:rPr>
                <w:sz w:val="17"/>
                <w:szCs w:val="17"/>
              </w:rPr>
              <w:t>(1) Màn hình Tổng quan: [Kỳ] [Vùng được phép]; thẻ Sản lượng đã thu / Giá trị bán / Tiền đã thu / Công nợ được phép xem.</w:t>
            </w:r>
          </w:p>
          <w:p w14:paraId="6E1AD521">
            <w:pPr>
              <w:spacing w:after="0" w:line="240" w:lineRule="auto"/>
            </w:pPr>
            <w:r>
              <w:rPr>
                <w:sz w:val="17"/>
                <w:szCs w:val="17"/>
              </w:rPr>
              <w:t>(2) Danh sách Cần xử lý: [Thiếu đo nước tháng] [Hồ sơ vùng sắp hết hạn] [Truy xuất chưa đầy đủ] [Đơn chờ nguồn hoặc giao]</w:t>
            </w:r>
          </w:p>
          <w:p w14:paraId="0C1CFB59">
            <w:pPr>
              <w:spacing w:after="0" w:line="240" w:lineRule="auto"/>
            </w:pPr>
            <w:r>
              <w:rPr>
                <w:sz w:val="17"/>
                <w:szCs w:val="17"/>
              </w:rPr>
              <w:t>(3) mỗi thẻ có [Xem chi tiết] và chú thích cách tính.</w:t>
            </w:r>
          </w:p>
        </w:tc>
      </w:tr>
    </w:tbl>
    <w:p w14:paraId="0CFBADBE">
      <w:pPr>
        <w:spacing w:after="40"/>
      </w:pPr>
    </w:p>
    <w:p w14:paraId="676A612B">
      <w:pPr>
        <w:keepNext/>
        <w:spacing w:before="40" w:after="20"/>
      </w:pPr>
      <w:r>
        <w:rPr>
          <w:b/>
        </w:rPr>
        <w:t>Màn hình này cho phép Chủ HTX, Quản lý khu, Kế toán:</w:t>
      </w:r>
    </w:p>
    <w:p w14:paraId="2B4D35DC">
      <w:pPr>
        <w:spacing w:after="10"/>
        <w:ind w:left="360" w:hanging="220"/>
      </w:pPr>
      <w:r>
        <w:rPr>
          <w:sz w:val="19"/>
          <w:szCs w:val="19"/>
        </w:rPr>
        <w:t>• Người dùng mở Tổng quan.</w:t>
      </w:r>
    </w:p>
    <w:p w14:paraId="2DADFB35">
      <w:pPr>
        <w:spacing w:after="10"/>
        <w:ind w:left="360" w:hanging="220"/>
      </w:pPr>
      <w:r>
        <w:rPr>
          <w:sz w:val="19"/>
          <w:szCs w:val="19"/>
        </w:rPr>
        <w:t>• Người dùng chọn kỳ hoặc vùng để làm mới số liệu.</w:t>
      </w:r>
    </w:p>
    <w:p w14:paraId="5D67279D">
      <w:pPr>
        <w:spacing w:after="10"/>
        <w:ind w:left="360" w:hanging="220"/>
      </w:pPr>
      <w:r>
        <w:rPr>
          <w:sz w:val="19"/>
          <w:szCs w:val="19"/>
        </w:rPr>
        <w:t>• Người dùng chọn một mục; hệ thống mở UC tương ứng và kiểm lại quyền.</w:t>
      </w:r>
    </w:p>
    <w:p w14:paraId="1763569A">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69A5F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30E1DA71">
            <w:pPr>
              <w:spacing w:after="0" w:line="240" w:lineRule="auto"/>
            </w:pPr>
            <w:r>
              <w:rPr>
                <w:b/>
                <w:sz w:val="17"/>
                <w:szCs w:val="17"/>
              </w:rPr>
              <w:t>Field Name</w:t>
            </w:r>
          </w:p>
        </w:tc>
        <w:tc>
          <w:tcPr>
            <w:tcW w:w="6700" w:type="dxa"/>
            <w:shd w:val="clear" w:color="auto" w:fill="DCE6F1"/>
          </w:tcPr>
          <w:p w14:paraId="2DFA96D2">
            <w:pPr>
              <w:spacing w:after="0" w:line="240" w:lineRule="auto"/>
            </w:pPr>
            <w:r>
              <w:rPr>
                <w:b/>
                <w:sz w:val="17"/>
                <w:szCs w:val="17"/>
              </w:rPr>
              <w:t>Description</w:t>
            </w:r>
          </w:p>
        </w:tc>
      </w:tr>
      <w:tr w14:paraId="3BB33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37B2993">
            <w:pPr>
              <w:spacing w:after="0" w:line="240" w:lineRule="auto"/>
            </w:pPr>
            <w:r>
              <w:rPr>
                <w:sz w:val="17"/>
                <w:szCs w:val="17"/>
              </w:rPr>
              <w:t>Kỳ và bộ lọc vùng</w:t>
            </w:r>
          </w:p>
        </w:tc>
        <w:tc>
          <w:tcPr>
            <w:tcW w:w="6700" w:type="dxa"/>
          </w:tcPr>
          <w:p w14:paraId="340DE8B8">
            <w:pPr>
              <w:spacing w:after="0" w:line="240" w:lineRule="auto"/>
            </w:pPr>
            <w:r>
              <w:rPr>
                <w:sz w:val="17"/>
                <w:szCs w:val="17"/>
              </w:rPr>
              <w:t>Loại nhập: Nhóm trường (xem phác thảo). Bắt buộc: Không. Giới hạn theo quyền.</w:t>
            </w:r>
          </w:p>
        </w:tc>
      </w:tr>
      <w:tr w14:paraId="51942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6079717">
            <w:pPr>
              <w:spacing w:after="0" w:line="240" w:lineRule="auto"/>
            </w:pPr>
            <w:r>
              <w:rPr>
                <w:sz w:val="17"/>
                <w:szCs w:val="17"/>
              </w:rPr>
              <w:t>Không nhập giao dịch hay thay đổi KPI trực tiếp trên màn hình.</w:t>
            </w:r>
          </w:p>
        </w:tc>
        <w:tc>
          <w:tcPr>
            <w:tcW w:w="6700" w:type="dxa"/>
          </w:tcPr>
          <w:p w14:paraId="5D4AF412">
            <w:pPr>
              <w:spacing w:after="0" w:line="240" w:lineRule="auto"/>
            </w:pPr>
            <w:r>
              <w:rPr>
                <w:sz w:val="17"/>
                <w:szCs w:val="17"/>
              </w:rPr>
              <w:t>Loại nhập: Chỉ hiển thị.</w:t>
            </w:r>
          </w:p>
        </w:tc>
      </w:tr>
    </w:tbl>
    <w:p w14:paraId="60FA7364">
      <w:pPr>
        <w:spacing w:before="60" w:after="20"/>
      </w:pPr>
      <w:r>
        <w:rPr>
          <w:sz w:val="18"/>
          <w:szCs w:val="18"/>
        </w:rPr>
        <w:t xml:space="preserve">Thông báo liên quan: </w:t>
      </w:r>
      <w:r>
        <w:fldChar w:fldCharType="begin"/>
        <w:instrText xml:space="preserve"> HYPERLINK \l "MSG52" \o "MSG52 (Thông tin): Số liệu đang hiển thị là tạm thời, cập nhật đến {data_time}." </w:instrText>
        <w:fldChar w:fldCharType="separate"/>
      </w:r>
      <w:r>
        <w:rPr>
          <w:sz w:val="18"/>
          <w:szCs w:val="18"/>
        </w:rPr>
        <w:t>MSG52</w:t>
        <w:fldChar w:fldCharType="end"/>
        <w:t xml:space="preserve"> (Số liệu tạm thời).</w:t>
      </w:r>
    </w:p>
    <w:p w14:paraId="538E18C7">
      <w:pPr>
        <w:spacing w:after="60"/>
      </w:pPr>
      <w:r>
        <w:rPr>
          <w:sz w:val="18"/>
          <w:szCs w:val="18"/>
        </w:rPr>
        <w:t>UC liên kết: UC30: kế hoạch; UC31: thực thu theo lối; UC45: cân chốt và bàn giao của đơn; UC65: phân tích sản lượng vùng nuôi.</w:t>
      </w:r>
    </w:p>
    <w:p w14:paraId="1AB7C91F">
      <w:pPr>
        <w:pStyle w:val="4"/>
        <w:keepNext/>
      </w:pPr>
      <w:bookmarkStart w:id="334" w:name="_Toc1602"/>
      <w:bookmarkStart w:id="335" w:name="_Toc1131"/>
      <w:r>
        <w:t>10.2 Phân tích bán hàng và khách hàng (SCR-48)</w:t>
      </w:r>
      <w:bookmarkEnd w:id="334"/>
      <w:bookmarkEnd w:id="335"/>
    </w:p>
    <w:p w14:paraId="7E94AA91">
      <w:pPr>
        <w:spacing w:after="60"/>
      </w:pPr>
      <w:r>
        <w:rPr>
          <w:sz w:val="19"/>
          <w:szCs w:val="19"/>
        </w:rPr>
        <w:t>UC liên quan: UC64. Nhóm chức năng: Báo cáo.</w:t>
      </w:r>
    </w:p>
    <w:p w14:paraId="747B5EB8">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6F8ED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3E433889">
            <w:pPr>
              <w:spacing w:after="0" w:line="240" w:lineRule="auto"/>
            </w:pPr>
            <w:r>
              <w:rPr>
                <w:sz w:val="17"/>
                <w:szCs w:val="17"/>
              </w:rPr>
              <w:t>(1) Màn hình Phân tích bán hàng: [Kỳ: ngày/tuần/tháng/quý/năm] [Từ–đến] [Bộ lọc khách/sản phẩm] [So kỳ trước] [Xem] [Xuất].</w:t>
            </w:r>
          </w:p>
          <w:p w14:paraId="3E200931">
            <w:pPr>
              <w:spacing w:after="0" w:line="240" w:lineRule="auto"/>
            </w:pPr>
            <w:r>
              <w:rPr>
                <w:sz w:val="17"/>
                <w:szCs w:val="17"/>
              </w:rPr>
              <w:t>(2) Vùng KPI: Giá trị bán gốc / Giảm giá &amp; hàng trả / Doanh thu thuần / Tiền thực thu / Phải thu</w:t>
            </w:r>
          </w:p>
          <w:p w14:paraId="75F0E42F">
            <w:pPr>
              <w:spacing w:after="0" w:line="240" w:lineRule="auto"/>
            </w:pPr>
            <w:r>
              <w:rPr>
                <w:sz w:val="17"/>
                <w:szCs w:val="17"/>
              </w:rPr>
              <w:t>(3) vùng So sánh kỳ</w:t>
            </w:r>
          </w:p>
          <w:p w14:paraId="102FC473">
            <w:pPr>
              <w:spacing w:after="0" w:line="240" w:lineRule="auto"/>
            </w:pPr>
            <w:r>
              <w:rPr>
                <w:sz w:val="17"/>
                <w:szCs w:val="17"/>
              </w:rPr>
              <w:t>(4) bảng Top 10 đối tác với tiêu chí xếp hạng ghi rõ</w:t>
            </w:r>
          </w:p>
          <w:p w14:paraId="604CA708">
            <w:pPr>
              <w:spacing w:after="0" w:line="240" w:lineRule="auto"/>
            </w:pPr>
            <w:r>
              <w:rPr>
                <w:sz w:val="17"/>
                <w:szCs w:val="17"/>
              </w:rPr>
              <w:t>(5) bảng giao dịch nguồn [Mở chi tiết].</w:t>
            </w:r>
          </w:p>
        </w:tc>
      </w:tr>
    </w:tbl>
    <w:p w14:paraId="468A9330">
      <w:pPr>
        <w:spacing w:after="40"/>
      </w:pPr>
    </w:p>
    <w:p w14:paraId="22F4AA60">
      <w:pPr>
        <w:keepNext/>
        <w:spacing w:before="40" w:after="20"/>
      </w:pPr>
      <w:r>
        <w:rPr>
          <w:b/>
        </w:rPr>
        <w:t>Màn hình này cho phép Chủ HTX, Kế toán:</w:t>
      </w:r>
    </w:p>
    <w:p w14:paraId="17174DCD">
      <w:pPr>
        <w:spacing w:after="10"/>
        <w:ind w:left="360" w:hanging="220"/>
      </w:pPr>
      <w:r>
        <w:rPr>
          <w:sz w:val="19"/>
          <w:szCs w:val="19"/>
        </w:rPr>
        <w:t>• Người dùng chọn kỳ và bộ lọc.</w:t>
      </w:r>
    </w:p>
    <w:p w14:paraId="3E356FEA">
      <w:pPr>
        <w:spacing w:after="10"/>
        <w:ind w:left="360" w:hanging="220"/>
      </w:pPr>
      <w:r>
        <w:rPr>
          <w:sz w:val="19"/>
          <w:szCs w:val="19"/>
        </w:rPr>
        <w:t>• Người dùng mở một dòng để xem giao dịch nguồn.</w:t>
      </w:r>
    </w:p>
    <w:p w14:paraId="5C373486">
      <w:pPr>
        <w:spacing w:after="10"/>
        <w:ind w:left="360" w:hanging="220"/>
      </w:pPr>
      <w:r>
        <w:rPr>
          <w:sz w:val="19"/>
          <w:szCs w:val="19"/>
        </w:rPr>
        <w:t>• [Extension point: Xuất kết quả] Người dùng có thể chọn Xuất (UC68).</w:t>
      </w:r>
    </w:p>
    <w:p w14:paraId="08220752">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21322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114F5C65">
            <w:pPr>
              <w:spacing w:after="0" w:line="240" w:lineRule="auto"/>
            </w:pPr>
            <w:r>
              <w:rPr>
                <w:b/>
                <w:sz w:val="17"/>
                <w:szCs w:val="17"/>
              </w:rPr>
              <w:t>Field Name</w:t>
            </w:r>
          </w:p>
        </w:tc>
        <w:tc>
          <w:tcPr>
            <w:tcW w:w="6700" w:type="dxa"/>
            <w:shd w:val="clear" w:color="auto" w:fill="DCE6F1"/>
          </w:tcPr>
          <w:p w14:paraId="438EEED6">
            <w:pPr>
              <w:spacing w:after="0" w:line="240" w:lineRule="auto"/>
            </w:pPr>
            <w:r>
              <w:rPr>
                <w:b/>
                <w:sz w:val="17"/>
                <w:szCs w:val="17"/>
              </w:rPr>
              <w:t>Description</w:t>
            </w:r>
          </w:p>
        </w:tc>
      </w:tr>
      <w:tr w14:paraId="0950A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5B3625F">
            <w:pPr>
              <w:spacing w:after="0" w:line="240" w:lineRule="auto"/>
            </w:pPr>
            <w:r>
              <w:rPr>
                <w:sz w:val="17"/>
                <w:szCs w:val="17"/>
              </w:rPr>
              <w:t>Kỳ hoặc khoảng thời gian</w:t>
            </w:r>
          </w:p>
        </w:tc>
        <w:tc>
          <w:tcPr>
            <w:tcW w:w="6700" w:type="dxa"/>
          </w:tcPr>
          <w:p w14:paraId="1E90A683">
            <w:pPr>
              <w:spacing w:after="0" w:line="240" w:lineRule="auto"/>
            </w:pPr>
            <w:r>
              <w:rPr>
                <w:sz w:val="17"/>
                <w:szCs w:val="17"/>
              </w:rPr>
              <w:t xml:space="preserve">Loại nhập: Khoảng ngày (từ – đến). Bắt buộc: Có. Để chạy.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0C5B5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BB7F741">
            <w:pPr>
              <w:spacing w:after="0" w:line="240" w:lineRule="auto"/>
            </w:pPr>
            <w:r>
              <w:rPr>
                <w:sz w:val="17"/>
                <w:szCs w:val="17"/>
              </w:rPr>
              <w:t>(1) Bộ lọc khách/sản phẩm và tiêu chí xếp Top 10</w:t>
            </w:r>
          </w:p>
        </w:tc>
        <w:tc>
          <w:tcPr>
            <w:tcW w:w="6700" w:type="dxa"/>
          </w:tcPr>
          <w:p w14:paraId="459CE890">
            <w:pPr>
              <w:spacing w:after="0" w:line="240" w:lineRule="auto"/>
            </w:pPr>
            <w:r>
              <w:rPr>
                <w:sz w:val="17"/>
                <w:szCs w:val="17"/>
              </w:rPr>
              <w:t>Loại nhập: Chọn từ danh sách. Bắt buộc: Không. Hoặc theo mặc định đã công bố.</w:t>
            </w:r>
          </w:p>
        </w:tc>
      </w:tr>
      <w:tr w14:paraId="4CE53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604F96C">
            <w:pPr>
              <w:spacing w:after="0" w:line="240" w:lineRule="auto"/>
            </w:pPr>
            <w:r>
              <w:rPr>
                <w:sz w:val="17"/>
                <w:szCs w:val="17"/>
              </w:rPr>
              <w:t>Định dạng Excel/PDF</w:t>
            </w:r>
          </w:p>
        </w:tc>
        <w:tc>
          <w:tcPr>
            <w:tcW w:w="6700" w:type="dxa"/>
          </w:tcPr>
          <w:p w14:paraId="708A4C95">
            <w:pPr>
              <w:spacing w:after="0" w:line="240" w:lineRule="auto"/>
            </w:pPr>
            <w:r>
              <w:rPr>
                <w:sz w:val="17"/>
                <w:szCs w:val="17"/>
              </w:rPr>
              <w:t>Loại nhập: Chọn từ danh sách. Chỉ khi gọi UC68.</w:t>
            </w:r>
          </w:p>
        </w:tc>
      </w:tr>
    </w:tbl>
    <w:p w14:paraId="663562D4">
      <w:pPr>
        <w:spacing w:before="60" w:after="20"/>
      </w:pPr>
      <w:r>
        <w:rPr>
          <w:sz w:val="18"/>
          <w:szCs w:val="18"/>
        </w:rPr>
        <w:t xml:space="preserve">Thông báo liên quan: </w:t>
      </w:r>
      <w:r>
        <w:fldChar w:fldCharType="begin"/>
        <w:instrText xml:space="preserve"> HYPERLINK \l "MSG52" \o "MSG52 (Thông tin): Số liệu đang hiển thị là tạm thời, cập nhật đến {data_time}." </w:instrText>
        <w:fldChar w:fldCharType="separate"/>
      </w:r>
      <w:r>
        <w:rPr>
          <w:sz w:val="18"/>
          <w:szCs w:val="18"/>
        </w:rPr>
        <w:t>MSG52</w:t>
        <w:fldChar w:fldCharType="end"/>
        <w:t xml:space="preserve"> (Số liệu tạm thời); </w:t>
      </w:r>
      <w:r>
        <w:fldChar w:fldCharType="begin"/>
        <w:instrText xml:space="preserve"> HYPERLINK \l "MSG53" \o "MSG53 (Thông tin): Không tính được tỷ lệ tăng trưởng vì giá trị kỳ gốc bằng 0." </w:instrText>
        <w:fldChar w:fldCharType="separate"/>
      </w:r>
      <w:r>
        <w:rPr>
          <w:sz w:val="18"/>
          <w:szCs w:val="18"/>
        </w:rPr>
        <w:t>MSG53</w:t>
        <w:fldChar w:fldCharType="end"/>
        <w:t xml:space="preserve"> (Không tính được tỷ lệ tăng trưởng).</w:t>
      </w:r>
    </w:p>
    <w:p w14:paraId="5E277A7A">
      <w:pPr>
        <w:spacing w:after="60"/>
      </w:pPr>
      <w:r>
        <w:rPr>
          <w:sz w:val="18"/>
          <w:szCs w:val="18"/>
        </w:rPr>
        <w:t>UC liên kết: UC48: nguồn doanh số từ khối lượng cân cảng được thương lái xác nhận; UC49/UC50: nguồn tiền thu và phải thu; UC52–UC54: nguồn điều chỉnh, hàng trả, tiền hoàn; UC68: tùy chọn xuất báo cáo.</w:t>
      </w:r>
    </w:p>
    <w:p w14:paraId="742BB3C5">
      <w:pPr>
        <w:pStyle w:val="4"/>
        <w:keepNext/>
      </w:pPr>
      <w:bookmarkStart w:id="336" w:name="_Toc11862"/>
      <w:bookmarkStart w:id="337" w:name="_Toc20704"/>
      <w:r>
        <w:t>10.3 Phân tích sản lượng và hiệu quả vùng nuôi (SCR-49)</w:t>
      </w:r>
      <w:bookmarkEnd w:id="336"/>
      <w:bookmarkEnd w:id="337"/>
    </w:p>
    <w:p w14:paraId="5C03CEDC">
      <w:pPr>
        <w:spacing w:after="60"/>
      </w:pPr>
      <w:r>
        <w:rPr>
          <w:sz w:val="19"/>
          <w:szCs w:val="19"/>
        </w:rPr>
        <w:t>UC liên quan: UC65. Nhóm chức năng: Báo cáo.</w:t>
      </w:r>
    </w:p>
    <w:p w14:paraId="1227A0C3">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622EA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78588EF1">
            <w:pPr>
              <w:spacing w:after="0" w:line="240" w:lineRule="auto"/>
            </w:pPr>
            <w:r>
              <w:rPr>
                <w:sz w:val="17"/>
                <w:szCs w:val="17"/>
              </w:rPr>
              <w:t>(1) [Kỳ thu/cân/bán] [Vùng nuôi] [Đơn/lô] [Kg cân cảng] [Doanh thu] [Nguồn bè/lối không có kg phân bổ]</w:t>
            </w:r>
          </w:p>
        </w:tc>
      </w:tr>
    </w:tbl>
    <w:p w14:paraId="079462F8">
      <w:pPr>
        <w:spacing w:after="40"/>
      </w:pPr>
    </w:p>
    <w:p w14:paraId="1C1E9235">
      <w:pPr>
        <w:keepNext/>
        <w:spacing w:before="40" w:after="20"/>
      </w:pPr>
      <w:r>
        <w:rPr>
          <w:b/>
        </w:rPr>
        <w:t>Màn hình này cho phép Chủ HTX, Quản lý khu:</w:t>
      </w:r>
    </w:p>
    <w:p w14:paraId="7C8C8C05">
      <w:pPr>
        <w:spacing w:after="10"/>
        <w:ind w:left="360" w:hanging="220"/>
      </w:pPr>
      <w:r>
        <w:rPr>
          <w:sz w:val="19"/>
          <w:szCs w:val="19"/>
        </w:rPr>
        <w:t>• Người dùng chọn kỳ, vùng và cách nhóm.</w:t>
      </w:r>
    </w:p>
    <w:p w14:paraId="476A1857">
      <w:pPr>
        <w:spacing w:after="10"/>
        <w:ind w:left="360" w:hanging="220"/>
      </w:pPr>
      <w:r>
        <w:rPr>
          <w:sz w:val="19"/>
          <w:szCs w:val="19"/>
        </w:rPr>
        <w:t>• [Extension point: Xuất kết quả] Người dùng có thể chọn Xuất (UC68).</w:t>
      </w:r>
    </w:p>
    <w:p w14:paraId="74D8E814">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7CE94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372EE882">
            <w:pPr>
              <w:spacing w:after="0" w:line="240" w:lineRule="auto"/>
            </w:pPr>
            <w:r>
              <w:rPr>
                <w:b/>
                <w:sz w:val="17"/>
                <w:szCs w:val="17"/>
              </w:rPr>
              <w:t>Field Name</w:t>
            </w:r>
          </w:p>
        </w:tc>
        <w:tc>
          <w:tcPr>
            <w:tcW w:w="6700" w:type="dxa"/>
            <w:shd w:val="clear" w:color="auto" w:fill="DCE6F1"/>
          </w:tcPr>
          <w:p w14:paraId="15640173">
            <w:pPr>
              <w:spacing w:after="0" w:line="240" w:lineRule="auto"/>
            </w:pPr>
            <w:r>
              <w:rPr>
                <w:b/>
                <w:sz w:val="17"/>
                <w:szCs w:val="17"/>
              </w:rPr>
              <w:t>Description</w:t>
            </w:r>
          </w:p>
        </w:tc>
      </w:tr>
      <w:tr w14:paraId="78F8D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A69D93A">
            <w:pPr>
              <w:spacing w:after="0" w:line="240" w:lineRule="auto"/>
            </w:pPr>
            <w:r>
              <w:rPr>
                <w:sz w:val="17"/>
                <w:szCs w:val="17"/>
              </w:rPr>
              <w:t>Kỳ/bộ lọc vùng hoặc lô</w:t>
            </w:r>
          </w:p>
        </w:tc>
        <w:tc>
          <w:tcPr>
            <w:tcW w:w="6700" w:type="dxa"/>
          </w:tcPr>
          <w:p w14:paraId="15262306">
            <w:pPr>
              <w:spacing w:after="0" w:line="240" w:lineRule="auto"/>
            </w:pPr>
            <w:r>
              <w:rPr>
                <w:sz w:val="17"/>
                <w:szCs w:val="17"/>
              </w:rPr>
              <w:t xml:space="preserve">Loại nhập: </w:t>
            </w:r>
            <w:del w:id="3157" w:author="Claude" w:date="2026-10-08T00:00:00Z">
              <w:r>
                <w:rPr>
                  <w:sz w:val="17"/>
                  <w:szCs w:val="17"/>
                </w:rPr>
                <w:delText xml:space="preserve">Ngày/giờ.</w:delText>
              </w:r>
            </w:del>
            <w:ins w:id="3158" w:author="Claude" w:date="2026-10-08T00:00:00Z">
              <w:r>
                <w:rPr>
                  <w:sz w:val="17"/>
                  <w:szCs w:val="17"/>
                </w:rPr>
                <w:t xml:space="preserve">Nhóm trường (kỳ, chọn vùng hoặc lô).</w:t>
              </w:r>
            </w:ins>
            <w:r>
              <w:rPr>
                <w:sz w:val="17"/>
                <w:szCs w:val="17"/>
              </w:rPr>
              <w:t xml:space="preserve"> Bắt buộc: Có. Ở mức đủ giới hạn báo cáo.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017A4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9F21D98">
            <w:pPr>
              <w:spacing w:after="0" w:line="240" w:lineRule="auto"/>
            </w:pPr>
            <w:r>
              <w:rPr>
                <w:sz w:val="17"/>
                <w:szCs w:val="17"/>
              </w:rPr>
              <w:t>Loại chỉ tiêu sản lượng/doanh thu</w:t>
            </w:r>
          </w:p>
        </w:tc>
        <w:tc>
          <w:tcPr>
            <w:tcW w:w="6700" w:type="dxa"/>
          </w:tcPr>
          <w:p w14:paraId="41E30317">
            <w:pPr>
              <w:spacing w:after="0" w:line="240" w:lineRule="auto"/>
            </w:pPr>
            <w:r>
              <w:rPr>
                <w:sz w:val="17"/>
                <w:szCs w:val="17"/>
              </w:rPr>
              <w:t xml:space="preserve">Loại nhập: </w:t>
            </w:r>
            <w:del w:id="3159" w:author="Claude" w:date="2026-10-08T00:00:00Z">
              <w:r>
                <w:rPr>
                  <w:sz w:val="17"/>
                  <w:szCs w:val="17"/>
                </w:rPr>
                <w:delText xml:space="preserve">Số.</w:delText>
              </w:r>
            </w:del>
            <w:ins w:id="3160" w:author="Claude" w:date="2026-10-08T00:00:00Z">
              <w:r>
                <w:rPr>
                  <w:sz w:val="17"/>
                  <w:szCs w:val="17"/>
                </w:rPr>
                <w:t xml:space="preserve">Chọn từ danh sách.</w:t>
              </w:r>
            </w:ins>
            <w:r>
              <w:rPr>
                <w:sz w:val="17"/>
                <w:szCs w:val="17"/>
              </w:rPr>
              <w:t xml:space="preserve"> Bắt buộc: Không.</w:t>
            </w:r>
          </w:p>
        </w:tc>
      </w:tr>
      <w:tr w14:paraId="7CAFC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91D9355">
            <w:pPr>
              <w:spacing w:after="0" w:line="240" w:lineRule="auto"/>
            </w:pPr>
            <w:r>
              <w:rPr>
                <w:sz w:val="17"/>
                <w:szCs w:val="17"/>
              </w:rPr>
              <w:t>Định dạng xuất</w:t>
            </w:r>
          </w:p>
        </w:tc>
        <w:tc>
          <w:tcPr>
            <w:tcW w:w="6700" w:type="dxa"/>
          </w:tcPr>
          <w:p w14:paraId="0F6B2965">
            <w:pPr>
              <w:spacing w:after="0" w:line="240" w:lineRule="auto"/>
            </w:pPr>
            <w:r>
              <w:rPr>
                <w:sz w:val="17"/>
                <w:szCs w:val="17"/>
              </w:rPr>
              <w:t>Loại nhập: Chọn từ danh sách. Chỉ khi gọi UC68.</w:t>
            </w:r>
          </w:p>
        </w:tc>
      </w:tr>
    </w:tbl>
    <w:p w14:paraId="00D7BE30">
      <w:pPr>
        <w:spacing w:before="60" w:after="20"/>
      </w:pPr>
      <w:r>
        <w:rPr>
          <w:sz w:val="18"/>
          <w:szCs w:val="18"/>
        </w:rPr>
        <w:t xml:space="preserve">Thông báo liên quan: </w:t>
      </w:r>
      <w:r>
        <w:fldChar w:fldCharType="begin"/>
        <w:instrText xml:space="preserve"> HYPERLINK \l "MSG32" \o "MSG32 (Thông tin): Chưa có số cân tại cảng; số liệu đang hiển thị là ước tính." </w:instrText>
        <w:fldChar w:fldCharType="separate"/>
      </w:r>
      <w:r>
        <w:rPr>
          <w:sz w:val="18"/>
          <w:szCs w:val="18"/>
        </w:rPr>
        <w:t>MSG32</w:t>
        <w:fldChar w:fldCharType="end"/>
        <w:t xml:space="preserve"> (Chưa có cân tại cảng).</w:t>
      </w:r>
    </w:p>
    <w:p w14:paraId="6C0A16EB">
      <w:pPr>
        <w:spacing w:after="60"/>
      </w:pPr>
      <w:r>
        <w:rPr>
          <w:sz w:val="18"/>
          <w:szCs w:val="18"/>
        </w:rPr>
        <w:t>UC liên kết: UC45: cân cảng và giao của từng lần bán; UC31: nguồn thu lần đầu; UC48: doanh thu; UC68: xuất báo cáo.</w:t>
      </w:r>
    </w:p>
    <w:p w14:paraId="35B6199F">
      <w:pPr>
        <w:pStyle w:val="4"/>
        <w:keepNext/>
      </w:pPr>
      <w:bookmarkStart w:id="338" w:name="_Toc27155"/>
      <w:bookmarkStart w:id="339" w:name="_Toc15922"/>
      <w:r>
        <w:t>10.4 Phân tích xu hướng giá bán (SCR-50)</w:t>
      </w:r>
      <w:bookmarkEnd w:id="338"/>
      <w:bookmarkEnd w:id="339"/>
    </w:p>
    <w:p w14:paraId="2E7FA098">
      <w:pPr>
        <w:spacing w:after="60"/>
      </w:pPr>
      <w:r>
        <w:rPr>
          <w:sz w:val="19"/>
          <w:szCs w:val="19"/>
        </w:rPr>
        <w:t>UC liên quan: UC66. Nhóm chức năng: Báo cáo.</w:t>
      </w:r>
    </w:p>
    <w:p w14:paraId="0296EAC2">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1CFD1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5BDBDAB0">
            <w:pPr>
              <w:spacing w:after="0" w:line="240" w:lineRule="auto"/>
            </w:pPr>
            <w:r>
              <w:rPr>
                <w:sz w:val="17"/>
                <w:szCs w:val="17"/>
              </w:rPr>
              <w:t>(1) [Xu hướng giá bán] Sản phẩm, kỳ, đơn vị; giá chốt từng đơn sau cân cảng và giá hiệu lực sau giảm giá.</w:t>
            </w:r>
          </w:p>
          <w:p w14:paraId="30ACCD36">
            <w:pPr>
              <w:spacing w:after="0" w:line="240" w:lineRule="auto"/>
            </w:pPr>
            <w:r>
              <w:rPr>
                <w:sz w:val="17"/>
                <w:szCs w:val="17"/>
              </w:rPr>
              <w:t>(2) [Biểu đồ/bảng] Không có đường giá tham khảo; mở được chứng từ đơn, cân và điều chỉnh.</w:t>
            </w:r>
          </w:p>
        </w:tc>
      </w:tr>
    </w:tbl>
    <w:p w14:paraId="3E0EA909">
      <w:pPr>
        <w:spacing w:after="40"/>
      </w:pPr>
    </w:p>
    <w:p w14:paraId="6C172189">
      <w:pPr>
        <w:keepNext/>
        <w:spacing w:before="40" w:after="20"/>
      </w:pPr>
      <w:r>
        <w:rPr>
          <w:b/>
        </w:rPr>
        <w:t>Màn hình này cho phép Chủ HTX, Kế toán:</w:t>
      </w:r>
    </w:p>
    <w:p w14:paraId="06B30586">
      <w:pPr>
        <w:spacing w:after="10"/>
        <w:ind w:left="360" w:hanging="220"/>
      </w:pPr>
      <w:r>
        <w:rPr>
          <w:sz w:val="19"/>
          <w:szCs w:val="19"/>
        </w:rPr>
        <w:t>• Người dùng chọn sản phẩm, đơn vị và kỳ.</w:t>
      </w:r>
    </w:p>
    <w:p w14:paraId="4B3B2364">
      <w:pPr>
        <w:spacing w:after="10"/>
        <w:ind w:left="360" w:hanging="220"/>
      </w:pPr>
      <w:r>
        <w:rPr>
          <w:sz w:val="19"/>
          <w:szCs w:val="19"/>
        </w:rPr>
        <w:t>• [Extension point: Xuất kết quả] Người dùng có thể chọn Xuất (UC68).</w:t>
      </w:r>
    </w:p>
    <w:p w14:paraId="7E761BCA">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29DE8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036771AD">
            <w:pPr>
              <w:spacing w:after="0" w:line="240" w:lineRule="auto"/>
            </w:pPr>
            <w:r>
              <w:rPr>
                <w:b/>
                <w:sz w:val="17"/>
                <w:szCs w:val="17"/>
              </w:rPr>
              <w:t>Field Name</w:t>
            </w:r>
          </w:p>
        </w:tc>
        <w:tc>
          <w:tcPr>
            <w:tcW w:w="6700" w:type="dxa"/>
            <w:shd w:val="clear" w:color="auto" w:fill="DCE6F1"/>
          </w:tcPr>
          <w:p w14:paraId="13356F88">
            <w:pPr>
              <w:spacing w:after="0" w:line="240" w:lineRule="auto"/>
            </w:pPr>
            <w:r>
              <w:rPr>
                <w:b/>
                <w:sz w:val="17"/>
                <w:szCs w:val="17"/>
              </w:rPr>
              <w:t>Description</w:t>
            </w:r>
          </w:p>
        </w:tc>
      </w:tr>
      <w:tr w14:paraId="0A5DF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9776D12">
            <w:pPr>
              <w:spacing w:after="0" w:line="240" w:lineRule="auto"/>
            </w:pPr>
            <w:r>
              <w:rPr>
                <w:sz w:val="17"/>
                <w:szCs w:val="17"/>
              </w:rPr>
              <w:t>(1) Sản phẩm, đơn vị và kỳ</w:t>
            </w:r>
          </w:p>
        </w:tc>
        <w:tc>
          <w:tcPr>
            <w:tcW w:w="6700" w:type="dxa"/>
          </w:tcPr>
          <w:p w14:paraId="51877B42">
            <w:pPr>
              <w:spacing w:after="0" w:line="240" w:lineRule="auto"/>
            </w:pPr>
            <w:r>
              <w:rPr>
                <w:sz w:val="17"/>
                <w:szCs w:val="17"/>
              </w:rPr>
              <w:t xml:space="preserve">Loại nhập: Nhóm trường (xem phác thảo). Bắt buộc: Có. Để tránh trộn khác loại.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05A9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1906884">
            <w:pPr>
              <w:spacing w:after="0" w:line="240" w:lineRule="auto"/>
            </w:pPr>
            <w:r>
              <w:rPr>
                <w:sz w:val="17"/>
                <w:szCs w:val="17"/>
              </w:rPr>
              <w:t>Kỳ so sánh và bộ lọc khách</w:t>
            </w:r>
          </w:p>
        </w:tc>
        <w:tc>
          <w:tcPr>
            <w:tcW w:w="6700" w:type="dxa"/>
          </w:tcPr>
          <w:p w14:paraId="48C35655">
            <w:pPr>
              <w:spacing w:after="0" w:line="240" w:lineRule="auto"/>
            </w:pPr>
            <w:r>
              <w:rPr>
                <w:sz w:val="17"/>
                <w:szCs w:val="17"/>
              </w:rPr>
              <w:t>Loại nhập: Nhóm trường (xem phác thảo). Bắt buộc: Không.</w:t>
            </w:r>
          </w:p>
        </w:tc>
      </w:tr>
      <w:tr w14:paraId="473C8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0BCB09E">
            <w:pPr>
              <w:spacing w:after="0" w:line="240" w:lineRule="auto"/>
            </w:pPr>
            <w:r>
              <w:rPr>
                <w:sz w:val="17"/>
                <w:szCs w:val="17"/>
              </w:rPr>
              <w:t>Định dạng xuất</w:t>
            </w:r>
          </w:p>
        </w:tc>
        <w:tc>
          <w:tcPr>
            <w:tcW w:w="6700" w:type="dxa"/>
          </w:tcPr>
          <w:p w14:paraId="67BC35C9">
            <w:pPr>
              <w:spacing w:after="0" w:line="240" w:lineRule="auto"/>
            </w:pPr>
            <w:r>
              <w:rPr>
                <w:sz w:val="17"/>
                <w:szCs w:val="17"/>
              </w:rPr>
              <w:t>Loại nhập: Chọn từ danh sách. Chỉ khi gọi UC68.</w:t>
            </w:r>
          </w:p>
        </w:tc>
      </w:tr>
    </w:tbl>
    <w:p w14:paraId="175FBAEA">
      <w:pPr>
        <w:spacing w:before="60" w:after="20"/>
      </w:pPr>
      <w:r>
        <w:rPr>
          <w:sz w:val="18"/>
          <w:szCs w:val="18"/>
        </w:rPr>
        <w:t xml:space="preserve">Thông báo liên quan: </w:t>
      </w:r>
      <w:r>
        <w:fldChar w:fldCharType="begin"/>
        <w:instrText xml:space="preserve"> HYPERLINK \l "MSG08" \o "MSG08 (Thông tin): Chưa có dữ liệu cho {object_name} trong phạm vi đã chọn." </w:instrText>
        <w:fldChar w:fldCharType="separate"/>
      </w:r>
      <w:r>
        <w:rPr>
          <w:sz w:val="18"/>
          <w:szCs w:val="18"/>
        </w:rPr>
        <w:t>MSG08</w:t>
        <w:fldChar w:fldCharType="end"/>
        <w:t xml:space="preserve"> (Không có dữ liệu).</w:t>
      </w:r>
    </w:p>
    <w:p w14:paraId="29662DEC">
      <w:pPr>
        <w:spacing w:after="60"/>
      </w:pPr>
      <w:r>
        <w:rPr>
          <w:sz w:val="18"/>
          <w:szCs w:val="18"/>
        </w:rPr>
        <w:t>UC liên kết: UC20 — sản phẩm; UC45/UC48 — giá thị trường và lượng cân từng đơn; UC52/UC53 — điều chỉnh/hoàn hàng có chứng từ.</w:t>
      </w:r>
    </w:p>
    <w:p w14:paraId="53B53B8C">
      <w:pPr>
        <w:pStyle w:val="4"/>
        <w:keepNext/>
      </w:pPr>
      <w:bookmarkStart w:id="340" w:name="_Toc8095"/>
      <w:bookmarkStart w:id="341" w:name="_Toc30620"/>
      <w:r>
        <w:t>10.5 Phân tích hàng trả và giảm giá (SCR-51)</w:t>
      </w:r>
      <w:bookmarkEnd w:id="340"/>
      <w:bookmarkEnd w:id="341"/>
    </w:p>
    <w:p w14:paraId="2BCF0139">
      <w:pPr>
        <w:spacing w:after="60"/>
      </w:pPr>
      <w:r>
        <w:rPr>
          <w:sz w:val="19"/>
          <w:szCs w:val="19"/>
        </w:rPr>
        <w:t>UC liên quan: UC67. Nhóm chức năng: Báo cáo.</w:t>
      </w:r>
    </w:p>
    <w:p w14:paraId="059D2C18">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0A683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30B385DB">
            <w:pPr>
              <w:spacing w:after="0" w:line="240" w:lineRule="auto"/>
            </w:pPr>
            <w:r>
              <w:rPr>
                <w:sz w:val="17"/>
                <w:szCs w:val="17"/>
              </w:rPr>
              <w:t>(1) Màn hình Phân tích hậu bán: [Kỳ] [Khách] [Sản phẩm] [Lô] [Vùng gốc] [Lý do] [Xem] [Xuất].</w:t>
            </w:r>
          </w:p>
          <w:p w14:paraId="316F5E1A">
            <w:pPr>
              <w:spacing w:after="0" w:line="240" w:lineRule="auto"/>
            </w:pPr>
            <w:r>
              <w:rPr>
                <w:sz w:val="17"/>
                <w:szCs w:val="17"/>
              </w:rPr>
              <w:t>(2) Các cột riêng: Yêu cầu | Đã đồng ý điều chỉnh | Số lượng thực trả | Trạng thái xử lý hàng | Giá trị giảm trừ | Tiền thực hoàn | Còn phải xử lý</w:t>
            </w:r>
          </w:p>
          <w:p w14:paraId="56D5300E">
            <w:pPr>
              <w:spacing w:after="0" w:line="240" w:lineRule="auto"/>
            </w:pPr>
            <w:r>
              <w:rPr>
                <w:sz w:val="17"/>
                <w:szCs w:val="17"/>
              </w:rPr>
              <w:t>(3) bảng dòng liên kết biên nhận bán gốc và lịch sử</w:t>
            </w:r>
          </w:p>
          <w:p w14:paraId="4FD130BA">
            <w:pPr>
              <w:spacing w:after="0" w:line="240" w:lineRule="auto"/>
            </w:pPr>
            <w:r>
              <w:rPr>
                <w:sz w:val="17"/>
                <w:szCs w:val="17"/>
              </w:rPr>
              <w:t>(4) [Mở chuỗi sự kiện].</w:t>
            </w:r>
          </w:p>
        </w:tc>
      </w:tr>
    </w:tbl>
    <w:p w14:paraId="715B61AA">
      <w:pPr>
        <w:spacing w:after="40"/>
      </w:pPr>
    </w:p>
    <w:p w14:paraId="58C75343">
      <w:pPr>
        <w:keepNext/>
        <w:spacing w:before="40" w:after="20"/>
      </w:pPr>
      <w:r>
        <w:rPr>
          <w:b/>
        </w:rPr>
        <w:t>Màn hình này cho phép Chủ HTX, Kế toán:</w:t>
      </w:r>
    </w:p>
    <w:p w14:paraId="0D0350FC">
      <w:pPr>
        <w:spacing w:after="10"/>
        <w:ind w:left="360" w:hanging="220"/>
      </w:pPr>
      <w:r>
        <w:rPr>
          <w:sz w:val="19"/>
          <w:szCs w:val="19"/>
        </w:rPr>
        <w:t>• Người dùng đặt kỳ và bộ lọc.</w:t>
      </w:r>
    </w:p>
    <w:p w14:paraId="4FEF43DE">
      <w:pPr>
        <w:spacing w:after="10"/>
        <w:ind w:left="360" w:hanging="220"/>
      </w:pPr>
      <w:r>
        <w:rPr>
          <w:sz w:val="19"/>
          <w:szCs w:val="19"/>
        </w:rPr>
        <w:t>• [Extension point: Xuất kết quả] Người dùng có thể chọn Xuất (UC68).</w:t>
      </w:r>
    </w:p>
    <w:p w14:paraId="0F39C3FE">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7CEBC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29AC50D9">
            <w:pPr>
              <w:spacing w:after="0" w:line="240" w:lineRule="auto"/>
            </w:pPr>
            <w:r>
              <w:rPr>
                <w:b/>
                <w:sz w:val="17"/>
                <w:szCs w:val="17"/>
              </w:rPr>
              <w:t>Field Name</w:t>
            </w:r>
          </w:p>
        </w:tc>
        <w:tc>
          <w:tcPr>
            <w:tcW w:w="6700" w:type="dxa"/>
            <w:shd w:val="clear" w:color="auto" w:fill="DCE6F1"/>
          </w:tcPr>
          <w:p w14:paraId="768A18A0">
            <w:pPr>
              <w:spacing w:after="0" w:line="240" w:lineRule="auto"/>
            </w:pPr>
            <w:r>
              <w:rPr>
                <w:b/>
                <w:sz w:val="17"/>
                <w:szCs w:val="17"/>
              </w:rPr>
              <w:t>Description</w:t>
            </w:r>
          </w:p>
        </w:tc>
      </w:tr>
      <w:tr w14:paraId="0B9AD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2865E54">
            <w:pPr>
              <w:spacing w:after="0" w:line="240" w:lineRule="auto"/>
            </w:pPr>
            <w:r>
              <w:rPr>
                <w:sz w:val="17"/>
                <w:szCs w:val="17"/>
              </w:rPr>
              <w:t>Kỳ — bắt buộc; khách/sản phẩm/lô/vùng/lý do</w:t>
            </w:r>
          </w:p>
        </w:tc>
        <w:tc>
          <w:tcPr>
            <w:tcW w:w="6700" w:type="dxa"/>
          </w:tcPr>
          <w:p w14:paraId="0E895A52">
            <w:pPr>
              <w:spacing w:after="0" w:line="240" w:lineRule="auto"/>
            </w:pPr>
            <w:r>
              <w:rPr>
                <w:sz w:val="17"/>
                <w:szCs w:val="17"/>
              </w:rPr>
              <w:t xml:space="preserve">Loại nhập: </w:t>
            </w:r>
            <w:del w:id="3163" w:author="Claude" w:date="2026-10-08T00:00:00Z">
              <w:r>
                <w:rPr>
                  <w:sz w:val="17"/>
                  <w:szCs w:val="17"/>
                </w:rPr>
                <w:delText xml:space="preserve">Ngày/giờ.</w:delText>
              </w:r>
            </w:del>
            <w:ins w:id="3164" w:author="Claude" w:date="2026-10-08T00:00:00Z">
              <w:r>
                <w:rPr>
                  <w:sz w:val="17"/>
                  <w:szCs w:val="17"/>
                </w:rPr>
                <w:t xml:space="preserve">Nhóm trường (kỳ; chọn khách, sản phẩm, lô, vùng, lý do).</w:t>
              </w:r>
            </w:ins>
            <w:r>
              <w:rPr>
                <w:sz w:val="17"/>
                <w:szCs w:val="17"/>
              </w:rPr>
              <w:t xml:space="preserve"> Bắt buộc: </w:t>
            </w:r>
            <w:del w:id="3161" w:author="Claude" w:date="2026-10-08T00:00:00Z">
              <w:r>
                <w:rPr>
                  <w:sz w:val="17"/>
                  <w:szCs w:val="17"/>
                </w:rPr>
                <w:delText xml:space="preserve">Không.</w:delText>
              </w:r>
            </w:del>
            <w:ins w:id="3162" w:author="Claude" w:date="2026-10-08T00:00:00Z">
              <w:r>
                <w:rPr>
                  <w:sz w:val="17"/>
                  <w:szCs w:val="17"/>
                </w:rPr>
                <w:t xml:space="preserve">Kỳ bắt buộc, các bộ lọc khác tùy chọn. Thông báo lỗi khi thiếu: MSG01.</w:t>
              </w:r>
            </w:ins>
          </w:p>
        </w:tc>
      </w:tr>
      <w:tr w14:paraId="71228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633DE43">
            <w:pPr>
              <w:spacing w:after="0" w:line="240" w:lineRule="auto"/>
            </w:pPr>
            <w:r>
              <w:rPr>
                <w:sz w:val="17"/>
                <w:szCs w:val="17"/>
              </w:rPr>
              <w:t>Định dạng xuất</w:t>
            </w:r>
          </w:p>
        </w:tc>
        <w:tc>
          <w:tcPr>
            <w:tcW w:w="6700" w:type="dxa"/>
          </w:tcPr>
          <w:p w14:paraId="1F152183">
            <w:pPr>
              <w:spacing w:after="0" w:line="240" w:lineRule="auto"/>
            </w:pPr>
            <w:r>
              <w:rPr>
                <w:sz w:val="17"/>
                <w:szCs w:val="17"/>
              </w:rPr>
              <w:t>Loại nhập: Chọn từ danh sách. Chỉ khi gọi UC68.</w:t>
            </w:r>
          </w:p>
        </w:tc>
      </w:tr>
    </w:tbl>
    <w:p>
      <w:pPr>
        <w:spacing w:after="60"/>
        <w:rPr>
          <w:ins w:id="3165" w:author="Claude" w:date="2026-10-08T00:00:00Z"/>
        </w:rPr>
      </w:pPr>
      <w:ins w:id="3166" w:author="Claude" w:date="2026-10-08T00:00:00Z">
        <w:r>
          <w:rPr>
            <w:sz w:val="18"/>
            <w:szCs w:val="18"/>
          </w:rPr>
          <w:t xml:space="preserve">Thông báo liên quan: MSG01 (Trường bắt buộc hoặc không hợp lệ).</w:t>
        </w:r>
      </w:ins>
    </w:p>
    <w:p w14:paraId="61505A32">
      <w:pPr>
        <w:spacing w:after="60"/>
      </w:pPr>
      <w:r>
        <w:rPr>
          <w:sz w:val="18"/>
          <w:szCs w:val="18"/>
        </w:rPr>
        <w:t>UC liên kết: UC51: khiếu nại; UC53: giảm giá; UC52: trả hàng và xử lý.</w:t>
      </w:r>
    </w:p>
    <w:p w14:paraId="63D29675">
      <w:pPr>
        <w:pStyle w:val="4"/>
        <w:keepNext/>
      </w:pPr>
      <w:bookmarkStart w:id="342" w:name="_Toc30370"/>
      <w:bookmarkStart w:id="343" w:name="_Toc6893"/>
      <w:r>
        <w:t>10.6 Hộp thoại xuất báo cáo (SCR-52)</w:t>
      </w:r>
      <w:bookmarkEnd w:id="342"/>
      <w:bookmarkEnd w:id="343"/>
    </w:p>
    <w:p w14:paraId="2B56B526">
      <w:pPr>
        <w:spacing w:after="60"/>
      </w:pPr>
      <w:r>
        <w:rPr>
          <w:sz w:val="19"/>
          <w:szCs w:val="19"/>
        </w:rPr>
        <w:t xml:space="preserve">UC liên quan: UC68. Nhóm chức năng: Báo cáo. Mở từ các màn hình báo cáo </w:t>
      </w:r>
      <w:del w:id="3167" w:author="Claude" w:date="2026-10-08T00:00:00Z">
        <w:r>
          <w:rPr>
            <w:sz w:val="19"/>
            <w:szCs w:val="19"/>
          </w:rPr>
          <w:delText xml:space="preserve">SCR-47</w:delText>
        </w:r>
      </w:del>
      <w:ins w:id="3168" w:author="Claude" w:date="2026-10-08T00:00:00Z">
        <w:r>
          <w:rPr>
            <w:sz w:val="19"/>
            <w:szCs w:val="19"/>
          </w:rPr>
          <w:t xml:space="preserve">SCR-48</w:t>
        </w:r>
      </w:ins>
      <w:r>
        <w:rPr>
          <w:sz w:val="19"/>
          <w:szCs w:val="19"/>
        </w:rPr>
        <w:t xml:space="preserve"> đến SCR-51.</w:t>
      </w:r>
    </w:p>
    <w:p w14:paraId="4EA0A77D">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33578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6DFACA30">
            <w:pPr>
              <w:spacing w:after="0" w:line="240" w:lineRule="auto"/>
            </w:pPr>
            <w:r>
              <w:rPr>
                <w:sz w:val="17"/>
                <w:szCs w:val="17"/>
              </w:rPr>
              <w:t>(1) Tại màn hình báo cáo nguồn: [Xuất] → hộp thoại [Định dạng: Excel/PDF] [Tên tệp dự kiến] [Kỳ, lọc, thời điểm chụp dữ liệu, phạm vi] [Tạo tệp] [Hủy].</w:t>
            </w:r>
          </w:p>
          <w:p w14:paraId="0F61E862">
            <w:pPr>
              <w:spacing w:after="0" w:line="240" w:lineRule="auto"/>
            </w:pPr>
            <w:r>
              <w:rPr>
                <w:sz w:val="17"/>
                <w:szCs w:val="17"/>
              </w:rPr>
              <w:t>(2) Vùng kết quả: [Tải tệp] khi thành công; thông báo lỗi và [Thử lại] khi thất bại.</w:t>
            </w:r>
          </w:p>
        </w:tc>
      </w:tr>
    </w:tbl>
    <w:p w14:paraId="11E71E8A">
      <w:pPr>
        <w:spacing w:after="40"/>
      </w:pPr>
    </w:p>
    <w:p w14:paraId="33B9EFC3">
      <w:pPr>
        <w:keepNext/>
        <w:spacing w:before="40" w:after="20"/>
      </w:pPr>
      <w:r>
        <w:rPr>
          <w:b/>
        </w:rPr>
        <w:t>Màn hình này cho phép Chủ HTX, Quản lý khu, Kế toán:</w:t>
      </w:r>
    </w:p>
    <w:p w14:paraId="32EA4147">
      <w:pPr>
        <w:spacing w:after="10"/>
        <w:ind w:left="360" w:hanging="220"/>
      </w:pPr>
      <w:r>
        <w:rPr>
          <w:sz w:val="19"/>
          <w:szCs w:val="19"/>
        </w:rPr>
        <w:t>• Người dùng chọn Xuất.</w:t>
      </w:r>
    </w:p>
    <w:p w14:paraId="5C04DA4D">
      <w:pPr>
        <w:spacing w:after="10"/>
        <w:ind w:left="360" w:hanging="220"/>
      </w:pPr>
      <w:r>
        <w:rPr>
          <w:sz w:val="19"/>
          <w:szCs w:val="19"/>
        </w:rPr>
        <w:t>• Người dùng chọn Excel hoặc PDF và xác nhận.</w:t>
      </w:r>
    </w:p>
    <w:p w14:paraId="6DA1C24A">
      <w:pPr>
        <w:spacing w:after="10"/>
        <w:ind w:left="360" w:hanging="220"/>
      </w:pPr>
      <w:r>
        <w:rPr>
          <w:sz w:val="19"/>
          <w:szCs w:val="19"/>
        </w:rPr>
        <w:t>• Người dùng tải tệp.</w:t>
      </w:r>
    </w:p>
    <w:p w14:paraId="4BC54320">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1621A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06CD14EF">
            <w:pPr>
              <w:spacing w:after="0" w:line="240" w:lineRule="auto"/>
            </w:pPr>
            <w:r>
              <w:rPr>
                <w:b/>
                <w:sz w:val="17"/>
                <w:szCs w:val="17"/>
              </w:rPr>
              <w:t>Field Name</w:t>
            </w:r>
          </w:p>
        </w:tc>
        <w:tc>
          <w:tcPr>
            <w:tcW w:w="6700" w:type="dxa"/>
            <w:shd w:val="clear" w:color="auto" w:fill="DCE6F1"/>
          </w:tcPr>
          <w:p w14:paraId="46A04E2B">
            <w:pPr>
              <w:spacing w:after="0" w:line="240" w:lineRule="auto"/>
            </w:pPr>
            <w:r>
              <w:rPr>
                <w:b/>
                <w:sz w:val="17"/>
                <w:szCs w:val="17"/>
              </w:rPr>
              <w:t>Description</w:t>
            </w:r>
          </w:p>
        </w:tc>
      </w:tr>
      <w:tr w14:paraId="48756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50F5796">
            <w:pPr>
              <w:spacing w:after="0" w:line="240" w:lineRule="auto"/>
            </w:pPr>
            <w:r>
              <w:rPr>
                <w:sz w:val="17"/>
                <w:szCs w:val="17"/>
              </w:rPr>
              <w:t>(1) Định dạng Excel/PDF</w:t>
            </w:r>
          </w:p>
        </w:tc>
        <w:tc>
          <w:tcPr>
            <w:tcW w:w="6700" w:type="dxa"/>
          </w:tcPr>
          <w:p w14:paraId="7CBB1719">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A44C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A9C54F9">
            <w:pPr>
              <w:spacing w:after="0" w:line="240" w:lineRule="auto"/>
            </w:pPr>
            <w:r>
              <w:rPr>
                <w:sz w:val="17"/>
                <w:szCs w:val="17"/>
              </w:rPr>
              <w:t>(1) Báo cáo nguồn, bộ lọc và phiên chụp kết quả</w:t>
            </w:r>
          </w:p>
        </w:tc>
        <w:tc>
          <w:tcPr>
            <w:tcW w:w="6700" w:type="dxa"/>
          </w:tcPr>
          <w:p w14:paraId="4BBF53C2">
            <w:pPr>
              <w:spacing w:after="0" w:line="240" w:lineRule="auto"/>
            </w:pPr>
            <w:r>
              <w:rPr>
                <w:sz w:val="17"/>
                <w:szCs w:val="17"/>
              </w:rPr>
              <w:t>Loại nhập: Nhóm trường (xem phác thảo). Lấy từ màn hình, không cho nới phạm vi trong hộp thoại.</w:t>
            </w:r>
          </w:p>
        </w:tc>
      </w:tr>
    </w:tbl>
    <w:p w14:paraId="4E5CCD0C">
      <w:pPr>
        <w:spacing w:before="60" w:after="20"/>
      </w:pPr>
      <w:r>
        <w:rPr>
          <w:sz w:val="18"/>
          <w:szCs w:val="18"/>
        </w:rPr>
        <w:t xml:space="preserve">Thông báo liên quan: </w:t>
      </w:r>
      <w:r>
        <w:fldChar w:fldCharType="begin"/>
        <w:instrText xml:space="preserve"> HYPERLINK \l "MSG02" \o "MSG02 (Lỗi): Bạn không có quyền thực hiện thao tác này." </w:instrText>
        <w:fldChar w:fldCharType="separate"/>
      </w:r>
      <w:r>
        <w:rPr>
          <w:sz w:val="18"/>
          <w:szCs w:val="18"/>
        </w:rPr>
        <w:t>MSG02</w:t>
        <w:fldChar w:fldCharType="end"/>
        <w:t xml:space="preserve"> (Không đủ quyền); </w:t>
      </w:r>
      <w:r>
        <w:fldChar w:fldCharType="begin"/>
        <w:instrText xml:space="preserve"> HYPERLINK \l "MSG05" \o "MSG05 (Lỗi): Không thể hoàn tất thao tác với tệp. Dữ liệu nguồn không thay đổi; vui lòng thử lại." </w:instrText>
        <w:fldChar w:fldCharType="separate"/>
      </w:r>
      <w:r>
        <w:rPr>
          <w:sz w:val="18"/>
          <w:szCs w:val="18"/>
        </w:rPr>
        <w:t>MSG05</w:t>
        <w:fldChar w:fldCharType="end"/>
        <w:t xml:space="preserve"> (Không hoàn tất thao tác).</w:t>
      </w:r>
    </w:p>
    <w:p w14:paraId="36CA5529">
      <w:pPr>
        <w:spacing w:after="60"/>
      </w:pPr>
      <w:r>
        <w:rPr>
          <w:sz w:val="18"/>
          <w:szCs w:val="18"/>
        </w:rPr>
        <w:t>UC liên kết: UC64–UC67: các báo cáo cơ sở mà UC68 mở rộng tại điểm Xuất kết quả; UC75: có thể đối chiếu thao tác xuất nếu chính sách audit quy định.</w:t>
      </w:r>
    </w:p>
    <w:p w14:paraId="48A1347A"/>
    <w:p w14:paraId="761336F5">
      <w:pPr>
        <w:pStyle w:val="3"/>
      </w:pPr>
      <w:bookmarkStart w:id="344" w:name="_Toc13530"/>
      <w:bookmarkStart w:id="345" w:name="_Toc1860"/>
      <w:r>
        <w:t>11. Thông báo và liên lạc</w:t>
      </w:r>
      <w:bookmarkEnd w:id="344"/>
      <w:bookmarkEnd w:id="345"/>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3"/>
        <w:gridCol w:w="2400"/>
        <w:gridCol w:w="5467"/>
      </w:tblGrid>
      <w:tr w14:paraId="47ED1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33" w:type="dxa"/>
            <w:shd w:val="clear" w:color="auto" w:fill="DCE6F1"/>
          </w:tcPr>
          <w:p w14:paraId="1ECD5144">
            <w:pPr>
              <w:spacing w:after="0" w:line="240" w:lineRule="auto"/>
            </w:pPr>
            <w:r>
              <w:rPr>
                <w:b/>
                <w:sz w:val="18"/>
              </w:rPr>
              <w:t>Requirement</w:t>
            </w:r>
          </w:p>
        </w:tc>
        <w:tc>
          <w:tcPr>
            <w:tcW w:w="2400" w:type="dxa"/>
            <w:shd w:val="clear" w:color="auto" w:fill="DCE6F1"/>
          </w:tcPr>
          <w:p w14:paraId="06D76CCD">
            <w:pPr>
              <w:spacing w:after="0" w:line="240" w:lineRule="auto"/>
            </w:pPr>
            <w:r>
              <w:rPr>
                <w:b/>
                <w:sz w:val="18"/>
              </w:rPr>
              <w:t>Use Case</w:t>
            </w:r>
          </w:p>
        </w:tc>
        <w:tc>
          <w:tcPr>
            <w:tcW w:w="5467" w:type="dxa"/>
            <w:shd w:val="clear" w:color="auto" w:fill="DCE6F1"/>
          </w:tcPr>
          <w:p w14:paraId="1745A604">
            <w:pPr>
              <w:spacing w:after="0" w:line="240" w:lineRule="auto"/>
            </w:pPr>
            <w:r>
              <w:rPr>
                <w:b/>
                <w:sz w:val="18"/>
              </w:rPr>
              <w:t>Required behavior</w:t>
            </w:r>
          </w:p>
        </w:tc>
      </w:tr>
      <w:tr w14:paraId="112AF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1A8FAEF8">
            <w:pPr>
              <w:spacing w:after="0" w:line="240" w:lineRule="auto"/>
            </w:pPr>
            <w:r>
              <w:rPr>
                <w:sz w:val="17"/>
              </w:rPr>
              <w:t>FR-UC69</w:t>
            </w:r>
          </w:p>
        </w:tc>
        <w:tc>
          <w:tcPr>
            <w:tcW w:w="2400" w:type="dxa"/>
          </w:tcPr>
          <w:p w14:paraId="69F66968">
            <w:pPr>
              <w:spacing w:after="0" w:line="240" w:lineRule="auto"/>
            </w:pPr>
            <w:r>
              <w:rPr>
                <w:sz w:val="17"/>
              </w:rPr>
              <w:t>Xem thông báo</w:t>
            </w:r>
          </w:p>
        </w:tc>
        <w:tc>
          <w:tcPr>
            <w:tcW w:w="5467" w:type="dxa"/>
          </w:tcPr>
          <w:p w14:paraId="2638FEFD">
            <w:pPr>
              <w:spacing w:after="0" w:line="240" w:lineRule="auto"/>
            </w:pPr>
            <w:r>
              <w:rPr>
                <w:sz w:val="17"/>
              </w:rPr>
              <w:t>UC69 hiển thị thông báo đúng người nhận và kiểm tra lại quyền khi mở bản ghi. Cảnh báo pH/độ mặn phát sinh khi UC26 xác nhận số đo và được gửi cho Chủ HTX cùng Quản lý khu được phân quyền tại vùng. Khi thiết bị mất mạng, thông báo chờ đồng bộ và hiển thị sau khi có kết nối.</w:t>
            </w:r>
          </w:p>
        </w:tc>
      </w:tr>
      <w:tr w14:paraId="6E6C9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049A1B36">
            <w:pPr>
              <w:spacing w:after="0" w:line="240" w:lineRule="auto"/>
            </w:pPr>
            <w:r>
              <w:rPr>
                <w:sz w:val="17"/>
              </w:rPr>
              <w:t>FR-UC70</w:t>
            </w:r>
          </w:p>
        </w:tc>
        <w:tc>
          <w:tcPr>
            <w:tcW w:w="2400" w:type="dxa"/>
          </w:tcPr>
          <w:p w14:paraId="7EC0FB33">
            <w:pPr>
              <w:spacing w:after="0" w:line="240" w:lineRule="auto"/>
            </w:pPr>
            <w:r>
              <w:rPr>
                <w:sz w:val="17"/>
              </w:rPr>
              <w:t>Gửi chứng từ giao dịch cho khách hàng</w:t>
            </w:r>
          </w:p>
        </w:tc>
        <w:tc>
          <w:tcPr>
            <w:tcW w:w="5467" w:type="dxa"/>
          </w:tcPr>
          <w:p w14:paraId="55903C3D">
            <w:pPr>
              <w:spacing w:after="0" w:line="240" w:lineRule="auto"/>
            </w:pPr>
            <w:r>
              <w:rPr>
                <w:sz w:val="17"/>
              </w:rPr>
              <w:t xml:space="preserve">Chủ HTX, Quản lý khu hoặc Kế toán được cấp quyền gửi chứng từ chọn xác nhận đơn, </w:t>
            </w:r>
            <w:ins w:id="2744" w:author="Claude" w:date="2026-10-08T00:00:00Z">
              <w:r>
                <w:rPr>
                  <w:sz w:val="17"/>
                </w:rPr>
                <w:t xml:space="preserve">QR thanh toán, </w:t>
              </w:r>
            </w:ins>
            <w:r>
              <w:rPr>
                <w:sz w:val="17"/>
              </w:rPr>
              <w:t xml:space="preserve">biên nhận,</w:t>
            </w:r>
            <w:ins w:id="2743" w:author="Claude" w:date="2026-10-08T00:00:00Z">
              <w:r>
                <w:rPr>
                  <w:sz w:val="17"/>
                </w:rPr>
                <w:t xml:space="preserve"> phiếu thu,</w:t>
              </w:r>
            </w:ins>
            <w:r>
              <w:rPr>
                <w:sz w:val="17"/>
              </w:rPr>
              <w:t xml:space="preserve"> chứng từ điều chỉnh hay QR truy xuất của lô đã tồn tại, kiểm tra đúng khách và địa chỉ nhận. OMTS tạo nội dung theo phiên bản chứng từ được chọn và kênh email, Zalo hoặc SMS đủ điều kiện (SMS chỉ mang nội dung tóm tắt, BR-26), ghi mã lần gửi, người thao tác, thời điểm và phản hồi nhà cung cấp. Lần gửi lưu tham chiếu phiên bản hoặc bản chụp nội dung để UC71 đối chiếu và thử lại đúng tài liệu. Gửi thất bại không hủy giao dịch gốc; QR lô công khai chỉ chứa phần truy xuất được phép, không thay chứng từ riêng của khách. Không suy chức năng phát hành hóa đơn điện tử hay chatbot đặt hàng từ UC này.</w:t>
            </w:r>
          </w:p>
        </w:tc>
      </w:tr>
      <w:tr w14:paraId="66FFE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0CD091CC">
            <w:pPr>
              <w:spacing w:after="0" w:line="240" w:lineRule="auto"/>
            </w:pPr>
            <w:r>
              <w:rPr>
                <w:sz w:val="17"/>
              </w:rPr>
              <w:t>FR-UC71</w:t>
            </w:r>
          </w:p>
        </w:tc>
        <w:tc>
          <w:tcPr>
            <w:tcW w:w="2400" w:type="dxa"/>
          </w:tcPr>
          <w:p w14:paraId="3FE32EC8">
            <w:pPr>
              <w:spacing w:after="0" w:line="240" w:lineRule="auto"/>
            </w:pPr>
            <w:r>
              <w:rPr>
                <w:sz w:val="17"/>
              </w:rPr>
              <w:t>Kiểm tra trạng thái gửi thông điệp</w:t>
            </w:r>
          </w:p>
        </w:tc>
        <w:tc>
          <w:tcPr>
            <w:tcW w:w="5467" w:type="dxa"/>
          </w:tcPr>
          <w:p w14:paraId="2FA2D564">
            <w:pPr>
              <w:spacing w:after="0" w:line="240" w:lineRule="auto"/>
            </w:pPr>
            <w:r>
              <w:rPr>
                <w:sz w:val="17"/>
              </w:rPr>
              <w:t>Chủ HTX, Quản lý khu hoặc Kế toán có quyền mở lịch sử gửi của giao dịch hay thông báo thuộc phạm vi mình. OMTS hiện người nhận dự kiến, kênh, phiên bản chứng từ, thời điểm và trạng thái có căn cứ Đang gửi, Đã gửi hoặc Thất bại tùy phản hồi nhà cung cấp. Người thao tác có thể sửa liên hệ hợp lệ và yêu cầu thử lại có kiểm soát; lần mới được ghi riêng, dùng đúng phiên bản chứng từ cần gửi chứ không tự thay bằng bản mới. Thử lại không tạo đơn, biên nhận, lô hay khoản tiền khác. Trạng thái nhà cung cấp nhận thông điệp không chứng minh khách đã đọc hoặc đồng ý nội dung.</w:t>
            </w:r>
          </w:p>
        </w:tc>
      </w:tr>
    </w:tbl>
    <w:p w14:paraId="655A4753">
      <w:pPr>
        <w:pStyle w:val="4"/>
        <w:keepNext/>
      </w:pPr>
      <w:bookmarkStart w:id="346" w:name="_Toc29150"/>
      <w:bookmarkStart w:id="347" w:name="_Toc12430"/>
      <w:r>
        <w:t>11.1 Thông báo (SCR-53)</w:t>
      </w:r>
      <w:bookmarkEnd w:id="346"/>
      <w:bookmarkEnd w:id="347"/>
    </w:p>
    <w:p w14:paraId="6BEFB213">
      <w:pPr>
        <w:spacing w:after="60"/>
      </w:pPr>
      <w:r>
        <w:rPr>
          <w:sz w:val="19"/>
          <w:szCs w:val="19"/>
        </w:rPr>
        <w:t>UC liên quan: UC69. Nhóm chức năng: Thông báo và liên lạc.</w:t>
      </w:r>
    </w:p>
    <w:p w14:paraId="27AF5149">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275A9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0406445A">
            <w:pPr>
              <w:spacing w:after="0" w:line="240" w:lineRule="auto"/>
            </w:pPr>
            <w:r>
              <w:rPr>
                <w:sz w:val="17"/>
                <w:szCs w:val="17"/>
              </w:rPr>
              <w:t>(1) Màn hình Thông báo: biểu tượng số chưa đọc</w:t>
            </w:r>
          </w:p>
          <w:p w14:paraId="0A7B94DD">
            <w:pPr>
              <w:spacing w:after="0" w:line="240" w:lineRule="auto"/>
            </w:pPr>
            <w:r>
              <w:rPr>
                <w:sz w:val="17"/>
                <w:szCs w:val="17"/>
              </w:rPr>
              <w:t>(2) [Lọc tất cả/chưa đọc/loại]</w:t>
            </w:r>
          </w:p>
          <w:p w14:paraId="5FCD16FF">
            <w:pPr>
              <w:spacing w:after="0" w:line="240" w:lineRule="auto"/>
            </w:pPr>
            <w:r>
              <w:rPr>
                <w:sz w:val="17"/>
                <w:szCs w:val="17"/>
              </w:rPr>
              <w:t>(3) bảng Thời điểm/Tiêu đề/Tóm tắt/Đã đọc</w:t>
            </w:r>
          </w:p>
          <w:p w14:paraId="7CB14CDC">
            <w:pPr>
              <w:spacing w:after="0" w:line="240" w:lineRule="auto"/>
            </w:pPr>
            <w:r>
              <w:rPr>
                <w:sz w:val="17"/>
                <w:szCs w:val="17"/>
              </w:rPr>
              <w:t>(4) [Mở] [Đánh dấu đã đọc].</w:t>
            </w:r>
          </w:p>
          <w:p w14:paraId="3CF5F24B">
            <w:pPr>
              <w:spacing w:after="0" w:line="240" w:lineRule="auto"/>
            </w:pPr>
            <w:r>
              <w:rPr>
                <w:sz w:val="17"/>
                <w:szCs w:val="17"/>
              </w:rPr>
              <w:t>(5) Chi tiết: nội dung tối thiểu, liên kết tới Đơn hàng/Đo nước/Hồ sơ vùng/Công việc; [Mở bản ghi].</w:t>
            </w:r>
          </w:p>
        </w:tc>
      </w:tr>
    </w:tbl>
    <w:p w14:paraId="6A946D69">
      <w:pPr>
        <w:spacing w:after="40"/>
      </w:pPr>
    </w:p>
    <w:p w14:paraId="4C3B5B96">
      <w:pPr>
        <w:keepNext/>
        <w:spacing w:before="40" w:after="20"/>
      </w:pPr>
      <w:r>
        <w:rPr>
          <w:b/>
        </w:rPr>
        <w:t>Màn hình này cho phép người dùng đã đăng nhập (Quản trị hệ thống, Chủ HTX, Nhân viên, Thương lái):</w:t>
      </w:r>
    </w:p>
    <w:p w14:paraId="50D0CEF8">
      <w:pPr>
        <w:spacing w:after="10"/>
        <w:ind w:left="360" w:hanging="220"/>
      </w:pPr>
      <w:r>
        <w:rPr>
          <w:sz w:val="19"/>
          <w:szCs w:val="19"/>
        </w:rPr>
        <w:t>• Người dùng mở Trung tâm thông báo.</w:t>
      </w:r>
    </w:p>
    <w:p w14:paraId="37CA8BC6">
      <w:pPr>
        <w:spacing w:after="10"/>
        <w:ind w:left="360" w:hanging="220"/>
      </w:pPr>
      <w:r>
        <w:rPr>
          <w:sz w:val="19"/>
          <w:szCs w:val="19"/>
        </w:rPr>
        <w:t>• Người dùng mở một thông báo; hệ thống đánh dấu đã đọc.</w:t>
      </w:r>
    </w:p>
    <w:p w14:paraId="5D344496">
      <w:pPr>
        <w:spacing w:after="10"/>
        <w:ind w:left="360" w:hanging="220"/>
      </w:pPr>
      <w:r>
        <w:rPr>
          <w:sz w:val="19"/>
          <w:szCs w:val="19"/>
        </w:rPr>
        <w:t>• Người dùng chọn liên kết; hệ thống kiểm lại quyền và mở bản ghi đích.</w:t>
      </w:r>
    </w:p>
    <w:p w14:paraId="00FEA26D">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5FAF7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421C5E14">
            <w:pPr>
              <w:spacing w:after="0" w:line="240" w:lineRule="auto"/>
            </w:pPr>
            <w:r>
              <w:rPr>
                <w:b/>
                <w:sz w:val="17"/>
                <w:szCs w:val="17"/>
              </w:rPr>
              <w:t>Field Name</w:t>
            </w:r>
          </w:p>
        </w:tc>
        <w:tc>
          <w:tcPr>
            <w:tcW w:w="6700" w:type="dxa"/>
            <w:shd w:val="clear" w:color="auto" w:fill="DCE6F1"/>
          </w:tcPr>
          <w:p w14:paraId="64C0714B">
            <w:pPr>
              <w:spacing w:after="0" w:line="240" w:lineRule="auto"/>
            </w:pPr>
            <w:r>
              <w:rPr>
                <w:b/>
                <w:sz w:val="17"/>
                <w:szCs w:val="17"/>
              </w:rPr>
              <w:t>Description</w:t>
            </w:r>
          </w:p>
        </w:tc>
      </w:tr>
      <w:tr w14:paraId="21003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A8C82EE">
            <w:pPr>
              <w:spacing w:after="0" w:line="240" w:lineRule="auto"/>
            </w:pPr>
            <w:r>
              <w:rPr>
                <w:sz w:val="17"/>
                <w:szCs w:val="17"/>
              </w:rPr>
              <w:t>Loại và trạng thái lọc</w:t>
            </w:r>
          </w:p>
        </w:tc>
        <w:tc>
          <w:tcPr>
            <w:tcW w:w="6700" w:type="dxa"/>
          </w:tcPr>
          <w:p w14:paraId="73D091F1">
            <w:pPr>
              <w:spacing w:after="0" w:line="240" w:lineRule="auto"/>
            </w:pPr>
            <w:r>
              <w:rPr>
                <w:sz w:val="17"/>
                <w:szCs w:val="17"/>
              </w:rPr>
              <w:t>Loại nhập: Chọn từ danh sách. Bắt buộc: Không.</w:t>
            </w:r>
          </w:p>
        </w:tc>
      </w:tr>
      <w:tr w14:paraId="312A3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3169" w:author="Claude" w:date="2026-10-08T00:00:00Z"/>
        </w:trPr>
        <w:tc>
          <w:tcPr>
            <w:tcW w:w="2300" w:type="dxa"/>
          </w:tcPr>
          <w:p w14:paraId="119B02C9">
            <w:pPr>
              <w:spacing w:after="0" w:line="240" w:lineRule="auto"/>
              <w:rPr>
                <w:del w:id="3171" w:author="Claude" w:date="2026-10-08T00:00:00Z"/>
              </w:rPr>
            </w:pPr>
            <w:del w:id="3170" w:author="Claude" w:date="2026-10-08T00:00:00Z">
              <w:r>
                <w:rPr>
                  <w:sz w:val="17"/>
                  <w:szCs w:val="17"/>
                </w:rPr>
                <w:delText xml:space="preserve">Không cho chọn tài khoản nhận thay người khác trong màn hình cá nhân.</w:delText>
              </w:r>
            </w:del>
          </w:p>
        </w:tc>
        <w:tc>
          <w:tcPr>
            <w:tcW w:w="6700" w:type="dxa"/>
          </w:tcPr>
          <w:p w14:paraId="4F647596">
            <w:pPr>
              <w:spacing w:after="0" w:line="240" w:lineRule="auto"/>
              <w:rPr>
                <w:del w:id="3173" w:author="Claude" w:date="2026-10-08T00:00:00Z"/>
              </w:rPr>
            </w:pPr>
            <w:del w:id="3172" w:author="Claude" w:date="2026-10-08T00:00:00Z">
              <w:r>
                <w:rPr>
                  <w:sz w:val="17"/>
                  <w:szCs w:val="17"/>
                </w:rPr>
                <w:delText xml:space="preserve">Loại nhập: Chọn từ danh sách.</w:delText>
              </w:r>
            </w:del>
          </w:p>
        </w:tc>
      </w:tr>
    </w:tbl>
    <w:p w14:paraId="0D558263">
      <w:pPr>
        <w:spacing w:before="60" w:after="20"/>
      </w:pPr>
      <w:r>
        <w:rPr>
          <w:sz w:val="18"/>
          <w:szCs w:val="18"/>
        </w:rPr>
        <w:t xml:space="preserve">Thông báo liên quan: </w:t>
      </w:r>
      <w:r>
        <w:fldChar w:fldCharType="begin"/>
        <w:instrText xml:space="preserve"> HYPERLINK \l "MSG02" \o "MSG02 (Lỗi): Bạn không có quyền thực hiện thao tác này." </w:instrText>
        <w:fldChar w:fldCharType="separate"/>
      </w:r>
      <w:r>
        <w:rPr>
          <w:sz w:val="18"/>
          <w:szCs w:val="18"/>
        </w:rPr>
        <w:t>MSG02</w:t>
        <w:fldChar w:fldCharType="end"/>
        <w:t xml:space="preserve"> (Không đủ quyền).</w:t>
      </w:r>
    </w:p>
    <w:p w14:paraId="65B23765">
      <w:pPr>
        <w:spacing w:after="60"/>
      </w:pPr>
      <w:r>
        <w:rPr>
          <w:sz w:val="18"/>
          <w:szCs w:val="18"/>
        </w:rPr>
        <w:t>UC liên kết: UC06: tùy chọn nhận thông báo; UC15/UC26: nguồn nhắc hồ sơ vùng và đo nước; UC44/UC56: nguồn thông báo đơn/việc; UC32: thông báo cho thương lái khi QR của lô bàn giao ngoại tuyến đã được gửi hoặc đang được hoàn thiện.</w:t>
      </w:r>
    </w:p>
    <w:p w14:paraId="24F51B95">
      <w:pPr>
        <w:pStyle w:val="4"/>
        <w:keepNext/>
      </w:pPr>
      <w:bookmarkStart w:id="348" w:name="_Toc20352"/>
      <w:bookmarkStart w:id="349" w:name="_Toc22062"/>
      <w:r>
        <w:t>11.2 Gửi chứng từ cho thương lái (SCR-54)</w:t>
      </w:r>
      <w:bookmarkEnd w:id="348"/>
      <w:bookmarkEnd w:id="349"/>
    </w:p>
    <w:p w14:paraId="14DBECA3">
      <w:pPr>
        <w:spacing w:after="60"/>
      </w:pPr>
      <w:r>
        <w:rPr>
          <w:sz w:val="19"/>
          <w:szCs w:val="19"/>
        </w:rPr>
        <w:t>UC liên quan: UC70. Nhóm chức năng: Thông báo và liên lạc.</w:t>
      </w:r>
    </w:p>
    <w:p w14:paraId="0A7FF58D">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4391A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3BB6C024">
            <w:pPr>
              <w:spacing w:after="0" w:line="240" w:lineRule="auto"/>
            </w:pPr>
            <w:r>
              <w:rPr>
                <w:sz w:val="17"/>
                <w:szCs w:val="17"/>
              </w:rPr>
              <w:t>(1) Màn hình Chia sẻ chứng từ: [Giao dịch gốc] [Loại chứng từ và phiên bản] [Người nhận] [Kênh: Email/Zalo OA/SMS] [Địa chỉ/đầu mối đã xác minh hoặc đủ điều kiện] [Xem trước nội dung và liên kết] [Gửi].</w:t>
            </w:r>
          </w:p>
          <w:p w14:paraId="7A7EB30B">
            <w:pPr>
              <w:spacing w:after="0" w:line="240" w:lineRule="auto"/>
            </w:pPr>
            <w:r>
              <w:rPr>
                <w:sz w:val="17"/>
                <w:szCs w:val="17"/>
              </w:rPr>
              <w:t>(2) Vùng kết quả: mã lần gửi, thời gian, trạng thái</w:t>
            </w:r>
          </w:p>
          <w:p w14:paraId="2FEB3241">
            <w:pPr>
              <w:spacing w:after="0" w:line="240" w:lineRule="auto"/>
            </w:pPr>
            <w:r>
              <w:rPr>
                <w:sz w:val="17"/>
                <w:szCs w:val="17"/>
              </w:rPr>
              <w:t>(3) [Xem lịch sử gửi]</w:t>
            </w:r>
          </w:p>
          <w:p w14:paraId="7C24DB09">
            <w:pPr>
              <w:spacing w:after="0" w:line="240" w:lineRule="auto"/>
            </w:pPr>
            <w:r>
              <w:rPr>
                <w:sz w:val="17"/>
                <w:szCs w:val="17"/>
              </w:rPr>
              <w:t>(4) Liên kết QR công khai nằm riêng khỏi chứng từ tài chính riêng tư.</w:t>
            </w:r>
          </w:p>
        </w:tc>
      </w:tr>
    </w:tbl>
    <w:p w14:paraId="51020545">
      <w:pPr>
        <w:spacing w:after="40"/>
      </w:pPr>
    </w:p>
    <w:p w14:paraId="1D873E77">
      <w:pPr>
        <w:keepNext/>
        <w:spacing w:before="40" w:after="20"/>
      </w:pPr>
      <w:r>
        <w:rPr>
          <w:b/>
        </w:rPr>
        <w:t>Màn hình này cho phép Chủ HTX, Quản lý khu, Kế toán:</w:t>
      </w:r>
    </w:p>
    <w:p w14:paraId="665BEBDB">
      <w:pPr>
        <w:spacing w:after="10"/>
        <w:ind w:left="360" w:hanging="220"/>
      </w:pPr>
      <w:r>
        <w:rPr>
          <w:sz w:val="19"/>
          <w:szCs w:val="19"/>
        </w:rPr>
        <w:t>• Người thao tác mở giao dịch và chọn Gửi chứng từ.</w:t>
      </w:r>
    </w:p>
    <w:p w14:paraId="7161C3F2">
      <w:pPr>
        <w:spacing w:after="10"/>
        <w:ind w:left="360" w:hanging="220"/>
      </w:pPr>
      <w:r>
        <w:rPr>
          <w:sz w:val="19"/>
          <w:szCs w:val="19"/>
        </w:rPr>
        <w:t>• Người thao tác chọn kênh và xem trước nội dung.</w:t>
      </w:r>
    </w:p>
    <w:p w14:paraId="0D044D5D">
      <w:pPr>
        <w:spacing w:after="10"/>
        <w:ind w:left="360" w:hanging="220"/>
      </w:pPr>
      <w:r>
        <w:rPr>
          <w:sz w:val="19"/>
          <w:szCs w:val="19"/>
        </w:rPr>
        <w:t>• Người thao tác theo dõi trạng thái ở UC71.</w:t>
      </w:r>
    </w:p>
    <w:p w14:paraId="7BE3F32D">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5A08A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670EBB6C">
            <w:pPr>
              <w:spacing w:after="0" w:line="240" w:lineRule="auto"/>
            </w:pPr>
            <w:r>
              <w:rPr>
                <w:b/>
                <w:sz w:val="17"/>
                <w:szCs w:val="17"/>
              </w:rPr>
              <w:t>Field Name</w:t>
            </w:r>
          </w:p>
        </w:tc>
        <w:tc>
          <w:tcPr>
            <w:tcW w:w="6700" w:type="dxa"/>
            <w:shd w:val="clear" w:color="auto" w:fill="DCE6F1"/>
          </w:tcPr>
          <w:p w14:paraId="3FF36C25">
            <w:pPr>
              <w:spacing w:after="0" w:line="240" w:lineRule="auto"/>
            </w:pPr>
            <w:r>
              <w:rPr>
                <w:b/>
                <w:sz w:val="17"/>
                <w:szCs w:val="17"/>
              </w:rPr>
              <w:t>Description</w:t>
            </w:r>
          </w:p>
        </w:tc>
      </w:tr>
      <w:tr w14:paraId="7ED45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ADF3A50">
            <w:pPr>
              <w:spacing w:after="0" w:line="240" w:lineRule="auto"/>
            </w:pPr>
            <w:r>
              <w:rPr>
                <w:sz w:val="17"/>
                <w:szCs w:val="17"/>
              </w:rPr>
              <w:t>(1) Giao dịch/loại chứng từ và phiên bản</w:t>
            </w:r>
          </w:p>
        </w:tc>
        <w:tc>
          <w:tcPr>
            <w:tcW w:w="6700" w:type="dxa"/>
          </w:tcPr>
          <w:p w14:paraId="64D376EB">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3C52F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2B29ED6">
            <w:pPr>
              <w:spacing w:after="0" w:line="240" w:lineRule="auto"/>
            </w:pPr>
            <w:r>
              <w:rPr>
                <w:sz w:val="17"/>
                <w:szCs w:val="17"/>
              </w:rPr>
              <w:t>(1) Người nhận gắn khách mua</w:t>
            </w:r>
          </w:p>
        </w:tc>
        <w:tc>
          <w:tcPr>
            <w:tcW w:w="6700" w:type="dxa"/>
          </w:tcPr>
          <w:p w14:paraId="68EB64D7">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AFC8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235CAB2">
            <w:pPr>
              <w:spacing w:after="0" w:line="240" w:lineRule="auto"/>
            </w:pPr>
            <w:r>
              <w:rPr>
                <w:sz w:val="17"/>
                <w:szCs w:val="17"/>
              </w:rPr>
              <w:t>Kênh và địa chỉ nhận đủ điều kiện</w:t>
            </w:r>
          </w:p>
        </w:tc>
        <w:tc>
          <w:tcPr>
            <w:tcW w:w="6700" w:type="dxa"/>
          </w:tcPr>
          <w:p w14:paraId="6AAC7A61">
            <w:pPr>
              <w:spacing w:after="0" w:line="240" w:lineRule="auto"/>
            </w:pPr>
            <w:r>
              <w:rPr>
                <w:sz w:val="17"/>
                <w:szCs w:val="17"/>
              </w:rPr>
              <w:t xml:space="preserve">Loại nhập: Nhóm trường (xem phác thảo).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025AA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5C053F5">
            <w:pPr>
              <w:spacing w:after="0" w:line="240" w:lineRule="auto"/>
            </w:pPr>
            <w:r>
              <w:rPr>
                <w:sz w:val="17"/>
                <w:szCs w:val="17"/>
              </w:rPr>
              <w:t>Lời nhắn bổ sung</w:t>
            </w:r>
          </w:p>
        </w:tc>
        <w:tc>
          <w:tcPr>
            <w:tcW w:w="6700" w:type="dxa"/>
          </w:tcPr>
          <w:p w14:paraId="7DAA70BD">
            <w:pPr>
              <w:spacing w:after="0" w:line="240" w:lineRule="auto"/>
            </w:pPr>
            <w:r>
              <w:rPr>
                <w:sz w:val="17"/>
                <w:szCs w:val="17"/>
              </w:rPr>
              <w:t>Loại nhập: Văn bản. Nếu mẫu cho phép, không thay nội dung chứng từ.</w:t>
            </w:r>
          </w:p>
        </w:tc>
      </w:tr>
    </w:tbl>
    <w:p w14:paraId="74D73D2C">
      <w:pPr>
        <w:spacing w:before="60" w:after="20"/>
      </w:pPr>
      <w:r>
        <w:rPr>
          <w:sz w:val="18"/>
          <w:szCs w:val="18"/>
        </w:rPr>
        <w:t xml:space="preserve">Thông báo liên quan: </w:t>
      </w:r>
      <w:r>
        <w:fldChar w:fldCharType="begin"/>
        <w:instrText xml:space="preserve"> HYPERLINK \l "MSG04" \o "MSG04 (Lỗi): Dịch vụ {service_name} hiện chưa phản hồi. Thao tác chưa hoàn tất, dữ liệu trong OMTS giữ nguyên; vui lòng thử lại sau." </w:instrText>
        <w:fldChar w:fldCharType="separate"/>
      </w:r>
      <w:r>
        <w:rPr>
          <w:sz w:val="18"/>
          <w:szCs w:val="18"/>
        </w:rPr>
        <w:t>MSG04</w:t>
        <w:fldChar w:fldCharType="end"/>
        <w:t xml:space="preserve"> (Dịch vụ ngoài không phản hồi); </w:t>
      </w:r>
      <w:r>
        <w:fldChar w:fldCharType="begin"/>
        <w:instrText xml:space="preserve"> HYPERLINK \l "MSG21" \o "MSG21 (Lỗi): Kênh {channel_name} chưa được cấu hình hoặc chưa đủ điều kiện nên chưa thể bật." </w:instrText>
        <w:fldChar w:fldCharType="separate"/>
      </w:r>
      <w:r>
        <w:rPr>
          <w:sz w:val="18"/>
          <w:szCs w:val="18"/>
        </w:rPr>
        <w:t>MSG21</w:t>
        <w:fldChar w:fldCharType="end"/>
        <w:t xml:space="preserve"> (Kênh thông báo chưa dùng được).</w:t>
      </w:r>
    </w:p>
    <w:p w14:paraId="38AF8851">
      <w:pPr>
        <w:spacing w:after="60"/>
      </w:pPr>
      <w:r>
        <w:rPr>
          <w:sz w:val="18"/>
          <w:szCs w:val="18"/>
        </w:rPr>
        <w:t>UC liên kết: UC44/UC48/UC53: nguồn xác nhận đơn/biên nhận/điều chỉnh; UC42: đầu mối khách hàng; UC32/UC40: liên kết truy xuất công khai khi phù hợp; UC71: kiểm tra và thử lại lần gửi.</w:t>
      </w:r>
    </w:p>
    <w:p w14:paraId="0681D5EF">
      <w:pPr>
        <w:pStyle w:val="4"/>
        <w:keepNext/>
      </w:pPr>
      <w:bookmarkStart w:id="350" w:name="_Toc17789"/>
      <w:bookmarkStart w:id="351" w:name="_Toc31619"/>
      <w:r>
        <w:t>11.3 Nhật ký gửi thông điệp (SCR-55)</w:t>
      </w:r>
      <w:bookmarkEnd w:id="350"/>
      <w:bookmarkEnd w:id="351"/>
    </w:p>
    <w:p w14:paraId="06CF99A8">
      <w:pPr>
        <w:spacing w:after="60"/>
      </w:pPr>
      <w:r>
        <w:rPr>
          <w:sz w:val="19"/>
          <w:szCs w:val="19"/>
        </w:rPr>
        <w:t>UC liên quan: UC71. Nhóm chức năng: Thông báo và liên lạc.</w:t>
      </w:r>
    </w:p>
    <w:p w14:paraId="601CB233">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0C1DB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68EFB0B5">
            <w:pPr>
              <w:spacing w:after="0" w:line="240" w:lineRule="auto"/>
            </w:pPr>
            <w:r>
              <w:rPr>
                <w:sz w:val="17"/>
                <w:szCs w:val="17"/>
              </w:rPr>
              <w:t>(1) Màn hình Nhật ký gửi: [Kỳ] [Kênh] [Trạng thái] [Khách/giao dịch]</w:t>
            </w:r>
          </w:p>
          <w:p w14:paraId="75AE201C">
            <w:pPr>
              <w:spacing w:after="0" w:line="240" w:lineRule="auto"/>
            </w:pPr>
            <w:r>
              <w:rPr>
                <w:sz w:val="17"/>
                <w:szCs w:val="17"/>
              </w:rPr>
              <w:t>(2) bảng Mã lần gửi/Người nhận/Kênh/Phiên bản chứng từ/Thời điểm/Kết quả dịch vụ</w:t>
            </w:r>
          </w:p>
          <w:p w14:paraId="50A95DA0">
            <w:pPr>
              <w:spacing w:after="0" w:line="240" w:lineRule="auto"/>
            </w:pPr>
            <w:r>
              <w:rPr>
                <w:sz w:val="17"/>
                <w:szCs w:val="17"/>
              </w:rPr>
              <w:t>(3) [Xem chi tiết].</w:t>
            </w:r>
          </w:p>
          <w:p w14:paraId="3C2D6375">
            <w:pPr>
              <w:spacing w:after="0" w:line="240" w:lineRule="auto"/>
            </w:pPr>
            <w:r>
              <w:rPr>
                <w:sz w:val="17"/>
                <w:szCs w:val="17"/>
              </w:rPr>
              <w:t>(4) Chi tiết: thông điệp an toàn, mã phản hồi, lịch sử thử lại; [Sửa người nhận/kênh nếu có quyền] [Thử lại].</w:t>
            </w:r>
          </w:p>
        </w:tc>
      </w:tr>
    </w:tbl>
    <w:p w14:paraId="16DBE284">
      <w:pPr>
        <w:spacing w:after="40"/>
      </w:pPr>
    </w:p>
    <w:p w14:paraId="047FC5D7">
      <w:pPr>
        <w:keepNext/>
        <w:spacing w:before="40" w:after="20"/>
      </w:pPr>
      <w:r>
        <w:rPr>
          <w:b/>
        </w:rPr>
        <w:t>Màn hình này cho phép Chủ HTX, Quản lý khu, Kế toán:</w:t>
      </w:r>
    </w:p>
    <w:p w14:paraId="7A3759AA">
      <w:pPr>
        <w:spacing w:after="10"/>
        <w:ind w:left="360" w:hanging="220"/>
      </w:pPr>
      <w:r>
        <w:rPr>
          <w:sz w:val="19"/>
          <w:szCs w:val="19"/>
        </w:rPr>
        <w:t>• Người thao tác lọc và mở một lần gửi.</w:t>
      </w:r>
    </w:p>
    <w:p w14:paraId="4C7DE881">
      <w:pPr>
        <w:spacing w:after="10"/>
        <w:ind w:left="360" w:hanging="220"/>
      </w:pPr>
      <w:r>
        <w:rPr>
          <w:sz w:val="19"/>
          <w:szCs w:val="19"/>
        </w:rPr>
        <w:t xml:space="preserve">• Người thao tác chọn Thử lại; </w:t>
      </w:r>
      <w:del w:id="3188" w:author="Claude" w:date="2026-10-08T00:00:00Z">
        <w:r>
          <w:rPr>
            <w:sz w:val="19"/>
            <w:szCs w:val="19"/>
          </w:rPr>
          <w:delText xml:space="preserve">hệ</w:delText>
        </w:r>
      </w:del>
      <w:ins w:id="3189" w:author="Claude" w:date="2026-10-08T00:00:00Z">
        <w:r>
          <w:rPr>
            <w:sz w:val="19"/>
            <w:szCs w:val="19"/>
          </w:rPr>
          <w:t xml:space="preserve">lần</w:t>
        </w:r>
      </w:ins>
      <w:r>
        <w:rPr>
          <w:sz w:val="19"/>
          <w:szCs w:val="19"/>
        </w:rPr>
        <w:t xml:space="preserve"> </w:t>
      </w:r>
      <w:del w:id="3186" w:author="Claude" w:date="2026-10-08T00:00:00Z">
        <w:r>
          <w:rPr>
            <w:sz w:val="19"/>
            <w:szCs w:val="19"/>
          </w:rPr>
          <w:delText xml:space="preserve">thống</w:delText>
        </w:r>
      </w:del>
      <w:ins w:id="3187" w:author="Claude" w:date="2026-10-08T00:00:00Z">
        <w:r>
          <w:rPr>
            <w:sz w:val="19"/>
            <w:szCs w:val="19"/>
          </w:rPr>
          <w:t xml:space="preserve">thử</w:t>
        </w:r>
      </w:ins>
      <w:r>
        <w:rPr>
          <w:sz w:val="19"/>
          <w:szCs w:val="19"/>
        </w:rPr>
        <w:t xml:space="preserve"> </w:t>
      </w:r>
      <w:del w:id="3184" w:author="Claude" w:date="2026-10-08T00:00:00Z">
        <w:r>
          <w:rPr>
            <w:sz w:val="19"/>
            <w:szCs w:val="19"/>
          </w:rPr>
          <w:delText xml:space="preserve">cho</w:delText>
        </w:r>
      </w:del>
      <w:ins w:id="3185" w:author="Claude" w:date="2026-10-08T00:00:00Z">
        <w:r>
          <w:rPr>
            <w:sz w:val="19"/>
            <w:szCs w:val="19"/>
          </w:rPr>
          <w:t xml:space="preserve">lại</w:t>
        </w:r>
      </w:ins>
      <w:r>
        <w:rPr>
          <w:sz w:val="19"/>
          <w:szCs w:val="19"/>
        </w:rPr>
        <w:t xml:space="preserve"> </w:t>
      </w:r>
      <w:del w:id="3182" w:author="Claude" w:date="2026-10-08T00:00:00Z">
        <w:r>
          <w:rPr>
            <w:sz w:val="19"/>
            <w:szCs w:val="19"/>
          </w:rPr>
          <w:delText xml:space="preserve">biết sẽ</w:delText>
        </w:r>
      </w:del>
      <w:ins w:id="3183" w:author="Claude" w:date="2026-10-08T00:00:00Z">
        <w:r>
          <w:rPr>
            <w:sz w:val="19"/>
            <w:szCs w:val="19"/>
          </w:rPr>
          <w:t xml:space="preserve">luôn</w:t>
        </w:r>
      </w:ins>
      <w:r>
        <w:rPr>
          <w:sz w:val="19"/>
          <w:szCs w:val="19"/>
        </w:rPr>
        <w:t xml:space="preserve"> gửi </w:t>
      </w:r>
      <w:del w:id="3180" w:author="Claude" w:date="2026-10-08T00:00:00Z">
        <w:r>
          <w:rPr>
            <w:sz w:val="19"/>
            <w:szCs w:val="19"/>
          </w:rPr>
          <w:delText xml:space="preserve">lại</w:delText>
        </w:r>
      </w:del>
      <w:ins w:id="3181" w:author="Claude" w:date="2026-10-08T00:00:00Z">
        <w:r>
          <w:rPr>
            <w:sz w:val="19"/>
            <w:szCs w:val="19"/>
          </w:rPr>
          <w:t xml:space="preserve">đúng</w:t>
        </w:r>
      </w:ins>
      <w:r>
        <w:rPr>
          <w:sz w:val="19"/>
          <w:szCs w:val="19"/>
        </w:rPr>
        <w:t xml:space="preserve"> phiên bản </w:t>
      </w:r>
      <w:del w:id="3178" w:author="Claude" w:date="2026-10-08T00:00:00Z">
        <w:r>
          <w:rPr>
            <w:sz w:val="19"/>
            <w:szCs w:val="19"/>
          </w:rPr>
          <w:delText xml:space="preserve">cũ</w:delText>
        </w:r>
      </w:del>
      <w:ins w:id="3179" w:author="Claude" w:date="2026-10-08T00:00:00Z">
        <w:r>
          <w:rPr>
            <w:sz w:val="19"/>
            <w:szCs w:val="19"/>
          </w:rPr>
          <w:t xml:space="preserve">chứng</w:t>
        </w:r>
      </w:ins>
      <w:r>
        <w:rPr>
          <w:sz w:val="19"/>
          <w:szCs w:val="19"/>
        </w:rPr>
        <w:t xml:space="preserve"> </w:t>
      </w:r>
      <w:del w:id="3176" w:author="Claude" w:date="2026-10-08T00:00:00Z">
        <w:r>
          <w:rPr>
            <w:sz w:val="19"/>
            <w:szCs w:val="19"/>
          </w:rPr>
          <w:delText xml:space="preserve">hay</w:delText>
        </w:r>
      </w:del>
      <w:ins w:id="3177" w:author="Claude" w:date="2026-10-08T00:00:00Z">
        <w:r>
          <w:rPr>
            <w:sz w:val="19"/>
            <w:szCs w:val="19"/>
          </w:rPr>
          <w:t xml:space="preserve">từ của lần gốc (muốn gửi</w:t>
        </w:r>
      </w:ins>
      <w:r>
        <w:rPr>
          <w:sz w:val="19"/>
          <w:szCs w:val="19"/>
        </w:rPr>
        <w:t xml:space="preserve"> bản </w:t>
      </w:r>
      <w:del w:id="3174" w:author="Claude" w:date="2026-10-08T00:00:00Z">
        <w:r>
          <w:rPr>
            <w:sz w:val="19"/>
            <w:szCs w:val="19"/>
          </w:rPr>
          <w:delText xml:space="preserve">mới.</w:delText>
        </w:r>
      </w:del>
      <w:ins w:id="3175" w:author="Claude" w:date="2026-10-08T00:00:00Z">
        <w:r>
          <w:rPr>
            <w:sz w:val="19"/>
            <w:szCs w:val="19"/>
          </w:rPr>
          <w:t xml:space="preserve">mới thì tạo lần gửi mới ở UC70).</w:t>
        </w:r>
      </w:ins>
    </w:p>
    <w:p w14:paraId="77A5A6EB">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50D5B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1A23EE6B">
            <w:pPr>
              <w:spacing w:after="0" w:line="240" w:lineRule="auto"/>
            </w:pPr>
            <w:r>
              <w:rPr>
                <w:b/>
                <w:sz w:val="17"/>
                <w:szCs w:val="17"/>
              </w:rPr>
              <w:t>Field Name</w:t>
            </w:r>
          </w:p>
        </w:tc>
        <w:tc>
          <w:tcPr>
            <w:tcW w:w="6700" w:type="dxa"/>
            <w:shd w:val="clear" w:color="auto" w:fill="DCE6F1"/>
          </w:tcPr>
          <w:p w14:paraId="207CA46B">
            <w:pPr>
              <w:spacing w:after="0" w:line="240" w:lineRule="auto"/>
            </w:pPr>
            <w:r>
              <w:rPr>
                <w:b/>
                <w:sz w:val="17"/>
                <w:szCs w:val="17"/>
              </w:rPr>
              <w:t>Description</w:t>
            </w:r>
          </w:p>
        </w:tc>
      </w:tr>
      <w:tr w14:paraId="2E08C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7C15F81">
            <w:pPr>
              <w:spacing w:after="0" w:line="240" w:lineRule="auto"/>
            </w:pPr>
            <w:r>
              <w:rPr>
                <w:sz w:val="17"/>
                <w:szCs w:val="17"/>
              </w:rPr>
              <w:t>Bộ lọc</w:t>
            </w:r>
          </w:p>
        </w:tc>
        <w:tc>
          <w:tcPr>
            <w:tcW w:w="6700" w:type="dxa"/>
          </w:tcPr>
          <w:p w14:paraId="29DAD932">
            <w:pPr>
              <w:spacing w:after="0" w:line="240" w:lineRule="auto"/>
            </w:pPr>
            <w:r>
              <w:rPr>
                <w:sz w:val="17"/>
                <w:szCs w:val="17"/>
              </w:rPr>
              <w:t>Loại nhập: Chọn từ danh sách. Bắt buộc: Không.</w:t>
            </w:r>
          </w:p>
        </w:tc>
      </w:tr>
      <w:tr w14:paraId="57581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C7F227F">
            <w:pPr>
              <w:spacing w:after="0" w:line="240" w:lineRule="auto"/>
            </w:pPr>
            <w:r>
              <w:rPr>
                <w:sz w:val="17"/>
                <w:szCs w:val="17"/>
              </w:rPr>
              <w:t>(2) Lần gửi cần thử lại</w:t>
            </w:r>
          </w:p>
        </w:tc>
        <w:tc>
          <w:tcPr>
            <w:tcW w:w="6700" w:type="dxa"/>
          </w:tcPr>
          <w:p w14:paraId="7C5E64E0">
            <w:pPr>
              <w:spacing w:after="0" w:line="240" w:lineRule="auto"/>
            </w:pPr>
            <w:r>
              <w:rPr>
                <w:sz w:val="17"/>
                <w:szCs w:val="17"/>
              </w:rPr>
              <w:t xml:space="preserve">Loại nhập: Chọn từ danh sách. Bắt buộc: Có. Khi retry.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30C9C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F6CB2C2">
            <w:pPr>
              <w:spacing w:after="0" w:line="240" w:lineRule="auto"/>
            </w:pPr>
            <w:r>
              <w:rPr>
                <w:sz w:val="17"/>
                <w:szCs w:val="17"/>
              </w:rPr>
              <w:t>(2) Người nhận/kênh mới và lý do</w:t>
            </w:r>
          </w:p>
        </w:tc>
        <w:tc>
          <w:tcPr>
            <w:tcW w:w="6700" w:type="dxa"/>
          </w:tcPr>
          <w:p w14:paraId="7B6DA9E5">
            <w:pPr>
              <w:spacing w:after="0" w:line="240" w:lineRule="auto"/>
            </w:pPr>
            <w:r>
              <w:rPr>
                <w:sz w:val="17"/>
                <w:szCs w:val="17"/>
              </w:rPr>
              <w:t>Loại nhập: Nhóm trường (xem phác thảo). Khi sửa để thử lại.</w:t>
            </w:r>
          </w:p>
        </w:tc>
      </w:tr>
    </w:tbl>
    <w:p w14:paraId="7305F71D">
      <w:pPr>
        <w:spacing w:before="60" w:after="20"/>
      </w:pPr>
      <w:r>
        <w:rPr>
          <w:sz w:val="18"/>
          <w:szCs w:val="18"/>
        </w:rPr>
        <w:t xml:space="preserve">Thông báo liên quan: </w:t>
      </w:r>
      <w:r>
        <w:fldChar w:fldCharType="begin"/>
        <w:instrText xml:space="preserve"> HYPERLINK \l "MSG54" \o "MSG54 (Lỗi): Chưa thể gửi lại thông điệp này: {reason}." </w:instrText>
        <w:fldChar w:fldCharType="separate"/>
      </w:r>
      <w:r>
        <w:rPr>
          <w:sz w:val="18"/>
          <w:szCs w:val="18"/>
        </w:rPr>
        <w:t>MSG54</w:t>
        <w:fldChar w:fldCharType="end"/>
        <w:t xml:space="preserve"> (Không thể gửi lại thông điệp).</w:t>
      </w:r>
    </w:p>
    <w:p w14:paraId="784EBD51">
      <w:pPr>
        <w:spacing w:after="60"/>
      </w:pPr>
      <w:r>
        <w:rPr>
          <w:sz w:val="18"/>
          <w:szCs w:val="18"/>
        </w:rPr>
        <w:t>UC liên kết: UC70: nguồn lần gửi chứng từ khách; UC69: thông báo nội bộ chỉ xem trong phạm vi tương ứng; UC73: cấu hình kênh nếu lỗi kỹ thuật; UC75: audit thao tác sửa đầu mối/thử lại khi áp dụng.</w:t>
      </w:r>
    </w:p>
    <w:p w14:paraId="599FC0BA"/>
    <w:p w14:paraId="7F482BF2">
      <w:pPr>
        <w:pStyle w:val="3"/>
      </w:pPr>
      <w:bookmarkStart w:id="352" w:name="_Toc4104"/>
      <w:bookmarkStart w:id="353" w:name="_Toc6360"/>
      <w:r>
        <w:t>12. Quản trị nền tảng</w:t>
      </w:r>
      <w:bookmarkEnd w:id="352"/>
      <w:bookmarkEnd w:id="353"/>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3"/>
        <w:gridCol w:w="2400"/>
        <w:gridCol w:w="5467"/>
      </w:tblGrid>
      <w:tr w14:paraId="7CFBA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33" w:type="dxa"/>
            <w:shd w:val="clear" w:color="auto" w:fill="DCE6F1"/>
          </w:tcPr>
          <w:p w14:paraId="1572A23C">
            <w:pPr>
              <w:spacing w:after="0" w:line="240" w:lineRule="auto"/>
            </w:pPr>
            <w:r>
              <w:rPr>
                <w:b/>
                <w:sz w:val="18"/>
              </w:rPr>
              <w:t>Requirement</w:t>
            </w:r>
          </w:p>
        </w:tc>
        <w:tc>
          <w:tcPr>
            <w:tcW w:w="2400" w:type="dxa"/>
            <w:shd w:val="clear" w:color="auto" w:fill="DCE6F1"/>
          </w:tcPr>
          <w:p w14:paraId="0C3C906F">
            <w:pPr>
              <w:spacing w:after="0" w:line="240" w:lineRule="auto"/>
            </w:pPr>
            <w:r>
              <w:rPr>
                <w:b/>
                <w:sz w:val="18"/>
              </w:rPr>
              <w:t>Use Case</w:t>
            </w:r>
          </w:p>
        </w:tc>
        <w:tc>
          <w:tcPr>
            <w:tcW w:w="5467" w:type="dxa"/>
            <w:shd w:val="clear" w:color="auto" w:fill="DCE6F1"/>
          </w:tcPr>
          <w:p w14:paraId="5ADD8B00">
            <w:pPr>
              <w:spacing w:after="0" w:line="240" w:lineRule="auto"/>
            </w:pPr>
            <w:r>
              <w:rPr>
                <w:b/>
                <w:sz w:val="18"/>
              </w:rPr>
              <w:t>Required behavior</w:t>
            </w:r>
          </w:p>
        </w:tc>
      </w:tr>
      <w:tr w14:paraId="246EF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3E99A79F">
            <w:pPr>
              <w:spacing w:after="0" w:line="240" w:lineRule="auto"/>
            </w:pPr>
            <w:r>
              <w:rPr>
                <w:sz w:val="17"/>
              </w:rPr>
              <w:t>FR-UC72</w:t>
            </w:r>
          </w:p>
        </w:tc>
        <w:tc>
          <w:tcPr>
            <w:tcW w:w="2400" w:type="dxa"/>
          </w:tcPr>
          <w:p w14:paraId="28FA6273">
            <w:pPr>
              <w:spacing w:after="0" w:line="240" w:lineRule="auto"/>
            </w:pPr>
            <w:r>
              <w:rPr>
                <w:sz w:val="17"/>
              </w:rPr>
              <w:t>Cấp quyền truy cập Chủ HTX ban đầu</w:t>
            </w:r>
          </w:p>
        </w:tc>
        <w:tc>
          <w:tcPr>
            <w:tcW w:w="5467" w:type="dxa"/>
          </w:tcPr>
          <w:p w14:paraId="67F8FFC4">
            <w:pPr>
              <w:spacing w:after="0" w:line="240" w:lineRule="auto"/>
            </w:pPr>
            <w:r>
              <w:rPr>
                <w:sz w:val="17"/>
              </w:rPr>
              <w:t>UC72 nhận tên HTX khởi tạo, thông tin liên hệ và căn cứ xác minh Chủ HTX, tạo hồ sơ sơ bộ cùng tài khoản Chủ HTX đầu tiên. Chủ HTX đăng nhập UC02 và tự hoàn thiện thông tin HTX tại UC09.</w:t>
            </w:r>
          </w:p>
        </w:tc>
      </w:tr>
      <w:tr w14:paraId="55E82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50AD24F9">
            <w:pPr>
              <w:spacing w:after="0" w:line="240" w:lineRule="auto"/>
            </w:pPr>
            <w:r>
              <w:rPr>
                <w:sz w:val="17"/>
              </w:rPr>
              <w:t>FR-UC73</w:t>
            </w:r>
          </w:p>
        </w:tc>
        <w:tc>
          <w:tcPr>
            <w:tcW w:w="2400" w:type="dxa"/>
          </w:tcPr>
          <w:p w14:paraId="12964B4F">
            <w:pPr>
              <w:spacing w:after="0" w:line="240" w:lineRule="auto"/>
            </w:pPr>
            <w:r>
              <w:rPr>
                <w:sz w:val="17"/>
              </w:rPr>
              <w:t>Quản lý cấu hình nền tảng</w:t>
            </w:r>
          </w:p>
        </w:tc>
        <w:tc>
          <w:tcPr>
            <w:tcW w:w="5467" w:type="dxa"/>
          </w:tcPr>
          <w:p w14:paraId="030DA20D">
            <w:pPr>
              <w:spacing w:after="0" w:line="240" w:lineRule="auto"/>
            </w:pPr>
            <w:r>
              <w:rPr>
                <w:sz w:val="17"/>
              </w:rPr>
              <w:t>Duy trì tham số kỹ thuật và kết nối tích hợp OMTS có kiểm soát mà không can thiệp bản ghi nghiệp vụ. Điều kiện: đã đăng nhập với quyền cấu hình kỹ thuật. Quản trị viên chọn nhóm cấu hình và xem trạng thái/phiên bản hiện tại. Quản trị viên nhập giá trị mới, lý do và chạy kiểm tra kết nối khi có hỗ trợ. Hệ thống kiểm tra định dạng, phạm vi thay đổi và trình bày tác động. Các lần gửi/xác minh sau đó sử dụng cấu hình mới; lịch sử nghiệp vụ cũ không bị viết lại. Kết quả: cấu hình kỹ thuật mới được lưu theo phiên bản và người thay đổi.</w:t>
            </w:r>
          </w:p>
        </w:tc>
      </w:tr>
      <w:tr w14:paraId="2FBBC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43243B71">
            <w:pPr>
              <w:spacing w:after="0" w:line="240" w:lineRule="auto"/>
            </w:pPr>
            <w:r>
              <w:rPr>
                <w:sz w:val="17"/>
              </w:rPr>
              <w:t>FR-UC74</w:t>
            </w:r>
          </w:p>
        </w:tc>
        <w:tc>
          <w:tcPr>
            <w:tcW w:w="2400" w:type="dxa"/>
          </w:tcPr>
          <w:p w14:paraId="75EA3656">
            <w:pPr>
              <w:spacing w:after="0" w:line="240" w:lineRule="auto"/>
            </w:pPr>
            <w:r>
              <w:rPr>
                <w:sz w:val="17"/>
              </w:rPr>
              <w:t>Hỗ trợ truy cập tài khoản</w:t>
            </w:r>
          </w:p>
        </w:tc>
        <w:tc>
          <w:tcPr>
            <w:tcW w:w="5467" w:type="dxa"/>
          </w:tcPr>
          <w:p w14:paraId="355FF343">
            <w:pPr>
              <w:spacing w:after="0" w:line="240" w:lineRule="auto"/>
            </w:pPr>
            <w:r>
              <w:rPr>
                <w:sz w:val="17"/>
              </w:rPr>
              <w:t xml:space="preserve">Quản trị hệ thống kiểm soát các yêu cầu hỗ trợ khôi phục tài khoản và không được mạo danh hay tự mở rộng quyền nghiệp vụ. Chủ HTX, nhân viên và thương lái tự khôi phục qua email hoặc số điện thoại đã xác minh theo UC03/UC08.</w:t>
            </w:r>
            <w:ins w:id="2745" w:author="Claude" w:date="2026-10-08T00:00:00Z">
              <w:r>
                <w:rPr>
                  <w:sz w:val="17"/>
                </w:rPr>
                <w:t xml:space="preserve"> Quản trị hệ thống khóa, mở khóa (chỉ tài khoản do mình khóa) hoặc đặt lại mật khẩu tạm sau khi xác minh danh tính; tài khoản do Chủ HTX khóa thì hướng dẫn người dùng liên hệ Chủ HTX.</w:t>
              </w:r>
            </w:ins>
            <w:r>
              <w:rPr>
                <w:sz w:val="17"/>
              </w:rPr>
              <w:t xml:space="preserve"> Khi Quản trị hệ thống hỗ trợ, hệ thống lưu căn cứ, hành động, người và thời điểm; quyền Quản lý khu, Kế toán hoặc nhân viên đã thu hồi không tự khôi phục theo tài khoản.</w:t>
            </w:r>
          </w:p>
        </w:tc>
      </w:tr>
      <w:tr w14:paraId="06722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2B4BEEEB">
            <w:pPr>
              <w:spacing w:after="0" w:line="240" w:lineRule="auto"/>
            </w:pPr>
            <w:r>
              <w:rPr>
                <w:sz w:val="17"/>
              </w:rPr>
              <w:t>FR-UC75</w:t>
            </w:r>
          </w:p>
        </w:tc>
        <w:tc>
          <w:tcPr>
            <w:tcW w:w="2400" w:type="dxa"/>
          </w:tcPr>
          <w:p w14:paraId="6EDEFB72">
            <w:pPr>
              <w:spacing w:after="0" w:line="240" w:lineRule="auto"/>
            </w:pPr>
            <w:r>
              <w:rPr>
                <w:sz w:val="17"/>
              </w:rPr>
              <w:t>Tra cứu nhật ký kiểm toán</w:t>
            </w:r>
          </w:p>
        </w:tc>
        <w:tc>
          <w:tcPr>
            <w:tcW w:w="5467" w:type="dxa"/>
          </w:tcPr>
          <w:p w14:paraId="71480C59">
            <w:pPr>
              <w:spacing w:after="0" w:line="240" w:lineRule="auto"/>
            </w:pPr>
            <w:r>
              <w:rPr>
                <w:sz w:val="17"/>
              </w:rPr>
              <w:t>Cho Chủ HTX hoặc quản trị kỹ thuật điều tra hành động và lịch sử thay đổi trong đúng phạm vi của mình. Điều kiện: đã đăng nhập với quyền xem nhật ký kiểm toán tương ứng. Chủ HTX/quản trị viên mở Nhật ký kiểm toán. Người dùng nhập bộ lọc và chạy tìm kiếm. Hệ thống trả sự kiện có người, thời điểm, hành động, lý do và đối tượng. Hệ thống kiểm tra lại quyền khi mở bản ghi nguồn; không cung cấp thao tác viết/xóa log. Trường hợp khác: nếu Quản trị hệ thống tìm sự kiện tài chính/cá nhân ngoài phạm vi kỹ thuật, che hoặc không trả chi tiết nhạy cảm. Kết quả: thông tin truy vết được hiển thị có giới hạn quyền.</w:t>
            </w:r>
          </w:p>
        </w:tc>
      </w:tr>
      <w:tr w14:paraId="44AD3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2746" w:author="Claude" w:date="2026-10-08T00:00:00Z"/>
        </w:trPr>
        <w:tc>
          <w:tcPr>
            <w:tcW w:w="1133" w:type="dxa"/>
          </w:tcPr>
          <w:p w14:paraId="76240FDB">
            <w:pPr>
              <w:spacing w:after="0" w:line="240" w:lineRule="auto"/>
              <w:rPr>
                <w:del w:id="2748" w:author="Claude" w:date="2026-10-08T00:00:00Z"/>
              </w:rPr>
            </w:pPr>
            <w:del w:id="2747" w:author="Claude" w:date="2026-10-08T00:00:00Z">
              <w:r>
                <w:rPr>
                  <w:sz w:val="17"/>
                </w:rPr>
                <w:delText xml:space="preserve">FR-UC76</w:delText>
              </w:r>
            </w:del>
          </w:p>
        </w:tc>
        <w:tc>
          <w:tcPr>
            <w:tcW w:w="2400" w:type="dxa"/>
          </w:tcPr>
          <w:p w14:paraId="0A45D28A">
            <w:pPr>
              <w:spacing w:after="0" w:line="240" w:lineRule="auto"/>
              <w:rPr>
                <w:del w:id="2750" w:author="Claude" w:date="2026-10-08T00:00:00Z"/>
              </w:rPr>
            </w:pPr>
            <w:del w:id="2749" w:author="Claude" w:date="2026-10-08T00:00:00Z">
              <w:r>
                <w:rPr>
                  <w:sz w:val="17"/>
                </w:rPr>
                <w:delText xml:space="preserve">Ghi vật tư bè</w:delText>
              </w:r>
            </w:del>
          </w:p>
        </w:tc>
        <w:tc>
          <w:tcPr>
            <w:tcW w:w="5467" w:type="dxa"/>
          </w:tcPr>
          <w:p w14:paraId="73A842F9">
            <w:pPr>
              <w:spacing w:after="0" w:line="240" w:lineRule="auto"/>
              <w:rPr>
                <w:del w:id="2752" w:author="Claude" w:date="2026-10-08T00:00:00Z"/>
              </w:rPr>
            </w:pPr>
            <w:del w:id="2751" w:author="Claude" w:date="2026-10-08T00:00:00Z">
              <w:r>
                <w:rPr>
                  <w:sz w:val="17"/>
                </w:rPr>
                <w:delText xml:space="preserve">Chủ HTX hoặc Quản lý khu ghi phiếu vật tư của một bè: phiếu Tạo bè khi thêm bè ở UC18 (số phao, dây dọc, dây ngang, quy cách, đơn giá; gợi ý số dây dọc bằng số lối + 1) và phiếu Thay thế mỗi lần thay phao, dây hỏng (ngày, lý do, từng dòng loại vật tư, vị trí theo sơ đồ lối, quy cách, số lượng, đơn giá; ghi chú nơi mua và ảnh hóa đơn không bắt buộc). Hệ thống kiểm tra số lượng lớn hơn 0, đơn giá không âm, số thay không vượt số vật tư của bè và vị trí có trên sơ đồ, rồi tính thành tiền làm tròn nghìn đồng và tổng phiếu. Mỗi bè có đúng một phiếu Tạo bè; phiếu Thay thế không đổi số vật tư của bè. Sửa phiếu đã lưu phải có lý do và được ghi nhật ký kiểm toán. Kết quả: phiếu thuộc đúng một bè, có ít nhất một dòng, người ghi và tổng tiền.</w:delText>
              </w:r>
            </w:del>
          </w:p>
        </w:tc>
      </w:tr>
      <w:tr w14:paraId="199C5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2753" w:author="Claude" w:date="2026-10-08T00:00:00Z"/>
        </w:trPr>
        <w:tc>
          <w:tcPr>
            <w:tcW w:w="1133" w:type="dxa"/>
          </w:tcPr>
          <w:p w14:paraId="21207F55">
            <w:pPr>
              <w:spacing w:after="0" w:line="240" w:lineRule="auto"/>
              <w:rPr>
                <w:del w:id="2755" w:author="Claude" w:date="2026-10-08T00:00:00Z"/>
              </w:rPr>
            </w:pPr>
            <w:del w:id="2754" w:author="Claude" w:date="2026-10-08T00:00:00Z">
              <w:r>
                <w:rPr>
                  <w:sz w:val="17"/>
                </w:rPr>
                <w:delText xml:space="preserve">FR-UC77</w:delText>
              </w:r>
            </w:del>
          </w:p>
        </w:tc>
        <w:tc>
          <w:tcPr>
            <w:tcW w:w="2400" w:type="dxa"/>
          </w:tcPr>
          <w:p w14:paraId="618D4C2F">
            <w:pPr>
              <w:spacing w:after="0" w:line="240" w:lineRule="auto"/>
              <w:rPr>
                <w:del w:id="2757" w:author="Claude" w:date="2026-10-08T00:00:00Z"/>
              </w:rPr>
            </w:pPr>
            <w:del w:id="2756" w:author="Claude" w:date="2026-10-08T00:00:00Z">
              <w:r>
                <w:rPr>
                  <w:sz w:val="17"/>
                </w:rPr>
                <w:delText xml:space="preserve">Xem vật tư và chi phí bè</w:delText>
              </w:r>
            </w:del>
          </w:p>
        </w:tc>
        <w:tc>
          <w:tcPr>
            <w:tcW w:w="5467" w:type="dxa"/>
          </w:tcPr>
          <w:p w14:paraId="6C2726B7">
            <w:pPr>
              <w:spacing w:after="0" w:line="240" w:lineRule="auto"/>
              <w:rPr>
                <w:del w:id="2759" w:author="Claude" w:date="2026-10-08T00:00:00Z"/>
              </w:rPr>
            </w:pPr>
            <w:del w:id="2758" w:author="Claude" w:date="2026-10-08T00:00:00Z">
              <w:r>
                <w:rPr>
                  <w:sz w:val="17"/>
                </w:rPr>
                <w:delText xml:space="preserve">Chủ HTX, Quản lý khu hoặc Kế toán lọc theo vùng, bè, khoảng thời gian và loại vật tư; hệ thống tổng hợp chi phí từ phiếu Tạo bè và phiếu Thay thế theo bè, vùng và loại vật tư, hoặc theo chu kỳ nuôi (phiếu ghi lúc bè không có chu kỳ mở được hiện riêng). Chọn một bè để xem số phao, dây dọc, dây ngang và lịch sử thay thế theo vị trí. Chỉ xem bè trong khu được phân quyền. Kết quả: số liệu chỉ đọc, khớp tổng các phiếu vật tư; màn hình không sửa phiếu.</w:delText>
              </w:r>
            </w:del>
          </w:p>
        </w:tc>
      </w:tr>
    </w:tbl>
    <w:p w14:paraId="54BDE31C">
      <w:pPr>
        <w:pStyle w:val="4"/>
        <w:keepNext/>
      </w:pPr>
      <w:bookmarkStart w:id="354" w:name="_Toc24400"/>
      <w:bookmarkStart w:id="355" w:name="_Toc26887"/>
      <w:r>
        <w:t>12.1 Khởi tạo hợp tác xã (SCR-56)</w:t>
      </w:r>
      <w:bookmarkEnd w:id="354"/>
      <w:bookmarkEnd w:id="355"/>
    </w:p>
    <w:p w14:paraId="6EFFB0B7">
      <w:pPr>
        <w:spacing w:after="60"/>
      </w:pPr>
      <w:r>
        <w:rPr>
          <w:sz w:val="19"/>
          <w:szCs w:val="19"/>
        </w:rPr>
        <w:t>UC liên quan: UC72. Nhóm chức năng: Quản trị nền tảng.</w:t>
      </w:r>
    </w:p>
    <w:p w14:paraId="6431D000">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582D4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1F35501B">
            <w:pPr>
              <w:spacing w:after="0" w:line="240" w:lineRule="auto"/>
            </w:pPr>
            <w:r>
              <w:rPr>
                <w:sz w:val="17"/>
                <w:szCs w:val="17"/>
              </w:rPr>
              <w:t>(1) [Khởi tạo HTX] Tên HTX khởi tạo, mã sơ bộ, liên hệ Chủ HTX và căn cứ xác minh</w:t>
            </w:r>
          </w:p>
          <w:p w14:paraId="7DAB162D">
            <w:pPr>
              <w:spacing w:after="0" w:line="240" w:lineRule="auto"/>
            </w:pPr>
            <w:r>
              <w:rPr>
                <w:sz w:val="17"/>
                <w:szCs w:val="17"/>
              </w:rPr>
              <w:t xml:space="preserve">(2) [Kết quả] Tài khoản Chủ HTX được cấp và </w:t>
            </w:r>
            <w:del w:id="3194" w:author="Claude" w:date="2026-10-08T00:00:00Z">
              <w:r>
                <w:rPr>
                  <w:sz w:val="17"/>
                  <w:szCs w:val="17"/>
                </w:rPr>
                <w:delText xml:space="preserve">đường</w:delText>
              </w:r>
            </w:del>
            <w:ins w:id="3195" w:author="Claude" w:date="2026-10-08T00:00:00Z">
              <w:r>
                <w:rPr>
                  <w:sz w:val="17"/>
                  <w:szCs w:val="17"/>
                </w:rPr>
                <w:t xml:space="preserve">mật</w:t>
              </w:r>
            </w:ins>
            <w:r>
              <w:rPr>
                <w:sz w:val="17"/>
                <w:szCs w:val="17"/>
              </w:rPr>
              <w:t xml:space="preserve"> </w:t>
            </w:r>
            <w:del w:id="3192" w:author="Claude" w:date="2026-10-08T00:00:00Z">
              <w:r>
                <w:rPr>
                  <w:sz w:val="17"/>
                  <w:szCs w:val="17"/>
                </w:rPr>
                <w:delText xml:space="preserve">kích</w:delText>
              </w:r>
            </w:del>
            <w:ins w:id="3193" w:author="Claude" w:date="2026-10-08T00:00:00Z">
              <w:r>
                <w:rPr>
                  <w:sz w:val="17"/>
                  <w:szCs w:val="17"/>
                </w:rPr>
                <w:t xml:space="preserve">khẩu</w:t>
              </w:r>
            </w:ins>
            <w:r>
              <w:rPr>
                <w:sz w:val="17"/>
                <w:szCs w:val="17"/>
              </w:rPr>
              <w:t xml:space="preserve"> </w:t>
            </w:r>
            <w:del w:id="3190" w:author="Claude" w:date="2026-10-08T00:00:00Z">
              <w:r>
                <w:rPr>
                  <w:sz w:val="17"/>
                  <w:szCs w:val="17"/>
                </w:rPr>
                <w:delText xml:space="preserve">hoạt;</w:delText>
              </w:r>
            </w:del>
            <w:ins w:id="3191" w:author="Claude" w:date="2026-10-08T00:00:00Z">
              <w:r>
                <w:rPr>
                  <w:sz w:val="17"/>
                  <w:szCs w:val="17"/>
                </w:rPr>
                <w:t xml:space="preserve">tạm (hiện một lần);</w:t>
              </w:r>
            </w:ins>
            <w:r>
              <w:rPr>
                <w:sz w:val="17"/>
                <w:szCs w:val="17"/>
              </w:rPr>
              <w:t xml:space="preserve"> Chủ HTX vào UC02 rồi hoàn thiện UC09.</w:t>
            </w:r>
          </w:p>
        </w:tc>
      </w:tr>
    </w:tbl>
    <w:p w14:paraId="5B8E91D5">
      <w:pPr>
        <w:spacing w:after="40"/>
      </w:pPr>
    </w:p>
    <w:p w14:paraId="1C77E516">
      <w:pPr>
        <w:keepNext/>
        <w:spacing w:before="40" w:after="20"/>
      </w:pPr>
      <w:r>
        <w:rPr>
          <w:b/>
        </w:rPr>
        <w:t>Màn hình này cho phép Quản trị hệ thống:</w:t>
      </w:r>
    </w:p>
    <w:p w14:paraId="40FC8D61">
      <w:pPr>
        <w:spacing w:after="10"/>
        <w:ind w:left="360" w:hanging="220"/>
      </w:pPr>
      <w:r>
        <w:rPr>
          <w:sz w:val="19"/>
          <w:szCs w:val="19"/>
        </w:rPr>
        <w:t>• Quản trị viên nhập tên HTX, liên hệ Chủ HTX và căn cứ xác minh (ảnh giấy tờ HTX).</w:t>
      </w:r>
    </w:p>
    <w:p w14:paraId="6ACD449F">
      <w:pPr>
        <w:spacing w:after="10"/>
        <w:ind w:left="360" w:hanging="220"/>
      </w:pPr>
      <w:r>
        <w:rPr>
          <w:sz w:val="19"/>
          <w:szCs w:val="19"/>
        </w:rPr>
        <w:t>• Quản trị viên xác nhận; hệ thống tạo HTX sơ bộ và tài khoản Chủ HTX, ghi nhật ký kiểm toán.</w:t>
      </w:r>
    </w:p>
    <w:p w14:paraId="083F3015">
      <w:pPr>
        <w:spacing w:after="10"/>
        <w:ind w:left="360" w:hanging="220"/>
      </w:pPr>
      <w:r>
        <w:rPr>
          <w:sz w:val="19"/>
          <w:szCs w:val="19"/>
        </w:rPr>
        <w:t>• Chủ HTX đăng nhập ở UC02 và hoàn thiện hồ sơ ở UC09.</w:t>
      </w:r>
    </w:p>
    <w:p w14:paraId="1346E062">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06058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4D9DC281">
            <w:pPr>
              <w:spacing w:after="0" w:line="240" w:lineRule="auto"/>
            </w:pPr>
            <w:r>
              <w:rPr>
                <w:b/>
                <w:sz w:val="17"/>
                <w:szCs w:val="17"/>
              </w:rPr>
              <w:t>Field Name</w:t>
            </w:r>
          </w:p>
        </w:tc>
        <w:tc>
          <w:tcPr>
            <w:tcW w:w="6700" w:type="dxa"/>
            <w:shd w:val="clear" w:color="auto" w:fill="DCE6F1"/>
          </w:tcPr>
          <w:p w14:paraId="756C37F9">
            <w:pPr>
              <w:spacing w:after="0" w:line="240" w:lineRule="auto"/>
            </w:pPr>
            <w:r>
              <w:rPr>
                <w:b/>
                <w:sz w:val="17"/>
                <w:szCs w:val="17"/>
              </w:rPr>
              <w:t>Description</w:t>
            </w:r>
          </w:p>
        </w:tc>
      </w:tr>
      <w:tr w14:paraId="2DAB4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9E33A54">
            <w:pPr>
              <w:spacing w:after="0" w:line="240" w:lineRule="auto"/>
            </w:pPr>
            <w:r>
              <w:rPr>
                <w:sz w:val="17"/>
                <w:szCs w:val="17"/>
              </w:rPr>
              <w:t>(1) Tên HTX khởi tạo và mã sơ bộ</w:t>
            </w:r>
          </w:p>
        </w:tc>
        <w:tc>
          <w:tcPr>
            <w:tcW w:w="6700" w:type="dxa"/>
          </w:tcPr>
          <w:p w14:paraId="310FDB51">
            <w:pPr>
              <w:spacing w:after="0" w:line="240" w:lineRule="auto"/>
            </w:pPr>
            <w:r>
              <w:rPr>
                <w:sz w:val="17"/>
                <w:szCs w:val="17"/>
              </w:rPr>
              <w:t xml:space="preserve">Loại nhập: Văn bản.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3CDAC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5CF90BF">
            <w:pPr>
              <w:spacing w:after="0" w:line="240" w:lineRule="auto"/>
            </w:pPr>
            <w:r>
              <w:rPr>
                <w:sz w:val="17"/>
                <w:szCs w:val="17"/>
              </w:rPr>
              <w:t>Định danh/liên hệ Chủ HTX đầu tiên</w:t>
            </w:r>
          </w:p>
        </w:tc>
        <w:tc>
          <w:tcPr>
            <w:tcW w:w="6700" w:type="dxa"/>
          </w:tcPr>
          <w:p w14:paraId="70FB72AA">
            <w:pPr>
              <w:spacing w:after="0" w:line="240" w:lineRule="auto"/>
            </w:pPr>
            <w:r>
              <w:rPr>
                <w:sz w:val="17"/>
                <w:szCs w:val="17"/>
              </w:rPr>
              <w:t xml:space="preserve">Loại nhập: Văn bản.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E44D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15A453C">
            <w:pPr>
              <w:spacing w:after="0" w:line="240" w:lineRule="auto"/>
            </w:pPr>
            <w:r>
              <w:rPr>
                <w:sz w:val="17"/>
                <w:szCs w:val="17"/>
              </w:rPr>
              <w:t xml:space="preserve">(1) Căn cứ xác minh</w:t>
            </w:r>
            <w:del w:id="3197" w:author="Claude" w:date="2026-10-08T00:00:00Z">
              <w:r>
                <w:rPr>
                  <w:sz w:val="17"/>
                  <w:szCs w:val="17"/>
                </w:rPr>
                <w:delText xml:space="preserve"> và phương thức kích hoạt</w:delText>
              </w:r>
            </w:del>
          </w:p>
        </w:tc>
        <w:tc>
          <w:tcPr>
            <w:tcW w:w="6700" w:type="dxa"/>
          </w:tcPr>
          <w:p w14:paraId="2C0C9F7F">
            <w:pPr>
              <w:spacing w:after="0" w:line="240" w:lineRule="auto"/>
            </w:pPr>
            <w:r>
              <w:rPr>
                <w:sz w:val="17"/>
                <w:szCs w:val="17"/>
              </w:rPr>
              <w:t xml:space="preserve">Loại nhập: Nhóm trường (xem phác thảo). Bắt buộc: Có.</w:t>
            </w:r>
            <w:ins w:id="3196" w:author="Claude" w:date="2026-10-08T00:00:00Z">
              <w:r>
                <w:rPr>
                  <w:sz w:val="17"/>
                  <w:szCs w:val="17"/>
                </w:rPr>
                <w:t xml:space="preserve"> Mật khẩu tạm do hệ thống tạo, hiện một lần.</w:t>
              </w:r>
            </w:ins>
            <w:r>
              <w:rPr>
                <w:sz w:val="17"/>
                <w:szCs w:val="17"/>
              </w:rPr>
              <w:t xml:space="preserve">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14:paraId="5BA12681">
      <w:pPr>
        <w:spacing w:before="60" w:after="20"/>
      </w:pPr>
      <w:r>
        <w:rPr>
          <w:sz w:val="18"/>
          <w:szCs w:val="18"/>
        </w:rPr>
        <w:t xml:space="preserve">Thông báo liên quan: </w:t>
      </w:r>
      <w:r>
        <w:fldChar w:fldCharType="begin"/>
        <w:instrText xml:space="preserve"> HYPERLINK \l "MSG03" \o "MSG03 (Lỗi): {object_name} đã tồn tại. Hệ thống mở bản ghi hiện có để bạn kiểm tra, không tạo bản sao." </w:instrText>
        <w:fldChar w:fldCharType="separate"/>
      </w:r>
      <w:r>
        <w:rPr>
          <w:sz w:val="18"/>
          <w:szCs w:val="18"/>
        </w:rPr>
        <w:t>MSG03</w:t>
        <w:fldChar w:fldCharType="end"/>
        <w:t xml:space="preserve"> (Bản ghi đã tồn tại); </w:t>
      </w:r>
      <w:r>
        <w:fldChar w:fldCharType="begin"/>
        <w:instrText xml:space="preserve"> HYPERLINK \l "MSG55" \o "MSG55 (Lỗi): Chưa xác minh được danh tính nên hệ thống không thực hiện thao tác." </w:instrText>
        <w:fldChar w:fldCharType="separate"/>
      </w:r>
      <w:r>
        <w:rPr>
          <w:sz w:val="18"/>
          <w:szCs w:val="18"/>
        </w:rPr>
        <w:t>MSG55</w:t>
        <w:fldChar w:fldCharType="end"/>
        <w:t xml:space="preserve"> (Chưa xác minh được danh tính).</w:t>
      </w:r>
    </w:p>
    <w:p w14:paraId="5330AEDF">
      <w:pPr>
        <w:spacing w:after="60"/>
      </w:pPr>
      <w:r>
        <w:rPr>
          <w:sz w:val="18"/>
          <w:szCs w:val="18"/>
        </w:rPr>
        <w:t xml:space="preserve">UC liên kết: UC02 — Chủ HTX đăng nhập </w:t>
      </w:r>
      <w:del w:id="3202" w:author="Claude" w:date="2026-10-08T00:00:00Z">
        <w:r>
          <w:rPr>
            <w:sz w:val="18"/>
            <w:szCs w:val="18"/>
          </w:rPr>
          <w:delText xml:space="preserve">sau</w:delText>
        </w:r>
      </w:del>
      <w:ins w:id="3203" w:author="Claude" w:date="2026-10-08T00:00:00Z">
        <w:r>
          <w:rPr>
            <w:sz w:val="18"/>
            <w:szCs w:val="18"/>
          </w:rPr>
          <w:t xml:space="preserve">bằng</w:t>
        </w:r>
      </w:ins>
      <w:r>
        <w:rPr>
          <w:sz w:val="18"/>
          <w:szCs w:val="18"/>
        </w:rPr>
        <w:t xml:space="preserve"> </w:t>
      </w:r>
      <w:del w:id="3200" w:author="Claude" w:date="2026-10-08T00:00:00Z">
        <w:r>
          <w:rPr>
            <w:sz w:val="18"/>
            <w:szCs w:val="18"/>
          </w:rPr>
          <w:delText xml:space="preserve">kích</w:delText>
        </w:r>
      </w:del>
      <w:ins w:id="3201" w:author="Claude" w:date="2026-10-08T00:00:00Z">
        <w:r>
          <w:rPr>
            <w:sz w:val="18"/>
            <w:szCs w:val="18"/>
          </w:rPr>
          <w:t xml:space="preserve">mật</w:t>
        </w:r>
      </w:ins>
      <w:r>
        <w:rPr>
          <w:sz w:val="18"/>
          <w:szCs w:val="18"/>
        </w:rPr>
        <w:t xml:space="preserve"> </w:t>
      </w:r>
      <w:del w:id="3198" w:author="Claude" w:date="2026-10-08T00:00:00Z">
        <w:r>
          <w:rPr>
            <w:sz w:val="18"/>
            <w:szCs w:val="18"/>
          </w:rPr>
          <w:delText xml:space="preserve">hoạt;</w:delText>
        </w:r>
      </w:del>
      <w:ins w:id="3199" w:author="Claude" w:date="2026-10-08T00:00:00Z">
        <w:r>
          <w:rPr>
            <w:sz w:val="18"/>
            <w:szCs w:val="18"/>
          </w:rPr>
          <w:t xml:space="preserve">khẩu tạm và đổi mật khẩu; UC74 — đặt lại mật khẩu tạm khi quá hạn;</w:t>
        </w:r>
      </w:ins>
      <w:r>
        <w:rPr>
          <w:sz w:val="18"/>
          <w:szCs w:val="18"/>
        </w:rPr>
        <w:t xml:space="preserve"> UC09 — Chủ HTX hoàn thiện HTX; UC75 — audit cấp quyền.</w:t>
      </w:r>
    </w:p>
    <w:p w14:paraId="45702589">
      <w:pPr>
        <w:pStyle w:val="4"/>
        <w:keepNext/>
      </w:pPr>
      <w:bookmarkStart w:id="356" w:name="_Toc1901"/>
      <w:bookmarkStart w:id="357" w:name="_Toc20322"/>
      <w:r>
        <w:t>12.2 Cấu hình nền tảng (SCR-57)</w:t>
      </w:r>
      <w:bookmarkEnd w:id="356"/>
      <w:bookmarkEnd w:id="357"/>
    </w:p>
    <w:p w14:paraId="1ECBB37B">
      <w:pPr>
        <w:spacing w:after="60"/>
      </w:pPr>
      <w:r>
        <w:rPr>
          <w:sz w:val="19"/>
          <w:szCs w:val="19"/>
        </w:rPr>
        <w:t>UC liên quan: UC73. Nhóm chức năng: Quản trị nền tảng. Tab Trạng thái: Quản trị hệ thống sửa nhãn danh mục trạng thái (mục I.3.4); mã và chuyển trạng thái chỉ đọc.</w:t>
      </w:r>
    </w:p>
    <w:p w14:paraId="1D1DB9EE">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64F45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41498097">
            <w:pPr>
              <w:spacing w:after="0" w:line="240" w:lineRule="auto"/>
            </w:pPr>
            <w:r>
              <w:rPr>
                <w:sz w:val="17"/>
                <w:szCs w:val="17"/>
              </w:rPr>
              <w:t>(1) Màn hình Cấu hình nền tảng: tab [Dịch vụ SMS] [Push] [Email] [Zalo OA] [Google Maps] [Lưu trữ đám mây] [Dịch vụ OCR] [Kết nối cổng truy xuất]</w:t>
            </w:r>
          </w:p>
          <w:p w14:paraId="35544429">
            <w:pPr>
              <w:spacing w:after="0" w:line="240" w:lineRule="auto"/>
            </w:pPr>
            <w:r>
              <w:rPr>
                <w:sz w:val="17"/>
                <w:szCs w:val="17"/>
              </w:rPr>
              <w:t>(2) bảng Giá trị hiện tại/Trạng thái kết nối/Phiên bản</w:t>
            </w:r>
          </w:p>
          <w:p w14:paraId="79C1B3A1">
            <w:pPr>
              <w:spacing w:after="0" w:line="240" w:lineRule="auto"/>
            </w:pPr>
            <w:r>
              <w:rPr>
                <w:sz w:val="17"/>
                <w:szCs w:val="17"/>
              </w:rPr>
              <w:t>(3) bí mật hiển thị che</w:t>
            </w:r>
          </w:p>
          <w:p w14:paraId="1D5A47F3">
            <w:pPr>
              <w:spacing w:after="0" w:line="240" w:lineRule="auto"/>
            </w:pPr>
            <w:r>
              <w:rPr>
                <w:sz w:val="17"/>
                <w:szCs w:val="17"/>
              </w:rPr>
              <w:t>(4) [Sửa] [Kiểm tra kết nối] [Lưu thay đổi] [Xem lịch sử].</w:t>
            </w:r>
          </w:p>
          <w:p w14:paraId="262843E0">
            <w:pPr>
              <w:spacing w:after="0" w:line="240" w:lineRule="auto"/>
            </w:pPr>
            <w:r>
              <w:rPr>
                <w:sz w:val="17"/>
                <w:szCs w:val="17"/>
              </w:rPr>
              <w:t>(5) Vùng kiểm tra tác động: kênh chịu ảnh hưởng, thời điểm áp dụng; không có vùng chỉnh lô/đơn/tiền công.</w:t>
            </w:r>
          </w:p>
          <w:p w14:paraId="3D133FC6">
            <w:pPr>
              <w:spacing w:after="0" w:line="240" w:lineRule="auto"/>
            </w:pPr>
            <w:r>
              <w:rPr>
                <w:sz w:val="17"/>
                <w:szCs w:val="17"/>
              </w:rPr>
              <w:t>(6) Tab [Trạng thái]: nhóm trạng thái | mã (chỉ đọc) | tên hiển thị | ý nghĩa | thứ tự | màu | chuyển trạng thái được phép (chỉ đọc)</w:t>
            </w:r>
          </w:p>
          <w:p w14:paraId="552FC1AD">
            <w:pPr>
              <w:spacing w:after="0" w:line="240" w:lineRule="auto"/>
            </w:pPr>
            <w:r>
              <w:rPr>
                <w:sz w:val="17"/>
                <w:szCs w:val="17"/>
              </w:rPr>
              <w:t>(7) [Sửa nhãn] [Xem lịch sử].</w:t>
            </w:r>
          </w:p>
        </w:tc>
      </w:tr>
    </w:tbl>
    <w:p w14:paraId="013A88B9">
      <w:pPr>
        <w:spacing w:after="40"/>
      </w:pPr>
    </w:p>
    <w:p w14:paraId="0F9ED441">
      <w:pPr>
        <w:keepNext/>
        <w:spacing w:before="40" w:after="20"/>
      </w:pPr>
      <w:r>
        <w:rPr>
          <w:b/>
        </w:rPr>
        <w:t>Màn hình này cho phép Quản trị hệ thống:</w:t>
      </w:r>
    </w:p>
    <w:p w14:paraId="2BAB5B89">
      <w:pPr>
        <w:spacing w:after="10"/>
        <w:ind w:left="360" w:hanging="220"/>
      </w:pPr>
      <w:r>
        <w:rPr>
          <w:sz w:val="19"/>
          <w:szCs w:val="19"/>
        </w:rPr>
        <w:t>• Quản trị viên chọn nhóm cấu hình và xem phiên bản hiện tại.</w:t>
      </w:r>
    </w:p>
    <w:p w14:paraId="5B04CEE3">
      <w:pPr>
        <w:spacing w:after="10"/>
        <w:ind w:left="360" w:hanging="220"/>
      </w:pPr>
      <w:r>
        <w:rPr>
          <w:sz w:val="19"/>
          <w:szCs w:val="19"/>
        </w:rPr>
        <w:t>• Quản trị viên nhập giá trị mới, lý do và chạy kiểm tra kết nối.</w:t>
      </w:r>
    </w:p>
    <w:p w14:paraId="5718F1C2">
      <w:pPr>
        <w:spacing w:after="10"/>
        <w:ind w:left="360" w:hanging="220"/>
      </w:pPr>
      <w:r>
        <w:rPr>
          <w:sz w:val="19"/>
          <w:szCs w:val="19"/>
        </w:rPr>
        <w:t>• Quản trị viên xác nhận; hệ thống lưu phiên bản cấu hình có nhật ký.</w:t>
      </w:r>
    </w:p>
    <w:p w14:paraId="77C4785F">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1DC01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66BAC8DE">
            <w:pPr>
              <w:spacing w:after="0" w:line="240" w:lineRule="auto"/>
            </w:pPr>
            <w:r>
              <w:rPr>
                <w:b/>
                <w:sz w:val="17"/>
                <w:szCs w:val="17"/>
              </w:rPr>
              <w:t>Field Name</w:t>
            </w:r>
          </w:p>
        </w:tc>
        <w:tc>
          <w:tcPr>
            <w:tcW w:w="6700" w:type="dxa"/>
            <w:shd w:val="clear" w:color="auto" w:fill="DCE6F1"/>
          </w:tcPr>
          <w:p w14:paraId="69E3900F">
            <w:pPr>
              <w:spacing w:after="0" w:line="240" w:lineRule="auto"/>
            </w:pPr>
            <w:r>
              <w:rPr>
                <w:b/>
                <w:sz w:val="17"/>
                <w:szCs w:val="17"/>
              </w:rPr>
              <w:t>Description</w:t>
            </w:r>
          </w:p>
        </w:tc>
      </w:tr>
      <w:tr w14:paraId="1F5D2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6A19DDC">
            <w:pPr>
              <w:spacing w:after="0" w:line="240" w:lineRule="auto"/>
            </w:pPr>
            <w:r>
              <w:rPr>
                <w:sz w:val="17"/>
                <w:szCs w:val="17"/>
              </w:rPr>
              <w:t>Loại cấu hình và giá trị hợp lệ</w:t>
            </w:r>
          </w:p>
        </w:tc>
        <w:tc>
          <w:tcPr>
            <w:tcW w:w="6700" w:type="dxa"/>
          </w:tcPr>
          <w:p w14:paraId="29617655">
            <w:pPr>
              <w:spacing w:after="0" w:line="240" w:lineRule="auto"/>
            </w:pPr>
            <w:r>
              <w:rPr>
                <w:sz w:val="17"/>
                <w:szCs w:val="17"/>
              </w:rPr>
              <w:t xml:space="preserve">Loại nhập: Nhóm trường (xem phác thảo). Bắt buộc: Có. Khi thay.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493E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F53DE26">
            <w:pPr>
              <w:spacing w:after="0" w:line="240" w:lineRule="auto"/>
            </w:pPr>
            <w:r>
              <w:rPr>
                <w:sz w:val="17"/>
                <w:szCs w:val="17"/>
              </w:rPr>
              <w:t>Thông tin chứng thực/kết nối</w:t>
            </w:r>
          </w:p>
        </w:tc>
        <w:tc>
          <w:tcPr>
            <w:tcW w:w="6700" w:type="dxa"/>
          </w:tcPr>
          <w:p w14:paraId="729372FC">
            <w:pPr>
              <w:spacing w:after="0" w:line="240" w:lineRule="auto"/>
            </w:pPr>
            <w:r>
              <w:rPr>
                <w:sz w:val="17"/>
                <w:szCs w:val="17"/>
              </w:rPr>
              <w:t>Loại nhập: Văn bản. Khi tích hợp cần, nhập theo cách bảo vệ bí mật.</w:t>
            </w:r>
          </w:p>
        </w:tc>
      </w:tr>
      <w:tr w14:paraId="2C576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C6DEEBF">
            <w:pPr>
              <w:spacing w:after="0" w:line="240" w:lineRule="auto"/>
            </w:pPr>
            <w:r>
              <w:rPr>
                <w:sz w:val="17"/>
                <w:szCs w:val="17"/>
              </w:rPr>
              <w:t>Lý do và thời điểm áp dụng</w:t>
            </w:r>
          </w:p>
        </w:tc>
        <w:tc>
          <w:tcPr>
            <w:tcW w:w="6700" w:type="dxa"/>
          </w:tcPr>
          <w:p w14:paraId="78408841">
            <w:pPr>
              <w:spacing w:after="0" w:line="240" w:lineRule="auto"/>
            </w:pPr>
            <w:r>
              <w:rPr>
                <w:sz w:val="17"/>
                <w:szCs w:val="17"/>
              </w:rPr>
              <w:t xml:space="preserve">Loại nhập: Nhóm trường (xem phác thảo). Bắt buộc: Có. Cho thay đổi có ảnh hưởng.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C5CE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5E0A395">
            <w:pPr>
              <w:spacing w:after="0" w:line="240" w:lineRule="auto"/>
            </w:pPr>
            <w:r>
              <w:rPr>
                <w:sz w:val="17"/>
                <w:szCs w:val="17"/>
              </w:rPr>
              <w:t>Kết quả kiểm tra kết nối</w:t>
            </w:r>
          </w:p>
        </w:tc>
        <w:tc>
          <w:tcPr>
            <w:tcW w:w="6700" w:type="dxa"/>
          </w:tcPr>
          <w:p w14:paraId="79DAF66D">
            <w:pPr>
              <w:spacing w:after="0" w:line="240" w:lineRule="auto"/>
            </w:pPr>
            <w:r>
              <w:rPr>
                <w:sz w:val="17"/>
                <w:szCs w:val="17"/>
              </w:rPr>
              <w:t>Loại nhập: Chỉ hiển thị. Nếu chức năng tích hợp hỗ trợ.</w:t>
            </w:r>
          </w:p>
        </w:tc>
      </w:tr>
      <w:tr w14:paraId="1B18F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49DB3E2">
            <w:pPr>
              <w:spacing w:after="0" w:line="240" w:lineRule="auto"/>
            </w:pPr>
            <w:r>
              <w:rPr>
                <w:sz w:val="17"/>
                <w:szCs w:val="17"/>
              </w:rPr>
              <w:t>(6) Tên hiển thị, ý nghĩa, thứ tự, màu của trạng thái</w:t>
            </w:r>
          </w:p>
        </w:tc>
        <w:tc>
          <w:tcPr>
            <w:tcW w:w="6700" w:type="dxa"/>
          </w:tcPr>
          <w:p w14:paraId="5B8E495C">
            <w:pPr>
              <w:spacing w:after="0" w:line="240" w:lineRule="auto"/>
            </w:pPr>
            <w:r>
              <w:rPr>
                <w:sz w:val="17"/>
                <w:szCs w:val="17"/>
              </w:rPr>
              <w:t>Loại nhập: Nhóm trường (xem phác thảo). Sửa được, kèm lý do; mã trạng thái và chuyển trạng thái chỉ đọc.</w:t>
            </w:r>
          </w:p>
        </w:tc>
      </w:tr>
    </w:tbl>
    <w:p w14:paraId="3820509A">
      <w:pPr>
        <w:spacing w:before="60" w:after="20"/>
      </w:pPr>
      <w:r>
        <w:rPr>
          <w:sz w:val="18"/>
          <w:szCs w:val="18"/>
        </w:rPr>
        <w:t xml:space="preserve">Thông báo liên quan: </w:t>
      </w:r>
      <w:r>
        <w:fldChar w:fldCharType="begin"/>
        <w:instrText xml:space="preserve"> HYPERLINK \l "MSG04" \o "MSG04 (Lỗi): Dịch vụ {service_name} hiện chưa phản hồi. Thao tác chưa hoàn tất, dữ liệu trong OMTS giữ nguyên; vui lòng thử lại sau." </w:instrText>
        <w:fldChar w:fldCharType="separate"/>
      </w:r>
      <w:r>
        <w:rPr>
          <w:sz w:val="18"/>
          <w:szCs w:val="18"/>
        </w:rPr>
        <w:t>MSG04</w:t>
        <w:fldChar w:fldCharType="end"/>
        <w:t xml:space="preserve"> (Dịch vụ ngoài không phản hồi).</w:t>
      </w:r>
    </w:p>
    <w:p w14:paraId="4872B74E">
      <w:pPr>
        <w:spacing w:after="60"/>
      </w:pPr>
      <w:r>
        <w:rPr>
          <w:sz w:val="18"/>
          <w:szCs w:val="18"/>
        </w:rPr>
        <w:t>UC liên kết: UC08: dịch vụ email và SMS dùng cấu hình gửi mã xác minh; UC41: adapter cổng truy xuất quốc gia dùng cấu hình kết nối; UC69–UC71: kênh push/email/Zalo dùng cấu hình kỹ thuật; UC75: kiểm tra thay đổi cấu hình.</w:t>
      </w:r>
    </w:p>
    <w:p w14:paraId="6335B075">
      <w:pPr>
        <w:pStyle w:val="4"/>
        <w:keepNext/>
      </w:pPr>
      <w:bookmarkStart w:id="358" w:name="_Toc9511"/>
      <w:bookmarkStart w:id="359" w:name="_Toc26953"/>
      <w:r>
        <w:t>12.3 Hỗ trợ truy cập tài khoản (SCR-58)</w:t>
      </w:r>
      <w:bookmarkEnd w:id="358"/>
      <w:bookmarkEnd w:id="359"/>
    </w:p>
    <w:p w14:paraId="398022FE">
      <w:pPr>
        <w:spacing w:after="60"/>
      </w:pPr>
      <w:r>
        <w:rPr>
          <w:sz w:val="19"/>
          <w:szCs w:val="19"/>
        </w:rPr>
        <w:t>UC liên quan: UC74. Nhóm chức năng: Quản trị nền tảng.</w:t>
      </w:r>
    </w:p>
    <w:p w14:paraId="20D567C4">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50B58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1EFAD1A3">
            <w:pPr>
              <w:spacing w:after="0" w:line="240" w:lineRule="auto"/>
            </w:pPr>
            <w:r>
              <w:rPr>
                <w:sz w:val="17"/>
                <w:szCs w:val="17"/>
              </w:rPr>
              <w:t>(1) Màn hình Hỗ trợ tài khoản: [Tìm tài khoản] [Loại tài khoản] [Trạng thái đăng nhập] [Sự cố] [Căn cứ xác minh]</w:t>
            </w:r>
          </w:p>
          <w:p w14:paraId="2479BCFE">
            <w:pPr>
              <w:spacing w:after="0" w:line="240" w:lineRule="auto"/>
            </w:pPr>
            <w:r>
              <w:rPr>
                <w:sz w:val="17"/>
                <w:szCs w:val="17"/>
              </w:rPr>
              <w:t>(2) thao tác được phép [Khóa] [Mở khóa] [Đặt lại mật khẩu tạm].</w:t>
            </w:r>
          </w:p>
          <w:p w14:paraId="0CDF53AB">
            <w:pPr>
              <w:spacing w:after="0" w:line="240" w:lineRule="auto"/>
            </w:pPr>
            <w:r>
              <w:rPr>
                <w:sz w:val="17"/>
                <w:szCs w:val="17"/>
              </w:rPr>
              <w:t>(3) Vùng xác nhận: quyền hiện có chỉ đọc, [Lý do] [Xác nhận] [Lịch sử hỗ trợ]</w:t>
            </w:r>
          </w:p>
          <w:p w14:paraId="44B826F6">
            <w:pPr>
              <w:spacing w:after="0" w:line="240" w:lineRule="auto"/>
            </w:pPr>
            <w:r>
              <w:rPr>
                <w:sz w:val="17"/>
                <w:szCs w:val="17"/>
              </w:rPr>
              <w:t>(4) Không hiện mật khẩu rõ hay nút đăng nhập thay.</w:t>
            </w:r>
          </w:p>
        </w:tc>
      </w:tr>
    </w:tbl>
    <w:p w14:paraId="19A8B6E7">
      <w:pPr>
        <w:spacing w:after="40"/>
      </w:pPr>
    </w:p>
    <w:p w14:paraId="16A26FC0">
      <w:pPr>
        <w:keepNext/>
        <w:spacing w:before="40" w:after="20"/>
      </w:pPr>
      <w:r>
        <w:rPr>
          <w:b/>
        </w:rPr>
        <w:t>Màn hình này cho phép Quản trị hệ thống:</w:t>
      </w:r>
    </w:p>
    <w:p w14:paraId="6F7483E1">
      <w:pPr>
        <w:spacing w:after="10"/>
        <w:ind w:left="360" w:hanging="220"/>
      </w:pPr>
      <w:r>
        <w:rPr>
          <w:sz w:val="19"/>
          <w:szCs w:val="19"/>
        </w:rPr>
        <w:t>• Quản trị viên tìm tài khoản và sự cố được báo.</w:t>
      </w:r>
    </w:p>
    <w:p w14:paraId="127C2920">
      <w:pPr>
        <w:spacing w:after="10"/>
        <w:ind w:left="360" w:hanging="220"/>
      </w:pPr>
      <w:r>
        <w:rPr>
          <w:sz w:val="19"/>
          <w:szCs w:val="19"/>
        </w:rPr>
        <w:t>• Quản trị viên ghi căn cứ xác minh và chọn khóa, mở khóa hoặc đặt lại mật khẩu tạm.</w:t>
      </w:r>
    </w:p>
    <w:p w14:paraId="0D5C63DA">
      <w:pPr>
        <w:spacing w:after="10"/>
        <w:ind w:left="360" w:hanging="220"/>
      </w:pPr>
      <w:r>
        <w:rPr>
          <w:sz w:val="19"/>
          <w:szCs w:val="19"/>
        </w:rPr>
        <w:t>• Người dùng tự đăng nhập hoặc đổi mật khẩu ở UC02–UC04.</w:t>
      </w:r>
    </w:p>
    <w:p w14:paraId="69547E7C">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3EC07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6400A5D3">
            <w:pPr>
              <w:spacing w:after="0" w:line="240" w:lineRule="auto"/>
            </w:pPr>
            <w:r>
              <w:rPr>
                <w:b/>
                <w:sz w:val="17"/>
                <w:szCs w:val="17"/>
              </w:rPr>
              <w:t>Field Name</w:t>
            </w:r>
          </w:p>
        </w:tc>
        <w:tc>
          <w:tcPr>
            <w:tcW w:w="6700" w:type="dxa"/>
            <w:shd w:val="clear" w:color="auto" w:fill="DCE6F1"/>
          </w:tcPr>
          <w:p w14:paraId="75740CA0">
            <w:pPr>
              <w:spacing w:after="0" w:line="240" w:lineRule="auto"/>
            </w:pPr>
            <w:r>
              <w:rPr>
                <w:b/>
                <w:sz w:val="17"/>
                <w:szCs w:val="17"/>
              </w:rPr>
              <w:t>Description</w:t>
            </w:r>
          </w:p>
        </w:tc>
      </w:tr>
      <w:tr w14:paraId="47B3D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CF91247">
            <w:pPr>
              <w:spacing w:after="0" w:line="240" w:lineRule="auto"/>
            </w:pPr>
            <w:r>
              <w:rPr>
                <w:sz w:val="17"/>
                <w:szCs w:val="17"/>
              </w:rPr>
              <w:t>(1) Tài khoản đích</w:t>
            </w:r>
          </w:p>
        </w:tc>
        <w:tc>
          <w:tcPr>
            <w:tcW w:w="6700" w:type="dxa"/>
          </w:tcPr>
          <w:p w14:paraId="30B43EBB">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6D9C2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54B1C80">
            <w:pPr>
              <w:spacing w:after="0" w:line="240" w:lineRule="auto"/>
            </w:pPr>
            <w:r>
              <w:rPr>
                <w:sz w:val="17"/>
                <w:szCs w:val="17"/>
              </w:rPr>
              <w:t>Loại sự cố và căn cứ xác minh</w:t>
            </w:r>
          </w:p>
        </w:tc>
        <w:tc>
          <w:tcPr>
            <w:tcW w:w="6700" w:type="dxa"/>
          </w:tcPr>
          <w:p w14:paraId="500CA1A4">
            <w:pPr>
              <w:spacing w:after="0" w:line="240" w:lineRule="auto"/>
            </w:pPr>
            <w:r>
              <w:rPr>
                <w:sz w:val="17"/>
                <w:szCs w:val="17"/>
              </w:rPr>
              <w:t xml:space="preserve">Loại nhập: Nhóm trường (xem phác thảo).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53D2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D6058A2">
            <w:pPr>
              <w:spacing w:after="0" w:line="240" w:lineRule="auto"/>
            </w:pPr>
            <w:r>
              <w:rPr>
                <w:sz w:val="17"/>
                <w:szCs w:val="17"/>
              </w:rPr>
              <w:t>Hành động hỗ trợ và lý do</w:t>
            </w:r>
          </w:p>
        </w:tc>
        <w:tc>
          <w:tcPr>
            <w:tcW w:w="6700" w:type="dxa"/>
          </w:tcPr>
          <w:p w14:paraId="662E0F41">
            <w:pPr>
              <w:spacing w:after="0" w:line="240" w:lineRule="auto"/>
            </w:pPr>
            <w:r>
              <w:rPr>
                <w:sz w:val="17"/>
                <w:szCs w:val="17"/>
              </w:rPr>
              <w:t xml:space="preserve">Loại nhập: Văn bản.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4CFC9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6A48108">
            <w:pPr>
              <w:spacing w:after="0" w:line="240" w:lineRule="auto"/>
            </w:pPr>
            <w:r>
              <w:rPr>
                <w:sz w:val="17"/>
                <w:szCs w:val="17"/>
              </w:rPr>
              <w:t>Kênh phục hồi được hỗ trợ</w:t>
            </w:r>
          </w:p>
        </w:tc>
        <w:tc>
          <w:tcPr>
            <w:tcW w:w="6700" w:type="dxa"/>
          </w:tcPr>
          <w:p w14:paraId="4B184FB8">
            <w:pPr>
              <w:spacing w:after="0" w:line="240" w:lineRule="auto"/>
            </w:pPr>
            <w:r>
              <w:rPr>
                <w:sz w:val="17"/>
                <w:szCs w:val="17"/>
              </w:rPr>
              <w:t>Loại nhập: Chọn từ danh sách. Khi khởi tạo phục hồi.</w:t>
            </w:r>
          </w:p>
        </w:tc>
      </w:tr>
    </w:tbl>
    <w:p w14:paraId="01DEF699">
      <w:pPr>
        <w:spacing w:before="60" w:after="20"/>
      </w:pPr>
      <w:r>
        <w:rPr>
          <w:sz w:val="18"/>
          <w:szCs w:val="18"/>
        </w:rPr>
        <w:t xml:space="preserve">Thông báo liên quan: </w:t>
      </w:r>
      <w:r>
        <w:fldChar w:fldCharType="begin"/>
        <w:instrText xml:space="preserve"> HYPERLINK \l "MSG55" \o "MSG55 (Lỗi): Chưa xác minh được danh tính nên hệ thống không thực hiện thao tác." </w:instrText>
        <w:fldChar w:fldCharType="separate"/>
      </w:r>
      <w:r>
        <w:rPr>
          <w:sz w:val="18"/>
          <w:szCs w:val="18"/>
        </w:rPr>
        <w:t>MSG55</w:t>
        <w:fldChar w:fldCharType="end"/>
        <w:t xml:space="preserve"> (Chưa xác minh được danh tính).</w:t>
      </w:r>
    </w:p>
    <w:p w14:paraId="5D046AAE">
      <w:pPr>
        <w:spacing w:after="60"/>
      </w:pPr>
      <w:r>
        <w:rPr>
          <w:sz w:val="18"/>
          <w:szCs w:val="18"/>
        </w:rPr>
        <w:t>UC liên kết: UC02–UC04: người dùng đăng nhập/khôi phục/đổi mật khẩu; UC11: quyền nghiệp vụ và khóa nhân viên do Chủ HTX kiểm soát; UC75: audit hỗ trợ truy cập.</w:t>
      </w:r>
    </w:p>
    <w:p w14:paraId="1F831AE4">
      <w:pPr>
        <w:pStyle w:val="4"/>
        <w:keepNext/>
      </w:pPr>
      <w:bookmarkStart w:id="360" w:name="_Toc16888"/>
      <w:bookmarkStart w:id="361" w:name="_Toc32675"/>
      <w:r>
        <w:t>12.4 Nhật ký kiểm toán (SCR-59)</w:t>
      </w:r>
      <w:bookmarkEnd w:id="360"/>
      <w:bookmarkEnd w:id="361"/>
    </w:p>
    <w:p w14:paraId="4BB6172D">
      <w:pPr>
        <w:spacing w:after="60"/>
      </w:pPr>
      <w:r>
        <w:rPr>
          <w:sz w:val="19"/>
          <w:szCs w:val="19"/>
        </w:rPr>
        <w:t>UC liên quan: UC75. Nhóm chức năng: Quản trị nền tảng.</w:t>
      </w:r>
    </w:p>
    <w:p w14:paraId="31F1CBB0">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682C2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322CF889">
            <w:pPr>
              <w:spacing w:after="0" w:line="240" w:lineRule="auto"/>
            </w:pPr>
            <w:r>
              <w:rPr>
                <w:sz w:val="17"/>
                <w:szCs w:val="17"/>
              </w:rPr>
              <w:t>(1) Màn hình Nhật ký kiểm toán: [Khoảng thời gian] [Người thao tác] [Loại hành động] [Mã bản ghi] [Tìm]</w:t>
            </w:r>
          </w:p>
          <w:p w14:paraId="1308D2FD">
            <w:pPr>
              <w:spacing w:after="0" w:line="240" w:lineRule="auto"/>
            </w:pPr>
            <w:r>
              <w:rPr>
                <w:sz w:val="17"/>
                <w:szCs w:val="17"/>
              </w:rPr>
              <w:t>(2) bảng Thời điểm/Người/Thao tác/Đối tượng/Lý do/Phạm vi</w:t>
            </w:r>
          </w:p>
          <w:p w14:paraId="4713BDC1">
            <w:pPr>
              <w:spacing w:after="0" w:line="240" w:lineRule="auto"/>
            </w:pPr>
            <w:r>
              <w:rPr>
                <w:sz w:val="17"/>
                <w:szCs w:val="17"/>
              </w:rPr>
              <w:t>(3) [Xem chi tiết].</w:t>
            </w:r>
          </w:p>
          <w:p w14:paraId="1659CE52">
            <w:pPr>
              <w:spacing w:after="0" w:line="240" w:lineRule="auto"/>
            </w:pPr>
            <w:r>
              <w:rPr>
                <w:sz w:val="17"/>
                <w:szCs w:val="17"/>
              </w:rPr>
              <w:t>(4) Chi tiết: giá trị trước–sau hoặc phiên bản liên kết, nguồn thay đổi và chuỗi sự kiện</w:t>
            </w:r>
          </w:p>
          <w:p w14:paraId="15671F98">
            <w:pPr>
              <w:spacing w:after="0" w:line="240" w:lineRule="auto"/>
            </w:pPr>
            <w:r>
              <w:rPr>
                <w:sz w:val="17"/>
                <w:szCs w:val="17"/>
              </w:rPr>
              <w:t>(5) dữ liệu nhạy cảm che theo quyền</w:t>
            </w:r>
          </w:p>
          <w:p w14:paraId="368B0CD1">
            <w:pPr>
              <w:spacing w:after="0" w:line="240" w:lineRule="auto"/>
            </w:pPr>
            <w:r>
              <w:rPr>
                <w:sz w:val="17"/>
                <w:szCs w:val="17"/>
              </w:rPr>
              <w:t>(6) Không có nút xóa/sửa log.</w:t>
            </w:r>
          </w:p>
        </w:tc>
      </w:tr>
    </w:tbl>
    <w:p w14:paraId="649FAC98">
      <w:pPr>
        <w:spacing w:after="40"/>
      </w:pPr>
    </w:p>
    <w:p w14:paraId="07B84AF4">
      <w:pPr>
        <w:keepNext/>
        <w:spacing w:before="40" w:after="20"/>
      </w:pPr>
      <w:r>
        <w:rPr>
          <w:b/>
        </w:rPr>
        <w:t>Màn hình này cho phép Chủ HTX, Quản trị hệ thống:</w:t>
      </w:r>
    </w:p>
    <w:p w14:paraId="5CD7E674">
      <w:pPr>
        <w:spacing w:after="10"/>
        <w:ind w:left="360" w:hanging="220"/>
      </w:pPr>
      <w:r>
        <w:rPr>
          <w:sz w:val="19"/>
          <w:szCs w:val="19"/>
        </w:rPr>
        <w:t>• Người dùng mở Nhật ký kiểm toán.</w:t>
      </w:r>
    </w:p>
    <w:p w14:paraId="26A2BA68">
      <w:pPr>
        <w:spacing w:after="10"/>
        <w:ind w:left="360" w:hanging="220"/>
      </w:pPr>
      <w:r>
        <w:rPr>
          <w:sz w:val="19"/>
          <w:szCs w:val="19"/>
        </w:rPr>
        <w:t>• Người dùng nhập bộ lọc và tìm kiếm.</w:t>
      </w:r>
    </w:p>
    <w:p w14:paraId="19E29C14">
      <w:pPr>
        <w:spacing w:after="10"/>
        <w:ind w:left="360" w:hanging="220"/>
      </w:pPr>
      <w:r>
        <w:rPr>
          <w:sz w:val="19"/>
          <w:szCs w:val="19"/>
        </w:rPr>
        <w:t>• Người dùng mở sự kiện để xem trước – sau và mở bản ghi nguồn trong phạm vi quyền.</w:t>
      </w:r>
    </w:p>
    <w:p w14:paraId="0276C0A7">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62DA5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7C034B61">
            <w:pPr>
              <w:spacing w:after="0" w:line="240" w:lineRule="auto"/>
            </w:pPr>
            <w:r>
              <w:rPr>
                <w:b/>
                <w:sz w:val="17"/>
                <w:szCs w:val="17"/>
              </w:rPr>
              <w:t>Field Name</w:t>
            </w:r>
          </w:p>
        </w:tc>
        <w:tc>
          <w:tcPr>
            <w:tcW w:w="6700" w:type="dxa"/>
            <w:shd w:val="clear" w:color="auto" w:fill="DCE6F1"/>
          </w:tcPr>
          <w:p w14:paraId="48610D59">
            <w:pPr>
              <w:spacing w:after="0" w:line="240" w:lineRule="auto"/>
            </w:pPr>
            <w:r>
              <w:rPr>
                <w:b/>
                <w:sz w:val="17"/>
                <w:szCs w:val="17"/>
              </w:rPr>
              <w:t>Description</w:t>
            </w:r>
          </w:p>
        </w:tc>
      </w:tr>
      <w:tr w14:paraId="36325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A6846A0">
            <w:pPr>
              <w:spacing w:after="0" w:line="240" w:lineRule="auto"/>
            </w:pPr>
            <w:r>
              <w:rPr>
                <w:sz w:val="17"/>
                <w:szCs w:val="17"/>
              </w:rPr>
              <w:t>(1) Khoảng thời gian, đối tượng, người thao tác hoặc mã bản ghi</w:t>
            </w:r>
          </w:p>
        </w:tc>
        <w:tc>
          <w:tcPr>
            <w:tcW w:w="6700" w:type="dxa"/>
          </w:tcPr>
          <w:p w14:paraId="22ACD1F4">
            <w:pPr>
              <w:spacing w:after="0" w:line="240" w:lineRule="auto"/>
            </w:pPr>
            <w:r>
              <w:rPr>
                <w:sz w:val="17"/>
                <w:szCs w:val="17"/>
              </w:rPr>
              <w:t>Loại nhập: Nhóm trường (xem phác thảo). Ít nhất một tiêu chí tìm kiếm hợp lệ.</w:t>
            </w:r>
          </w:p>
        </w:tc>
      </w:tr>
      <w:tr w14:paraId="671C7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E050EB4">
            <w:pPr>
              <w:spacing w:after="0" w:line="240" w:lineRule="auto"/>
            </w:pPr>
            <w:r>
              <w:rPr>
                <w:sz w:val="17"/>
                <w:szCs w:val="17"/>
              </w:rPr>
              <w:t>(6) Không có đầu vào sửa/xóa bản ghi audit.</w:t>
            </w:r>
          </w:p>
        </w:tc>
        <w:tc>
          <w:tcPr>
            <w:tcW w:w="6700" w:type="dxa"/>
          </w:tcPr>
          <w:p w14:paraId="715B8553">
            <w:pPr>
              <w:spacing w:after="0" w:line="240" w:lineRule="auto"/>
            </w:pPr>
            <w:r>
              <w:rPr>
                <w:sz w:val="17"/>
                <w:szCs w:val="17"/>
              </w:rPr>
              <w:t>Loại nhập: Chỉ hiển thị.</w:t>
            </w:r>
          </w:p>
        </w:tc>
      </w:tr>
    </w:tbl>
    <w:p w14:paraId="5EFA54F3">
      <w:pPr>
        <w:spacing w:before="60" w:after="20"/>
      </w:pPr>
      <w:r>
        <w:rPr>
          <w:sz w:val="18"/>
          <w:szCs w:val="18"/>
        </w:rPr>
        <w:t xml:space="preserve">Thông báo liên quan: </w:t>
      </w:r>
      <w:r>
        <w:fldChar w:fldCharType="begin"/>
        <w:instrText xml:space="preserve"> HYPERLINK \l "MSG56" \o "MSG56 (Thông tin): Sự kiện này không có giá trị trước-sau; hệ thống chỉ hiển thị phần dữ liệu có sẵn." </w:instrText>
        <w:fldChar w:fldCharType="separate"/>
      </w:r>
      <w:r>
        <w:rPr>
          <w:sz w:val="18"/>
          <w:szCs w:val="18"/>
        </w:rPr>
        <w:t>MSG56</w:t>
        <w:fldChar w:fldCharType="end"/>
        <w:t xml:space="preserve"> (Nhật ký cũ thiếu giá trị trước sau).</w:t>
      </w:r>
    </w:p>
    <w:p w14:paraId="7CD0BED0">
      <w:pPr>
        <w:spacing w:after="60"/>
      </w:pPr>
      <w:r>
        <w:rPr>
          <w:sz w:val="18"/>
          <w:szCs w:val="18"/>
        </w:rPr>
        <w:t>UC liên kết: UC39: đối chiếu sửa nguồn gốc có lịch sử; UC11/UC72/UC74: đối chiếu thay đổi quyền và hỗ trợ; UC32: đối chiếu công bố/thu hồi; UC53/UC54/UC61: đối chiếu điều chỉnh tiền.</w:t>
      </w:r>
    </w:p>
    <w:p w14:paraId="00364C87">
      <w:pPr>
        <w:pStyle w:val="3"/>
        <w:keepNext/>
      </w:pPr>
      <w:bookmarkStart w:id="362" w:name="_Toc8439"/>
      <w:bookmarkStart w:id="363" w:name="_Toc28571"/>
      <w:r>
        <w:t>13. Background Job Inventory</w:t>
      </w:r>
      <w:bookmarkEnd w:id="362"/>
      <w:bookmarkEnd w:id="363"/>
    </w:p>
    <w:p w14:paraId="4A753C30">
      <w:pPr>
        <w:spacing w:after="60"/>
      </w:pPr>
      <w:r>
        <w:t>Các tác vụ nền suy ra từ hành vi đã có trong UC. Lịch chạy, tham số và cơ chế thử lại cụ thể chờ xác nhận ở SDS.</w:t>
      </w:r>
    </w:p>
    <w:p w14:paraId="7615A14C">
      <w:pPr>
        <w:pStyle w:val="4"/>
        <w:keepNext/>
      </w:pPr>
      <w:bookmarkStart w:id="364" w:name="_Toc23892"/>
      <w:bookmarkStart w:id="365" w:name="_Toc10513"/>
      <w:r>
        <w:t>13.1 JOB-01 Hết hạn mã xác minh và khóa tạm theo giới hạn thử</w:t>
      </w:r>
      <w:bookmarkEnd w:id="364"/>
      <w:bookmarkEnd w:id="365"/>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56487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019DF81A">
            <w:pPr>
              <w:spacing w:after="0" w:line="240" w:lineRule="auto"/>
            </w:pPr>
            <w:r>
              <w:rPr>
                <w:b/>
                <w:sz w:val="18"/>
                <w:szCs w:val="18"/>
              </w:rPr>
              <w:t>Field</w:t>
            </w:r>
          </w:p>
        </w:tc>
        <w:tc>
          <w:tcPr>
            <w:tcW w:w="6800" w:type="dxa"/>
            <w:shd w:val="clear" w:color="auto" w:fill="DCE6F1"/>
          </w:tcPr>
          <w:p w14:paraId="2BD7935C">
            <w:pPr>
              <w:spacing w:after="0" w:line="240" w:lineRule="auto"/>
            </w:pPr>
            <w:r>
              <w:rPr>
                <w:b/>
                <w:sz w:val="18"/>
                <w:szCs w:val="18"/>
              </w:rPr>
              <w:t>Value</w:t>
            </w:r>
          </w:p>
        </w:tc>
      </w:tr>
      <w:tr w14:paraId="3B996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8877CAA">
            <w:pPr>
              <w:spacing w:after="0" w:line="240" w:lineRule="auto"/>
            </w:pPr>
            <w:r>
              <w:rPr>
                <w:b/>
                <w:sz w:val="18"/>
                <w:szCs w:val="18"/>
              </w:rPr>
              <w:t>Trigger</w:t>
            </w:r>
          </w:p>
        </w:tc>
        <w:tc>
          <w:tcPr>
            <w:tcW w:w="6800" w:type="dxa"/>
          </w:tcPr>
          <w:p w14:paraId="074F5CC9">
            <w:pPr>
              <w:spacing w:after="0" w:line="240" w:lineRule="auto"/>
            </w:pPr>
            <w:r>
              <w:rPr>
                <w:sz w:val="18"/>
                <w:szCs w:val="18"/>
              </w:rPr>
              <w:t>Theo thời điểm mã OTP được tạo hoặc khi số lần thử vượt giới hạn; lịch và thời hạn chờ xác nhận ở SDS (V.3.2, UC08).</w:t>
            </w:r>
          </w:p>
        </w:tc>
      </w:tr>
      <w:tr w14:paraId="09E86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6783902">
            <w:pPr>
              <w:spacing w:after="0" w:line="240" w:lineRule="auto"/>
            </w:pPr>
            <w:r>
              <w:rPr>
                <w:b/>
                <w:sz w:val="18"/>
                <w:szCs w:val="18"/>
              </w:rPr>
              <w:t>Purpose</w:t>
            </w:r>
          </w:p>
        </w:tc>
        <w:tc>
          <w:tcPr>
            <w:tcW w:w="6800" w:type="dxa"/>
          </w:tcPr>
          <w:p w14:paraId="5ADC91CE">
            <w:pPr>
              <w:spacing w:after="0" w:line="240" w:lineRule="auto"/>
            </w:pPr>
            <w:r>
              <w:rPr>
                <w:sz w:val="18"/>
                <w:szCs w:val="18"/>
              </w:rPr>
              <w:t>Bảo đảm mã xác minh chỉ dùng một lần trong thời hạn, và chặn thử lặp khi vượt giới hạn.</w:t>
            </w:r>
          </w:p>
        </w:tc>
      </w:tr>
      <w:tr w14:paraId="3DBF3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AE917BB">
            <w:pPr>
              <w:spacing w:after="0" w:line="240" w:lineRule="auto"/>
            </w:pPr>
            <w:r>
              <w:rPr>
                <w:b/>
                <w:sz w:val="18"/>
                <w:szCs w:val="18"/>
              </w:rPr>
              <w:t>Các bước</w:t>
            </w:r>
          </w:p>
        </w:tc>
        <w:tc>
          <w:tcPr>
            <w:tcW w:w="6800" w:type="dxa"/>
          </w:tcPr>
          <w:p w14:paraId="3DC2FC0E">
            <w:pPr>
              <w:spacing w:after="0" w:line="240" w:lineRule="auto"/>
            </w:pPr>
            <w:r>
              <w:rPr>
                <w:sz w:val="18"/>
                <w:szCs w:val="18"/>
              </w:rPr>
              <w:t>1. Tìm lần xác minh còn hiệu lực đã quá hạn hoặc đã vượt giới hạn thử.</w:t>
            </w:r>
          </w:p>
          <w:p w14:paraId="565E80E9">
            <w:pPr>
              <w:spacing w:after="0" w:line="240" w:lineRule="auto"/>
            </w:pPr>
            <w:r>
              <w:rPr>
                <w:sz w:val="18"/>
                <w:szCs w:val="18"/>
              </w:rPr>
              <w:t>2. Đánh dấu hết hiệu lực; không cho dùng lại mã.</w:t>
            </w:r>
          </w:p>
          <w:p w14:paraId="731FF930">
            <w:pPr>
              <w:spacing w:after="0" w:line="240" w:lineRule="auto"/>
            </w:pPr>
            <w:r>
              <w:rPr>
                <w:sz w:val="18"/>
                <w:szCs w:val="18"/>
              </w:rPr>
              <w:t>3. Khi người dùng quay lại UC01/UC03/UC05/UC08, yêu cầu gửi mã mới.</w:t>
            </w:r>
          </w:p>
        </w:tc>
      </w:tr>
      <w:tr w14:paraId="6502E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0342526">
            <w:pPr>
              <w:spacing w:after="0" w:line="240" w:lineRule="auto"/>
            </w:pPr>
            <w:r>
              <w:rPr>
                <w:b/>
                <w:sz w:val="18"/>
                <w:szCs w:val="18"/>
              </w:rPr>
              <w:t>Nguồn</w:t>
            </w:r>
          </w:p>
        </w:tc>
        <w:tc>
          <w:tcPr>
            <w:tcW w:w="6800" w:type="dxa"/>
          </w:tcPr>
          <w:p w14:paraId="50BA7F83">
            <w:pPr>
              <w:spacing w:after="0" w:line="240" w:lineRule="auto"/>
            </w:pPr>
            <w:r>
              <w:rPr>
                <w:sz w:val="18"/>
                <w:szCs w:val="18"/>
              </w:rPr>
              <w:t xml:space="preserve">UC01 (nhánh 3a), UC03 (bước 3),</w:t>
            </w:r>
            <w:ins w:id="3204" w:author="Claude" w:date="2026-10-08T00:00:00Z">
              <w:r>
                <w:rPr>
                  <w:sz w:val="18"/>
                  <w:szCs w:val="18"/>
                </w:rPr>
                <w:t xml:space="preserve"> UC04 (nhánh 2a),</w:t>
              </w:r>
            </w:ins>
            <w:r>
              <w:rPr>
                <w:sz w:val="18"/>
                <w:szCs w:val="18"/>
              </w:rPr>
              <w:t xml:space="preserve"> UC08 (nhánh 3a, 4b)</w:t>
            </w:r>
          </w:p>
        </w:tc>
      </w:tr>
    </w:tbl>
    <w:p w14:paraId="46B82432">
      <w:pPr>
        <w:keepNext/>
        <w:spacing w:before="60" w:after="20"/>
      </w:pPr>
      <w:r>
        <w:rPr>
          <w:b/>
        </w:rPr>
        <w:t>Kịch bản xử lý</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0"/>
        <w:gridCol w:w="6000"/>
      </w:tblGrid>
      <w:tr w14:paraId="34911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00" w:type="dxa"/>
            <w:shd w:val="clear" w:color="auto" w:fill="DCE6F1"/>
          </w:tcPr>
          <w:p w14:paraId="2EA8312E">
            <w:pPr>
              <w:spacing w:after="0" w:line="240" w:lineRule="auto"/>
            </w:pPr>
            <w:r>
              <w:rPr>
                <w:b/>
                <w:sz w:val="17"/>
                <w:szCs w:val="17"/>
              </w:rPr>
              <w:t>Scenario</w:t>
            </w:r>
          </w:p>
        </w:tc>
        <w:tc>
          <w:tcPr>
            <w:tcW w:w="6000" w:type="dxa"/>
            <w:shd w:val="clear" w:color="auto" w:fill="DCE6F1"/>
          </w:tcPr>
          <w:p w14:paraId="214A4F36">
            <w:pPr>
              <w:spacing w:after="0" w:line="240" w:lineRule="auto"/>
            </w:pPr>
            <w:r>
              <w:rPr>
                <w:b/>
                <w:sz w:val="17"/>
                <w:szCs w:val="17"/>
              </w:rPr>
              <w:t>System behavior</w:t>
            </w:r>
          </w:p>
        </w:tc>
      </w:tr>
      <w:tr w14:paraId="2A292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1ADF5B67">
            <w:pPr>
              <w:spacing w:after="0" w:line="240" w:lineRule="auto"/>
            </w:pPr>
            <w:r>
              <w:rPr>
                <w:sz w:val="17"/>
                <w:szCs w:val="17"/>
              </w:rPr>
              <w:t>Mã quá hạn</w:t>
            </w:r>
          </w:p>
        </w:tc>
        <w:tc>
          <w:tcPr>
            <w:tcW w:w="6000" w:type="dxa"/>
          </w:tcPr>
          <w:p w14:paraId="171C17A9">
            <w:pPr>
              <w:spacing w:after="0" w:line="240" w:lineRule="auto"/>
            </w:pPr>
            <w:r>
              <w:rPr>
                <w:sz w:val="17"/>
                <w:szCs w:val="17"/>
              </w:rPr>
              <w:t>Không kích hoạt tài khoản, không đổi mật khẩu; cho yêu cầu mã mới (</w:t>
            </w:r>
            <w:r>
              <w:fldChar w:fldCharType="begin"/>
              <w:instrText xml:space="preserve"> HYPERLINK \l "MSG16" \o "MSG16 (Lỗi): Mã xác minh không đúng hoặc đã hết hạn. Bạn có thể nhập lại hoặc yêu cầu mã mới." </w:instrText>
              <w:fldChar w:fldCharType="separate"/>
            </w:r>
            <w:r>
              <w:rPr>
                <w:sz w:val="17"/>
                <w:szCs w:val="17"/>
              </w:rPr>
              <w:t>MSG16</w:t>
              <w:fldChar w:fldCharType="end"/>
              <w:t>).</w:t>
            </w:r>
          </w:p>
        </w:tc>
      </w:tr>
      <w:tr w14:paraId="52E56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7AAAC646">
            <w:pPr>
              <w:spacing w:after="0" w:line="240" w:lineRule="auto"/>
            </w:pPr>
            <w:r>
              <w:rPr>
                <w:sz w:val="17"/>
                <w:szCs w:val="17"/>
              </w:rPr>
              <w:t>Đổi email, số điện thoại hoặc mục đích giữa chừng</w:t>
            </w:r>
          </w:p>
        </w:tc>
        <w:tc>
          <w:tcPr>
            <w:tcW w:w="6000" w:type="dxa"/>
          </w:tcPr>
          <w:p w14:paraId="425F2C1C">
            <w:pPr>
              <w:spacing w:after="0" w:line="240" w:lineRule="auto"/>
            </w:pPr>
            <w:r>
              <w:rPr>
                <w:sz w:val="17"/>
                <w:szCs w:val="17"/>
              </w:rPr>
              <w:t>Hủy lần xác minh cũ, không tái dùng mã (UC08).</w:t>
            </w:r>
          </w:p>
        </w:tc>
      </w:tr>
    </w:tbl>
    <w:p w14:paraId="1654BA28">
      <w:pPr>
        <w:spacing w:after="40"/>
      </w:pPr>
    </w:p>
    <w:p w14:paraId="3A353644">
      <w:pPr>
        <w:pStyle w:val="4"/>
        <w:keepNext/>
      </w:pPr>
      <w:bookmarkStart w:id="366" w:name="_Toc28451"/>
      <w:bookmarkStart w:id="367" w:name="_Toc14659"/>
      <w:r>
        <w:t>13.2 JOB-02 Gửi và gửi lại chứng từ, thông điệp</w:t>
      </w:r>
      <w:bookmarkEnd w:id="366"/>
      <w:bookmarkEnd w:id="367"/>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30E14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0B164AD1">
            <w:pPr>
              <w:spacing w:after="0" w:line="240" w:lineRule="auto"/>
            </w:pPr>
            <w:r>
              <w:rPr>
                <w:b/>
                <w:sz w:val="18"/>
                <w:szCs w:val="18"/>
              </w:rPr>
              <w:t>Field</w:t>
            </w:r>
          </w:p>
        </w:tc>
        <w:tc>
          <w:tcPr>
            <w:tcW w:w="6800" w:type="dxa"/>
            <w:shd w:val="clear" w:color="auto" w:fill="DCE6F1"/>
          </w:tcPr>
          <w:p w14:paraId="2C8530B2">
            <w:pPr>
              <w:spacing w:after="0" w:line="240" w:lineRule="auto"/>
            </w:pPr>
            <w:r>
              <w:rPr>
                <w:b/>
                <w:sz w:val="18"/>
                <w:szCs w:val="18"/>
              </w:rPr>
              <w:t>Value</w:t>
            </w:r>
          </w:p>
        </w:tc>
      </w:tr>
      <w:tr w14:paraId="16D48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EB5CBD4">
            <w:pPr>
              <w:spacing w:after="0" w:line="240" w:lineRule="auto"/>
            </w:pPr>
            <w:r>
              <w:rPr>
                <w:b/>
                <w:sz w:val="18"/>
                <w:szCs w:val="18"/>
              </w:rPr>
              <w:t>Trigger</w:t>
            </w:r>
          </w:p>
        </w:tc>
        <w:tc>
          <w:tcPr>
            <w:tcW w:w="6800" w:type="dxa"/>
          </w:tcPr>
          <w:p w14:paraId="4975EA53">
            <w:pPr>
              <w:spacing w:after="0" w:line="240" w:lineRule="auto"/>
            </w:pPr>
            <w:r>
              <w:rPr>
                <w:sz w:val="18"/>
                <w:szCs w:val="18"/>
              </w:rPr>
              <w:t>Khi người dùng gửi chứng từ (UC70) hoặc chọn gửi lại (UC71); số lần, khoảng cách và trạng thái chuẩn của từng nhà cung cấp chờ xác nhận ở SDS (V.3.2, UC71).</w:t>
            </w:r>
          </w:p>
        </w:tc>
      </w:tr>
      <w:tr w14:paraId="1A0CF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A6602B4">
            <w:pPr>
              <w:spacing w:after="0" w:line="240" w:lineRule="auto"/>
            </w:pPr>
            <w:r>
              <w:rPr>
                <w:b/>
                <w:sz w:val="18"/>
                <w:szCs w:val="18"/>
              </w:rPr>
              <w:t>Purpose</w:t>
            </w:r>
          </w:p>
        </w:tc>
        <w:tc>
          <w:tcPr>
            <w:tcW w:w="6800" w:type="dxa"/>
          </w:tcPr>
          <w:p w14:paraId="0EFBEFD1">
            <w:pPr>
              <w:spacing w:after="0" w:line="240" w:lineRule="auto"/>
            </w:pPr>
            <w:r>
              <w:rPr>
                <w:sz w:val="18"/>
                <w:szCs w:val="18"/>
              </w:rPr>
              <w:t>Chuyển chứng từ tới khách qua email, Zalo OA hoặc SMS và ghi kết quả từng lần gửi mà không tạo hay sửa giao dịch.</w:t>
            </w:r>
          </w:p>
        </w:tc>
      </w:tr>
      <w:tr w14:paraId="2CA3F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28793C6">
            <w:pPr>
              <w:spacing w:after="0" w:line="240" w:lineRule="auto"/>
            </w:pPr>
            <w:r>
              <w:rPr>
                <w:b/>
                <w:sz w:val="18"/>
                <w:szCs w:val="18"/>
              </w:rPr>
              <w:t>Các bước</w:t>
            </w:r>
          </w:p>
        </w:tc>
        <w:tc>
          <w:tcPr>
            <w:tcW w:w="6800" w:type="dxa"/>
          </w:tcPr>
          <w:p w14:paraId="2A60A12D">
            <w:pPr>
              <w:spacing w:after="0" w:line="240" w:lineRule="auto"/>
            </w:pPr>
            <w:r>
              <w:rPr>
                <w:sz w:val="18"/>
                <w:szCs w:val="18"/>
              </w:rPr>
              <w:t>1. Tạo lần gửi gắn bản chứng từ đã chốt.</w:t>
            </w:r>
          </w:p>
          <w:p w14:paraId="583DD5EB">
            <w:pPr>
              <w:spacing w:after="0" w:line="240" w:lineRule="auto"/>
            </w:pPr>
            <w:r>
              <w:rPr>
                <w:sz w:val="18"/>
                <w:szCs w:val="18"/>
              </w:rPr>
              <w:t>2. Gọi Dịch vụ email, Zalo OA hoặc Dịch vụ SMS qua API-03, API-04 hoặc API-01.</w:t>
            </w:r>
          </w:p>
          <w:p w14:paraId="575C8DFF">
            <w:pPr>
              <w:spacing w:after="0" w:line="240" w:lineRule="auto"/>
            </w:pPr>
            <w:r>
              <w:rPr>
                <w:sz w:val="18"/>
                <w:szCs w:val="18"/>
              </w:rPr>
              <w:t>3. Ghi trạng thái nhận từ nhà cung cấp (API-08).</w:t>
            </w:r>
          </w:p>
          <w:p w14:paraId="24AD945D">
            <w:pPr>
              <w:spacing w:after="0" w:line="240" w:lineRule="auto"/>
            </w:pPr>
            <w:r>
              <w:rPr>
                <w:sz w:val="18"/>
                <w:szCs w:val="18"/>
              </w:rPr>
              <w:t>4. Nếu lỗi, cho thử lại ở UC71; chặn thử lại trùng khi lần gửi đang chờ.</w:t>
            </w:r>
          </w:p>
        </w:tc>
      </w:tr>
      <w:tr w14:paraId="26D3E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8F99404">
            <w:pPr>
              <w:spacing w:after="0" w:line="240" w:lineRule="auto"/>
            </w:pPr>
            <w:r>
              <w:rPr>
                <w:b/>
                <w:sz w:val="18"/>
                <w:szCs w:val="18"/>
              </w:rPr>
              <w:t>Nguồn</w:t>
            </w:r>
          </w:p>
        </w:tc>
        <w:tc>
          <w:tcPr>
            <w:tcW w:w="6800" w:type="dxa"/>
          </w:tcPr>
          <w:p w14:paraId="1AB63305">
            <w:pPr>
              <w:spacing w:after="0" w:line="240" w:lineRule="auto"/>
            </w:pPr>
            <w:r>
              <w:rPr>
                <w:sz w:val="18"/>
                <w:szCs w:val="18"/>
              </w:rPr>
              <w:t>UC70 (nhánh 5a), UC71; NFR-04</w:t>
            </w:r>
          </w:p>
        </w:tc>
      </w:tr>
    </w:tbl>
    <w:p w14:paraId="31F3D322">
      <w:pPr>
        <w:keepNext/>
        <w:spacing w:before="60" w:after="20"/>
      </w:pPr>
      <w:r>
        <w:rPr>
          <w:b/>
        </w:rPr>
        <w:t>Kịch bản xử lý</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0"/>
        <w:gridCol w:w="6000"/>
      </w:tblGrid>
      <w:tr w14:paraId="240BD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00" w:type="dxa"/>
            <w:shd w:val="clear" w:color="auto" w:fill="DCE6F1"/>
          </w:tcPr>
          <w:p w14:paraId="3997B99D">
            <w:pPr>
              <w:spacing w:after="0" w:line="240" w:lineRule="auto"/>
            </w:pPr>
            <w:r>
              <w:rPr>
                <w:b/>
                <w:sz w:val="17"/>
                <w:szCs w:val="17"/>
              </w:rPr>
              <w:t>Scenario</w:t>
            </w:r>
          </w:p>
        </w:tc>
        <w:tc>
          <w:tcPr>
            <w:tcW w:w="6000" w:type="dxa"/>
            <w:shd w:val="clear" w:color="auto" w:fill="DCE6F1"/>
          </w:tcPr>
          <w:p w14:paraId="06BAE1F2">
            <w:pPr>
              <w:spacing w:after="0" w:line="240" w:lineRule="auto"/>
            </w:pPr>
            <w:r>
              <w:rPr>
                <w:b/>
                <w:sz w:val="17"/>
                <w:szCs w:val="17"/>
              </w:rPr>
              <w:t>System behavior</w:t>
            </w:r>
          </w:p>
        </w:tc>
      </w:tr>
      <w:tr w14:paraId="1EFE6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57EC904B">
            <w:pPr>
              <w:spacing w:after="0" w:line="240" w:lineRule="auto"/>
            </w:pPr>
            <w:r>
              <w:rPr>
                <w:sz w:val="17"/>
                <w:szCs w:val="17"/>
              </w:rPr>
              <w:t>Dịch vụ từ chối hoặc mất kết nối</w:t>
            </w:r>
          </w:p>
        </w:tc>
        <w:tc>
          <w:tcPr>
            <w:tcW w:w="6000" w:type="dxa"/>
          </w:tcPr>
          <w:p w14:paraId="172F487E">
            <w:pPr>
              <w:spacing w:after="0" w:line="240" w:lineRule="auto"/>
            </w:pPr>
            <w:r>
              <w:rPr>
                <w:sz w:val="17"/>
                <w:szCs w:val="17"/>
              </w:rPr>
              <w:t>Lưu thất bại, cho thử lại tại UC71; giao dịch giữ nguyên (</w:t>
            </w:r>
            <w:r>
              <w:fldChar w:fldCharType="begin"/>
              <w:instrText xml:space="preserve"> HYPERLINK \l "MSG04" \o "MSG04 (Lỗi): Dịch vụ {service_name} hiện chưa phản hồi. Thao tác chưa hoàn tất, dữ liệu trong OMTS giữ nguyên; vui lòng thử lại sau." </w:instrText>
              <w:fldChar w:fldCharType="separate"/>
            </w:r>
            <w:r>
              <w:rPr>
                <w:sz w:val="17"/>
                <w:szCs w:val="17"/>
              </w:rPr>
              <w:t>MSG04</w:t>
              <w:fldChar w:fldCharType="end"/>
              <w:t>).</w:t>
            </w:r>
          </w:p>
        </w:tc>
      </w:tr>
      <w:tr w14:paraId="395A6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26DBEB62">
            <w:pPr>
              <w:spacing w:after="0" w:line="240" w:lineRule="auto"/>
            </w:pPr>
            <w:r>
              <w:rPr>
                <w:sz w:val="17"/>
                <w:szCs w:val="17"/>
              </w:rPr>
              <w:t>Nhà cung cấp chỉ báo đã nhận yêu cầu</w:t>
            </w:r>
          </w:p>
        </w:tc>
        <w:tc>
          <w:tcPr>
            <w:tcW w:w="6000" w:type="dxa"/>
          </w:tcPr>
          <w:p w14:paraId="32319E25">
            <w:pPr>
              <w:spacing w:after="0" w:line="240" w:lineRule="auto"/>
            </w:pPr>
            <w:r>
              <w:rPr>
                <w:sz w:val="17"/>
                <w:szCs w:val="17"/>
              </w:rPr>
              <w:t>Hiển thị “Đã gửi tới dịch vụ”, không suy ra khách đã đọc.</w:t>
            </w:r>
          </w:p>
        </w:tc>
      </w:tr>
      <w:tr w14:paraId="27A4C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62480FDF">
            <w:pPr>
              <w:spacing w:after="0" w:line="240" w:lineRule="auto"/>
            </w:pPr>
            <w:r>
              <w:rPr>
                <w:sz w:val="17"/>
                <w:szCs w:val="17"/>
              </w:rPr>
              <w:t>Lần gửi đang chờ</w:t>
            </w:r>
          </w:p>
        </w:tc>
        <w:tc>
          <w:tcPr>
            <w:tcW w:w="6000" w:type="dxa"/>
          </w:tcPr>
          <w:p w14:paraId="21797381">
            <w:pPr>
              <w:spacing w:after="0" w:line="240" w:lineRule="auto"/>
            </w:pPr>
            <w:r>
              <w:rPr>
                <w:sz w:val="17"/>
                <w:szCs w:val="17"/>
              </w:rPr>
              <w:t>Chặn gửi lại trùng, không tạo bão gửi (</w:t>
            </w:r>
            <w:r>
              <w:fldChar w:fldCharType="begin"/>
              <w:instrText xml:space="preserve"> HYPERLINK \l "MSG54" \o "MSG54 (Lỗi): Chưa thể gửi lại thông điệp này: {reason}." </w:instrText>
              <w:fldChar w:fldCharType="separate"/>
            </w:r>
            <w:r>
              <w:rPr>
                <w:sz w:val="17"/>
                <w:szCs w:val="17"/>
              </w:rPr>
              <w:t>MSG54</w:t>
              <w:fldChar w:fldCharType="end"/>
              <w:t>).</w:t>
            </w:r>
          </w:p>
        </w:tc>
      </w:tr>
    </w:tbl>
    <w:p w14:paraId="661638B1">
      <w:pPr>
        <w:spacing w:after="40"/>
      </w:pPr>
    </w:p>
    <w:p w14:paraId="489FAADC">
      <w:pPr>
        <w:pStyle w:val="4"/>
        <w:keepNext/>
      </w:pPr>
      <w:bookmarkStart w:id="368" w:name="_Toc11310"/>
      <w:bookmarkStart w:id="369" w:name="_Toc2271"/>
      <w:r>
        <w:t>13.3 JOB-03 Tự gửi QR sau khi công bố hồ sơ của lô bàn giao ngoại tuyến</w:t>
      </w:r>
      <w:bookmarkEnd w:id="368"/>
      <w:bookmarkEnd w:id="369"/>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497F0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79579588">
            <w:pPr>
              <w:spacing w:after="0" w:line="240" w:lineRule="auto"/>
            </w:pPr>
            <w:r>
              <w:rPr>
                <w:b/>
                <w:sz w:val="18"/>
                <w:szCs w:val="18"/>
              </w:rPr>
              <w:t>Field</w:t>
            </w:r>
          </w:p>
        </w:tc>
        <w:tc>
          <w:tcPr>
            <w:tcW w:w="6800" w:type="dxa"/>
            <w:shd w:val="clear" w:color="auto" w:fill="DCE6F1"/>
          </w:tcPr>
          <w:p w14:paraId="4A05C999">
            <w:pPr>
              <w:spacing w:after="0" w:line="240" w:lineRule="auto"/>
            </w:pPr>
            <w:r>
              <w:rPr>
                <w:b/>
                <w:sz w:val="18"/>
                <w:szCs w:val="18"/>
              </w:rPr>
              <w:t>Value</w:t>
            </w:r>
          </w:p>
        </w:tc>
      </w:tr>
      <w:tr w14:paraId="6E3CA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CED038A">
            <w:pPr>
              <w:spacing w:after="0" w:line="240" w:lineRule="auto"/>
            </w:pPr>
            <w:r>
              <w:rPr>
                <w:b/>
                <w:sz w:val="18"/>
                <w:szCs w:val="18"/>
              </w:rPr>
              <w:t>Trigger</w:t>
            </w:r>
          </w:p>
        </w:tc>
        <w:tc>
          <w:tcPr>
            <w:tcW w:w="6800" w:type="dxa"/>
          </w:tcPr>
          <w:p w14:paraId="0A7C7DB9">
            <w:pPr>
              <w:spacing w:after="0" w:line="240" w:lineRule="auto"/>
            </w:pPr>
            <w:r>
              <w:rPr>
                <w:sz w:val="18"/>
                <w:szCs w:val="18"/>
              </w:rPr>
              <w:t>Khi UC32 công bố bản truy xuất của lô đã bàn giao ngoại tuyến (sau đồng bộ và rà đạt).</w:t>
            </w:r>
          </w:p>
        </w:tc>
      </w:tr>
      <w:tr w14:paraId="08217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EF57821">
            <w:pPr>
              <w:spacing w:after="0" w:line="240" w:lineRule="auto"/>
            </w:pPr>
            <w:r>
              <w:rPr>
                <w:b/>
                <w:sz w:val="18"/>
                <w:szCs w:val="18"/>
              </w:rPr>
              <w:t>Purpose</w:t>
            </w:r>
          </w:p>
        </w:tc>
        <w:tc>
          <w:tcPr>
            <w:tcW w:w="6800" w:type="dxa"/>
          </w:tcPr>
          <w:p w14:paraId="7008EC4F">
            <w:pPr>
              <w:spacing w:after="0" w:line="240" w:lineRule="auto"/>
            </w:pPr>
            <w:r>
              <w:rPr>
                <w:sz w:val="18"/>
                <w:szCs w:val="18"/>
              </w:rPr>
              <w:t>Gửi QR truy xuất cho thương lái của đơn sau khi hồ sơ được công bố.</w:t>
            </w:r>
          </w:p>
        </w:tc>
      </w:tr>
      <w:tr w14:paraId="41208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B571DA6">
            <w:pPr>
              <w:spacing w:after="0" w:line="240" w:lineRule="auto"/>
            </w:pPr>
            <w:r>
              <w:rPr>
                <w:b/>
                <w:sz w:val="18"/>
                <w:szCs w:val="18"/>
              </w:rPr>
              <w:t>Các bước</w:t>
            </w:r>
          </w:p>
        </w:tc>
        <w:tc>
          <w:tcPr>
            <w:tcW w:w="6800" w:type="dxa"/>
          </w:tcPr>
          <w:p w14:paraId="163DFA9C">
            <w:pPr>
              <w:spacing w:after="0" w:line="240" w:lineRule="auto"/>
            </w:pPr>
            <w:r>
              <w:rPr>
                <w:sz w:val="18"/>
                <w:szCs w:val="18"/>
              </w:rPr>
              <w:t>1. Nhận sự kiện công bố bản truy xuất của lô bàn giao ngoại tuyến.</w:t>
            </w:r>
          </w:p>
          <w:p w14:paraId="1DAD5780">
            <w:pPr>
              <w:spacing w:after="0" w:line="240" w:lineRule="auto"/>
            </w:pPr>
            <w:r>
              <w:rPr>
                <w:sz w:val="18"/>
                <w:szCs w:val="18"/>
              </w:rPr>
              <w:t>2. Tạo lần gửi QR (liên kết trang công khai UC40) tới thương lái của đơn.</w:t>
            </w:r>
          </w:p>
          <w:p w14:paraId="49ACC9B4">
            <w:pPr>
              <w:spacing w:after="0" w:line="240" w:lineRule="auto"/>
            </w:pPr>
            <w:r>
              <w:rPr>
                <w:sz w:val="18"/>
                <w:szCs w:val="18"/>
              </w:rPr>
              <w:t>3. Ghi kết quả gửi để xem ở UC71.</w:t>
            </w:r>
          </w:p>
        </w:tc>
      </w:tr>
      <w:tr w14:paraId="229E5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7013465">
            <w:pPr>
              <w:spacing w:after="0" w:line="240" w:lineRule="auto"/>
            </w:pPr>
            <w:r>
              <w:rPr>
                <w:b/>
                <w:sz w:val="18"/>
                <w:szCs w:val="18"/>
              </w:rPr>
              <w:t>Nguồn</w:t>
            </w:r>
          </w:p>
        </w:tc>
        <w:tc>
          <w:tcPr>
            <w:tcW w:w="6800" w:type="dxa"/>
          </w:tcPr>
          <w:p w14:paraId="3C9DC241">
            <w:pPr>
              <w:spacing w:after="0" w:line="240" w:lineRule="auto"/>
            </w:pPr>
            <w:r>
              <w:rPr>
                <w:sz w:val="18"/>
                <w:szCs w:val="18"/>
              </w:rPr>
              <w:t>UC32 (nhánh 3b, 4a), UC70 (nhánh 1a); BR-14</w:t>
            </w:r>
          </w:p>
        </w:tc>
      </w:tr>
    </w:tbl>
    <w:p w14:paraId="6F4BA724">
      <w:pPr>
        <w:keepNext/>
        <w:spacing w:before="60" w:after="20"/>
      </w:pPr>
      <w:r>
        <w:rPr>
          <w:b/>
        </w:rPr>
        <w:t>Kịch bản xử lý</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0"/>
        <w:gridCol w:w="6000"/>
      </w:tblGrid>
      <w:tr w14:paraId="31013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00" w:type="dxa"/>
            <w:shd w:val="clear" w:color="auto" w:fill="DCE6F1"/>
          </w:tcPr>
          <w:p w14:paraId="2FB87619">
            <w:pPr>
              <w:spacing w:after="0" w:line="240" w:lineRule="auto"/>
            </w:pPr>
            <w:r>
              <w:rPr>
                <w:b/>
                <w:sz w:val="17"/>
                <w:szCs w:val="17"/>
              </w:rPr>
              <w:t>Scenario</w:t>
            </w:r>
          </w:p>
        </w:tc>
        <w:tc>
          <w:tcPr>
            <w:tcW w:w="6000" w:type="dxa"/>
            <w:shd w:val="clear" w:color="auto" w:fill="DCE6F1"/>
          </w:tcPr>
          <w:p w14:paraId="3CA37CBB">
            <w:pPr>
              <w:spacing w:after="0" w:line="240" w:lineRule="auto"/>
            </w:pPr>
            <w:r>
              <w:rPr>
                <w:b/>
                <w:sz w:val="17"/>
                <w:szCs w:val="17"/>
              </w:rPr>
              <w:t>System behavior</w:t>
            </w:r>
          </w:p>
        </w:tc>
      </w:tr>
      <w:tr w14:paraId="6A18F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667DBC93">
            <w:pPr>
              <w:spacing w:after="0" w:line="240" w:lineRule="auto"/>
            </w:pPr>
            <w:r>
              <w:rPr>
                <w:sz w:val="17"/>
                <w:szCs w:val="17"/>
              </w:rPr>
              <w:t>Rà không đạt</w:t>
            </w:r>
          </w:p>
        </w:tc>
        <w:tc>
          <w:tcPr>
            <w:tcW w:w="6000" w:type="dxa"/>
          </w:tcPr>
          <w:p w14:paraId="4C112DD9">
            <w:pPr>
              <w:spacing w:after="0" w:line="240" w:lineRule="auto"/>
            </w:pPr>
            <w:r>
              <w:rPr>
                <w:sz w:val="17"/>
                <w:szCs w:val="17"/>
              </w:rPr>
              <w:t>Không gửi; chỉ Chủ HTX sửa hồ sơ ở UC39, OMTS báo thương lái chờ (UC32).</w:t>
            </w:r>
          </w:p>
        </w:tc>
      </w:tr>
      <w:tr w14:paraId="24802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65628770">
            <w:pPr>
              <w:spacing w:after="0" w:line="240" w:lineRule="auto"/>
            </w:pPr>
            <w:r>
              <w:rPr>
                <w:sz w:val="17"/>
                <w:szCs w:val="17"/>
              </w:rPr>
              <w:t>Gửi thất bại</w:t>
            </w:r>
          </w:p>
        </w:tc>
        <w:tc>
          <w:tcPr>
            <w:tcW w:w="6000" w:type="dxa"/>
          </w:tcPr>
          <w:p w14:paraId="113ED0FE">
            <w:pPr>
              <w:spacing w:after="0" w:line="240" w:lineRule="auto"/>
            </w:pPr>
            <w:r>
              <w:rPr>
                <w:sz w:val="17"/>
                <w:szCs w:val="17"/>
              </w:rPr>
              <w:t>Cho thử lại tại UC71; lô và giao dịch giữ nguyên.</w:t>
            </w:r>
          </w:p>
        </w:tc>
      </w:tr>
    </w:tbl>
    <w:p w14:paraId="0B3BECE7">
      <w:pPr>
        <w:spacing w:after="40"/>
      </w:pPr>
    </w:p>
    <w:p w14:paraId="2FEE66F4">
      <w:pPr>
        <w:pStyle w:val="4"/>
        <w:keepNext/>
      </w:pPr>
      <w:bookmarkStart w:id="370" w:name="_Toc2071"/>
      <w:bookmarkStart w:id="371" w:name="_Toc14322"/>
      <w:r>
        <w:t>13.4 JOB-04 Đồng bộ hồ sơ truy xuất lên cổng truy xuất quốc gia</w:t>
      </w:r>
      <w:bookmarkEnd w:id="370"/>
      <w:bookmarkEnd w:id="371"/>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6C746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3FF9993A">
            <w:pPr>
              <w:spacing w:after="0" w:line="240" w:lineRule="auto"/>
            </w:pPr>
            <w:r>
              <w:rPr>
                <w:b/>
                <w:sz w:val="18"/>
                <w:szCs w:val="18"/>
              </w:rPr>
              <w:t>Field</w:t>
            </w:r>
          </w:p>
        </w:tc>
        <w:tc>
          <w:tcPr>
            <w:tcW w:w="6800" w:type="dxa"/>
            <w:shd w:val="clear" w:color="auto" w:fill="DCE6F1"/>
          </w:tcPr>
          <w:p w14:paraId="378B20BF">
            <w:pPr>
              <w:spacing w:after="0" w:line="240" w:lineRule="auto"/>
            </w:pPr>
            <w:r>
              <w:rPr>
                <w:b/>
                <w:sz w:val="18"/>
                <w:szCs w:val="18"/>
              </w:rPr>
              <w:t>Value</w:t>
            </w:r>
          </w:p>
        </w:tc>
      </w:tr>
      <w:tr w14:paraId="7B585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0A64522">
            <w:pPr>
              <w:spacing w:after="0" w:line="240" w:lineRule="auto"/>
            </w:pPr>
            <w:r>
              <w:rPr>
                <w:b/>
                <w:sz w:val="18"/>
                <w:szCs w:val="18"/>
              </w:rPr>
              <w:t>Trigger</w:t>
            </w:r>
          </w:p>
        </w:tc>
        <w:tc>
          <w:tcPr>
            <w:tcW w:w="6800" w:type="dxa"/>
          </w:tcPr>
          <w:p w14:paraId="46453BAC">
            <w:pPr>
              <w:spacing w:after="0" w:line="240" w:lineRule="auto"/>
            </w:pPr>
            <w:r>
              <w:rPr>
                <w:sz w:val="18"/>
                <w:szCs w:val="18"/>
              </w:rPr>
              <w:t>Khi có kết nối chính thức và hồ sơ đủ điều kiện; lịch chạy chờ xác nhận ở SDS. SRS không cam kết đồng bộ thời gian thực.</w:t>
            </w:r>
          </w:p>
        </w:tc>
      </w:tr>
      <w:tr w14:paraId="15BF9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48C9209">
            <w:pPr>
              <w:spacing w:after="0" w:line="240" w:lineRule="auto"/>
            </w:pPr>
            <w:r>
              <w:rPr>
                <w:b/>
                <w:sz w:val="18"/>
                <w:szCs w:val="18"/>
              </w:rPr>
              <w:t>Purpose</w:t>
            </w:r>
          </w:p>
        </w:tc>
        <w:tc>
          <w:tcPr>
            <w:tcW w:w="6800" w:type="dxa"/>
          </w:tcPr>
          <w:p w14:paraId="183BBE4A">
            <w:pPr>
              <w:spacing w:after="0" w:line="240" w:lineRule="auto"/>
            </w:pPr>
            <w:r>
              <w:rPr>
                <w:sz w:val="18"/>
                <w:szCs w:val="18"/>
              </w:rPr>
              <w:t>Đẩy các hồ sơ truy xuất đã công bố trong hàng đợi lên cổng quốc gia và ghi kết quả.</w:t>
            </w:r>
          </w:p>
        </w:tc>
      </w:tr>
      <w:tr w14:paraId="53D2A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BE51C58">
            <w:pPr>
              <w:spacing w:after="0" w:line="240" w:lineRule="auto"/>
            </w:pPr>
            <w:r>
              <w:rPr>
                <w:b/>
                <w:sz w:val="18"/>
                <w:szCs w:val="18"/>
              </w:rPr>
              <w:t>Các bước</w:t>
            </w:r>
          </w:p>
        </w:tc>
        <w:tc>
          <w:tcPr>
            <w:tcW w:w="6800" w:type="dxa"/>
          </w:tcPr>
          <w:p w14:paraId="2199C832">
            <w:pPr>
              <w:spacing w:after="0" w:line="240" w:lineRule="auto"/>
            </w:pPr>
            <w:r>
              <w:rPr>
                <w:sz w:val="18"/>
                <w:szCs w:val="18"/>
              </w:rPr>
              <w:t>1. Lấy hồ sơ đủ điều kiện từ hàng đợi.</w:t>
            </w:r>
          </w:p>
          <w:p w14:paraId="4683B310">
            <w:pPr>
              <w:spacing w:after="0" w:line="240" w:lineRule="auto"/>
            </w:pPr>
            <w:r>
              <w:rPr>
                <w:sz w:val="18"/>
                <w:szCs w:val="18"/>
              </w:rPr>
              <w:t>2. Gọi cổng truy xuất quốc gia (API-07).</w:t>
            </w:r>
          </w:p>
          <w:p w14:paraId="3D5E125C">
            <w:pPr>
              <w:spacing w:after="0" w:line="240" w:lineRule="auto"/>
            </w:pPr>
            <w:r>
              <w:rPr>
                <w:sz w:val="18"/>
                <w:szCs w:val="18"/>
              </w:rPr>
              <w:t>3. Ghi kết quả; lỗi thì giữ trong hàng đợi để thử lại.</w:t>
            </w:r>
          </w:p>
        </w:tc>
      </w:tr>
      <w:tr w14:paraId="27995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0EB0945">
            <w:pPr>
              <w:spacing w:after="0" w:line="240" w:lineRule="auto"/>
            </w:pPr>
            <w:r>
              <w:rPr>
                <w:b/>
                <w:sz w:val="18"/>
                <w:szCs w:val="18"/>
              </w:rPr>
              <w:t>Nguồn</w:t>
            </w:r>
          </w:p>
        </w:tc>
        <w:tc>
          <w:tcPr>
            <w:tcW w:w="6800" w:type="dxa"/>
          </w:tcPr>
          <w:p w14:paraId="1267F57A">
            <w:pPr>
              <w:spacing w:after="0" w:line="240" w:lineRule="auto"/>
            </w:pPr>
            <w:r>
              <w:rPr>
                <w:sz w:val="18"/>
                <w:szCs w:val="18"/>
              </w:rPr>
              <w:t>UC41 (1–2); IV.1 #7</w:t>
            </w:r>
          </w:p>
        </w:tc>
      </w:tr>
    </w:tbl>
    <w:p w14:paraId="52C169BE">
      <w:pPr>
        <w:keepNext/>
        <w:spacing w:before="60" w:after="20"/>
      </w:pPr>
      <w:r>
        <w:rPr>
          <w:b/>
        </w:rPr>
        <w:t>Kịch bản xử lý</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0"/>
        <w:gridCol w:w="6000"/>
      </w:tblGrid>
      <w:tr w14:paraId="15629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3000" w:type="dxa"/>
            <w:shd w:val="clear" w:color="auto" w:fill="DCE6F1"/>
          </w:tcPr>
          <w:p w14:paraId="486A7A63">
            <w:pPr>
              <w:spacing w:after="0" w:line="240" w:lineRule="auto"/>
            </w:pPr>
            <w:r>
              <w:rPr>
                <w:b/>
                <w:sz w:val="17"/>
                <w:szCs w:val="17"/>
              </w:rPr>
              <w:t>Scenario</w:t>
            </w:r>
          </w:p>
        </w:tc>
        <w:tc>
          <w:tcPr>
            <w:tcW w:w="6000" w:type="dxa"/>
            <w:shd w:val="clear" w:color="auto" w:fill="DCE6F1"/>
          </w:tcPr>
          <w:p w14:paraId="26818FAB">
            <w:pPr>
              <w:spacing w:after="0" w:line="240" w:lineRule="auto"/>
            </w:pPr>
            <w:r>
              <w:rPr>
                <w:b/>
                <w:sz w:val="17"/>
                <w:szCs w:val="17"/>
              </w:rPr>
              <w:t>System behavior</w:t>
            </w:r>
          </w:p>
        </w:tc>
      </w:tr>
      <w:tr w14:paraId="4FC7F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1B9EDBC3">
            <w:pPr>
              <w:spacing w:after="0" w:line="240" w:lineRule="auto"/>
            </w:pPr>
            <w:r>
              <w:rPr>
                <w:sz w:val="17"/>
                <w:szCs w:val="17"/>
              </w:rPr>
              <w:t>Cổng ngoài không sẵn sàng</w:t>
            </w:r>
          </w:p>
        </w:tc>
        <w:tc>
          <w:tcPr>
            <w:tcW w:w="6000" w:type="dxa"/>
          </w:tcPr>
          <w:p w14:paraId="32709286">
            <w:pPr>
              <w:spacing w:after="0" w:line="240" w:lineRule="auto"/>
            </w:pPr>
            <w:r>
              <w:rPr>
                <w:sz w:val="17"/>
                <w:szCs w:val="17"/>
              </w:rPr>
              <w:t>Lưu lỗi, cho thử lại; không xóa hồ sơ nội bộ (</w:t>
            </w:r>
            <w:r>
              <w:fldChar w:fldCharType="begin"/>
              <w:instrText xml:space="preserve"> HYPERLINK \l "MSG04" \o "MSG04 (Lỗi): Dịch vụ {service_name} hiện chưa phản hồi. Thao tác chưa hoàn tất, dữ liệu trong OMTS giữ nguyên; vui lòng thử lại sau." </w:instrText>
              <w:fldChar w:fldCharType="separate"/>
            </w:r>
            <w:r>
              <w:rPr>
                <w:sz w:val="17"/>
                <w:szCs w:val="17"/>
              </w:rPr>
              <w:t>MSG04</w:t>
              <w:fldChar w:fldCharType="end"/>
              <w:t>).</w:t>
            </w:r>
          </w:p>
        </w:tc>
      </w:tr>
      <w:tr w14:paraId="35A75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200D61FF">
            <w:pPr>
              <w:spacing w:after="0" w:line="240" w:lineRule="auto"/>
            </w:pPr>
            <w:r>
              <w:rPr>
                <w:sz w:val="17"/>
                <w:szCs w:val="17"/>
              </w:rPr>
              <w:t>Bản công bố bị rút hoặc sửa</w:t>
            </w:r>
          </w:p>
        </w:tc>
        <w:tc>
          <w:tcPr>
            <w:tcW w:w="6000" w:type="dxa"/>
          </w:tcPr>
          <w:p w14:paraId="004091CE">
            <w:pPr>
              <w:spacing w:after="0" w:line="240" w:lineRule="auto"/>
            </w:pPr>
            <w:r>
              <w:rPr>
                <w:sz w:val="17"/>
                <w:szCs w:val="17"/>
              </w:rPr>
              <w:t>Cập nhật hoặc thông báo hủy theo tích hợp được xác nhận.</w:t>
            </w:r>
          </w:p>
        </w:tc>
      </w:tr>
    </w:tbl>
    <w:p w14:paraId="3899766B">
      <w:pPr>
        <w:spacing w:after="40"/>
      </w:pPr>
    </w:p>
    <w:p w14:paraId="030CBB1F">
      <w:pPr>
        <w:pStyle w:val="4"/>
        <w:keepNext/>
      </w:pPr>
      <w:bookmarkStart w:id="372" w:name="_Toc15346"/>
      <w:bookmarkStart w:id="373" w:name="_Toc8411"/>
      <w:r>
        <w:t>13.5 JOB-05 Nhắc đo chỉ số nước quá hạn</w:t>
      </w:r>
      <w:bookmarkEnd w:id="372"/>
      <w:bookmarkEnd w:id="373"/>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00810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034DEA38">
            <w:pPr>
              <w:spacing w:after="0" w:line="240" w:lineRule="auto"/>
            </w:pPr>
            <w:r>
              <w:rPr>
                <w:b/>
                <w:sz w:val="18"/>
                <w:szCs w:val="18"/>
              </w:rPr>
              <w:t>Field</w:t>
            </w:r>
          </w:p>
        </w:tc>
        <w:tc>
          <w:tcPr>
            <w:tcW w:w="6800" w:type="dxa"/>
            <w:shd w:val="clear" w:color="auto" w:fill="DCE6F1"/>
          </w:tcPr>
          <w:p w14:paraId="39CA8E18">
            <w:pPr>
              <w:spacing w:after="0" w:line="240" w:lineRule="auto"/>
            </w:pPr>
            <w:r>
              <w:rPr>
                <w:b/>
                <w:sz w:val="18"/>
                <w:szCs w:val="18"/>
              </w:rPr>
              <w:t>Value</w:t>
            </w:r>
          </w:p>
        </w:tc>
      </w:tr>
      <w:tr w14:paraId="61C57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A6D832D">
            <w:pPr>
              <w:spacing w:after="0" w:line="240" w:lineRule="auto"/>
            </w:pPr>
            <w:r>
              <w:rPr>
                <w:b/>
                <w:sz w:val="18"/>
                <w:szCs w:val="18"/>
              </w:rPr>
              <w:t>Trigger</w:t>
            </w:r>
          </w:p>
        </w:tc>
        <w:tc>
          <w:tcPr>
            <w:tcW w:w="6800" w:type="dxa"/>
          </w:tcPr>
          <w:p w14:paraId="630A2D84">
            <w:pPr>
              <w:spacing w:after="0" w:line="240" w:lineRule="auto"/>
            </w:pPr>
            <w:r>
              <w:rPr>
                <w:sz w:val="18"/>
                <w:szCs w:val="18"/>
              </w:rPr>
              <w:t>Định kỳ kiểm tra từng vùng; ngày bắt đầu tính quá hạn và lịch chạy chờ xác nhận ở SDS (V.3.2, UC26/UC69).</w:t>
            </w:r>
          </w:p>
        </w:tc>
      </w:tr>
      <w:tr w14:paraId="334A6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38BBAED">
            <w:pPr>
              <w:spacing w:after="0" w:line="240" w:lineRule="auto"/>
            </w:pPr>
            <w:r>
              <w:rPr>
                <w:b/>
                <w:sz w:val="18"/>
                <w:szCs w:val="18"/>
              </w:rPr>
              <w:t>Purpose</w:t>
            </w:r>
          </w:p>
        </w:tc>
        <w:tc>
          <w:tcPr>
            <w:tcW w:w="6800" w:type="dxa"/>
          </w:tcPr>
          <w:p w14:paraId="4F23BAE9">
            <w:pPr>
              <w:spacing w:after="0" w:line="240" w:lineRule="auto"/>
            </w:pPr>
            <w:r>
              <w:rPr>
                <w:sz w:val="18"/>
                <w:szCs w:val="18"/>
              </w:rPr>
              <w:t>Nhắc Quản lý khu và Chủ HTX khi vùng quá 1 tháng chưa có chỉ số nước đã xác nhận.</w:t>
            </w:r>
          </w:p>
        </w:tc>
      </w:tr>
      <w:tr w14:paraId="6A242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318EA52">
            <w:pPr>
              <w:spacing w:after="0" w:line="240" w:lineRule="auto"/>
            </w:pPr>
            <w:r>
              <w:rPr>
                <w:b/>
                <w:sz w:val="18"/>
                <w:szCs w:val="18"/>
              </w:rPr>
              <w:t>Các bước</w:t>
            </w:r>
          </w:p>
        </w:tc>
        <w:tc>
          <w:tcPr>
            <w:tcW w:w="6800" w:type="dxa"/>
          </w:tcPr>
          <w:p w14:paraId="1BECB68D">
            <w:pPr>
              <w:spacing w:after="0" w:line="240" w:lineRule="auto"/>
            </w:pPr>
            <w:r>
              <w:rPr>
                <w:sz w:val="18"/>
                <w:szCs w:val="18"/>
              </w:rPr>
              <w:t>1. Với mỗi vùng, tìm phép đo nước đã xác nhận gần nhất.</w:t>
            </w:r>
          </w:p>
          <w:p w14:paraId="504BAFB2">
            <w:pPr>
              <w:spacing w:after="0" w:line="240" w:lineRule="auto"/>
            </w:pPr>
            <w:r>
              <w:rPr>
                <w:sz w:val="18"/>
                <w:szCs w:val="18"/>
              </w:rPr>
              <w:t>2. Nếu quá 1 tháng, tạo thông báo cho Chủ HTX và Quản lý khu của vùng.</w:t>
            </w:r>
          </w:p>
          <w:p w14:paraId="7E335032">
            <w:pPr>
              <w:spacing w:after="0" w:line="240" w:lineRule="auto"/>
            </w:pPr>
            <w:r>
              <w:rPr>
                <w:sz w:val="18"/>
                <w:szCs w:val="18"/>
              </w:rPr>
              <w:t>3. Gửi thông báo đẩy qua API-02 và ghi vào danh sách thông báo (UC69).</w:t>
            </w:r>
          </w:p>
        </w:tc>
      </w:tr>
      <w:tr w14:paraId="331D0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309CF5D">
            <w:pPr>
              <w:spacing w:after="0" w:line="240" w:lineRule="auto"/>
            </w:pPr>
            <w:r>
              <w:rPr>
                <w:b/>
                <w:sz w:val="18"/>
                <w:szCs w:val="18"/>
              </w:rPr>
              <w:t>Nguồn</w:t>
            </w:r>
          </w:p>
        </w:tc>
        <w:tc>
          <w:tcPr>
            <w:tcW w:w="6800" w:type="dxa"/>
          </w:tcPr>
          <w:p w14:paraId="043B20FE">
            <w:pPr>
              <w:spacing w:after="0" w:line="240" w:lineRule="auto"/>
            </w:pPr>
            <w:r>
              <w:rPr>
                <w:sz w:val="18"/>
                <w:szCs w:val="18"/>
              </w:rPr>
              <w:t>UC26 (hậu điều kiện), UC69; BR-06</w:t>
            </w:r>
          </w:p>
        </w:tc>
      </w:tr>
    </w:tbl>
    <w:p w14:paraId="77FBECD8">
      <w:pPr>
        <w:keepNext/>
        <w:spacing w:before="60" w:after="20"/>
      </w:pPr>
      <w:r>
        <w:rPr>
          <w:b/>
        </w:rPr>
        <w:t>Kịch bản xử lý</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0"/>
        <w:gridCol w:w="6000"/>
      </w:tblGrid>
      <w:tr w14:paraId="2C0FC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00" w:type="dxa"/>
            <w:shd w:val="clear" w:color="auto" w:fill="DCE6F1"/>
          </w:tcPr>
          <w:p w14:paraId="0F86D828">
            <w:pPr>
              <w:spacing w:after="0" w:line="240" w:lineRule="auto"/>
            </w:pPr>
            <w:r>
              <w:rPr>
                <w:b/>
                <w:sz w:val="17"/>
                <w:szCs w:val="17"/>
              </w:rPr>
              <w:t>Scenario</w:t>
            </w:r>
          </w:p>
        </w:tc>
        <w:tc>
          <w:tcPr>
            <w:tcW w:w="6000" w:type="dxa"/>
            <w:shd w:val="clear" w:color="auto" w:fill="DCE6F1"/>
          </w:tcPr>
          <w:p w14:paraId="3E9A27CA">
            <w:pPr>
              <w:spacing w:after="0" w:line="240" w:lineRule="auto"/>
            </w:pPr>
            <w:r>
              <w:rPr>
                <w:b/>
                <w:sz w:val="17"/>
                <w:szCs w:val="17"/>
              </w:rPr>
              <w:t>System behavior</w:t>
            </w:r>
          </w:p>
        </w:tc>
      </w:tr>
      <w:tr w14:paraId="5AAB8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18DADE28">
            <w:pPr>
              <w:spacing w:after="0" w:line="240" w:lineRule="auto"/>
            </w:pPr>
            <w:r>
              <w:rPr>
                <w:sz w:val="17"/>
                <w:szCs w:val="17"/>
              </w:rPr>
              <w:t>Vùng có bản OCR nháp chưa xác nhận</w:t>
            </w:r>
          </w:p>
        </w:tc>
        <w:tc>
          <w:tcPr>
            <w:tcW w:w="6000" w:type="dxa"/>
          </w:tcPr>
          <w:p w14:paraId="70EFBEE5">
            <w:pPr>
              <w:spacing w:after="0" w:line="240" w:lineRule="auto"/>
            </w:pPr>
            <w:r>
              <w:rPr>
                <w:sz w:val="17"/>
                <w:szCs w:val="17"/>
              </w:rPr>
              <w:t>Không tính là đã đo (BR-06).</w:t>
            </w:r>
          </w:p>
        </w:tc>
      </w:tr>
    </w:tbl>
    <w:p w14:paraId="2DD96F35">
      <w:pPr>
        <w:spacing w:after="40"/>
      </w:pPr>
    </w:p>
    <w:p w14:paraId="2D3FE7BF">
      <w:pPr>
        <w:pStyle w:val="4"/>
        <w:keepNext/>
      </w:pPr>
      <w:bookmarkStart w:id="374" w:name="_Toc1932"/>
      <w:bookmarkStart w:id="375" w:name="_Toc14754"/>
      <w:r>
        <w:t>13.6 JOB-06 Nhắc giấy tờ vùng nuôi sắp hết hạn</w:t>
      </w:r>
      <w:bookmarkEnd w:id="374"/>
      <w:bookmarkEnd w:id="375"/>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13147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4C9F9CF5">
            <w:pPr>
              <w:spacing w:after="0" w:line="240" w:lineRule="auto"/>
            </w:pPr>
            <w:r>
              <w:rPr>
                <w:b/>
                <w:sz w:val="18"/>
                <w:szCs w:val="18"/>
              </w:rPr>
              <w:t>Field</w:t>
            </w:r>
          </w:p>
        </w:tc>
        <w:tc>
          <w:tcPr>
            <w:tcW w:w="6800" w:type="dxa"/>
            <w:shd w:val="clear" w:color="auto" w:fill="DCE6F1"/>
          </w:tcPr>
          <w:p w14:paraId="2E72EF0C">
            <w:pPr>
              <w:spacing w:after="0" w:line="240" w:lineRule="auto"/>
            </w:pPr>
            <w:r>
              <w:rPr>
                <w:b/>
                <w:sz w:val="18"/>
                <w:szCs w:val="18"/>
              </w:rPr>
              <w:t>Value</w:t>
            </w:r>
          </w:p>
        </w:tc>
      </w:tr>
      <w:tr w14:paraId="7D626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F8626BA">
            <w:pPr>
              <w:spacing w:after="0" w:line="240" w:lineRule="auto"/>
            </w:pPr>
            <w:r>
              <w:rPr>
                <w:b/>
                <w:sz w:val="18"/>
                <w:szCs w:val="18"/>
              </w:rPr>
              <w:t>Trigger</w:t>
            </w:r>
          </w:p>
        </w:tc>
        <w:tc>
          <w:tcPr>
            <w:tcW w:w="6800" w:type="dxa"/>
          </w:tcPr>
          <w:p w14:paraId="7A12AAF0">
            <w:pPr>
              <w:spacing w:after="0" w:line="240" w:lineRule="auto"/>
            </w:pPr>
            <w:r>
              <w:rPr>
                <w:sz w:val="18"/>
                <w:szCs w:val="18"/>
              </w:rPr>
              <w:t>Định kỳ kiểm tra giấy tờ; lịch chạy chờ xác nhận ở SDS (V.3.2, UC69).</w:t>
            </w:r>
          </w:p>
        </w:tc>
      </w:tr>
      <w:tr w14:paraId="76977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B5FFF0F">
            <w:pPr>
              <w:spacing w:after="0" w:line="240" w:lineRule="auto"/>
            </w:pPr>
            <w:r>
              <w:rPr>
                <w:b/>
                <w:sz w:val="18"/>
                <w:szCs w:val="18"/>
              </w:rPr>
              <w:t>Purpose</w:t>
            </w:r>
          </w:p>
        </w:tc>
        <w:tc>
          <w:tcPr>
            <w:tcW w:w="6800" w:type="dxa"/>
          </w:tcPr>
          <w:p w14:paraId="518A69B2">
            <w:pPr>
              <w:spacing w:after="0" w:line="240" w:lineRule="auto"/>
            </w:pPr>
            <w:r>
              <w:rPr>
                <w:sz w:val="18"/>
                <w:szCs w:val="18"/>
              </w:rPr>
              <w:t>Báo Chủ HTX và Quản lý khu khi giấy tờ của vùng còn 30 ngày hoặc đã hết hạn.</w:t>
            </w:r>
          </w:p>
        </w:tc>
      </w:tr>
      <w:tr w14:paraId="3351E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B20E20D">
            <w:pPr>
              <w:spacing w:after="0" w:line="240" w:lineRule="auto"/>
            </w:pPr>
            <w:r>
              <w:rPr>
                <w:b/>
                <w:sz w:val="18"/>
                <w:szCs w:val="18"/>
              </w:rPr>
              <w:t>Các bước</w:t>
            </w:r>
          </w:p>
        </w:tc>
        <w:tc>
          <w:tcPr>
            <w:tcW w:w="6800" w:type="dxa"/>
          </w:tcPr>
          <w:p w14:paraId="096C4B57">
            <w:pPr>
              <w:spacing w:after="0" w:line="240" w:lineRule="auto"/>
            </w:pPr>
            <w:r>
              <w:rPr>
                <w:sz w:val="18"/>
                <w:szCs w:val="18"/>
              </w:rPr>
              <w:t>1. Tìm giấy tờ vùng còn hiệu lực có ngày hết hạn trong 30 ngày hoặc đã qua.</w:t>
            </w:r>
          </w:p>
          <w:p w14:paraId="2361527B">
            <w:pPr>
              <w:spacing w:after="0" w:line="240" w:lineRule="auto"/>
            </w:pPr>
            <w:r>
              <w:rPr>
                <w:sz w:val="18"/>
                <w:szCs w:val="18"/>
              </w:rPr>
              <w:t>2. Tạo thông báo cho Chủ HTX và Quản lý khu của vùng.</w:t>
            </w:r>
          </w:p>
          <w:p w14:paraId="1116F04F">
            <w:pPr>
              <w:spacing w:after="0" w:line="240" w:lineRule="auto"/>
            </w:pPr>
            <w:r>
              <w:rPr>
                <w:sz w:val="18"/>
                <w:szCs w:val="18"/>
              </w:rPr>
              <w:t>3. Gửi thông báo đẩy qua API-02 và ghi vào danh sách thông báo.</w:t>
            </w:r>
          </w:p>
        </w:tc>
      </w:tr>
      <w:tr w14:paraId="52EAD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9A8AB51">
            <w:pPr>
              <w:spacing w:after="0" w:line="240" w:lineRule="auto"/>
            </w:pPr>
            <w:r>
              <w:rPr>
                <w:b/>
                <w:sz w:val="18"/>
                <w:szCs w:val="18"/>
              </w:rPr>
              <w:t>Nguồn</w:t>
            </w:r>
          </w:p>
        </w:tc>
        <w:tc>
          <w:tcPr>
            <w:tcW w:w="6800" w:type="dxa"/>
          </w:tcPr>
          <w:p w14:paraId="141E72D6">
            <w:pPr>
              <w:spacing w:after="0" w:line="240" w:lineRule="auto"/>
            </w:pPr>
            <w:r>
              <w:rPr>
                <w:sz w:val="18"/>
                <w:szCs w:val="18"/>
              </w:rPr>
              <w:t>UC15 (hậu điều kiện), UC69</w:t>
            </w:r>
          </w:p>
        </w:tc>
      </w:tr>
    </w:tbl>
    <w:p w14:paraId="6A8344EA">
      <w:pPr>
        <w:keepNext/>
        <w:spacing w:before="60" w:after="20"/>
      </w:pPr>
      <w:r>
        <w:rPr>
          <w:b/>
        </w:rPr>
        <w:t>Kịch bản xử lý</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0"/>
        <w:gridCol w:w="6000"/>
      </w:tblGrid>
      <w:tr w14:paraId="76049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00" w:type="dxa"/>
            <w:shd w:val="clear" w:color="auto" w:fill="DCE6F1"/>
          </w:tcPr>
          <w:p w14:paraId="7D5AD58E">
            <w:pPr>
              <w:spacing w:after="0" w:line="240" w:lineRule="auto"/>
            </w:pPr>
            <w:r>
              <w:rPr>
                <w:b/>
                <w:sz w:val="17"/>
                <w:szCs w:val="17"/>
              </w:rPr>
              <w:t>Scenario</w:t>
            </w:r>
          </w:p>
        </w:tc>
        <w:tc>
          <w:tcPr>
            <w:tcW w:w="6000" w:type="dxa"/>
            <w:shd w:val="clear" w:color="auto" w:fill="DCE6F1"/>
          </w:tcPr>
          <w:p w14:paraId="79150B06">
            <w:pPr>
              <w:spacing w:after="0" w:line="240" w:lineRule="auto"/>
            </w:pPr>
            <w:r>
              <w:rPr>
                <w:b/>
                <w:sz w:val="17"/>
                <w:szCs w:val="17"/>
              </w:rPr>
              <w:t>System behavior</w:t>
            </w:r>
          </w:p>
        </w:tc>
      </w:tr>
      <w:tr w14:paraId="486F6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4B379687">
            <w:pPr>
              <w:spacing w:after="0" w:line="240" w:lineRule="auto"/>
            </w:pPr>
            <w:r>
              <w:rPr>
                <w:sz w:val="17"/>
                <w:szCs w:val="17"/>
              </w:rPr>
              <w:t>Giấy đã được gia hạn bằng giấy mới</w:t>
            </w:r>
          </w:p>
        </w:tc>
        <w:tc>
          <w:tcPr>
            <w:tcW w:w="6000" w:type="dxa"/>
          </w:tcPr>
          <w:p w14:paraId="2096F8AB">
            <w:pPr>
              <w:spacing w:after="0" w:line="240" w:lineRule="auto"/>
            </w:pPr>
            <w:r>
              <w:rPr>
                <w:sz w:val="17"/>
                <w:szCs w:val="17"/>
              </w:rPr>
              <w:t>Dùng giấy mới có hiệu lực; giấy cũ giữ để tra cứu quá khứ (UC15).</w:t>
            </w:r>
          </w:p>
        </w:tc>
      </w:tr>
    </w:tbl>
    <w:p w14:paraId="424EF8BD">
      <w:pPr>
        <w:spacing w:after="40"/>
      </w:pPr>
    </w:p>
    <w:p w14:paraId="12DE3A60">
      <w:pPr>
        <w:pStyle w:val="4"/>
        <w:keepNext/>
      </w:pPr>
      <w:bookmarkStart w:id="376" w:name="_Toc30060"/>
      <w:bookmarkStart w:id="377" w:name="_Toc505"/>
      <w:r>
        <w:t>13.7 JOB-07 Nhắc hàng trả giữ tạm quá 3 ngày</w:t>
      </w:r>
      <w:bookmarkEnd w:id="376"/>
      <w:bookmarkEnd w:id="377"/>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4DD06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3A50D8AB">
            <w:pPr>
              <w:spacing w:after="0" w:line="240" w:lineRule="auto"/>
            </w:pPr>
            <w:r>
              <w:rPr>
                <w:b/>
                <w:sz w:val="18"/>
                <w:szCs w:val="18"/>
              </w:rPr>
              <w:t>Field</w:t>
            </w:r>
          </w:p>
        </w:tc>
        <w:tc>
          <w:tcPr>
            <w:tcW w:w="6800" w:type="dxa"/>
            <w:shd w:val="clear" w:color="auto" w:fill="DCE6F1"/>
          </w:tcPr>
          <w:p w14:paraId="672A5BDC">
            <w:pPr>
              <w:spacing w:after="0" w:line="240" w:lineRule="auto"/>
            </w:pPr>
            <w:r>
              <w:rPr>
                <w:b/>
                <w:sz w:val="18"/>
                <w:szCs w:val="18"/>
              </w:rPr>
              <w:t>Value</w:t>
            </w:r>
          </w:p>
        </w:tc>
      </w:tr>
      <w:tr w14:paraId="26D3A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61FECBF">
            <w:pPr>
              <w:spacing w:after="0" w:line="240" w:lineRule="auto"/>
            </w:pPr>
            <w:r>
              <w:rPr>
                <w:b/>
                <w:sz w:val="18"/>
                <w:szCs w:val="18"/>
              </w:rPr>
              <w:t>Trigger</w:t>
            </w:r>
          </w:p>
        </w:tc>
        <w:tc>
          <w:tcPr>
            <w:tcW w:w="6800" w:type="dxa"/>
          </w:tcPr>
          <w:p w14:paraId="22B7B82F">
            <w:pPr>
              <w:spacing w:after="0" w:line="240" w:lineRule="auto"/>
            </w:pPr>
            <w:r>
              <w:rPr>
                <w:sz w:val="18"/>
                <w:szCs w:val="18"/>
              </w:rPr>
              <w:t>Định kỳ kiểm tra hàng trả chưa bán lại; lịch chạy chờ xác nhận ở SDS.</w:t>
            </w:r>
          </w:p>
        </w:tc>
      </w:tr>
      <w:tr w14:paraId="430ED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271EEFF">
            <w:pPr>
              <w:spacing w:after="0" w:line="240" w:lineRule="auto"/>
            </w:pPr>
            <w:r>
              <w:rPr>
                <w:b/>
                <w:sz w:val="18"/>
                <w:szCs w:val="18"/>
              </w:rPr>
              <w:t>Purpose</w:t>
            </w:r>
          </w:p>
        </w:tc>
        <w:tc>
          <w:tcPr>
            <w:tcW w:w="6800" w:type="dxa"/>
          </w:tcPr>
          <w:p w14:paraId="011F8193">
            <w:pPr>
              <w:spacing w:after="0" w:line="240" w:lineRule="auto"/>
            </w:pPr>
            <w:r>
              <w:rPr>
                <w:sz w:val="18"/>
                <w:szCs w:val="18"/>
              </w:rPr>
              <w:t>Cảnh báo Chủ HTX khi hàng trả giữ tạm quá 3 ngày chưa bán lại (BR-22).</w:t>
            </w:r>
          </w:p>
        </w:tc>
      </w:tr>
      <w:tr w14:paraId="2A471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A1FC793">
            <w:pPr>
              <w:spacing w:after="0" w:line="240" w:lineRule="auto"/>
            </w:pPr>
            <w:r>
              <w:rPr>
                <w:b/>
                <w:sz w:val="18"/>
                <w:szCs w:val="18"/>
              </w:rPr>
              <w:t>Các bước</w:t>
            </w:r>
          </w:p>
        </w:tc>
        <w:tc>
          <w:tcPr>
            <w:tcW w:w="6800" w:type="dxa"/>
          </w:tcPr>
          <w:p w14:paraId="4227E8D4">
            <w:pPr>
              <w:spacing w:after="0" w:line="240" w:lineRule="auto"/>
            </w:pPr>
            <w:r>
              <w:rPr>
                <w:sz w:val="18"/>
                <w:szCs w:val="18"/>
              </w:rPr>
              <w:t xml:space="preserve">1. Tìm lần trả hàng </w:t>
            </w:r>
            <w:del w:id="3217" w:author="Claude" w:date="2026-10-08T00:00:00Z">
              <w:r>
                <w:rPr>
                  <w:sz w:val="18"/>
                  <w:szCs w:val="18"/>
                </w:rPr>
                <w:delText xml:space="preserve">đang</w:delText>
              </w:r>
            </w:del>
            <w:ins w:id="3218" w:author="Claude" w:date="2026-10-08T00:00:00Z">
              <w:r>
                <w:rPr>
                  <w:sz w:val="18"/>
                  <w:szCs w:val="18"/>
                </w:rPr>
                <w:t xml:space="preserve">chưa</w:t>
              </w:r>
            </w:ins>
            <w:r>
              <w:rPr>
                <w:sz w:val="18"/>
                <w:szCs w:val="18"/>
              </w:rPr>
              <w:t xml:space="preserve"> </w:t>
            </w:r>
            <w:del w:id="3215" w:author="Claude" w:date="2026-10-08T00:00:00Z">
              <w:r>
                <w:rPr>
                  <w:sz w:val="18"/>
                  <w:szCs w:val="18"/>
                </w:rPr>
                <w:delText xml:space="preserve">giữ</w:delText>
              </w:r>
            </w:del>
            <w:ins w:id="3216" w:author="Claude" w:date="2026-10-08T00:00:00Z">
              <w:r>
                <w:rPr>
                  <w:sz w:val="18"/>
                  <w:szCs w:val="18"/>
                </w:rPr>
                <w:t xml:space="preserve">ở</w:t>
              </w:r>
            </w:ins>
            <w:r>
              <w:rPr>
                <w:sz w:val="18"/>
                <w:szCs w:val="18"/>
              </w:rPr>
              <w:t xml:space="preserve"> </w:t>
            </w:r>
            <w:del w:id="3213" w:author="Claude" w:date="2026-10-08T00:00:00Z">
              <w:r>
                <w:rPr>
                  <w:sz w:val="18"/>
                  <w:szCs w:val="18"/>
                </w:rPr>
                <w:delText xml:space="preserve">tạm</w:delText>
              </w:r>
            </w:del>
            <w:ins w:id="3214" w:author="Claude" w:date="2026-10-08T00:00:00Z">
              <w:r>
                <w:rPr>
                  <w:sz w:val="18"/>
                  <w:szCs w:val="18"/>
                </w:rPr>
                <w:t xml:space="preserve">Đã xử lý xong,</w:t>
              </w:r>
            </w:ins>
            <w:r>
              <w:rPr>
                <w:sz w:val="18"/>
                <w:szCs w:val="18"/>
              </w:rPr>
              <w:t xml:space="preserve"> quá 3 ngày </w:t>
            </w:r>
            <w:del w:id="3211" w:author="Claude" w:date="2026-10-08T00:00:00Z">
              <w:r>
                <w:rPr>
                  <w:sz w:val="18"/>
                  <w:szCs w:val="18"/>
                </w:rPr>
                <w:delText xml:space="preserve">và</w:delText>
              </w:r>
            </w:del>
            <w:ins w:id="3212" w:author="Claude" w:date="2026-10-08T00:00:00Z">
              <w:r>
                <w:rPr>
                  <w:sz w:val="18"/>
                  <w:szCs w:val="18"/>
                </w:rPr>
                <w:t xml:space="preserve">kể</w:t>
              </w:r>
            </w:ins>
            <w:r>
              <w:rPr>
                <w:sz w:val="18"/>
                <w:szCs w:val="18"/>
              </w:rPr>
              <w:t xml:space="preserve"> </w:t>
            </w:r>
            <w:del w:id="3209" w:author="Claude" w:date="2026-10-08T00:00:00Z">
              <w:r>
                <w:rPr>
                  <w:sz w:val="18"/>
                  <w:szCs w:val="18"/>
                </w:rPr>
                <w:delText xml:space="preserve">chưa</w:delText>
              </w:r>
            </w:del>
            <w:ins w:id="3210" w:author="Claude" w:date="2026-10-08T00:00:00Z">
              <w:r>
                <w:rPr>
                  <w:sz w:val="18"/>
                  <w:szCs w:val="18"/>
                </w:rPr>
                <w:t xml:space="preserve">từ</w:t>
              </w:r>
            </w:ins>
            <w:r>
              <w:rPr>
                <w:sz w:val="18"/>
                <w:szCs w:val="18"/>
              </w:rPr>
              <w:t xml:space="preserve"> </w:t>
            </w:r>
            <w:del w:id="3207" w:author="Claude" w:date="2026-10-08T00:00:00Z">
              <w:r>
                <w:rPr>
                  <w:sz w:val="18"/>
                  <w:szCs w:val="18"/>
                </w:rPr>
                <w:delText xml:space="preserve">bán</w:delText>
              </w:r>
            </w:del>
            <w:ins w:id="3208" w:author="Claude" w:date="2026-10-08T00:00:00Z">
              <w:r>
                <w:rPr>
                  <w:sz w:val="18"/>
                  <w:szCs w:val="18"/>
                </w:rPr>
                <w:t xml:space="preserve">khi</w:t>
              </w:r>
            </w:ins>
            <w:r>
              <w:rPr>
                <w:sz w:val="18"/>
                <w:szCs w:val="18"/>
              </w:rPr>
              <w:t xml:space="preserve"> </w:t>
            </w:r>
            <w:del w:id="3205" w:author="Claude" w:date="2026-10-08T00:00:00Z">
              <w:r>
                <w:rPr>
                  <w:sz w:val="18"/>
                  <w:szCs w:val="18"/>
                </w:rPr>
                <w:delText xml:space="preserve">lại.</w:delText>
              </w:r>
            </w:del>
            <w:ins w:id="3206" w:author="Claude" w:date="2026-10-08T00:00:00Z">
              <w:r>
                <w:rPr>
                  <w:sz w:val="18"/>
                  <w:szCs w:val="18"/>
                </w:rPr>
                <w:t xml:space="preserve">ghi hàng trả thực nhận.</w:t>
              </w:r>
            </w:ins>
          </w:p>
          <w:p w14:paraId="7A660516">
            <w:pPr>
              <w:spacing w:after="0" w:line="240" w:lineRule="auto"/>
            </w:pPr>
            <w:r>
              <w:rPr>
                <w:sz w:val="18"/>
                <w:szCs w:val="18"/>
              </w:rPr>
              <w:t>2. Tạo thông báo cho Chủ HTX (UC69).</w:t>
            </w:r>
          </w:p>
        </w:tc>
      </w:tr>
      <w:tr w14:paraId="6183D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D910249">
            <w:pPr>
              <w:spacing w:after="0" w:line="240" w:lineRule="auto"/>
            </w:pPr>
            <w:r>
              <w:rPr>
                <w:b/>
                <w:sz w:val="18"/>
                <w:szCs w:val="18"/>
              </w:rPr>
              <w:t>Nguồn</w:t>
            </w:r>
          </w:p>
        </w:tc>
        <w:tc>
          <w:tcPr>
            <w:tcW w:w="6800" w:type="dxa"/>
          </w:tcPr>
          <w:p w14:paraId="3EACA1F5">
            <w:pPr>
              <w:spacing w:after="0" w:line="240" w:lineRule="auto"/>
            </w:pPr>
            <w:r>
              <w:rPr>
                <w:sz w:val="18"/>
                <w:szCs w:val="18"/>
              </w:rPr>
              <w:t>UC52 (hậu điều kiện), UC69; BR-22</w:t>
            </w:r>
          </w:p>
        </w:tc>
      </w:tr>
    </w:tbl>
    <w:p w14:paraId="479E4715">
      <w:pPr>
        <w:keepNext/>
        <w:spacing w:before="60" w:after="20"/>
      </w:pPr>
      <w:r>
        <w:rPr>
          <w:b/>
        </w:rPr>
        <w:t>Kịch bản xử lý</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0"/>
        <w:gridCol w:w="6000"/>
      </w:tblGrid>
      <w:tr w14:paraId="464AB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00" w:type="dxa"/>
            <w:shd w:val="clear" w:color="auto" w:fill="DCE6F1"/>
          </w:tcPr>
          <w:p w14:paraId="35060B10">
            <w:pPr>
              <w:spacing w:after="0" w:line="240" w:lineRule="auto"/>
            </w:pPr>
            <w:r>
              <w:rPr>
                <w:b/>
                <w:sz w:val="17"/>
                <w:szCs w:val="17"/>
              </w:rPr>
              <w:t>Scenario</w:t>
            </w:r>
          </w:p>
        </w:tc>
        <w:tc>
          <w:tcPr>
            <w:tcW w:w="6000" w:type="dxa"/>
            <w:shd w:val="clear" w:color="auto" w:fill="DCE6F1"/>
          </w:tcPr>
          <w:p w14:paraId="0C99EA71">
            <w:pPr>
              <w:spacing w:after="0" w:line="240" w:lineRule="auto"/>
            </w:pPr>
            <w:r>
              <w:rPr>
                <w:b/>
                <w:sz w:val="17"/>
                <w:szCs w:val="17"/>
              </w:rPr>
              <w:t>System behavior</w:t>
            </w:r>
          </w:p>
        </w:tc>
      </w:tr>
      <w:tr w14:paraId="4F5E9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41786892">
            <w:pPr>
              <w:spacing w:after="0" w:line="240" w:lineRule="auto"/>
            </w:pPr>
            <w:r>
              <w:rPr>
                <w:sz w:val="17"/>
                <w:szCs w:val="17"/>
              </w:rPr>
              <w:t>Hàng trả đã bán lại hoặc đã có cách xử lý khác</w:t>
            </w:r>
          </w:p>
        </w:tc>
        <w:tc>
          <w:tcPr>
            <w:tcW w:w="6000" w:type="dxa"/>
          </w:tcPr>
          <w:p w14:paraId="3DC84144">
            <w:pPr>
              <w:spacing w:after="0" w:line="240" w:lineRule="auto"/>
            </w:pPr>
            <w:r>
              <w:rPr>
                <w:sz w:val="17"/>
                <w:szCs w:val="17"/>
              </w:rPr>
              <w:t>Không nhắc.</w:t>
            </w:r>
          </w:p>
        </w:tc>
      </w:tr>
    </w:tbl>
    <w:p w14:paraId="106FC93B">
      <w:pPr>
        <w:spacing w:after="40"/>
      </w:pPr>
    </w:p>
    <w:p w14:paraId="2A7A0E51">
      <w:pPr>
        <w:pStyle w:val="3"/>
        <w:keepNext/>
      </w:pPr>
      <w:bookmarkStart w:id="378" w:name="_Toc26423"/>
      <w:bookmarkStart w:id="379" w:name="_Toc2401"/>
      <w:r>
        <w:t>14. External API Inventory</w:t>
      </w:r>
      <w:bookmarkEnd w:id="378"/>
      <w:bookmarkEnd w:id="379"/>
    </w:p>
    <w:p w14:paraId="72AAA328">
      <w:pPr>
        <w:spacing w:after="60"/>
      </w:pPr>
      <w:r>
        <w:t>Hợp đồng giao tiếp với hệ thống ngoài ở mức nghiệp vụ; địa chỉ, tham số và bảo mật chi tiết chờ SDS. Không API nào được tự tạo, sửa hay chứng minh giao dịch nghiệp vụ.</w:t>
      </w:r>
    </w:p>
    <w:p w14:paraId="654585E3">
      <w:pPr>
        <w:pStyle w:val="4"/>
        <w:keepNext/>
      </w:pPr>
      <w:bookmarkStart w:id="380" w:name="_Toc5958"/>
      <w:bookmarkStart w:id="381" w:name="_Toc18577"/>
      <w:r>
        <w:t>14.1 API-01 Gửi SMS (mã xác minh, tin báo thương lái)</w:t>
      </w:r>
      <w:bookmarkEnd w:id="380"/>
      <w:bookmarkEnd w:id="381"/>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78887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43493A5E">
            <w:pPr>
              <w:spacing w:after="0" w:line="240" w:lineRule="auto"/>
            </w:pPr>
            <w:r>
              <w:rPr>
                <w:b/>
                <w:sz w:val="18"/>
                <w:szCs w:val="18"/>
              </w:rPr>
              <w:t>Field</w:t>
            </w:r>
          </w:p>
        </w:tc>
        <w:tc>
          <w:tcPr>
            <w:tcW w:w="6800" w:type="dxa"/>
            <w:shd w:val="clear" w:color="auto" w:fill="DCE6F1"/>
          </w:tcPr>
          <w:p w14:paraId="65BA5749">
            <w:pPr>
              <w:spacing w:after="0" w:line="240" w:lineRule="auto"/>
            </w:pPr>
            <w:r>
              <w:rPr>
                <w:b/>
                <w:sz w:val="18"/>
                <w:szCs w:val="18"/>
              </w:rPr>
              <w:t>Value</w:t>
            </w:r>
          </w:p>
        </w:tc>
      </w:tr>
      <w:tr w14:paraId="67D81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3A5BB87">
            <w:pPr>
              <w:spacing w:after="0" w:line="240" w:lineRule="auto"/>
            </w:pPr>
            <w:r>
              <w:rPr>
                <w:b/>
                <w:sz w:val="18"/>
                <w:szCs w:val="18"/>
              </w:rPr>
              <w:t>URL</w:t>
            </w:r>
          </w:p>
        </w:tc>
        <w:tc>
          <w:tcPr>
            <w:tcW w:w="6800" w:type="dxa"/>
          </w:tcPr>
          <w:p w14:paraId="420C8AEA">
            <w:pPr>
              <w:spacing w:after="0" w:line="240" w:lineRule="auto"/>
            </w:pPr>
            <w:r>
              <w:rPr>
                <w:sz w:val="18"/>
                <w:szCs w:val="18"/>
              </w:rPr>
              <w:t>Do nhà cung cấp quy định; địa chỉ và tham số — SDS chốt.</w:t>
            </w:r>
          </w:p>
        </w:tc>
      </w:tr>
      <w:tr w14:paraId="551F6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B905D0E">
            <w:pPr>
              <w:spacing w:after="0" w:line="240" w:lineRule="auto"/>
            </w:pPr>
            <w:r>
              <w:rPr>
                <w:b/>
                <w:sz w:val="18"/>
                <w:szCs w:val="18"/>
              </w:rPr>
              <w:t>Hướng</w:t>
            </w:r>
          </w:p>
        </w:tc>
        <w:tc>
          <w:tcPr>
            <w:tcW w:w="6800" w:type="dxa"/>
          </w:tcPr>
          <w:p w14:paraId="62A66513">
            <w:pPr>
              <w:spacing w:after="0" w:line="240" w:lineRule="auto"/>
            </w:pPr>
            <w:r>
              <w:rPr>
                <w:sz w:val="18"/>
                <w:szCs w:val="18"/>
              </w:rPr>
              <w:t>OMTS gọi ra</w:t>
            </w:r>
          </w:p>
        </w:tc>
      </w:tr>
      <w:tr w14:paraId="26AA7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38D4479">
            <w:pPr>
              <w:spacing w:after="0" w:line="240" w:lineRule="auto"/>
            </w:pPr>
            <w:r>
              <w:rPr>
                <w:b/>
                <w:sz w:val="18"/>
                <w:szCs w:val="18"/>
              </w:rPr>
              <w:t>Hệ thống ngoài</w:t>
            </w:r>
          </w:p>
        </w:tc>
        <w:tc>
          <w:tcPr>
            <w:tcW w:w="6800" w:type="dxa"/>
          </w:tcPr>
          <w:p w14:paraId="793D0063">
            <w:pPr>
              <w:spacing w:after="0" w:line="240" w:lineRule="auto"/>
            </w:pPr>
            <w:r>
              <w:rPr>
                <w:sz w:val="18"/>
                <w:szCs w:val="18"/>
              </w:rPr>
              <w:t>Dịch vụ SMS</w:t>
            </w:r>
          </w:p>
        </w:tc>
      </w:tr>
      <w:tr w14:paraId="75FCF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DE3D44F">
            <w:pPr>
              <w:spacing w:after="0" w:line="240" w:lineRule="auto"/>
            </w:pPr>
            <w:r>
              <w:rPr>
                <w:b/>
                <w:sz w:val="18"/>
                <w:szCs w:val="18"/>
              </w:rPr>
              <w:t>Purpose</w:t>
            </w:r>
          </w:p>
        </w:tc>
        <w:tc>
          <w:tcPr>
            <w:tcW w:w="6800" w:type="dxa"/>
          </w:tcPr>
          <w:p w14:paraId="108600C2">
            <w:pPr>
              <w:spacing w:after="0" w:line="240" w:lineRule="auto"/>
            </w:pPr>
            <w:r>
              <w:rPr>
                <w:sz w:val="18"/>
                <w:szCs w:val="18"/>
              </w:rPr>
              <w:t>Gửi mã OTP qua SMS để xác minh quyền sử dụng số điện thoại khi đăng ký và khôi phục tài khoản; gửi SMS báo thương lái khi HTX chấp nhận trả hàng mà email không gửi được (UC52); gửi tin SMS tóm tắt chứng từ và liên kết QR truy xuất cho thương lái (UC70).</w:t>
            </w:r>
          </w:p>
        </w:tc>
      </w:tr>
      <w:tr w14:paraId="534B6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3DE5C46">
            <w:pPr>
              <w:spacing w:after="0" w:line="240" w:lineRule="auto"/>
            </w:pPr>
            <w:r>
              <w:rPr>
                <w:b/>
                <w:sz w:val="18"/>
                <w:szCs w:val="18"/>
              </w:rPr>
              <w:t>Caller</w:t>
            </w:r>
          </w:p>
        </w:tc>
        <w:tc>
          <w:tcPr>
            <w:tcW w:w="6800" w:type="dxa"/>
          </w:tcPr>
          <w:p w14:paraId="25332476">
            <w:pPr>
              <w:spacing w:after="0" w:line="240" w:lineRule="auto"/>
            </w:pPr>
            <w:r>
              <w:rPr>
                <w:sz w:val="18"/>
                <w:szCs w:val="18"/>
              </w:rPr>
              <w:t xml:space="preserve">OMTS (UC01–UC03, UC05, UC08,</w:t>
            </w:r>
            <w:ins w:id="3221" w:author="Claude" w:date="2026-10-08T00:00:00Z">
              <w:r>
                <w:rPr>
                  <w:sz w:val="18"/>
                  <w:szCs w:val="18"/>
                </w:rPr>
                <w:t xml:space="preserve"> UC44, UC45,</w:t>
              </w:r>
            </w:ins>
            <w:r>
              <w:rPr>
                <w:sz w:val="18"/>
                <w:szCs w:val="18"/>
              </w:rPr>
              <w:t xml:space="preserve"> UC48, UC52, </w:t>
            </w:r>
            <w:del w:id="3219" w:author="Claude" w:date="2026-10-08T00:00:00Z">
              <w:r>
                <w:rPr>
                  <w:sz w:val="18"/>
                  <w:szCs w:val="18"/>
                </w:rPr>
                <w:delText xml:space="preserve">UC70)</w:delText>
              </w:r>
            </w:del>
            <w:ins w:id="3220" w:author="Claude" w:date="2026-10-08T00:00:00Z">
              <w:r>
                <w:rPr>
                  <w:sz w:val="18"/>
                  <w:szCs w:val="18"/>
                </w:rPr>
                <w:t xml:space="preserve">UC70, UC71)</w:t>
              </w:r>
            </w:ins>
          </w:p>
        </w:tc>
      </w:tr>
      <w:tr w14:paraId="59193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AD7132F">
            <w:pPr>
              <w:spacing w:after="0" w:line="240" w:lineRule="auto"/>
            </w:pPr>
            <w:r>
              <w:rPr>
                <w:b/>
                <w:sz w:val="18"/>
                <w:szCs w:val="18"/>
              </w:rPr>
              <w:t>Auth</w:t>
            </w:r>
          </w:p>
        </w:tc>
        <w:tc>
          <w:tcPr>
            <w:tcW w:w="6800" w:type="dxa"/>
          </w:tcPr>
          <w:p w14:paraId="5AC9B86C">
            <w:pPr>
              <w:spacing w:after="0" w:line="240" w:lineRule="auto"/>
            </w:pPr>
            <w:r>
              <w:rPr>
                <w:sz w:val="18"/>
                <w:szCs w:val="18"/>
              </w:rPr>
              <w:t>Thông tin xác thực do Quản trị hệ thống cấu hình ở UC73; cơ chế bảo mật chi tiết — SDS chốt.</w:t>
            </w:r>
          </w:p>
        </w:tc>
      </w:tr>
      <w:tr w14:paraId="41E98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FDC4A22">
            <w:pPr>
              <w:spacing w:after="0" w:line="240" w:lineRule="auto"/>
            </w:pPr>
            <w:r>
              <w:rPr>
                <w:b/>
                <w:sz w:val="18"/>
                <w:szCs w:val="18"/>
              </w:rPr>
              <w:t>Dữ liệu chính</w:t>
            </w:r>
          </w:p>
        </w:tc>
        <w:tc>
          <w:tcPr>
            <w:tcW w:w="6800" w:type="dxa"/>
          </w:tcPr>
          <w:p w14:paraId="469C67C2">
            <w:pPr>
              <w:spacing w:after="0" w:line="240" w:lineRule="auto"/>
            </w:pPr>
            <w:r>
              <w:rPr>
                <w:sz w:val="18"/>
                <w:szCs w:val="18"/>
              </w:rPr>
              <w:t>Số điện thoại, mục đích xác minh, kết quả gửi mã.</w:t>
            </w:r>
          </w:p>
        </w:tc>
      </w:tr>
      <w:tr w14:paraId="530E8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FF0D0C2">
            <w:pPr>
              <w:spacing w:after="0" w:line="240" w:lineRule="auto"/>
            </w:pPr>
            <w:r>
              <w:rPr>
                <w:b/>
                <w:sz w:val="18"/>
                <w:szCs w:val="18"/>
              </w:rPr>
              <w:t>Tác động nghiệp vụ</w:t>
            </w:r>
          </w:p>
        </w:tc>
        <w:tc>
          <w:tcPr>
            <w:tcW w:w="6800" w:type="dxa"/>
          </w:tcPr>
          <w:p w14:paraId="6DC59E12">
            <w:pPr>
              <w:spacing w:after="0" w:line="240" w:lineRule="auto"/>
            </w:pPr>
            <w:r>
              <w:rPr>
                <w:sz w:val="18"/>
                <w:szCs w:val="18"/>
              </w:rPr>
              <w:t>Kết quả của dịch vụ chỉ cho biết đã gửi mã hay chưa; tài khoản chỉ được kích hoạt khi người dùng nhập đúng mã trong OMTS (UC08). Phù hợp quy tắc IV.1: dịch vụ ngoài không tự tạo, sửa hay chứng minh giao dịch nghiệp vụ.</w:t>
            </w:r>
          </w:p>
        </w:tc>
      </w:tr>
      <w:tr w14:paraId="5277F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DB6146D">
            <w:pPr>
              <w:spacing w:after="0" w:line="240" w:lineRule="auto"/>
            </w:pPr>
            <w:r>
              <w:rPr>
                <w:b/>
                <w:sz w:val="18"/>
                <w:szCs w:val="18"/>
              </w:rPr>
              <w:t>UC liên quan</w:t>
            </w:r>
          </w:p>
        </w:tc>
        <w:tc>
          <w:tcPr>
            <w:tcW w:w="6800" w:type="dxa"/>
          </w:tcPr>
          <w:p w14:paraId="17E3927C">
            <w:pPr>
              <w:spacing w:after="0" w:line="240" w:lineRule="auto"/>
            </w:pPr>
            <w:r>
              <w:rPr>
                <w:sz w:val="18"/>
                <w:szCs w:val="18"/>
              </w:rPr>
              <w:t xml:space="preserve">UC01–UC03, UC05, UC08,</w:t>
            </w:r>
            <w:ins w:id="3223" w:author="Claude" w:date="2026-10-08T00:00:00Z">
              <w:r>
                <w:rPr>
                  <w:sz w:val="18"/>
                  <w:szCs w:val="18"/>
                </w:rPr>
                <w:t xml:space="preserve"> UC44, UC45,</w:t>
              </w:r>
            </w:ins>
            <w:r>
              <w:rPr>
                <w:sz w:val="18"/>
                <w:szCs w:val="18"/>
              </w:rPr>
              <w:t xml:space="preserve"> UC48, UC52, UC70, </w:t>
            </w:r>
            <w:ins w:id="3222" w:author="Claude" w:date="2026-10-08T00:00:00Z">
              <w:r>
                <w:rPr>
                  <w:sz w:val="18"/>
                  <w:szCs w:val="18"/>
                </w:rPr>
                <w:t xml:space="preserve">UC71, </w:t>
              </w:r>
            </w:ins>
            <w:r>
              <w:rPr>
                <w:sz w:val="18"/>
                <w:szCs w:val="18"/>
              </w:rPr>
              <w:t xml:space="preserve">UC73</w:t>
            </w:r>
          </w:p>
        </w:tc>
      </w:tr>
    </w:tbl>
    <w:p w14:paraId="61EF6724">
      <w:pPr>
        <w:spacing w:after="40"/>
      </w:pPr>
    </w:p>
    <w:p w14:paraId="09A1661F">
      <w:pPr>
        <w:pStyle w:val="4"/>
        <w:keepNext/>
      </w:pPr>
      <w:bookmarkStart w:id="382" w:name="_Toc4019"/>
      <w:bookmarkStart w:id="383" w:name="_Toc26301"/>
      <w:r>
        <w:t>14.2 API-02 Gửi thông báo đẩy</w:t>
      </w:r>
      <w:bookmarkEnd w:id="382"/>
      <w:bookmarkEnd w:id="383"/>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65652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7B7AFE72">
            <w:pPr>
              <w:spacing w:after="0" w:line="240" w:lineRule="auto"/>
            </w:pPr>
            <w:r>
              <w:rPr>
                <w:b/>
                <w:sz w:val="18"/>
                <w:szCs w:val="18"/>
              </w:rPr>
              <w:t>Field</w:t>
            </w:r>
          </w:p>
        </w:tc>
        <w:tc>
          <w:tcPr>
            <w:tcW w:w="6800" w:type="dxa"/>
            <w:shd w:val="clear" w:color="auto" w:fill="DCE6F1"/>
          </w:tcPr>
          <w:p w14:paraId="6E59DDF1">
            <w:pPr>
              <w:spacing w:after="0" w:line="240" w:lineRule="auto"/>
            </w:pPr>
            <w:r>
              <w:rPr>
                <w:b/>
                <w:sz w:val="18"/>
                <w:szCs w:val="18"/>
              </w:rPr>
              <w:t>Value</w:t>
            </w:r>
          </w:p>
        </w:tc>
      </w:tr>
      <w:tr w14:paraId="04A97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7720ACE">
            <w:pPr>
              <w:spacing w:after="0" w:line="240" w:lineRule="auto"/>
            </w:pPr>
            <w:r>
              <w:rPr>
                <w:b/>
                <w:sz w:val="18"/>
                <w:szCs w:val="18"/>
              </w:rPr>
              <w:t>URL</w:t>
            </w:r>
          </w:p>
        </w:tc>
        <w:tc>
          <w:tcPr>
            <w:tcW w:w="6800" w:type="dxa"/>
          </w:tcPr>
          <w:p w14:paraId="014DFF48">
            <w:pPr>
              <w:spacing w:after="0" w:line="240" w:lineRule="auto"/>
            </w:pPr>
            <w:r>
              <w:rPr>
                <w:sz w:val="18"/>
                <w:szCs w:val="18"/>
              </w:rPr>
              <w:t>Do nhà cung cấp quy định; địa chỉ và tham số — SDS chốt.</w:t>
            </w:r>
          </w:p>
        </w:tc>
      </w:tr>
      <w:tr w14:paraId="7B70C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AEE38DB">
            <w:pPr>
              <w:spacing w:after="0" w:line="240" w:lineRule="auto"/>
            </w:pPr>
            <w:r>
              <w:rPr>
                <w:b/>
                <w:sz w:val="18"/>
                <w:szCs w:val="18"/>
              </w:rPr>
              <w:t>Hướng</w:t>
            </w:r>
          </w:p>
        </w:tc>
        <w:tc>
          <w:tcPr>
            <w:tcW w:w="6800" w:type="dxa"/>
          </w:tcPr>
          <w:p w14:paraId="05122AB1">
            <w:pPr>
              <w:spacing w:after="0" w:line="240" w:lineRule="auto"/>
            </w:pPr>
            <w:r>
              <w:rPr>
                <w:sz w:val="18"/>
                <w:szCs w:val="18"/>
              </w:rPr>
              <w:t>OMTS gọi ra</w:t>
            </w:r>
          </w:p>
        </w:tc>
      </w:tr>
      <w:tr w14:paraId="5FCDA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41C8D15">
            <w:pPr>
              <w:spacing w:after="0" w:line="240" w:lineRule="auto"/>
            </w:pPr>
            <w:r>
              <w:rPr>
                <w:b/>
                <w:sz w:val="18"/>
                <w:szCs w:val="18"/>
              </w:rPr>
              <w:t>Hệ thống ngoài</w:t>
            </w:r>
          </w:p>
        </w:tc>
        <w:tc>
          <w:tcPr>
            <w:tcW w:w="6800" w:type="dxa"/>
          </w:tcPr>
          <w:p w14:paraId="6C5060B3">
            <w:pPr>
              <w:spacing w:after="0" w:line="240" w:lineRule="auto"/>
            </w:pPr>
            <w:r>
              <w:rPr>
                <w:sz w:val="18"/>
                <w:szCs w:val="18"/>
              </w:rPr>
              <w:t>Dịch vụ thông báo đẩy</w:t>
            </w:r>
          </w:p>
        </w:tc>
      </w:tr>
      <w:tr w14:paraId="60912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F3930A8">
            <w:pPr>
              <w:spacing w:after="0" w:line="240" w:lineRule="auto"/>
            </w:pPr>
            <w:r>
              <w:rPr>
                <w:b/>
                <w:sz w:val="18"/>
                <w:szCs w:val="18"/>
              </w:rPr>
              <w:t>Purpose</w:t>
            </w:r>
          </w:p>
        </w:tc>
        <w:tc>
          <w:tcPr>
            <w:tcW w:w="6800" w:type="dxa"/>
          </w:tcPr>
          <w:p w14:paraId="78541927">
            <w:pPr>
              <w:spacing w:after="0" w:line="240" w:lineRule="auto"/>
            </w:pPr>
            <w:r>
              <w:rPr>
                <w:sz w:val="18"/>
                <w:szCs w:val="18"/>
              </w:rPr>
              <w:t>Đưa thông báo OMTS được phép tới thiết bị đã đăng ký, kể cả khi ứng dụng không mở.</w:t>
            </w:r>
          </w:p>
        </w:tc>
      </w:tr>
      <w:tr w14:paraId="2AB66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8E7035D">
            <w:pPr>
              <w:spacing w:after="0" w:line="240" w:lineRule="auto"/>
            </w:pPr>
            <w:r>
              <w:rPr>
                <w:b/>
                <w:sz w:val="18"/>
                <w:szCs w:val="18"/>
              </w:rPr>
              <w:t>Caller</w:t>
            </w:r>
          </w:p>
        </w:tc>
        <w:tc>
          <w:tcPr>
            <w:tcW w:w="6800" w:type="dxa"/>
          </w:tcPr>
          <w:p w14:paraId="176BD3EC">
            <w:pPr>
              <w:spacing w:after="0" w:line="240" w:lineRule="auto"/>
            </w:pPr>
            <w:r>
              <w:rPr>
                <w:sz w:val="18"/>
                <w:szCs w:val="18"/>
              </w:rPr>
              <w:t>OMTS (UC69 và các UC phát sinh thông báo)</w:t>
            </w:r>
          </w:p>
        </w:tc>
      </w:tr>
      <w:tr w14:paraId="56091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BB3E3AF">
            <w:pPr>
              <w:spacing w:after="0" w:line="240" w:lineRule="auto"/>
            </w:pPr>
            <w:r>
              <w:rPr>
                <w:b/>
                <w:sz w:val="18"/>
                <w:szCs w:val="18"/>
              </w:rPr>
              <w:t>Auth</w:t>
            </w:r>
          </w:p>
        </w:tc>
        <w:tc>
          <w:tcPr>
            <w:tcW w:w="6800" w:type="dxa"/>
          </w:tcPr>
          <w:p w14:paraId="25EAA993">
            <w:pPr>
              <w:spacing w:after="0" w:line="240" w:lineRule="auto"/>
            </w:pPr>
            <w:r>
              <w:rPr>
                <w:sz w:val="18"/>
                <w:szCs w:val="18"/>
              </w:rPr>
              <w:t>Thông tin xác thực do Quản trị hệ thống cấu hình ở UC73; cơ chế bảo mật chi tiết — SDS chốt.</w:t>
            </w:r>
          </w:p>
        </w:tc>
      </w:tr>
      <w:tr w14:paraId="145F5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E945A56">
            <w:pPr>
              <w:spacing w:after="0" w:line="240" w:lineRule="auto"/>
            </w:pPr>
            <w:r>
              <w:rPr>
                <w:b/>
                <w:sz w:val="18"/>
                <w:szCs w:val="18"/>
              </w:rPr>
              <w:t>Dữ liệu chính</w:t>
            </w:r>
          </w:p>
        </w:tc>
        <w:tc>
          <w:tcPr>
            <w:tcW w:w="6800" w:type="dxa"/>
          </w:tcPr>
          <w:p w14:paraId="098467DB">
            <w:pPr>
              <w:spacing w:after="0" w:line="240" w:lineRule="auto"/>
            </w:pPr>
            <w:r>
              <w:rPr>
                <w:sz w:val="18"/>
                <w:szCs w:val="18"/>
              </w:rPr>
              <w:t>Mã thiết bị đã đăng ký, nội dung tối thiểu, liên kết tới bản ghi đích.</w:t>
            </w:r>
          </w:p>
        </w:tc>
      </w:tr>
      <w:tr w14:paraId="01E0D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CDC11C9">
            <w:pPr>
              <w:spacing w:after="0" w:line="240" w:lineRule="auto"/>
            </w:pPr>
            <w:r>
              <w:rPr>
                <w:b/>
                <w:sz w:val="18"/>
                <w:szCs w:val="18"/>
              </w:rPr>
              <w:t>Tác động nghiệp vụ</w:t>
            </w:r>
          </w:p>
        </w:tc>
        <w:tc>
          <w:tcPr>
            <w:tcW w:w="6800" w:type="dxa"/>
          </w:tcPr>
          <w:p w14:paraId="5B93F3FA">
            <w:pPr>
              <w:spacing w:after="0" w:line="240" w:lineRule="auto"/>
            </w:pPr>
            <w:r>
              <w:rPr>
                <w:sz w:val="18"/>
                <w:szCs w:val="18"/>
              </w:rPr>
              <w:t>Thông báo chỉ nhắc; mở bản ghi đích vẫn kiểm quyền trong OMTS (UC69). Không tạo hay sửa dữ liệu nghiệp vụ. Phù hợp quy tắc IV.1: dịch vụ ngoài không tự tạo, sửa hay chứng minh giao dịch nghiệp vụ.</w:t>
            </w:r>
          </w:p>
        </w:tc>
      </w:tr>
      <w:tr w14:paraId="2F57D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8C9F291">
            <w:pPr>
              <w:spacing w:after="0" w:line="240" w:lineRule="auto"/>
            </w:pPr>
            <w:r>
              <w:rPr>
                <w:b/>
                <w:sz w:val="18"/>
                <w:szCs w:val="18"/>
              </w:rPr>
              <w:t>UC liên quan</w:t>
            </w:r>
          </w:p>
        </w:tc>
        <w:tc>
          <w:tcPr>
            <w:tcW w:w="6800" w:type="dxa"/>
          </w:tcPr>
          <w:p w14:paraId="2A31146D">
            <w:pPr>
              <w:spacing w:after="0" w:line="240" w:lineRule="auto"/>
            </w:pPr>
            <w:r>
              <w:rPr>
                <w:sz w:val="18"/>
                <w:szCs w:val="18"/>
              </w:rPr>
              <w:t>UC06, UC15, UC26, UC43, UC44, UC56, UC69, UC73</w:t>
            </w:r>
          </w:p>
        </w:tc>
      </w:tr>
    </w:tbl>
    <w:p w14:paraId="63AAFEA4">
      <w:pPr>
        <w:spacing w:after="40"/>
      </w:pPr>
    </w:p>
    <w:p w14:paraId="7C793D66">
      <w:pPr>
        <w:pStyle w:val="4"/>
        <w:keepNext/>
      </w:pPr>
      <w:bookmarkStart w:id="384" w:name="_Toc457"/>
      <w:bookmarkStart w:id="385" w:name="_Toc9520"/>
      <w:r>
        <w:t>14.3 API-03 Gửi email</w:t>
      </w:r>
      <w:bookmarkEnd w:id="384"/>
      <w:bookmarkEnd w:id="385"/>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47FBB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0AAA3037">
            <w:pPr>
              <w:spacing w:after="0" w:line="240" w:lineRule="auto"/>
            </w:pPr>
            <w:r>
              <w:rPr>
                <w:b/>
                <w:sz w:val="18"/>
                <w:szCs w:val="18"/>
              </w:rPr>
              <w:t>Field</w:t>
            </w:r>
          </w:p>
        </w:tc>
        <w:tc>
          <w:tcPr>
            <w:tcW w:w="6800" w:type="dxa"/>
            <w:shd w:val="clear" w:color="auto" w:fill="DCE6F1"/>
          </w:tcPr>
          <w:p w14:paraId="38CC5A6E">
            <w:pPr>
              <w:spacing w:after="0" w:line="240" w:lineRule="auto"/>
            </w:pPr>
            <w:r>
              <w:rPr>
                <w:b/>
                <w:sz w:val="18"/>
                <w:szCs w:val="18"/>
              </w:rPr>
              <w:t>Value</w:t>
            </w:r>
          </w:p>
        </w:tc>
      </w:tr>
      <w:tr w14:paraId="061C2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4EFD8E3">
            <w:pPr>
              <w:spacing w:after="0" w:line="240" w:lineRule="auto"/>
            </w:pPr>
            <w:r>
              <w:rPr>
                <w:b/>
                <w:sz w:val="18"/>
                <w:szCs w:val="18"/>
              </w:rPr>
              <w:t>URL</w:t>
            </w:r>
          </w:p>
        </w:tc>
        <w:tc>
          <w:tcPr>
            <w:tcW w:w="6800" w:type="dxa"/>
          </w:tcPr>
          <w:p w14:paraId="2C2F632D">
            <w:pPr>
              <w:spacing w:after="0" w:line="240" w:lineRule="auto"/>
            </w:pPr>
            <w:r>
              <w:rPr>
                <w:sz w:val="18"/>
                <w:szCs w:val="18"/>
              </w:rPr>
              <w:t>Do nhà cung cấp quy định; địa chỉ và tham số — SDS chốt.</w:t>
            </w:r>
          </w:p>
        </w:tc>
      </w:tr>
      <w:tr w14:paraId="33C67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A85926B">
            <w:pPr>
              <w:spacing w:after="0" w:line="240" w:lineRule="auto"/>
            </w:pPr>
            <w:r>
              <w:rPr>
                <w:b/>
                <w:sz w:val="18"/>
                <w:szCs w:val="18"/>
              </w:rPr>
              <w:t>Hướng</w:t>
            </w:r>
          </w:p>
        </w:tc>
        <w:tc>
          <w:tcPr>
            <w:tcW w:w="6800" w:type="dxa"/>
          </w:tcPr>
          <w:p w14:paraId="548304C9">
            <w:pPr>
              <w:spacing w:after="0" w:line="240" w:lineRule="auto"/>
            </w:pPr>
            <w:r>
              <w:rPr>
                <w:sz w:val="18"/>
                <w:szCs w:val="18"/>
              </w:rPr>
              <w:t>OMTS gọi ra</w:t>
            </w:r>
          </w:p>
        </w:tc>
      </w:tr>
      <w:tr w14:paraId="726B5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1D261D9">
            <w:pPr>
              <w:spacing w:after="0" w:line="240" w:lineRule="auto"/>
            </w:pPr>
            <w:r>
              <w:rPr>
                <w:b/>
                <w:sz w:val="18"/>
                <w:szCs w:val="18"/>
              </w:rPr>
              <w:t>Hệ thống ngoài</w:t>
            </w:r>
          </w:p>
        </w:tc>
        <w:tc>
          <w:tcPr>
            <w:tcW w:w="6800" w:type="dxa"/>
          </w:tcPr>
          <w:p w14:paraId="0A87B88D">
            <w:pPr>
              <w:spacing w:after="0" w:line="240" w:lineRule="auto"/>
            </w:pPr>
            <w:r>
              <w:rPr>
                <w:sz w:val="18"/>
                <w:szCs w:val="18"/>
              </w:rPr>
              <w:t>Dịch vụ email</w:t>
            </w:r>
          </w:p>
        </w:tc>
      </w:tr>
      <w:tr w14:paraId="50C89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2E44C3A">
            <w:pPr>
              <w:spacing w:after="0" w:line="240" w:lineRule="auto"/>
            </w:pPr>
            <w:r>
              <w:rPr>
                <w:b/>
                <w:sz w:val="18"/>
                <w:szCs w:val="18"/>
              </w:rPr>
              <w:t>Purpose</w:t>
            </w:r>
          </w:p>
        </w:tc>
        <w:tc>
          <w:tcPr>
            <w:tcW w:w="6800" w:type="dxa"/>
          </w:tcPr>
          <w:p w14:paraId="65ABDB8C">
            <w:pPr>
              <w:spacing w:after="0" w:line="240" w:lineRule="auto"/>
            </w:pPr>
            <w:r>
              <w:rPr>
                <w:sz w:val="18"/>
                <w:szCs w:val="18"/>
              </w:rPr>
              <w:t>Gửi mã xác minh email (đăng ký, khôi phục, thêm/đổi email), mã đổi mật khẩu, xác nhận đơn, chứng từ và thông báo chấp nhận trả hàng cho thương lái.</w:t>
            </w:r>
          </w:p>
        </w:tc>
      </w:tr>
      <w:tr w14:paraId="74025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82918DA">
            <w:pPr>
              <w:spacing w:after="0" w:line="240" w:lineRule="auto"/>
            </w:pPr>
            <w:r>
              <w:rPr>
                <w:b/>
                <w:sz w:val="18"/>
                <w:szCs w:val="18"/>
              </w:rPr>
              <w:t>Caller</w:t>
            </w:r>
          </w:p>
        </w:tc>
        <w:tc>
          <w:tcPr>
            <w:tcW w:w="6800" w:type="dxa"/>
          </w:tcPr>
          <w:p w14:paraId="5F287BA0">
            <w:pPr>
              <w:spacing w:after="0" w:line="240" w:lineRule="auto"/>
            </w:pPr>
            <w:r>
              <w:rPr>
                <w:sz w:val="18"/>
                <w:szCs w:val="18"/>
              </w:rPr>
              <w:t>OMTS (UC01, UC03, UC04, UC05, UC08, UC52, UC70)</w:t>
            </w:r>
          </w:p>
        </w:tc>
      </w:tr>
      <w:tr w14:paraId="1A415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DEFCC10">
            <w:pPr>
              <w:spacing w:after="0" w:line="240" w:lineRule="auto"/>
            </w:pPr>
            <w:r>
              <w:rPr>
                <w:b/>
                <w:sz w:val="18"/>
                <w:szCs w:val="18"/>
              </w:rPr>
              <w:t>Auth</w:t>
            </w:r>
          </w:p>
        </w:tc>
        <w:tc>
          <w:tcPr>
            <w:tcW w:w="6800" w:type="dxa"/>
          </w:tcPr>
          <w:p w14:paraId="2DB295B5">
            <w:pPr>
              <w:spacing w:after="0" w:line="240" w:lineRule="auto"/>
            </w:pPr>
            <w:r>
              <w:rPr>
                <w:sz w:val="18"/>
                <w:szCs w:val="18"/>
              </w:rPr>
              <w:t>Thông tin xác thực do Quản trị hệ thống cấu hình ở UC73; cơ chế bảo mật chi tiết — SDS chốt.</w:t>
            </w:r>
          </w:p>
        </w:tc>
      </w:tr>
      <w:tr w14:paraId="51E2D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89E855F">
            <w:pPr>
              <w:spacing w:after="0" w:line="240" w:lineRule="auto"/>
            </w:pPr>
            <w:r>
              <w:rPr>
                <w:b/>
                <w:sz w:val="18"/>
                <w:szCs w:val="18"/>
              </w:rPr>
              <w:t>Dữ liệu chính</w:t>
            </w:r>
          </w:p>
        </w:tc>
        <w:tc>
          <w:tcPr>
            <w:tcW w:w="6800" w:type="dxa"/>
          </w:tcPr>
          <w:p w14:paraId="69914D2C">
            <w:pPr>
              <w:spacing w:after="0" w:line="240" w:lineRule="auto"/>
            </w:pPr>
            <w:r>
              <w:rPr>
                <w:sz w:val="18"/>
                <w:szCs w:val="18"/>
              </w:rPr>
              <w:t>Địa chỉ nhận, nội dung hoặc liên kết chứng từ, mã lần gửi.</w:t>
            </w:r>
          </w:p>
        </w:tc>
      </w:tr>
      <w:tr w14:paraId="32CBD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F389C8A">
            <w:pPr>
              <w:spacing w:after="0" w:line="240" w:lineRule="auto"/>
            </w:pPr>
            <w:r>
              <w:rPr>
                <w:b/>
                <w:sz w:val="18"/>
                <w:szCs w:val="18"/>
              </w:rPr>
              <w:t>Tác động nghiệp vụ</w:t>
            </w:r>
          </w:p>
        </w:tc>
        <w:tc>
          <w:tcPr>
            <w:tcW w:w="6800" w:type="dxa"/>
          </w:tcPr>
          <w:p w14:paraId="5AA074CE">
            <w:pPr>
              <w:spacing w:after="0" w:line="240" w:lineRule="auto"/>
            </w:pPr>
            <w:r>
              <w:rPr>
                <w:sz w:val="18"/>
                <w:szCs w:val="18"/>
              </w:rPr>
              <w:t>Gửi được không có nghĩa khách đã đọc; thất bại không đổi giao dịch, chỉ cho thử lại ở UC71. Phù hợp quy tắc IV.1: dịch vụ ngoài không tự tạo, sửa hay chứng minh giao dịch nghiệp vụ.</w:t>
            </w:r>
          </w:p>
        </w:tc>
      </w:tr>
      <w:tr w14:paraId="6C239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A68542B">
            <w:pPr>
              <w:spacing w:after="0" w:line="240" w:lineRule="auto"/>
            </w:pPr>
            <w:r>
              <w:rPr>
                <w:b/>
                <w:sz w:val="18"/>
                <w:szCs w:val="18"/>
              </w:rPr>
              <w:t>UC liên quan</w:t>
            </w:r>
          </w:p>
        </w:tc>
        <w:tc>
          <w:tcPr>
            <w:tcW w:w="6800" w:type="dxa"/>
          </w:tcPr>
          <w:p w14:paraId="50114784">
            <w:pPr>
              <w:spacing w:after="0" w:line="240" w:lineRule="auto"/>
            </w:pPr>
            <w:r>
              <w:rPr>
                <w:sz w:val="18"/>
                <w:szCs w:val="18"/>
              </w:rPr>
              <w:t>UC01, UC03, UC04, UC05, UC06, UC08, UC32, UC48, UC52, UC70, UC71, UC73</w:t>
            </w:r>
          </w:p>
        </w:tc>
      </w:tr>
    </w:tbl>
    <w:p w14:paraId="23A7E9AC">
      <w:pPr>
        <w:spacing w:after="40"/>
      </w:pPr>
    </w:p>
    <w:p w14:paraId="08D10538">
      <w:pPr>
        <w:pStyle w:val="4"/>
        <w:keepNext/>
      </w:pPr>
      <w:bookmarkStart w:id="386" w:name="_Toc31199"/>
      <w:bookmarkStart w:id="387" w:name="_Toc23134"/>
      <w:r>
        <w:t>14.4 API-04 Gửi tin qua Zalo OA</w:t>
      </w:r>
      <w:bookmarkEnd w:id="386"/>
      <w:bookmarkEnd w:id="387"/>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47D4C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1AD0E635">
            <w:pPr>
              <w:spacing w:after="0" w:line="240" w:lineRule="auto"/>
            </w:pPr>
            <w:r>
              <w:rPr>
                <w:b/>
                <w:sz w:val="18"/>
                <w:szCs w:val="18"/>
              </w:rPr>
              <w:t>Field</w:t>
            </w:r>
          </w:p>
        </w:tc>
        <w:tc>
          <w:tcPr>
            <w:tcW w:w="6800" w:type="dxa"/>
            <w:shd w:val="clear" w:color="auto" w:fill="DCE6F1"/>
          </w:tcPr>
          <w:p w14:paraId="36CB49A3">
            <w:pPr>
              <w:spacing w:after="0" w:line="240" w:lineRule="auto"/>
            </w:pPr>
            <w:r>
              <w:rPr>
                <w:b/>
                <w:sz w:val="18"/>
                <w:szCs w:val="18"/>
              </w:rPr>
              <w:t>Value</w:t>
            </w:r>
          </w:p>
        </w:tc>
      </w:tr>
      <w:tr w14:paraId="44F95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7BB1B53">
            <w:pPr>
              <w:spacing w:after="0" w:line="240" w:lineRule="auto"/>
            </w:pPr>
            <w:r>
              <w:rPr>
                <w:b/>
                <w:sz w:val="18"/>
                <w:szCs w:val="18"/>
              </w:rPr>
              <w:t>URL</w:t>
            </w:r>
          </w:p>
        </w:tc>
        <w:tc>
          <w:tcPr>
            <w:tcW w:w="6800" w:type="dxa"/>
          </w:tcPr>
          <w:p w14:paraId="266B5677">
            <w:pPr>
              <w:spacing w:after="0" w:line="240" w:lineRule="auto"/>
            </w:pPr>
            <w:r>
              <w:rPr>
                <w:sz w:val="18"/>
                <w:szCs w:val="18"/>
              </w:rPr>
              <w:t>Do nhà cung cấp quy định; địa chỉ và tham số — SDS chốt.</w:t>
            </w:r>
          </w:p>
        </w:tc>
      </w:tr>
      <w:tr w14:paraId="206DC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BDAB509">
            <w:pPr>
              <w:spacing w:after="0" w:line="240" w:lineRule="auto"/>
            </w:pPr>
            <w:r>
              <w:rPr>
                <w:b/>
                <w:sz w:val="18"/>
                <w:szCs w:val="18"/>
              </w:rPr>
              <w:t>Hướng</w:t>
            </w:r>
          </w:p>
        </w:tc>
        <w:tc>
          <w:tcPr>
            <w:tcW w:w="6800" w:type="dxa"/>
          </w:tcPr>
          <w:p w14:paraId="618B4D70">
            <w:pPr>
              <w:spacing w:after="0" w:line="240" w:lineRule="auto"/>
            </w:pPr>
            <w:r>
              <w:rPr>
                <w:sz w:val="18"/>
                <w:szCs w:val="18"/>
              </w:rPr>
              <w:t>OMTS gọi ra</w:t>
            </w:r>
          </w:p>
        </w:tc>
      </w:tr>
      <w:tr w14:paraId="70942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5D0BD75">
            <w:pPr>
              <w:spacing w:after="0" w:line="240" w:lineRule="auto"/>
            </w:pPr>
            <w:r>
              <w:rPr>
                <w:b/>
                <w:sz w:val="18"/>
                <w:szCs w:val="18"/>
              </w:rPr>
              <w:t>Hệ thống ngoài</w:t>
            </w:r>
          </w:p>
        </w:tc>
        <w:tc>
          <w:tcPr>
            <w:tcW w:w="6800" w:type="dxa"/>
          </w:tcPr>
          <w:p w14:paraId="7BF63B44">
            <w:pPr>
              <w:spacing w:after="0" w:line="240" w:lineRule="auto"/>
            </w:pPr>
            <w:r>
              <w:rPr>
                <w:sz w:val="18"/>
                <w:szCs w:val="18"/>
              </w:rPr>
              <w:t>Zalo OA</w:t>
            </w:r>
          </w:p>
        </w:tc>
      </w:tr>
      <w:tr w14:paraId="02C30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178FBF5">
            <w:pPr>
              <w:spacing w:after="0" w:line="240" w:lineRule="auto"/>
            </w:pPr>
            <w:r>
              <w:rPr>
                <w:b/>
                <w:sz w:val="18"/>
                <w:szCs w:val="18"/>
              </w:rPr>
              <w:t>Purpose</w:t>
            </w:r>
          </w:p>
        </w:tc>
        <w:tc>
          <w:tcPr>
            <w:tcW w:w="6800" w:type="dxa"/>
          </w:tcPr>
          <w:p w14:paraId="2AC3E3A7">
            <w:pPr>
              <w:spacing w:after="0" w:line="240" w:lineRule="auto"/>
            </w:pPr>
            <w:r>
              <w:rPr>
                <w:sz w:val="18"/>
                <w:szCs w:val="18"/>
              </w:rPr>
              <w:t xml:space="preserve">Gửi thông tin </w:t>
            </w:r>
            <w:del w:id="3228" w:author="Claude" w:date="2026-10-08T00:00:00Z">
              <w:r>
                <w:rPr>
                  <w:sz w:val="18"/>
                  <w:szCs w:val="18"/>
                </w:rPr>
                <w:delText xml:space="preserve">lô</w:delText>
              </w:r>
            </w:del>
            <w:ins w:id="3229" w:author="Claude" w:date="2026-10-08T00:00:00Z">
              <w:r>
                <w:rPr>
                  <w:sz w:val="18"/>
                  <w:szCs w:val="18"/>
                </w:rPr>
                <w:t xml:space="preserve">đơn</w:t>
              </w:r>
            </w:ins>
            <w:r>
              <w:rPr>
                <w:sz w:val="18"/>
                <w:szCs w:val="18"/>
              </w:rPr>
              <w:t xml:space="preserve"> </w:t>
            </w:r>
            <w:del w:id="3226" w:author="Claude" w:date="2026-10-08T00:00:00Z">
              <w:r>
                <w:rPr>
                  <w:sz w:val="18"/>
                  <w:szCs w:val="18"/>
                </w:rPr>
                <w:delText xml:space="preserve">dự</w:delText>
              </w:r>
            </w:del>
            <w:ins w:id="3227" w:author="Claude" w:date="2026-10-08T00:00:00Z">
              <w:r>
                <w:rPr>
                  <w:sz w:val="18"/>
                  <w:szCs w:val="18"/>
                </w:rPr>
                <w:t xml:space="preserve">đã</w:t>
              </w:r>
            </w:ins>
            <w:r>
              <w:rPr>
                <w:sz w:val="18"/>
                <w:szCs w:val="18"/>
              </w:rPr>
              <w:t xml:space="preserve"> </w:t>
            </w:r>
            <w:del w:id="3224" w:author="Claude" w:date="2026-10-08T00:00:00Z">
              <w:r>
                <w:rPr>
                  <w:sz w:val="18"/>
                  <w:szCs w:val="18"/>
                </w:rPr>
                <w:delText xml:space="preserve">kiến,</w:delText>
              </w:r>
            </w:del>
            <w:ins w:id="3225" w:author="Claude" w:date="2026-10-08T00:00:00Z">
              <w:r>
                <w:rPr>
                  <w:sz w:val="18"/>
                  <w:szCs w:val="18"/>
                </w:rPr>
                <w:t xml:space="preserve">xác nhận, thông báo hủy đơn,</w:t>
              </w:r>
            </w:ins>
            <w:r>
              <w:rPr>
                <w:sz w:val="18"/>
                <w:szCs w:val="18"/>
              </w:rPr>
              <w:t xml:space="preserve"> số cân, giá, số tiền, QR thanh toán, chứng từ và thông báo chấp nhận trả hàng cho thương lái.</w:t>
            </w:r>
          </w:p>
        </w:tc>
      </w:tr>
      <w:tr w14:paraId="3DA39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66FEB15">
            <w:pPr>
              <w:spacing w:after="0" w:line="240" w:lineRule="auto"/>
            </w:pPr>
            <w:r>
              <w:rPr>
                <w:b/>
                <w:sz w:val="18"/>
                <w:szCs w:val="18"/>
              </w:rPr>
              <w:t>Caller</w:t>
            </w:r>
          </w:p>
        </w:tc>
        <w:tc>
          <w:tcPr>
            <w:tcW w:w="6800" w:type="dxa"/>
          </w:tcPr>
          <w:p w14:paraId="54A14CF0">
            <w:pPr>
              <w:spacing w:after="0" w:line="240" w:lineRule="auto"/>
            </w:pPr>
            <w:r>
              <w:rPr>
                <w:sz w:val="18"/>
                <w:szCs w:val="18"/>
              </w:rPr>
              <w:t>OMTS (UC44, UC45, UC48, UC52, UC70)</w:t>
            </w:r>
          </w:p>
        </w:tc>
      </w:tr>
      <w:tr w14:paraId="5C6ED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FD8044C">
            <w:pPr>
              <w:spacing w:after="0" w:line="240" w:lineRule="auto"/>
            </w:pPr>
            <w:r>
              <w:rPr>
                <w:b/>
                <w:sz w:val="18"/>
                <w:szCs w:val="18"/>
              </w:rPr>
              <w:t>Auth</w:t>
            </w:r>
          </w:p>
        </w:tc>
        <w:tc>
          <w:tcPr>
            <w:tcW w:w="6800" w:type="dxa"/>
          </w:tcPr>
          <w:p w14:paraId="4A3F23F4">
            <w:pPr>
              <w:spacing w:after="0" w:line="240" w:lineRule="auto"/>
            </w:pPr>
            <w:r>
              <w:rPr>
                <w:sz w:val="18"/>
                <w:szCs w:val="18"/>
              </w:rPr>
              <w:t>Thông tin xác thực do Quản trị hệ thống cấu hình ở UC73; cơ chế bảo mật chi tiết — SDS chốt.</w:t>
            </w:r>
          </w:p>
        </w:tc>
      </w:tr>
      <w:tr w14:paraId="278B3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0D43ACB">
            <w:pPr>
              <w:spacing w:after="0" w:line="240" w:lineRule="auto"/>
            </w:pPr>
            <w:r>
              <w:rPr>
                <w:b/>
                <w:sz w:val="18"/>
                <w:szCs w:val="18"/>
              </w:rPr>
              <w:t>Dữ liệu chính</w:t>
            </w:r>
          </w:p>
        </w:tc>
        <w:tc>
          <w:tcPr>
            <w:tcW w:w="6800" w:type="dxa"/>
          </w:tcPr>
          <w:p w14:paraId="4D644856">
            <w:pPr>
              <w:spacing w:after="0" w:line="240" w:lineRule="auto"/>
            </w:pPr>
            <w:r>
              <w:rPr>
                <w:sz w:val="18"/>
                <w:szCs w:val="18"/>
              </w:rPr>
              <w:t>Mã người nhận Zalo, nội dung tin, liên kết chứng từ/QR, mã lần gửi.</w:t>
            </w:r>
          </w:p>
        </w:tc>
      </w:tr>
      <w:tr w14:paraId="7A948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63A5A90">
            <w:pPr>
              <w:spacing w:after="0" w:line="240" w:lineRule="auto"/>
            </w:pPr>
            <w:r>
              <w:rPr>
                <w:b/>
                <w:sz w:val="18"/>
                <w:szCs w:val="18"/>
              </w:rPr>
              <w:t>Tác động nghiệp vụ</w:t>
            </w:r>
          </w:p>
        </w:tc>
        <w:tc>
          <w:tcPr>
            <w:tcW w:w="6800" w:type="dxa"/>
          </w:tcPr>
          <w:p w14:paraId="2A685894">
            <w:pPr>
              <w:spacing w:after="0" w:line="240" w:lineRule="auto"/>
            </w:pPr>
            <w:r>
              <w:rPr>
                <w:sz w:val="18"/>
                <w:szCs w:val="18"/>
              </w:rPr>
              <w:t>Tin gửi đi không thay thế xác nhận trong OMTS; kết quả gửi chỉ cập nhật trạng thái lần gửi. Phù hợp quy tắc IV.1: dịch vụ ngoài không tự tạo, sửa hay chứng minh giao dịch nghiệp vụ.</w:t>
            </w:r>
          </w:p>
        </w:tc>
      </w:tr>
      <w:tr w14:paraId="12D55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56539A1">
            <w:pPr>
              <w:spacing w:after="0" w:line="240" w:lineRule="auto"/>
            </w:pPr>
            <w:r>
              <w:rPr>
                <w:b/>
                <w:sz w:val="18"/>
                <w:szCs w:val="18"/>
              </w:rPr>
              <w:t>UC liên quan</w:t>
            </w:r>
          </w:p>
        </w:tc>
        <w:tc>
          <w:tcPr>
            <w:tcW w:w="6800" w:type="dxa"/>
          </w:tcPr>
          <w:p w14:paraId="21F6431B">
            <w:pPr>
              <w:spacing w:after="0" w:line="240" w:lineRule="auto"/>
            </w:pPr>
            <w:r>
              <w:rPr>
                <w:sz w:val="18"/>
                <w:szCs w:val="18"/>
              </w:rPr>
              <w:t>UC06, UC32, UC43, UC44, UC45, UC48, UC49, UC52, UC70, UC71, UC73</w:t>
            </w:r>
          </w:p>
        </w:tc>
      </w:tr>
    </w:tbl>
    <w:p w14:paraId="3F31BBE8">
      <w:pPr>
        <w:spacing w:after="40"/>
      </w:pPr>
    </w:p>
    <w:p w14:paraId="7410C302">
      <w:pPr>
        <w:pStyle w:val="4"/>
        <w:keepNext/>
      </w:pPr>
      <w:bookmarkStart w:id="388" w:name="_Toc17734"/>
      <w:bookmarkStart w:id="389" w:name="_Toc30446"/>
      <w:r>
        <w:t>14.5 API-05 Hiển thị bản đồ và lấy vị trí</w:t>
      </w:r>
      <w:bookmarkEnd w:id="388"/>
      <w:bookmarkEnd w:id="389"/>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73BED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43A12517">
            <w:pPr>
              <w:spacing w:after="0" w:line="240" w:lineRule="auto"/>
            </w:pPr>
            <w:r>
              <w:rPr>
                <w:b/>
                <w:sz w:val="18"/>
                <w:szCs w:val="18"/>
              </w:rPr>
              <w:t>Field</w:t>
            </w:r>
          </w:p>
        </w:tc>
        <w:tc>
          <w:tcPr>
            <w:tcW w:w="6800" w:type="dxa"/>
            <w:shd w:val="clear" w:color="auto" w:fill="DCE6F1"/>
          </w:tcPr>
          <w:p w14:paraId="4D1D3114">
            <w:pPr>
              <w:spacing w:after="0" w:line="240" w:lineRule="auto"/>
            </w:pPr>
            <w:r>
              <w:rPr>
                <w:b/>
                <w:sz w:val="18"/>
                <w:szCs w:val="18"/>
              </w:rPr>
              <w:t>Value</w:t>
            </w:r>
          </w:p>
        </w:tc>
      </w:tr>
      <w:tr w14:paraId="779C1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CCADE5C">
            <w:pPr>
              <w:spacing w:after="0" w:line="240" w:lineRule="auto"/>
            </w:pPr>
            <w:r>
              <w:rPr>
                <w:b/>
                <w:sz w:val="18"/>
                <w:szCs w:val="18"/>
              </w:rPr>
              <w:t>URL</w:t>
            </w:r>
          </w:p>
        </w:tc>
        <w:tc>
          <w:tcPr>
            <w:tcW w:w="6800" w:type="dxa"/>
          </w:tcPr>
          <w:p w14:paraId="7259F03E">
            <w:pPr>
              <w:spacing w:after="0" w:line="240" w:lineRule="auto"/>
            </w:pPr>
            <w:r>
              <w:rPr>
                <w:sz w:val="18"/>
                <w:szCs w:val="18"/>
              </w:rPr>
              <w:t>Do nhà cung cấp quy định; địa chỉ và tham số — SDS chốt.</w:t>
            </w:r>
          </w:p>
        </w:tc>
      </w:tr>
      <w:tr w14:paraId="3466E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0C79928">
            <w:pPr>
              <w:spacing w:after="0" w:line="240" w:lineRule="auto"/>
            </w:pPr>
            <w:r>
              <w:rPr>
                <w:b/>
                <w:sz w:val="18"/>
                <w:szCs w:val="18"/>
              </w:rPr>
              <w:t>Hướng</w:t>
            </w:r>
          </w:p>
        </w:tc>
        <w:tc>
          <w:tcPr>
            <w:tcW w:w="6800" w:type="dxa"/>
          </w:tcPr>
          <w:p w14:paraId="39BD34A7">
            <w:pPr>
              <w:spacing w:after="0" w:line="240" w:lineRule="auto"/>
            </w:pPr>
            <w:r>
              <w:rPr>
                <w:sz w:val="18"/>
                <w:szCs w:val="18"/>
              </w:rPr>
              <w:t>OMTS gọi ra</w:t>
            </w:r>
          </w:p>
        </w:tc>
      </w:tr>
      <w:tr w14:paraId="098F7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2BDBA1B">
            <w:pPr>
              <w:spacing w:after="0" w:line="240" w:lineRule="auto"/>
            </w:pPr>
            <w:r>
              <w:rPr>
                <w:b/>
                <w:sz w:val="18"/>
                <w:szCs w:val="18"/>
              </w:rPr>
              <w:t>Hệ thống ngoài</w:t>
            </w:r>
          </w:p>
        </w:tc>
        <w:tc>
          <w:tcPr>
            <w:tcW w:w="6800" w:type="dxa"/>
          </w:tcPr>
          <w:p w14:paraId="15AE1742">
            <w:pPr>
              <w:spacing w:after="0" w:line="240" w:lineRule="auto"/>
            </w:pPr>
            <w:r>
              <w:rPr>
                <w:sz w:val="18"/>
                <w:szCs w:val="18"/>
              </w:rPr>
              <w:t>Google Maps</w:t>
            </w:r>
          </w:p>
        </w:tc>
      </w:tr>
      <w:tr w14:paraId="3E603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49F99C6">
            <w:pPr>
              <w:spacing w:after="0" w:line="240" w:lineRule="auto"/>
            </w:pPr>
            <w:r>
              <w:rPr>
                <w:b/>
                <w:sz w:val="18"/>
                <w:szCs w:val="18"/>
              </w:rPr>
              <w:t>Purpose</w:t>
            </w:r>
          </w:p>
        </w:tc>
        <w:tc>
          <w:tcPr>
            <w:tcW w:w="6800" w:type="dxa"/>
          </w:tcPr>
          <w:p w14:paraId="2A562571">
            <w:pPr>
              <w:spacing w:after="0" w:line="240" w:lineRule="auto"/>
            </w:pPr>
            <w:r>
              <w:rPr>
                <w:sz w:val="18"/>
                <w:szCs w:val="18"/>
              </w:rPr>
              <w:t>Hiển thị vị trí vùng nuôi và bè trên trang truy xuất và bản đồ.</w:t>
            </w:r>
          </w:p>
        </w:tc>
      </w:tr>
      <w:tr w14:paraId="6A826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60FCCDE">
            <w:pPr>
              <w:spacing w:after="0" w:line="240" w:lineRule="auto"/>
            </w:pPr>
            <w:r>
              <w:rPr>
                <w:b/>
                <w:sz w:val="18"/>
                <w:szCs w:val="18"/>
              </w:rPr>
              <w:t>Caller</w:t>
            </w:r>
          </w:p>
        </w:tc>
        <w:tc>
          <w:tcPr>
            <w:tcW w:w="6800" w:type="dxa"/>
          </w:tcPr>
          <w:p w14:paraId="61F31B1B">
            <w:pPr>
              <w:spacing w:after="0" w:line="240" w:lineRule="auto"/>
            </w:pPr>
            <w:r>
              <w:rPr>
                <w:sz w:val="18"/>
                <w:szCs w:val="18"/>
              </w:rPr>
              <w:t>OMTS (UC15, UC18, UC40)</w:t>
            </w:r>
          </w:p>
        </w:tc>
      </w:tr>
      <w:tr w14:paraId="683BF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001D9AE">
            <w:pPr>
              <w:spacing w:after="0" w:line="240" w:lineRule="auto"/>
            </w:pPr>
            <w:r>
              <w:rPr>
                <w:b/>
                <w:sz w:val="18"/>
                <w:szCs w:val="18"/>
              </w:rPr>
              <w:t>Auth</w:t>
            </w:r>
          </w:p>
        </w:tc>
        <w:tc>
          <w:tcPr>
            <w:tcW w:w="6800" w:type="dxa"/>
          </w:tcPr>
          <w:p w14:paraId="5F5115C2">
            <w:pPr>
              <w:spacing w:after="0" w:line="240" w:lineRule="auto"/>
            </w:pPr>
            <w:r>
              <w:rPr>
                <w:sz w:val="18"/>
                <w:szCs w:val="18"/>
              </w:rPr>
              <w:t>Thông tin xác thực do Quản trị hệ thống cấu hình ở UC73; cơ chế bảo mật chi tiết — SDS chốt.</w:t>
            </w:r>
          </w:p>
        </w:tc>
      </w:tr>
      <w:tr w14:paraId="12CFF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B6D4FA8">
            <w:pPr>
              <w:spacing w:after="0" w:line="240" w:lineRule="auto"/>
            </w:pPr>
            <w:r>
              <w:rPr>
                <w:b/>
                <w:sz w:val="18"/>
                <w:szCs w:val="18"/>
              </w:rPr>
              <w:t>Dữ liệu chính</w:t>
            </w:r>
          </w:p>
        </w:tc>
        <w:tc>
          <w:tcPr>
            <w:tcW w:w="6800" w:type="dxa"/>
          </w:tcPr>
          <w:p w14:paraId="68F2F662">
            <w:pPr>
              <w:spacing w:after="0" w:line="240" w:lineRule="auto"/>
            </w:pPr>
            <w:r>
              <w:rPr>
                <w:sz w:val="18"/>
                <w:szCs w:val="18"/>
              </w:rPr>
              <w:t>Tọa độ vùng/bè.</w:t>
            </w:r>
          </w:p>
        </w:tc>
      </w:tr>
      <w:tr w14:paraId="6CAEE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A050451">
            <w:pPr>
              <w:spacing w:after="0" w:line="240" w:lineRule="auto"/>
            </w:pPr>
            <w:r>
              <w:rPr>
                <w:b/>
                <w:sz w:val="18"/>
                <w:szCs w:val="18"/>
              </w:rPr>
              <w:t>Tác động nghiệp vụ</w:t>
            </w:r>
          </w:p>
        </w:tc>
        <w:tc>
          <w:tcPr>
            <w:tcW w:w="6800" w:type="dxa"/>
          </w:tcPr>
          <w:p w14:paraId="1C0F5ADE">
            <w:pPr>
              <w:spacing w:after="0" w:line="240" w:lineRule="auto"/>
            </w:pPr>
            <w:r>
              <w:rPr>
                <w:sz w:val="18"/>
                <w:szCs w:val="18"/>
              </w:rPr>
              <w:t>Vị trí chỉ là dữ liệu hiển thị; không tự tạo hay sửa dữ liệu vùng. Phù hợp quy tắc IV.1: dịch vụ ngoài không tự tạo, sửa hay chứng minh giao dịch nghiệp vụ.</w:t>
            </w:r>
          </w:p>
        </w:tc>
      </w:tr>
      <w:tr w14:paraId="0E828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F976C37">
            <w:pPr>
              <w:spacing w:after="0" w:line="240" w:lineRule="auto"/>
            </w:pPr>
            <w:r>
              <w:rPr>
                <w:b/>
                <w:sz w:val="18"/>
                <w:szCs w:val="18"/>
              </w:rPr>
              <w:t>UC liên quan</w:t>
            </w:r>
          </w:p>
        </w:tc>
        <w:tc>
          <w:tcPr>
            <w:tcW w:w="6800" w:type="dxa"/>
          </w:tcPr>
          <w:p w14:paraId="153C978E">
            <w:pPr>
              <w:spacing w:after="0" w:line="240" w:lineRule="auto"/>
            </w:pPr>
            <w:r>
              <w:rPr>
                <w:sz w:val="18"/>
                <w:szCs w:val="18"/>
              </w:rPr>
              <w:t>UC15, UC18, UC40, UC73</w:t>
            </w:r>
          </w:p>
        </w:tc>
      </w:tr>
    </w:tbl>
    <w:p w14:paraId="4F4B1B94">
      <w:pPr>
        <w:spacing w:after="40"/>
      </w:pPr>
    </w:p>
    <w:p w14:paraId="63890C58">
      <w:pPr>
        <w:pStyle w:val="4"/>
        <w:keepNext/>
      </w:pPr>
      <w:bookmarkStart w:id="390" w:name="_Toc11274"/>
      <w:bookmarkStart w:id="391" w:name="_Toc996"/>
      <w:r>
        <w:t>14.6 API-06 Lưu và đọc tệp</w:t>
      </w:r>
      <w:bookmarkEnd w:id="390"/>
      <w:bookmarkEnd w:id="391"/>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4CE56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00428DD5">
            <w:pPr>
              <w:spacing w:after="0" w:line="240" w:lineRule="auto"/>
            </w:pPr>
            <w:r>
              <w:rPr>
                <w:b/>
                <w:sz w:val="18"/>
                <w:szCs w:val="18"/>
              </w:rPr>
              <w:t>Field</w:t>
            </w:r>
          </w:p>
        </w:tc>
        <w:tc>
          <w:tcPr>
            <w:tcW w:w="6800" w:type="dxa"/>
            <w:shd w:val="clear" w:color="auto" w:fill="DCE6F1"/>
          </w:tcPr>
          <w:p w14:paraId="49801DAF">
            <w:pPr>
              <w:spacing w:after="0" w:line="240" w:lineRule="auto"/>
            </w:pPr>
            <w:r>
              <w:rPr>
                <w:b/>
                <w:sz w:val="18"/>
                <w:szCs w:val="18"/>
              </w:rPr>
              <w:t>Value</w:t>
            </w:r>
          </w:p>
        </w:tc>
      </w:tr>
      <w:tr w14:paraId="47357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C8D60BB">
            <w:pPr>
              <w:spacing w:after="0" w:line="240" w:lineRule="auto"/>
            </w:pPr>
            <w:r>
              <w:rPr>
                <w:b/>
                <w:sz w:val="18"/>
                <w:szCs w:val="18"/>
              </w:rPr>
              <w:t>URL</w:t>
            </w:r>
          </w:p>
        </w:tc>
        <w:tc>
          <w:tcPr>
            <w:tcW w:w="6800" w:type="dxa"/>
          </w:tcPr>
          <w:p w14:paraId="4B6EAD95">
            <w:pPr>
              <w:spacing w:after="0" w:line="240" w:lineRule="auto"/>
            </w:pPr>
            <w:r>
              <w:rPr>
                <w:sz w:val="18"/>
                <w:szCs w:val="18"/>
              </w:rPr>
              <w:t>Do nhà cung cấp quy định; địa chỉ và tham số — SDS chốt.</w:t>
            </w:r>
          </w:p>
        </w:tc>
      </w:tr>
      <w:tr w14:paraId="1057A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9955312">
            <w:pPr>
              <w:spacing w:after="0" w:line="240" w:lineRule="auto"/>
            </w:pPr>
            <w:r>
              <w:rPr>
                <w:b/>
                <w:sz w:val="18"/>
                <w:szCs w:val="18"/>
              </w:rPr>
              <w:t>Hướng</w:t>
            </w:r>
          </w:p>
        </w:tc>
        <w:tc>
          <w:tcPr>
            <w:tcW w:w="6800" w:type="dxa"/>
          </w:tcPr>
          <w:p w14:paraId="77F534C0">
            <w:pPr>
              <w:spacing w:after="0" w:line="240" w:lineRule="auto"/>
            </w:pPr>
            <w:r>
              <w:rPr>
                <w:sz w:val="18"/>
                <w:szCs w:val="18"/>
              </w:rPr>
              <w:t>OMTS gọi ra</w:t>
            </w:r>
          </w:p>
        </w:tc>
      </w:tr>
      <w:tr w14:paraId="6EF74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5CB0184">
            <w:pPr>
              <w:spacing w:after="0" w:line="240" w:lineRule="auto"/>
            </w:pPr>
            <w:r>
              <w:rPr>
                <w:b/>
                <w:sz w:val="18"/>
                <w:szCs w:val="18"/>
              </w:rPr>
              <w:t>Hệ thống ngoài</w:t>
            </w:r>
          </w:p>
        </w:tc>
        <w:tc>
          <w:tcPr>
            <w:tcW w:w="6800" w:type="dxa"/>
          </w:tcPr>
          <w:p w14:paraId="585488D8">
            <w:pPr>
              <w:spacing w:after="0" w:line="240" w:lineRule="auto"/>
            </w:pPr>
            <w:r>
              <w:rPr>
                <w:sz w:val="18"/>
                <w:szCs w:val="18"/>
              </w:rPr>
              <w:t>Dịch vụ lưu trữ đám mây</w:t>
            </w:r>
          </w:p>
        </w:tc>
      </w:tr>
      <w:tr w14:paraId="53DB3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FED899E">
            <w:pPr>
              <w:spacing w:after="0" w:line="240" w:lineRule="auto"/>
            </w:pPr>
            <w:r>
              <w:rPr>
                <w:b/>
                <w:sz w:val="18"/>
                <w:szCs w:val="18"/>
              </w:rPr>
              <w:t>Purpose</w:t>
            </w:r>
          </w:p>
        </w:tc>
        <w:tc>
          <w:tcPr>
            <w:tcW w:w="6800" w:type="dxa"/>
          </w:tcPr>
          <w:p w14:paraId="64786893">
            <w:pPr>
              <w:spacing w:after="0" w:line="240" w:lineRule="auto"/>
            </w:pPr>
            <w:r>
              <w:rPr>
                <w:sz w:val="18"/>
                <w:szCs w:val="18"/>
              </w:rPr>
              <w:t>Lưu giấy tờ, ảnh, hóa đơn, chứng từ của HTX và đọc lại khi cần.</w:t>
            </w:r>
          </w:p>
        </w:tc>
      </w:tr>
      <w:tr w14:paraId="7D9ED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A5437D3">
            <w:pPr>
              <w:spacing w:after="0" w:line="240" w:lineRule="auto"/>
            </w:pPr>
            <w:r>
              <w:rPr>
                <w:b/>
                <w:sz w:val="18"/>
                <w:szCs w:val="18"/>
              </w:rPr>
              <w:t>Caller</w:t>
            </w:r>
          </w:p>
        </w:tc>
        <w:tc>
          <w:tcPr>
            <w:tcW w:w="6800" w:type="dxa"/>
          </w:tcPr>
          <w:p w14:paraId="2FE97F4E">
            <w:pPr>
              <w:spacing w:after="0" w:line="240" w:lineRule="auto"/>
            </w:pPr>
            <w:r>
              <w:rPr>
                <w:sz w:val="18"/>
                <w:szCs w:val="18"/>
              </w:rPr>
              <w:t xml:space="preserve">OMTS (UC15, UC18,</w:t>
            </w:r>
            <w:ins w:id="3232" w:author="Claude" w:date="2026-10-08T00:00:00Z">
              <w:r>
                <w:rPr>
                  <w:sz w:val="18"/>
                  <w:szCs w:val="18"/>
                </w:rPr>
                <w:t xml:space="preserve"> UC23,</w:t>
              </w:r>
            </w:ins>
            <w:r>
              <w:rPr>
                <w:sz w:val="18"/>
                <w:szCs w:val="18"/>
              </w:rPr>
              <w:t xml:space="preserve"> UC26, UC31, UC32, UC40, UC48, </w:t>
            </w:r>
            <w:del w:id="3230" w:author="Claude" w:date="2026-10-08T00:00:00Z">
              <w:r>
                <w:rPr>
                  <w:sz w:val="18"/>
                  <w:szCs w:val="18"/>
                </w:rPr>
                <w:delText xml:space="preserve">UC52)</w:delText>
              </w:r>
            </w:del>
            <w:ins w:id="3231" w:author="Claude" w:date="2026-10-08T00:00:00Z">
              <w:r>
                <w:rPr>
                  <w:sz w:val="18"/>
                  <w:szCs w:val="18"/>
                </w:rPr>
                <w:t xml:space="preserve">UC51, UC52, UC76)</w:t>
              </w:r>
            </w:ins>
          </w:p>
        </w:tc>
      </w:tr>
      <w:tr w14:paraId="791DA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C5A9548">
            <w:pPr>
              <w:spacing w:after="0" w:line="240" w:lineRule="auto"/>
            </w:pPr>
            <w:r>
              <w:rPr>
                <w:b/>
                <w:sz w:val="18"/>
                <w:szCs w:val="18"/>
              </w:rPr>
              <w:t>Auth</w:t>
            </w:r>
          </w:p>
        </w:tc>
        <w:tc>
          <w:tcPr>
            <w:tcW w:w="6800" w:type="dxa"/>
          </w:tcPr>
          <w:p w14:paraId="5046962F">
            <w:pPr>
              <w:spacing w:after="0" w:line="240" w:lineRule="auto"/>
            </w:pPr>
            <w:r>
              <w:rPr>
                <w:sz w:val="18"/>
                <w:szCs w:val="18"/>
              </w:rPr>
              <w:t>Thông tin xác thực do Quản trị hệ thống cấu hình ở UC73; cơ chế bảo mật chi tiết — SDS chốt.</w:t>
            </w:r>
          </w:p>
        </w:tc>
      </w:tr>
      <w:tr w14:paraId="632D4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BCB39CF">
            <w:pPr>
              <w:spacing w:after="0" w:line="240" w:lineRule="auto"/>
            </w:pPr>
            <w:r>
              <w:rPr>
                <w:b/>
                <w:sz w:val="18"/>
                <w:szCs w:val="18"/>
              </w:rPr>
              <w:t>Dữ liệu chính</w:t>
            </w:r>
          </w:p>
        </w:tc>
        <w:tc>
          <w:tcPr>
            <w:tcW w:w="6800" w:type="dxa"/>
          </w:tcPr>
          <w:p w14:paraId="2C053B7F">
            <w:pPr>
              <w:spacing w:after="0" w:line="240" w:lineRule="auto"/>
            </w:pPr>
            <w:r>
              <w:rPr>
                <w:sz w:val="18"/>
                <w:szCs w:val="18"/>
              </w:rPr>
              <w:t>Tệp, mã tham chiếu tệp, quyền truy cập.</w:t>
            </w:r>
          </w:p>
        </w:tc>
      </w:tr>
      <w:tr w14:paraId="0B36F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872BCB7">
            <w:pPr>
              <w:spacing w:after="0" w:line="240" w:lineRule="auto"/>
            </w:pPr>
            <w:r>
              <w:rPr>
                <w:b/>
                <w:sz w:val="18"/>
                <w:szCs w:val="18"/>
              </w:rPr>
              <w:t>Tác động nghiệp vụ</w:t>
            </w:r>
          </w:p>
        </w:tc>
        <w:tc>
          <w:tcPr>
            <w:tcW w:w="6800" w:type="dxa"/>
          </w:tcPr>
          <w:p w14:paraId="247F135D">
            <w:pPr>
              <w:spacing w:after="0" w:line="240" w:lineRule="auto"/>
            </w:pPr>
            <w:r>
              <w:rPr>
                <w:sz w:val="18"/>
                <w:szCs w:val="18"/>
              </w:rPr>
              <w:t>Tải lên thất bại không đánh dấu hồ sơ đã lưu đủ (UC15); tệp không tự chứng minh giao dịch. Phù hợp quy tắc IV.1: dịch vụ ngoài không tự tạo, sửa hay chứng minh giao dịch nghiệp vụ.</w:t>
            </w:r>
          </w:p>
        </w:tc>
      </w:tr>
      <w:tr w14:paraId="69DCF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8A56410">
            <w:pPr>
              <w:spacing w:after="0" w:line="240" w:lineRule="auto"/>
            </w:pPr>
            <w:r>
              <w:rPr>
                <w:b/>
                <w:sz w:val="18"/>
                <w:szCs w:val="18"/>
              </w:rPr>
              <w:t>UC liên quan</w:t>
            </w:r>
          </w:p>
        </w:tc>
        <w:tc>
          <w:tcPr>
            <w:tcW w:w="6800" w:type="dxa"/>
          </w:tcPr>
          <w:p w14:paraId="3A3B8229">
            <w:pPr>
              <w:spacing w:after="0" w:line="240" w:lineRule="auto"/>
            </w:pPr>
            <w:r>
              <w:rPr>
                <w:sz w:val="18"/>
                <w:szCs w:val="18"/>
              </w:rPr>
              <w:t xml:space="preserve">UC15, UC18,</w:t>
            </w:r>
            <w:ins w:id="3236" w:author="Claude" w:date="2026-10-08T00:00:00Z">
              <w:r>
                <w:rPr>
                  <w:sz w:val="18"/>
                  <w:szCs w:val="18"/>
                </w:rPr>
                <w:t xml:space="preserve"> UC23,</w:t>
              </w:r>
            </w:ins>
            <w:r>
              <w:rPr>
                <w:sz w:val="18"/>
                <w:szCs w:val="18"/>
              </w:rPr>
              <w:t xml:space="preserve"> UC26, UC31, UC32, UC40, UC48, </w:t>
            </w:r>
            <w:ins w:id="3235" w:author="Claude" w:date="2026-10-08T00:00:00Z">
              <w:r>
                <w:rPr>
                  <w:sz w:val="18"/>
                  <w:szCs w:val="18"/>
                </w:rPr>
                <w:t xml:space="preserve">UC51, </w:t>
              </w:r>
            </w:ins>
            <w:r>
              <w:rPr>
                <w:sz w:val="18"/>
                <w:szCs w:val="18"/>
              </w:rPr>
              <w:t xml:space="preserve">UC52, </w:t>
            </w:r>
            <w:del w:id="3233" w:author="Claude" w:date="2026-10-08T00:00:00Z">
              <w:r>
                <w:rPr>
                  <w:sz w:val="18"/>
                  <w:szCs w:val="18"/>
                </w:rPr>
                <w:delText xml:space="preserve">UC73</w:delText>
              </w:r>
            </w:del>
            <w:ins w:id="3234" w:author="Claude" w:date="2026-10-08T00:00:00Z">
              <w:r>
                <w:rPr>
                  <w:sz w:val="18"/>
                  <w:szCs w:val="18"/>
                </w:rPr>
                <w:t xml:space="preserve">UC73, UC76</w:t>
              </w:r>
            </w:ins>
          </w:p>
        </w:tc>
      </w:tr>
    </w:tbl>
    <w:p w14:paraId="79928747">
      <w:pPr>
        <w:spacing w:after="40"/>
      </w:pPr>
    </w:p>
    <w:p w14:paraId="53623CAF">
      <w:pPr>
        <w:pStyle w:val="4"/>
        <w:keepNext/>
      </w:pPr>
      <w:bookmarkStart w:id="392" w:name="_Toc12551"/>
      <w:bookmarkStart w:id="393" w:name="_Toc12353"/>
      <w:r>
        <w:t>14.7 API-07 Đồng bộ hồ sơ truy xuất</w:t>
      </w:r>
      <w:bookmarkEnd w:id="392"/>
      <w:bookmarkEnd w:id="393"/>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3112F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1C7FA27C">
            <w:pPr>
              <w:spacing w:after="0" w:line="240" w:lineRule="auto"/>
            </w:pPr>
            <w:r>
              <w:rPr>
                <w:b/>
                <w:sz w:val="18"/>
                <w:szCs w:val="18"/>
              </w:rPr>
              <w:t>Field</w:t>
            </w:r>
          </w:p>
        </w:tc>
        <w:tc>
          <w:tcPr>
            <w:tcW w:w="6800" w:type="dxa"/>
            <w:shd w:val="clear" w:color="auto" w:fill="DCE6F1"/>
          </w:tcPr>
          <w:p w14:paraId="0507D1C1">
            <w:pPr>
              <w:spacing w:after="0" w:line="240" w:lineRule="auto"/>
            </w:pPr>
            <w:r>
              <w:rPr>
                <w:b/>
                <w:sz w:val="18"/>
                <w:szCs w:val="18"/>
              </w:rPr>
              <w:t>Value</w:t>
            </w:r>
          </w:p>
        </w:tc>
      </w:tr>
      <w:tr w14:paraId="7C72E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4920CA8">
            <w:pPr>
              <w:spacing w:after="0" w:line="240" w:lineRule="auto"/>
            </w:pPr>
            <w:r>
              <w:rPr>
                <w:b/>
                <w:sz w:val="18"/>
                <w:szCs w:val="18"/>
              </w:rPr>
              <w:t>URL</w:t>
            </w:r>
          </w:p>
        </w:tc>
        <w:tc>
          <w:tcPr>
            <w:tcW w:w="6800" w:type="dxa"/>
          </w:tcPr>
          <w:p w14:paraId="5028BC51">
            <w:pPr>
              <w:spacing w:after="0" w:line="240" w:lineRule="auto"/>
            </w:pPr>
            <w:r>
              <w:rPr>
                <w:sz w:val="18"/>
                <w:szCs w:val="18"/>
              </w:rPr>
              <w:t>Do nhà cung cấp quy định; địa chỉ và tham số — SDS chốt.</w:t>
            </w:r>
          </w:p>
        </w:tc>
      </w:tr>
      <w:tr w14:paraId="3EA30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03C4D5C">
            <w:pPr>
              <w:spacing w:after="0" w:line="240" w:lineRule="auto"/>
            </w:pPr>
            <w:r>
              <w:rPr>
                <w:b/>
                <w:sz w:val="18"/>
                <w:szCs w:val="18"/>
              </w:rPr>
              <w:t>Hướng</w:t>
            </w:r>
          </w:p>
        </w:tc>
        <w:tc>
          <w:tcPr>
            <w:tcW w:w="6800" w:type="dxa"/>
          </w:tcPr>
          <w:p w14:paraId="38934E83">
            <w:pPr>
              <w:spacing w:after="0" w:line="240" w:lineRule="auto"/>
            </w:pPr>
            <w:r>
              <w:rPr>
                <w:sz w:val="18"/>
                <w:szCs w:val="18"/>
              </w:rPr>
              <w:t>OMTS gọi ra</w:t>
            </w:r>
          </w:p>
        </w:tc>
      </w:tr>
      <w:tr w14:paraId="652F5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9CA4EC0">
            <w:pPr>
              <w:spacing w:after="0" w:line="240" w:lineRule="auto"/>
            </w:pPr>
            <w:r>
              <w:rPr>
                <w:b/>
                <w:sz w:val="18"/>
                <w:szCs w:val="18"/>
              </w:rPr>
              <w:t>Hệ thống ngoài</w:t>
            </w:r>
          </w:p>
        </w:tc>
        <w:tc>
          <w:tcPr>
            <w:tcW w:w="6800" w:type="dxa"/>
          </w:tcPr>
          <w:p w14:paraId="54DA6084">
            <w:pPr>
              <w:spacing w:after="0" w:line="240" w:lineRule="auto"/>
            </w:pPr>
            <w:r>
              <w:rPr>
                <w:sz w:val="18"/>
                <w:szCs w:val="18"/>
              </w:rPr>
              <w:t>Cổng truy xuất quốc gia</w:t>
            </w:r>
          </w:p>
        </w:tc>
      </w:tr>
      <w:tr w14:paraId="6A251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398F03A">
            <w:pPr>
              <w:spacing w:after="0" w:line="240" w:lineRule="auto"/>
            </w:pPr>
            <w:r>
              <w:rPr>
                <w:b/>
                <w:sz w:val="18"/>
                <w:szCs w:val="18"/>
              </w:rPr>
              <w:t>Purpose</w:t>
            </w:r>
          </w:p>
        </w:tc>
        <w:tc>
          <w:tcPr>
            <w:tcW w:w="6800" w:type="dxa"/>
          </w:tcPr>
          <w:p w14:paraId="1999B4B9">
            <w:pPr>
              <w:spacing w:after="0" w:line="240" w:lineRule="auto"/>
            </w:pPr>
            <w:r>
              <w:rPr>
                <w:sz w:val="18"/>
                <w:szCs w:val="18"/>
              </w:rPr>
              <w:t>Đồng bộ hồ sơ truy xuất đủ điều kiện của lô lên cổng quốc gia khi có kết nối và chứng thư chính thức.</w:t>
            </w:r>
          </w:p>
        </w:tc>
      </w:tr>
      <w:tr w14:paraId="51E3C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E059A59">
            <w:pPr>
              <w:spacing w:after="0" w:line="240" w:lineRule="auto"/>
            </w:pPr>
            <w:r>
              <w:rPr>
                <w:b/>
                <w:sz w:val="18"/>
                <w:szCs w:val="18"/>
              </w:rPr>
              <w:t>Caller</w:t>
            </w:r>
          </w:p>
        </w:tc>
        <w:tc>
          <w:tcPr>
            <w:tcW w:w="6800" w:type="dxa"/>
          </w:tcPr>
          <w:p w14:paraId="6311D9C4">
            <w:pPr>
              <w:spacing w:after="0" w:line="240" w:lineRule="auto"/>
            </w:pPr>
            <w:r>
              <w:rPr>
                <w:sz w:val="18"/>
                <w:szCs w:val="18"/>
              </w:rPr>
              <w:t>OMTS (UC41)</w:t>
            </w:r>
          </w:p>
        </w:tc>
      </w:tr>
      <w:tr w14:paraId="4A8E5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47BC72F">
            <w:pPr>
              <w:spacing w:after="0" w:line="240" w:lineRule="auto"/>
            </w:pPr>
            <w:r>
              <w:rPr>
                <w:b/>
                <w:sz w:val="18"/>
                <w:szCs w:val="18"/>
              </w:rPr>
              <w:t>Auth</w:t>
            </w:r>
          </w:p>
        </w:tc>
        <w:tc>
          <w:tcPr>
            <w:tcW w:w="6800" w:type="dxa"/>
          </w:tcPr>
          <w:p w14:paraId="6CE6265A">
            <w:pPr>
              <w:spacing w:after="0" w:line="240" w:lineRule="auto"/>
            </w:pPr>
            <w:r>
              <w:rPr>
                <w:sz w:val="18"/>
                <w:szCs w:val="18"/>
              </w:rPr>
              <w:t>Thông tin xác thực do Quản trị hệ thống cấu hình ở UC73; cơ chế bảo mật chi tiết — SDS chốt.</w:t>
            </w:r>
          </w:p>
        </w:tc>
      </w:tr>
      <w:tr w14:paraId="54393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445F603">
            <w:pPr>
              <w:spacing w:after="0" w:line="240" w:lineRule="auto"/>
            </w:pPr>
            <w:r>
              <w:rPr>
                <w:b/>
                <w:sz w:val="18"/>
                <w:szCs w:val="18"/>
              </w:rPr>
              <w:t>Dữ liệu chính</w:t>
            </w:r>
          </w:p>
        </w:tc>
        <w:tc>
          <w:tcPr>
            <w:tcW w:w="6800" w:type="dxa"/>
          </w:tcPr>
          <w:p w14:paraId="26E80C96">
            <w:pPr>
              <w:spacing w:after="0" w:line="240" w:lineRule="auto"/>
            </w:pPr>
            <w:r>
              <w:rPr>
                <w:sz w:val="18"/>
                <w:szCs w:val="18"/>
              </w:rPr>
              <w:t>Hồ sơ truy xuất đã công bố, phiên bản, kết quả đồng bộ.</w:t>
            </w:r>
          </w:p>
        </w:tc>
      </w:tr>
      <w:tr w14:paraId="7B2A1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EE6A6F3">
            <w:pPr>
              <w:spacing w:after="0" w:line="240" w:lineRule="auto"/>
            </w:pPr>
            <w:r>
              <w:rPr>
                <w:b/>
                <w:sz w:val="18"/>
                <w:szCs w:val="18"/>
              </w:rPr>
              <w:t>Tác động nghiệp vụ</w:t>
            </w:r>
          </w:p>
        </w:tc>
        <w:tc>
          <w:tcPr>
            <w:tcW w:w="6800" w:type="dxa"/>
          </w:tcPr>
          <w:p w14:paraId="5C22F647">
            <w:pPr>
              <w:spacing w:after="0" w:line="240" w:lineRule="auto"/>
            </w:pPr>
            <w:r>
              <w:rPr>
                <w:sz w:val="18"/>
                <w:szCs w:val="18"/>
              </w:rPr>
              <w:t>Chỉ đồng bộ bản đã công bố; lỗi hoặc cổng không sẵn sàng không xóa hay đổi hồ sơ nội bộ. Giao tiếp chờ API/tài khoản chính thức. Phù hợp quy tắc IV.1: dịch vụ ngoài không tự tạo, sửa hay chứng minh giao dịch nghiệp vụ.</w:t>
            </w:r>
          </w:p>
        </w:tc>
      </w:tr>
      <w:tr w14:paraId="39818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BDD37DB">
            <w:pPr>
              <w:spacing w:after="0" w:line="240" w:lineRule="auto"/>
            </w:pPr>
            <w:r>
              <w:rPr>
                <w:b/>
                <w:sz w:val="18"/>
                <w:szCs w:val="18"/>
              </w:rPr>
              <w:t>UC liên quan</w:t>
            </w:r>
          </w:p>
        </w:tc>
        <w:tc>
          <w:tcPr>
            <w:tcW w:w="6800" w:type="dxa"/>
          </w:tcPr>
          <w:p w14:paraId="09191608">
            <w:pPr>
              <w:spacing w:after="0" w:line="240" w:lineRule="auto"/>
            </w:pPr>
            <w:r>
              <w:rPr>
                <w:sz w:val="18"/>
                <w:szCs w:val="18"/>
              </w:rPr>
              <w:t>UC41, UC73</w:t>
            </w:r>
          </w:p>
        </w:tc>
      </w:tr>
    </w:tbl>
    <w:p w14:paraId="62510E9B">
      <w:pPr>
        <w:spacing w:after="40"/>
      </w:pPr>
    </w:p>
    <w:p w14:paraId="5DC2217E">
      <w:pPr>
        <w:pStyle w:val="4"/>
        <w:keepNext/>
      </w:pPr>
      <w:bookmarkStart w:id="394" w:name="_Toc31137"/>
      <w:bookmarkStart w:id="395" w:name="_Toc32729"/>
      <w:r>
        <w:t>14.8 API-08 Nhận trạng thái gửi từ nhà cung cấp</w:t>
      </w:r>
      <w:bookmarkEnd w:id="394"/>
      <w:bookmarkEnd w:id="395"/>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7B434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3E4B8BD8">
            <w:pPr>
              <w:spacing w:after="0" w:line="240" w:lineRule="auto"/>
            </w:pPr>
            <w:r>
              <w:rPr>
                <w:b/>
                <w:sz w:val="18"/>
                <w:szCs w:val="18"/>
              </w:rPr>
              <w:t>Field</w:t>
            </w:r>
          </w:p>
        </w:tc>
        <w:tc>
          <w:tcPr>
            <w:tcW w:w="6800" w:type="dxa"/>
            <w:shd w:val="clear" w:color="auto" w:fill="DCE6F1"/>
          </w:tcPr>
          <w:p w14:paraId="378F6F96">
            <w:pPr>
              <w:spacing w:after="0" w:line="240" w:lineRule="auto"/>
            </w:pPr>
            <w:r>
              <w:rPr>
                <w:b/>
                <w:sz w:val="18"/>
                <w:szCs w:val="18"/>
              </w:rPr>
              <w:t>Value</w:t>
            </w:r>
          </w:p>
        </w:tc>
      </w:tr>
      <w:tr w14:paraId="15FA8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4BC5694">
            <w:pPr>
              <w:spacing w:after="0" w:line="240" w:lineRule="auto"/>
            </w:pPr>
            <w:r>
              <w:rPr>
                <w:b/>
                <w:sz w:val="18"/>
                <w:szCs w:val="18"/>
              </w:rPr>
              <w:t>URL</w:t>
            </w:r>
          </w:p>
        </w:tc>
        <w:tc>
          <w:tcPr>
            <w:tcW w:w="6800" w:type="dxa"/>
          </w:tcPr>
          <w:p w14:paraId="17048B8C">
            <w:pPr>
              <w:spacing w:after="0" w:line="240" w:lineRule="auto"/>
            </w:pPr>
            <w:r>
              <w:rPr>
                <w:sz w:val="18"/>
                <w:szCs w:val="18"/>
              </w:rPr>
              <w:t>OMTS cung cấp điểm nhận; đường dẫn mẫu: &lt;base&gt;/… — SDS chốt.</w:t>
            </w:r>
          </w:p>
        </w:tc>
      </w:tr>
      <w:tr w14:paraId="4269F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E6B42A2">
            <w:pPr>
              <w:spacing w:after="0" w:line="240" w:lineRule="auto"/>
            </w:pPr>
            <w:r>
              <w:rPr>
                <w:b/>
                <w:sz w:val="18"/>
                <w:szCs w:val="18"/>
              </w:rPr>
              <w:t>Hướng</w:t>
            </w:r>
          </w:p>
        </w:tc>
        <w:tc>
          <w:tcPr>
            <w:tcW w:w="6800" w:type="dxa"/>
          </w:tcPr>
          <w:p w14:paraId="0B90375B">
            <w:pPr>
              <w:spacing w:after="0" w:line="240" w:lineRule="auto"/>
            </w:pPr>
            <w:r>
              <w:rPr>
                <w:sz w:val="18"/>
                <w:szCs w:val="18"/>
              </w:rPr>
              <w:t>Gọi vào OMTS</w:t>
            </w:r>
          </w:p>
        </w:tc>
      </w:tr>
      <w:tr w14:paraId="64D59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CA8EA16">
            <w:pPr>
              <w:spacing w:after="0" w:line="240" w:lineRule="auto"/>
            </w:pPr>
            <w:r>
              <w:rPr>
                <w:b/>
                <w:sz w:val="18"/>
                <w:szCs w:val="18"/>
              </w:rPr>
              <w:t>Hệ thống ngoài</w:t>
            </w:r>
          </w:p>
        </w:tc>
        <w:tc>
          <w:tcPr>
            <w:tcW w:w="6800" w:type="dxa"/>
          </w:tcPr>
          <w:p w14:paraId="0E3C50BE">
            <w:pPr>
              <w:spacing w:after="0" w:line="240" w:lineRule="auto"/>
            </w:pPr>
            <w:r>
              <w:rPr>
                <w:sz w:val="18"/>
                <w:szCs w:val="18"/>
              </w:rPr>
              <w:t>Dịch vụ email, Zalo OA, Dịch vụ SMS, thông báo đẩy</w:t>
            </w:r>
          </w:p>
        </w:tc>
      </w:tr>
      <w:tr w14:paraId="49809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550F64A">
            <w:pPr>
              <w:spacing w:after="0" w:line="240" w:lineRule="auto"/>
            </w:pPr>
            <w:r>
              <w:rPr>
                <w:b/>
                <w:sz w:val="18"/>
                <w:szCs w:val="18"/>
              </w:rPr>
              <w:t>Purpose</w:t>
            </w:r>
          </w:p>
        </w:tc>
        <w:tc>
          <w:tcPr>
            <w:tcW w:w="6800" w:type="dxa"/>
          </w:tcPr>
          <w:p w14:paraId="1A262741">
            <w:pPr>
              <w:spacing w:after="0" w:line="240" w:lineRule="auto"/>
            </w:pPr>
            <w:r>
              <w:rPr>
                <w:sz w:val="18"/>
                <w:szCs w:val="18"/>
              </w:rPr>
              <w:t>Nhận callback trạng thái từng lần gửi để hiển thị ở UC71.</w:t>
            </w:r>
          </w:p>
        </w:tc>
      </w:tr>
      <w:tr w14:paraId="1DA9E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05F2874">
            <w:pPr>
              <w:spacing w:after="0" w:line="240" w:lineRule="auto"/>
            </w:pPr>
            <w:r>
              <w:rPr>
                <w:b/>
                <w:sz w:val="18"/>
                <w:szCs w:val="18"/>
              </w:rPr>
              <w:t>Caller</w:t>
            </w:r>
          </w:p>
        </w:tc>
        <w:tc>
          <w:tcPr>
            <w:tcW w:w="6800" w:type="dxa"/>
          </w:tcPr>
          <w:p w14:paraId="74ABDD1E">
            <w:pPr>
              <w:spacing w:after="0" w:line="240" w:lineRule="auto"/>
            </w:pPr>
            <w:r>
              <w:rPr>
                <w:sz w:val="18"/>
                <w:szCs w:val="18"/>
              </w:rPr>
              <w:t>Nhà cung cấp email, Zalo OA, SMS, thông báo đẩy</w:t>
            </w:r>
          </w:p>
        </w:tc>
      </w:tr>
      <w:tr w14:paraId="6C57B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FAF14D9">
            <w:pPr>
              <w:spacing w:after="0" w:line="240" w:lineRule="auto"/>
            </w:pPr>
            <w:r>
              <w:rPr>
                <w:b/>
                <w:sz w:val="18"/>
                <w:szCs w:val="18"/>
              </w:rPr>
              <w:t>Auth</w:t>
            </w:r>
          </w:p>
        </w:tc>
        <w:tc>
          <w:tcPr>
            <w:tcW w:w="6800" w:type="dxa"/>
          </w:tcPr>
          <w:p w14:paraId="5F17203F">
            <w:pPr>
              <w:spacing w:after="0" w:line="240" w:lineRule="auto"/>
            </w:pPr>
            <w:r>
              <w:rPr>
                <w:sz w:val="18"/>
                <w:szCs w:val="18"/>
              </w:rPr>
              <w:t>Thông tin xác thực do Quản trị hệ thống cấu hình ở UC73; cơ chế bảo mật chi tiết — SDS chốt.</w:t>
            </w:r>
          </w:p>
        </w:tc>
      </w:tr>
      <w:tr w14:paraId="723C8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698835A">
            <w:pPr>
              <w:spacing w:after="0" w:line="240" w:lineRule="auto"/>
            </w:pPr>
            <w:r>
              <w:rPr>
                <w:b/>
                <w:sz w:val="18"/>
                <w:szCs w:val="18"/>
              </w:rPr>
              <w:t>Dữ liệu chính</w:t>
            </w:r>
          </w:p>
        </w:tc>
        <w:tc>
          <w:tcPr>
            <w:tcW w:w="6800" w:type="dxa"/>
          </w:tcPr>
          <w:p w14:paraId="5A9AF6D9">
            <w:pPr>
              <w:spacing w:after="0" w:line="240" w:lineRule="auto"/>
            </w:pPr>
            <w:r>
              <w:rPr>
                <w:sz w:val="18"/>
                <w:szCs w:val="18"/>
              </w:rPr>
              <w:t>Mã lần gửi, trạng thái nhà cung cấp, thời điểm.</w:t>
            </w:r>
          </w:p>
        </w:tc>
      </w:tr>
      <w:tr w14:paraId="7D890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F25EE8E">
            <w:pPr>
              <w:spacing w:after="0" w:line="240" w:lineRule="auto"/>
            </w:pPr>
            <w:r>
              <w:rPr>
                <w:b/>
                <w:sz w:val="18"/>
                <w:szCs w:val="18"/>
              </w:rPr>
              <w:t>Tác động nghiệp vụ</w:t>
            </w:r>
          </w:p>
        </w:tc>
        <w:tc>
          <w:tcPr>
            <w:tcW w:w="6800" w:type="dxa"/>
          </w:tcPr>
          <w:p w14:paraId="698A826A">
            <w:pPr>
              <w:spacing w:after="0" w:line="240" w:lineRule="auto"/>
            </w:pPr>
            <w:r>
              <w:rPr>
                <w:sz w:val="18"/>
                <w:szCs w:val="18"/>
              </w:rPr>
              <w:t>Chỉ cập nhật trạng thái lần gửi (UC71); không tạo, sửa hay chứng minh giao dịch bán/thanh toán. Phù hợp quy tắc IV.1: dịch vụ ngoài không tự tạo, sửa hay chứng minh giao dịch nghiệp vụ.</w:t>
            </w:r>
          </w:p>
        </w:tc>
      </w:tr>
      <w:tr w14:paraId="1DAC5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2BFBC00">
            <w:pPr>
              <w:spacing w:after="0" w:line="240" w:lineRule="auto"/>
            </w:pPr>
            <w:r>
              <w:rPr>
                <w:b/>
                <w:sz w:val="18"/>
                <w:szCs w:val="18"/>
              </w:rPr>
              <w:t>UC liên quan</w:t>
            </w:r>
          </w:p>
        </w:tc>
        <w:tc>
          <w:tcPr>
            <w:tcW w:w="6800" w:type="dxa"/>
          </w:tcPr>
          <w:p w14:paraId="117831C1">
            <w:pPr>
              <w:spacing w:after="0" w:line="240" w:lineRule="auto"/>
            </w:pPr>
            <w:r>
              <w:rPr>
                <w:sz w:val="18"/>
                <w:szCs w:val="18"/>
              </w:rPr>
              <w:t>UC70, UC71</w:t>
            </w:r>
          </w:p>
        </w:tc>
      </w:tr>
    </w:tbl>
    <w:p w14:paraId="194540D7">
      <w:pPr>
        <w:spacing w:after="40"/>
      </w:pPr>
    </w:p>
    <w:p w14:paraId="29EB217D">
      <w:pPr>
        <w:pStyle w:val="4"/>
        <w:keepNext/>
      </w:pPr>
      <w:bookmarkStart w:id="396" w:name="_Toc20176"/>
      <w:bookmarkStart w:id="397" w:name="_Toc26553"/>
      <w:r>
        <w:t>14.9 API-09 Nhận tin yêu cầu mua từ Zalo OA</w:t>
      </w:r>
      <w:bookmarkEnd w:id="396"/>
      <w:bookmarkEnd w:id="397"/>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00E53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0892B06D">
            <w:pPr>
              <w:spacing w:after="0" w:line="240" w:lineRule="auto"/>
            </w:pPr>
            <w:r>
              <w:rPr>
                <w:b/>
                <w:sz w:val="18"/>
                <w:szCs w:val="18"/>
              </w:rPr>
              <w:t>Field</w:t>
            </w:r>
          </w:p>
        </w:tc>
        <w:tc>
          <w:tcPr>
            <w:tcW w:w="6800" w:type="dxa"/>
            <w:shd w:val="clear" w:color="auto" w:fill="DCE6F1"/>
          </w:tcPr>
          <w:p w14:paraId="27B7A851">
            <w:pPr>
              <w:spacing w:after="0" w:line="240" w:lineRule="auto"/>
            </w:pPr>
            <w:r>
              <w:rPr>
                <w:b/>
                <w:sz w:val="18"/>
                <w:szCs w:val="18"/>
              </w:rPr>
              <w:t>Value</w:t>
            </w:r>
          </w:p>
        </w:tc>
      </w:tr>
      <w:tr w14:paraId="5558C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EA336DB">
            <w:pPr>
              <w:spacing w:after="0" w:line="240" w:lineRule="auto"/>
            </w:pPr>
            <w:r>
              <w:rPr>
                <w:b/>
                <w:sz w:val="18"/>
                <w:szCs w:val="18"/>
              </w:rPr>
              <w:t>URL</w:t>
            </w:r>
          </w:p>
        </w:tc>
        <w:tc>
          <w:tcPr>
            <w:tcW w:w="6800" w:type="dxa"/>
          </w:tcPr>
          <w:p w14:paraId="79B2ED8F">
            <w:pPr>
              <w:spacing w:after="0" w:line="240" w:lineRule="auto"/>
            </w:pPr>
            <w:r>
              <w:rPr>
                <w:sz w:val="18"/>
                <w:szCs w:val="18"/>
              </w:rPr>
              <w:t>OMTS cung cấp điểm nhận; đường dẫn mẫu: &lt;base&gt;/… — SDS chốt.</w:t>
            </w:r>
          </w:p>
        </w:tc>
      </w:tr>
      <w:tr w14:paraId="6C5ED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8DE34CE">
            <w:pPr>
              <w:spacing w:after="0" w:line="240" w:lineRule="auto"/>
            </w:pPr>
            <w:r>
              <w:rPr>
                <w:b/>
                <w:sz w:val="18"/>
                <w:szCs w:val="18"/>
              </w:rPr>
              <w:t>Hướng</w:t>
            </w:r>
          </w:p>
        </w:tc>
        <w:tc>
          <w:tcPr>
            <w:tcW w:w="6800" w:type="dxa"/>
          </w:tcPr>
          <w:p w14:paraId="730128B4">
            <w:pPr>
              <w:spacing w:after="0" w:line="240" w:lineRule="auto"/>
            </w:pPr>
            <w:r>
              <w:rPr>
                <w:sz w:val="18"/>
                <w:szCs w:val="18"/>
              </w:rPr>
              <w:t>Gọi vào OMTS</w:t>
            </w:r>
          </w:p>
        </w:tc>
      </w:tr>
      <w:tr w14:paraId="1D552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64C05B0">
            <w:pPr>
              <w:spacing w:after="0" w:line="240" w:lineRule="auto"/>
            </w:pPr>
            <w:r>
              <w:rPr>
                <w:b/>
                <w:sz w:val="18"/>
                <w:szCs w:val="18"/>
              </w:rPr>
              <w:t>Hệ thống ngoài</w:t>
            </w:r>
          </w:p>
        </w:tc>
        <w:tc>
          <w:tcPr>
            <w:tcW w:w="6800" w:type="dxa"/>
          </w:tcPr>
          <w:p w14:paraId="27C23016">
            <w:pPr>
              <w:spacing w:after="0" w:line="240" w:lineRule="auto"/>
            </w:pPr>
            <w:r>
              <w:rPr>
                <w:sz w:val="18"/>
                <w:szCs w:val="18"/>
              </w:rPr>
              <w:t>Zalo OA</w:t>
            </w:r>
          </w:p>
        </w:tc>
      </w:tr>
      <w:tr w14:paraId="504D8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C96F5B5">
            <w:pPr>
              <w:spacing w:after="0" w:line="240" w:lineRule="auto"/>
            </w:pPr>
            <w:r>
              <w:rPr>
                <w:b/>
                <w:sz w:val="18"/>
                <w:szCs w:val="18"/>
              </w:rPr>
              <w:t>Purpose</w:t>
            </w:r>
          </w:p>
        </w:tc>
        <w:tc>
          <w:tcPr>
            <w:tcW w:w="6800" w:type="dxa"/>
          </w:tcPr>
          <w:p w14:paraId="517BA248">
            <w:pPr>
              <w:spacing w:after="0" w:line="240" w:lineRule="auto"/>
            </w:pPr>
            <w:r>
              <w:rPr>
                <w:sz w:val="18"/>
                <w:szCs w:val="18"/>
              </w:rPr>
              <w:t>Nhận tin nhắn của thương lái chưa có tài khoản để Chủ HTX đối chiếu hồ sơ khách và ghi thành yêu cầu mua. OMTS ghép tin với hồ sơ khách theo tài khoản Zalo đã lưu (mỗi tài khoản Zalo gắn tối đa một khách); không khớp thì Chủ HTX chọn khách có sẵn hoặc tạo mới ở UC42.</w:t>
            </w:r>
          </w:p>
        </w:tc>
      </w:tr>
      <w:tr w14:paraId="6C297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C6E83CA">
            <w:pPr>
              <w:spacing w:after="0" w:line="240" w:lineRule="auto"/>
            </w:pPr>
            <w:r>
              <w:rPr>
                <w:b/>
                <w:sz w:val="18"/>
                <w:szCs w:val="18"/>
              </w:rPr>
              <w:t>Caller</w:t>
            </w:r>
          </w:p>
        </w:tc>
        <w:tc>
          <w:tcPr>
            <w:tcW w:w="6800" w:type="dxa"/>
          </w:tcPr>
          <w:p w14:paraId="0FDE8310">
            <w:pPr>
              <w:spacing w:after="0" w:line="240" w:lineRule="auto"/>
            </w:pPr>
            <w:r>
              <w:rPr>
                <w:sz w:val="18"/>
                <w:szCs w:val="18"/>
              </w:rPr>
              <w:t>Zalo OA</w:t>
            </w:r>
          </w:p>
        </w:tc>
      </w:tr>
      <w:tr w14:paraId="1F368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2BF1440">
            <w:pPr>
              <w:spacing w:after="0" w:line="240" w:lineRule="auto"/>
            </w:pPr>
            <w:r>
              <w:rPr>
                <w:b/>
                <w:sz w:val="18"/>
                <w:szCs w:val="18"/>
              </w:rPr>
              <w:t>Auth</w:t>
            </w:r>
          </w:p>
        </w:tc>
        <w:tc>
          <w:tcPr>
            <w:tcW w:w="6800" w:type="dxa"/>
          </w:tcPr>
          <w:p w14:paraId="0CA962AF">
            <w:pPr>
              <w:spacing w:after="0" w:line="240" w:lineRule="auto"/>
            </w:pPr>
            <w:r>
              <w:rPr>
                <w:sz w:val="18"/>
                <w:szCs w:val="18"/>
              </w:rPr>
              <w:t>Thông tin xác thực do Quản trị hệ thống cấu hình ở UC73; cơ chế bảo mật chi tiết — SDS chốt.</w:t>
            </w:r>
          </w:p>
        </w:tc>
      </w:tr>
      <w:tr w14:paraId="6D92A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52D160E">
            <w:pPr>
              <w:spacing w:after="0" w:line="240" w:lineRule="auto"/>
            </w:pPr>
            <w:r>
              <w:rPr>
                <w:b/>
                <w:sz w:val="18"/>
                <w:szCs w:val="18"/>
              </w:rPr>
              <w:t>Dữ liệu chính</w:t>
            </w:r>
          </w:p>
        </w:tc>
        <w:tc>
          <w:tcPr>
            <w:tcW w:w="6800" w:type="dxa"/>
          </w:tcPr>
          <w:p w14:paraId="0D507DD9">
            <w:pPr>
              <w:spacing w:after="0" w:line="240" w:lineRule="auto"/>
            </w:pPr>
            <w:r>
              <w:rPr>
                <w:sz w:val="18"/>
                <w:szCs w:val="18"/>
              </w:rPr>
              <w:t>Mã người gửi Zalo, nội dung tin (sản phẩm, lượng cần).</w:t>
            </w:r>
          </w:p>
        </w:tc>
      </w:tr>
      <w:tr w14:paraId="06812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B296D08">
            <w:pPr>
              <w:spacing w:after="0" w:line="240" w:lineRule="auto"/>
            </w:pPr>
            <w:r>
              <w:rPr>
                <w:b/>
                <w:sz w:val="18"/>
                <w:szCs w:val="18"/>
              </w:rPr>
              <w:t>Tác động nghiệp vụ</w:t>
            </w:r>
          </w:p>
        </w:tc>
        <w:tc>
          <w:tcPr>
            <w:tcW w:w="6800" w:type="dxa"/>
          </w:tcPr>
          <w:p w14:paraId="48DD7F76">
            <w:pPr>
              <w:spacing w:after="0" w:line="240" w:lineRule="auto"/>
            </w:pPr>
            <w:r>
              <w:rPr>
                <w:sz w:val="18"/>
                <w:szCs w:val="18"/>
              </w:rPr>
              <w:t>Tin Zalo chỉ tạo yêu cầu chờ Chủ HTX xét (UC44), không tự tạo đơn hay giá; tin được lưu làm căn cứ (UC43). Phù hợp quy tắc IV.1: dịch vụ ngoài không tự tạo, sửa hay chứng minh giao dịch nghiệp vụ.</w:t>
            </w:r>
          </w:p>
        </w:tc>
      </w:tr>
      <w:tr w14:paraId="3FE93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A1601A2">
            <w:pPr>
              <w:spacing w:after="0" w:line="240" w:lineRule="auto"/>
            </w:pPr>
            <w:r>
              <w:rPr>
                <w:b/>
                <w:sz w:val="18"/>
                <w:szCs w:val="18"/>
              </w:rPr>
              <w:t>UC liên quan</w:t>
            </w:r>
          </w:p>
        </w:tc>
        <w:tc>
          <w:tcPr>
            <w:tcW w:w="6800" w:type="dxa"/>
          </w:tcPr>
          <w:p w14:paraId="488A0279">
            <w:pPr>
              <w:spacing w:after="0" w:line="240" w:lineRule="auto"/>
            </w:pPr>
            <w:r>
              <w:rPr>
                <w:sz w:val="18"/>
                <w:szCs w:val="18"/>
              </w:rPr>
              <w:t>UC43, UC44</w:t>
            </w:r>
          </w:p>
        </w:tc>
      </w:tr>
    </w:tbl>
    <w:p w14:paraId="1CBFCFD9">
      <w:pPr>
        <w:spacing w:after="40"/>
      </w:pPr>
    </w:p>
    <w:p w14:paraId="0C8F186B">
      <w:pPr>
        <w:pStyle w:val="4"/>
        <w:keepNext/>
      </w:pPr>
      <w:bookmarkStart w:id="398" w:name="_Toc24897"/>
      <w:bookmarkStart w:id="399" w:name="_Toc28176"/>
      <w:r>
        <w:t>14.10 API-10 Nhận kết quả đồng bộ từ cổng truy xuất</w:t>
      </w:r>
      <w:bookmarkEnd w:id="398"/>
      <w:bookmarkEnd w:id="399"/>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21DBC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325F6FD0">
            <w:pPr>
              <w:spacing w:after="0" w:line="240" w:lineRule="auto"/>
            </w:pPr>
            <w:r>
              <w:rPr>
                <w:b/>
                <w:sz w:val="18"/>
                <w:szCs w:val="18"/>
              </w:rPr>
              <w:t>Field</w:t>
            </w:r>
          </w:p>
        </w:tc>
        <w:tc>
          <w:tcPr>
            <w:tcW w:w="6800" w:type="dxa"/>
            <w:shd w:val="clear" w:color="auto" w:fill="DCE6F1"/>
          </w:tcPr>
          <w:p w14:paraId="7A24F5A3">
            <w:pPr>
              <w:spacing w:after="0" w:line="240" w:lineRule="auto"/>
            </w:pPr>
            <w:r>
              <w:rPr>
                <w:b/>
                <w:sz w:val="18"/>
                <w:szCs w:val="18"/>
              </w:rPr>
              <w:t>Value</w:t>
            </w:r>
          </w:p>
        </w:tc>
      </w:tr>
      <w:tr w14:paraId="33000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17C1678">
            <w:pPr>
              <w:spacing w:after="0" w:line="240" w:lineRule="auto"/>
            </w:pPr>
            <w:r>
              <w:rPr>
                <w:b/>
                <w:sz w:val="18"/>
                <w:szCs w:val="18"/>
              </w:rPr>
              <w:t>URL</w:t>
            </w:r>
          </w:p>
        </w:tc>
        <w:tc>
          <w:tcPr>
            <w:tcW w:w="6800" w:type="dxa"/>
          </w:tcPr>
          <w:p w14:paraId="1B0D795A">
            <w:pPr>
              <w:spacing w:after="0" w:line="240" w:lineRule="auto"/>
            </w:pPr>
            <w:r>
              <w:rPr>
                <w:sz w:val="18"/>
                <w:szCs w:val="18"/>
              </w:rPr>
              <w:t>OMTS cung cấp điểm nhận; đường dẫn mẫu: &lt;base&gt;/… — SDS chốt.</w:t>
            </w:r>
          </w:p>
        </w:tc>
      </w:tr>
      <w:tr w14:paraId="719BC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D02C5E8">
            <w:pPr>
              <w:spacing w:after="0" w:line="240" w:lineRule="auto"/>
            </w:pPr>
            <w:r>
              <w:rPr>
                <w:b/>
                <w:sz w:val="18"/>
                <w:szCs w:val="18"/>
              </w:rPr>
              <w:t>Hướng</w:t>
            </w:r>
          </w:p>
        </w:tc>
        <w:tc>
          <w:tcPr>
            <w:tcW w:w="6800" w:type="dxa"/>
          </w:tcPr>
          <w:p w14:paraId="1F25FE00">
            <w:pPr>
              <w:spacing w:after="0" w:line="240" w:lineRule="auto"/>
            </w:pPr>
            <w:r>
              <w:rPr>
                <w:sz w:val="18"/>
                <w:szCs w:val="18"/>
              </w:rPr>
              <w:t>Gọi vào OMTS</w:t>
            </w:r>
          </w:p>
        </w:tc>
      </w:tr>
      <w:tr w14:paraId="70DE5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5CA5E53">
            <w:pPr>
              <w:spacing w:after="0" w:line="240" w:lineRule="auto"/>
            </w:pPr>
            <w:r>
              <w:rPr>
                <w:b/>
                <w:sz w:val="18"/>
                <w:szCs w:val="18"/>
              </w:rPr>
              <w:t>Hệ thống ngoài</w:t>
            </w:r>
          </w:p>
        </w:tc>
        <w:tc>
          <w:tcPr>
            <w:tcW w:w="6800" w:type="dxa"/>
          </w:tcPr>
          <w:p w14:paraId="24334F72">
            <w:pPr>
              <w:spacing w:after="0" w:line="240" w:lineRule="auto"/>
            </w:pPr>
            <w:r>
              <w:rPr>
                <w:sz w:val="18"/>
                <w:szCs w:val="18"/>
              </w:rPr>
              <w:t>Cổng truy xuất quốc gia</w:t>
            </w:r>
          </w:p>
        </w:tc>
      </w:tr>
      <w:tr w14:paraId="0BAEC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2320E57">
            <w:pPr>
              <w:spacing w:after="0" w:line="240" w:lineRule="auto"/>
            </w:pPr>
            <w:r>
              <w:rPr>
                <w:b/>
                <w:sz w:val="18"/>
                <w:szCs w:val="18"/>
              </w:rPr>
              <w:t>Purpose</w:t>
            </w:r>
          </w:p>
        </w:tc>
        <w:tc>
          <w:tcPr>
            <w:tcW w:w="6800" w:type="dxa"/>
          </w:tcPr>
          <w:p w14:paraId="13EB6987">
            <w:pPr>
              <w:spacing w:after="0" w:line="240" w:lineRule="auto"/>
            </w:pPr>
            <w:r>
              <w:rPr>
                <w:sz w:val="18"/>
                <w:szCs w:val="18"/>
              </w:rPr>
              <w:t>Nhận kết quả xử lý của cổng quốc gia với hồ sơ đã đồng bộ (nếu cổng hỗ trợ phản hồi).</w:t>
            </w:r>
          </w:p>
        </w:tc>
      </w:tr>
      <w:tr w14:paraId="2AE35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D84737B">
            <w:pPr>
              <w:spacing w:after="0" w:line="240" w:lineRule="auto"/>
            </w:pPr>
            <w:r>
              <w:rPr>
                <w:b/>
                <w:sz w:val="18"/>
                <w:szCs w:val="18"/>
              </w:rPr>
              <w:t>Caller</w:t>
            </w:r>
          </w:p>
        </w:tc>
        <w:tc>
          <w:tcPr>
            <w:tcW w:w="6800" w:type="dxa"/>
          </w:tcPr>
          <w:p w14:paraId="31A4896A">
            <w:pPr>
              <w:spacing w:after="0" w:line="240" w:lineRule="auto"/>
            </w:pPr>
            <w:r>
              <w:rPr>
                <w:sz w:val="18"/>
                <w:szCs w:val="18"/>
              </w:rPr>
              <w:t>Cổng truy xuất quốc gia</w:t>
            </w:r>
          </w:p>
        </w:tc>
      </w:tr>
      <w:tr w14:paraId="6F5E3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0BAFF61">
            <w:pPr>
              <w:spacing w:after="0" w:line="240" w:lineRule="auto"/>
            </w:pPr>
            <w:r>
              <w:rPr>
                <w:b/>
                <w:sz w:val="18"/>
                <w:szCs w:val="18"/>
              </w:rPr>
              <w:t>Auth</w:t>
            </w:r>
          </w:p>
        </w:tc>
        <w:tc>
          <w:tcPr>
            <w:tcW w:w="6800" w:type="dxa"/>
          </w:tcPr>
          <w:p w14:paraId="19C5A205">
            <w:pPr>
              <w:spacing w:after="0" w:line="240" w:lineRule="auto"/>
            </w:pPr>
            <w:r>
              <w:rPr>
                <w:sz w:val="18"/>
                <w:szCs w:val="18"/>
              </w:rPr>
              <w:t>Thông tin xác thực do Quản trị hệ thống cấu hình ở UC73; cơ chế bảo mật chi tiết — SDS chốt.</w:t>
            </w:r>
          </w:p>
        </w:tc>
      </w:tr>
      <w:tr w14:paraId="5F758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A492E97">
            <w:pPr>
              <w:spacing w:after="0" w:line="240" w:lineRule="auto"/>
            </w:pPr>
            <w:r>
              <w:rPr>
                <w:b/>
                <w:sz w:val="18"/>
                <w:szCs w:val="18"/>
              </w:rPr>
              <w:t>Dữ liệu chính</w:t>
            </w:r>
          </w:p>
        </w:tc>
        <w:tc>
          <w:tcPr>
            <w:tcW w:w="6800" w:type="dxa"/>
          </w:tcPr>
          <w:p w14:paraId="631276EC">
            <w:pPr>
              <w:spacing w:after="0" w:line="240" w:lineRule="auto"/>
            </w:pPr>
            <w:r>
              <w:rPr>
                <w:sz w:val="18"/>
                <w:szCs w:val="18"/>
              </w:rPr>
              <w:t>Mã hồ sơ, kết quả, thời điểm.</w:t>
            </w:r>
          </w:p>
        </w:tc>
      </w:tr>
      <w:tr w14:paraId="1F60B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74BCE0C">
            <w:pPr>
              <w:spacing w:after="0" w:line="240" w:lineRule="auto"/>
            </w:pPr>
            <w:r>
              <w:rPr>
                <w:b/>
                <w:sz w:val="18"/>
                <w:szCs w:val="18"/>
              </w:rPr>
              <w:t>Tác động nghiệp vụ</w:t>
            </w:r>
          </w:p>
        </w:tc>
        <w:tc>
          <w:tcPr>
            <w:tcW w:w="6800" w:type="dxa"/>
          </w:tcPr>
          <w:p w14:paraId="0A7ACD28">
            <w:pPr>
              <w:spacing w:after="0" w:line="240" w:lineRule="auto"/>
            </w:pPr>
            <w:r>
              <w:rPr>
                <w:sz w:val="18"/>
                <w:szCs w:val="18"/>
              </w:rPr>
              <w:t>Chỉ cập nhật kết quả đồng bộ ở UC41; không đổi nội dung hồ sơ đã công bố. Cơ chế phản hồi chờ xác nhận khi có API chính thức. Phù hợp quy tắc IV.1: dịch vụ ngoài không tự tạo, sửa hay chứng minh giao dịch nghiệp vụ.</w:t>
            </w:r>
          </w:p>
        </w:tc>
      </w:tr>
      <w:tr w14:paraId="215C0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C69047C">
            <w:pPr>
              <w:spacing w:after="0" w:line="240" w:lineRule="auto"/>
            </w:pPr>
            <w:r>
              <w:rPr>
                <w:b/>
                <w:sz w:val="18"/>
                <w:szCs w:val="18"/>
              </w:rPr>
              <w:t>UC liên quan</w:t>
            </w:r>
          </w:p>
        </w:tc>
        <w:tc>
          <w:tcPr>
            <w:tcW w:w="6800" w:type="dxa"/>
          </w:tcPr>
          <w:p w14:paraId="7BEEE977">
            <w:pPr>
              <w:spacing w:after="0" w:line="240" w:lineRule="auto"/>
            </w:pPr>
            <w:r>
              <w:rPr>
                <w:sz w:val="18"/>
                <w:szCs w:val="18"/>
              </w:rPr>
              <w:t>UC41</w:t>
            </w:r>
          </w:p>
        </w:tc>
      </w:tr>
    </w:tbl>
    <w:p w14:paraId="38875556">
      <w:pPr>
        <w:spacing w:after="40"/>
      </w:pPr>
    </w:p>
    <w:p w14:paraId="30B84206">
      <w:pPr>
        <w:pStyle w:val="4"/>
        <w:keepNext/>
      </w:pPr>
      <w:bookmarkStart w:id="400" w:name="_Toc22306"/>
      <w:bookmarkStart w:id="401" w:name="_Toc6994"/>
      <w:r>
        <w:t>14.11 API-11 Nhận dạng chỉ số nước từ ảnh</w:t>
      </w:r>
      <w:bookmarkEnd w:id="400"/>
      <w:bookmarkEnd w:id="401"/>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72250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2F0C8AD1">
            <w:pPr>
              <w:spacing w:after="0" w:line="240" w:lineRule="auto"/>
            </w:pPr>
            <w:r>
              <w:rPr>
                <w:b/>
                <w:sz w:val="18"/>
                <w:szCs w:val="18"/>
              </w:rPr>
              <w:t>Field</w:t>
            </w:r>
          </w:p>
        </w:tc>
        <w:tc>
          <w:tcPr>
            <w:tcW w:w="6800" w:type="dxa"/>
            <w:shd w:val="clear" w:color="auto" w:fill="DCE6F1"/>
          </w:tcPr>
          <w:p w14:paraId="6C9E4193">
            <w:pPr>
              <w:spacing w:after="0" w:line="240" w:lineRule="auto"/>
            </w:pPr>
            <w:r>
              <w:rPr>
                <w:b/>
                <w:sz w:val="18"/>
                <w:szCs w:val="18"/>
              </w:rPr>
              <w:t>Value</w:t>
            </w:r>
          </w:p>
        </w:tc>
      </w:tr>
      <w:tr w14:paraId="7E00B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F081ECC">
            <w:pPr>
              <w:spacing w:after="0" w:line="240" w:lineRule="auto"/>
            </w:pPr>
            <w:r>
              <w:rPr>
                <w:b/>
                <w:sz w:val="18"/>
                <w:szCs w:val="18"/>
              </w:rPr>
              <w:t>URL</w:t>
            </w:r>
          </w:p>
        </w:tc>
        <w:tc>
          <w:tcPr>
            <w:tcW w:w="6800" w:type="dxa"/>
          </w:tcPr>
          <w:p w14:paraId="7A64FE33">
            <w:pPr>
              <w:spacing w:after="0" w:line="240" w:lineRule="auto"/>
            </w:pPr>
            <w:r>
              <w:rPr>
                <w:sz w:val="18"/>
                <w:szCs w:val="18"/>
              </w:rPr>
              <w:t>Do nhà cung cấp quy định; địa chỉ và tham số — SDS chốt.</w:t>
            </w:r>
          </w:p>
        </w:tc>
      </w:tr>
      <w:tr w14:paraId="36164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DBDC838">
            <w:pPr>
              <w:spacing w:after="0" w:line="240" w:lineRule="auto"/>
            </w:pPr>
            <w:r>
              <w:rPr>
                <w:b/>
                <w:sz w:val="18"/>
                <w:szCs w:val="18"/>
              </w:rPr>
              <w:t>Hướng</w:t>
            </w:r>
          </w:p>
        </w:tc>
        <w:tc>
          <w:tcPr>
            <w:tcW w:w="6800" w:type="dxa"/>
          </w:tcPr>
          <w:p w14:paraId="7CDDE206">
            <w:pPr>
              <w:spacing w:after="0" w:line="240" w:lineRule="auto"/>
            </w:pPr>
            <w:r>
              <w:rPr>
                <w:sz w:val="18"/>
                <w:szCs w:val="18"/>
              </w:rPr>
              <w:t>OMTS gọi ra</w:t>
            </w:r>
          </w:p>
        </w:tc>
      </w:tr>
      <w:tr w14:paraId="2435F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BC48025">
            <w:pPr>
              <w:spacing w:after="0" w:line="240" w:lineRule="auto"/>
            </w:pPr>
            <w:r>
              <w:rPr>
                <w:b/>
                <w:sz w:val="18"/>
                <w:szCs w:val="18"/>
              </w:rPr>
              <w:t>Hệ thống ngoài</w:t>
            </w:r>
          </w:p>
        </w:tc>
        <w:tc>
          <w:tcPr>
            <w:tcW w:w="6800" w:type="dxa"/>
          </w:tcPr>
          <w:p w14:paraId="1E564EC5">
            <w:pPr>
              <w:spacing w:after="0" w:line="240" w:lineRule="auto"/>
            </w:pPr>
            <w:r>
              <w:rPr>
                <w:sz w:val="18"/>
                <w:szCs w:val="18"/>
              </w:rPr>
              <w:t>Dịch vụ OCR</w:t>
            </w:r>
          </w:p>
        </w:tc>
      </w:tr>
      <w:tr w14:paraId="00AD3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8BEBF55">
            <w:pPr>
              <w:spacing w:after="0" w:line="240" w:lineRule="auto"/>
            </w:pPr>
            <w:r>
              <w:rPr>
                <w:b/>
                <w:sz w:val="18"/>
                <w:szCs w:val="18"/>
              </w:rPr>
              <w:t>Purpose</w:t>
            </w:r>
          </w:p>
        </w:tc>
        <w:tc>
          <w:tcPr>
            <w:tcW w:w="6800" w:type="dxa"/>
          </w:tcPr>
          <w:p w14:paraId="16A6782E">
            <w:pPr>
              <w:spacing w:after="0" w:line="240" w:lineRule="auto"/>
            </w:pPr>
            <w:r>
              <w:rPr>
                <w:sz w:val="18"/>
                <w:szCs w:val="18"/>
              </w:rPr>
              <w:t>Gửi ảnh máy đo để nhận dạng pH, độ mặn và thời điểm đo, làm bản nháp cho người dùng đối chiếu.</w:t>
            </w:r>
          </w:p>
        </w:tc>
      </w:tr>
      <w:tr w14:paraId="22C20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A4D466D">
            <w:pPr>
              <w:spacing w:after="0" w:line="240" w:lineRule="auto"/>
            </w:pPr>
            <w:r>
              <w:rPr>
                <w:b/>
                <w:sz w:val="18"/>
                <w:szCs w:val="18"/>
              </w:rPr>
              <w:t>Caller</w:t>
            </w:r>
          </w:p>
        </w:tc>
        <w:tc>
          <w:tcPr>
            <w:tcW w:w="6800" w:type="dxa"/>
          </w:tcPr>
          <w:p w14:paraId="15D47B08">
            <w:pPr>
              <w:spacing w:after="0" w:line="240" w:lineRule="auto"/>
            </w:pPr>
            <w:r>
              <w:rPr>
                <w:sz w:val="18"/>
                <w:szCs w:val="18"/>
              </w:rPr>
              <w:t>OMTS (UC26)</w:t>
            </w:r>
          </w:p>
        </w:tc>
      </w:tr>
      <w:tr w14:paraId="2D3ED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4EF8751">
            <w:pPr>
              <w:spacing w:after="0" w:line="240" w:lineRule="auto"/>
            </w:pPr>
            <w:r>
              <w:rPr>
                <w:b/>
                <w:sz w:val="18"/>
                <w:szCs w:val="18"/>
              </w:rPr>
              <w:t>Auth</w:t>
            </w:r>
          </w:p>
        </w:tc>
        <w:tc>
          <w:tcPr>
            <w:tcW w:w="6800" w:type="dxa"/>
          </w:tcPr>
          <w:p w14:paraId="2FF46DE8">
            <w:pPr>
              <w:spacing w:after="0" w:line="240" w:lineRule="auto"/>
            </w:pPr>
            <w:r>
              <w:rPr>
                <w:sz w:val="18"/>
                <w:szCs w:val="18"/>
              </w:rPr>
              <w:t>Thông tin xác thực do Quản trị hệ thống cấu hình ở UC73; cơ chế bảo mật chi tiết — SDS chốt.</w:t>
            </w:r>
          </w:p>
        </w:tc>
      </w:tr>
      <w:tr w14:paraId="76959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C945E79">
            <w:pPr>
              <w:spacing w:after="0" w:line="240" w:lineRule="auto"/>
            </w:pPr>
            <w:r>
              <w:rPr>
                <w:b/>
                <w:sz w:val="18"/>
                <w:szCs w:val="18"/>
              </w:rPr>
              <w:t>Dữ liệu chính</w:t>
            </w:r>
          </w:p>
        </w:tc>
        <w:tc>
          <w:tcPr>
            <w:tcW w:w="6800" w:type="dxa"/>
          </w:tcPr>
          <w:p w14:paraId="77FCD4C7">
            <w:pPr>
              <w:spacing w:after="0" w:line="240" w:lineRule="auto"/>
            </w:pPr>
            <w:r>
              <w:rPr>
                <w:sz w:val="18"/>
                <w:szCs w:val="18"/>
              </w:rPr>
              <w:t>Ảnh máy đo; kết quả pH, độ mặn (‰), thời điểm và độ tin cậy từng trường.</w:t>
            </w:r>
          </w:p>
        </w:tc>
      </w:tr>
      <w:tr w14:paraId="547DB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F68B622">
            <w:pPr>
              <w:spacing w:after="0" w:line="240" w:lineRule="auto"/>
            </w:pPr>
            <w:r>
              <w:rPr>
                <w:b/>
                <w:sz w:val="18"/>
                <w:szCs w:val="18"/>
              </w:rPr>
              <w:t>Tác động nghiệp vụ</w:t>
            </w:r>
          </w:p>
        </w:tc>
        <w:tc>
          <w:tcPr>
            <w:tcW w:w="6800" w:type="dxa"/>
          </w:tcPr>
          <w:p w14:paraId="290CBE6A">
            <w:pPr>
              <w:spacing w:after="0" w:line="240" w:lineRule="auto"/>
            </w:pPr>
            <w:r>
              <w:rPr>
                <w:sz w:val="18"/>
                <w:szCs w:val="18"/>
              </w:rPr>
              <w:t>Kết quả chỉ là bản nháp; không tự xác nhận phép đo, không tạo cảnh báo hay số liệu báo cáo (BR-06, NFR-05). Lỗi hoặc mất mạng thì nhập tay. Phù hợp quy tắc IV.1: dịch vụ ngoài không tự tạo, sửa hay chứng minh giao dịch nghiệp vụ.</w:t>
            </w:r>
          </w:p>
        </w:tc>
      </w:tr>
      <w:tr w14:paraId="5309B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87A2802">
            <w:pPr>
              <w:spacing w:after="0" w:line="240" w:lineRule="auto"/>
            </w:pPr>
            <w:r>
              <w:rPr>
                <w:b/>
                <w:sz w:val="18"/>
                <w:szCs w:val="18"/>
              </w:rPr>
              <w:t>UC liên quan</w:t>
            </w:r>
          </w:p>
        </w:tc>
        <w:tc>
          <w:tcPr>
            <w:tcW w:w="6800" w:type="dxa"/>
          </w:tcPr>
          <w:p w14:paraId="393CF67B">
            <w:pPr>
              <w:spacing w:after="0" w:line="240" w:lineRule="auto"/>
            </w:pPr>
            <w:r>
              <w:rPr>
                <w:sz w:val="18"/>
                <w:szCs w:val="18"/>
              </w:rPr>
              <w:t>UC26, UC73</w:t>
            </w:r>
          </w:p>
        </w:tc>
      </w:tr>
    </w:tbl>
    <w:p w14:paraId="43009C54">
      <w:pPr>
        <w:spacing w:after="40"/>
      </w:pPr>
    </w:p>
    <w:p w14:paraId="2110863C"/>
    <w:p w14:paraId="4A65468A">
      <w:pPr>
        <w:pStyle w:val="2"/>
      </w:pPr>
      <w:bookmarkStart w:id="402" w:name="_Toc1110"/>
      <w:bookmarkStart w:id="403" w:name="_Toc9261"/>
      <w:r>
        <w:t>IV. Non-Functional Requirements</w:t>
      </w:r>
      <w:bookmarkEnd w:id="402"/>
      <w:bookmarkEnd w:id="403"/>
    </w:p>
    <w:p w14:paraId="6E5BD37D">
      <w:pPr>
        <w:pStyle w:val="3"/>
      </w:pPr>
      <w:bookmarkStart w:id="404" w:name="_Toc19683"/>
      <w:bookmarkStart w:id="405" w:name="_Toc9070"/>
      <w:r>
        <w:t>1. External Interfaces</w:t>
      </w:r>
      <w:bookmarkEnd w:id="404"/>
      <w:bookmarkEnd w:id="405"/>
    </w:p>
    <w:p w14:paraId="166044AA">
      <w:r>
        <w:t>OMTS trao đổi dữ liệu với các hệ thống ngoài dưới đây; kết nối do Quản trị hệ thống cấu hình ở UC73. Lỗi hoặc xác nhận của dịch vụ ngoài không tự tạo, sửa hay chứng minh giao dịch nghiệp vụ.</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9"/>
        <w:gridCol w:w="1893"/>
        <w:gridCol w:w="5077"/>
        <w:gridCol w:w="1797"/>
      </w:tblGrid>
      <w:tr w14:paraId="3E863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shd w:val="clear" w:color="auto" w:fill="DCE6F1"/>
          </w:tcPr>
          <w:p w14:paraId="0A0A6425">
            <w:pPr>
              <w:spacing w:after="0" w:line="240" w:lineRule="auto"/>
            </w:pPr>
            <w:r>
              <w:rPr>
                <w:b/>
              </w:rPr>
              <w:t>#</w:t>
            </w:r>
          </w:p>
        </w:tc>
        <w:tc>
          <w:tcPr>
            <w:tcW w:w="1900" w:type="dxa"/>
            <w:shd w:val="clear" w:color="auto" w:fill="DCE6F1"/>
          </w:tcPr>
          <w:p w14:paraId="4D619A0E">
            <w:pPr>
              <w:spacing w:after="0" w:line="240" w:lineRule="auto"/>
            </w:pPr>
            <w:r>
              <w:rPr>
                <w:b/>
              </w:rPr>
              <w:t>Hệ thống ngoài</w:t>
            </w:r>
          </w:p>
        </w:tc>
        <w:tc>
          <w:tcPr>
            <w:tcW w:w="5100" w:type="dxa"/>
            <w:shd w:val="clear" w:color="auto" w:fill="DCE6F1"/>
          </w:tcPr>
          <w:p w14:paraId="7FB372EA">
            <w:pPr>
              <w:spacing w:after="0" w:line="240" w:lineRule="auto"/>
            </w:pPr>
            <w:r>
              <w:rPr>
                <w:b/>
              </w:rPr>
              <w:t>Giao tiếp / dữ liệu trao đổi</w:t>
            </w:r>
          </w:p>
        </w:tc>
        <w:tc>
          <w:tcPr>
            <w:tcW w:w="1800" w:type="dxa"/>
            <w:shd w:val="clear" w:color="auto" w:fill="DCE6F1"/>
          </w:tcPr>
          <w:p w14:paraId="2F33168D">
            <w:pPr>
              <w:spacing w:after="0" w:line="240" w:lineRule="auto"/>
            </w:pPr>
            <w:r>
              <w:rPr>
                <w:b/>
              </w:rPr>
              <w:t>UC liên quan</w:t>
            </w:r>
          </w:p>
        </w:tc>
      </w:tr>
      <w:tr w14:paraId="64349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6DB28640">
            <w:pPr>
              <w:spacing w:after="0" w:line="240" w:lineRule="auto"/>
            </w:pPr>
            <w:r>
              <w:t>1</w:t>
            </w:r>
          </w:p>
        </w:tc>
        <w:tc>
          <w:tcPr>
            <w:tcW w:w="1900" w:type="dxa"/>
          </w:tcPr>
          <w:p w14:paraId="5B09B1E6">
            <w:pPr>
              <w:spacing w:after="0" w:line="240" w:lineRule="auto"/>
            </w:pPr>
            <w:r>
              <w:t>Dịch vụ SMS</w:t>
            </w:r>
          </w:p>
        </w:tc>
        <w:tc>
          <w:tcPr>
            <w:tcW w:w="5100" w:type="dxa"/>
          </w:tcPr>
          <w:p w14:paraId="57612E67">
            <w:pPr>
              <w:spacing w:after="0" w:line="240" w:lineRule="auto"/>
            </w:pPr>
            <w:r>
              <w:t xml:space="preserve">Hệ thống ngoài gửi mã OTP qua SMS để xác minh số điện thoại khi đăng ký, khi khôi phục tài khoản bằng số điện thoại đã xác minh, khi tài khoản thương lái, nhân viên thêm hoặc xác minh số sau đăng nhập và khi người dùng đổi số (UC01–UC03, UC05, UC08); gửi SMS báo thương lái có tài khoản khi HTX chấp nhận trả hàng mà email không gửi được (UC52); gửi tin SMS tóm tắt chứng từ và liên kết QR truy xuất cho thương lái (UC48 qua UC70, </w:t>
            </w:r>
            <w:del w:id="3241" w:author="Claude" w:date="2026-10-08T00:00:00Z">
              <w:r>
                <w:delText xml:space="preserve">UC70).</w:delText>
              </w:r>
            </w:del>
            <w:ins w:id="3242" w:author="Claude" w:date="2026-10-08T00:00:00Z">
              <w:r>
                <w:t xml:space="preserve">UC70); gửi tin báo đơn cho thương lái không có tài khoản Zalo (UC44, UC45).</w:t>
              </w:r>
            </w:ins>
            <w:r>
              <w:t xml:space="preserve"> Nhà cung cấp nhận yêu cầu không có nghĩa là đã xác minh hay khách đã đọc.</w:t>
            </w:r>
          </w:p>
        </w:tc>
        <w:tc>
          <w:tcPr>
            <w:tcW w:w="1800" w:type="dxa"/>
          </w:tcPr>
          <w:p w14:paraId="1EA6BDD9">
            <w:pPr>
              <w:spacing w:after="0" w:line="240" w:lineRule="auto"/>
            </w:pPr>
            <w:r>
              <w:t xml:space="preserve">UC01–UC03, UC05, UC08,</w:t>
            </w:r>
            <w:ins w:id="3238" w:author="Claude" w:date="2026-10-08T00:00:00Z">
              <w:r>
                <w:t xml:space="preserve"> UC44, UC45,</w:t>
              </w:r>
            </w:ins>
            <w:r>
              <w:t xml:space="preserve"> UC48, UC52, UC70, </w:t>
            </w:r>
            <w:ins w:id="3237" w:author="Claude" w:date="2026-10-08T00:00:00Z">
              <w:r>
                <w:t xml:space="preserve">UC71, </w:t>
              </w:r>
            </w:ins>
            <w:r>
              <w:t xml:space="preserve">UC73</w:t>
            </w:r>
          </w:p>
        </w:tc>
      </w:tr>
      <w:tr w14:paraId="0EF5B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33A18FD5">
            <w:pPr>
              <w:spacing w:after="0" w:line="240" w:lineRule="auto"/>
            </w:pPr>
            <w:r>
              <w:t>2</w:t>
            </w:r>
          </w:p>
        </w:tc>
        <w:tc>
          <w:tcPr>
            <w:tcW w:w="1900" w:type="dxa"/>
          </w:tcPr>
          <w:p w14:paraId="3E633B77">
            <w:pPr>
              <w:spacing w:after="0" w:line="240" w:lineRule="auto"/>
            </w:pPr>
            <w:r>
              <w:t>Dịch vụ thông báo đẩy</w:t>
            </w:r>
          </w:p>
        </w:tc>
        <w:tc>
          <w:tcPr>
            <w:tcW w:w="5100" w:type="dxa"/>
          </w:tcPr>
          <w:p w14:paraId="08811312">
            <w:pPr>
              <w:spacing w:after="0" w:line="240" w:lineRule="auto"/>
            </w:pPr>
            <w:r>
              <w:t>Hệ thống ngoài đưa thông báo OMTS được phép tới thiết bị đã đăng ký, kể cả khi ứng dụng không mở, tùy quyền thiết bị, kết nối và hệ điều hành. Dùng cho cảnh báo nước, nhắc đo nước quá hạn, giấy tờ sắp hết hạn, cập nhật đơn và công việc. OMTS chọn người nhận được phép và lưu thông báo trong ứng dụng; mở thông báo không bỏ qua kiểm quyền; xác nhận của nhà cung cấp không chứng minh người nhận đã đọc hay đã xử lý.</w:t>
            </w:r>
          </w:p>
        </w:tc>
        <w:tc>
          <w:tcPr>
            <w:tcW w:w="1800" w:type="dxa"/>
          </w:tcPr>
          <w:p w14:paraId="0D70F937">
            <w:pPr>
              <w:spacing w:after="0" w:line="240" w:lineRule="auto"/>
            </w:pPr>
            <w:r>
              <w:t>UC06, UC15, UC26, UC43, UC44, UC56, UC69, UC73</w:t>
            </w:r>
          </w:p>
        </w:tc>
      </w:tr>
      <w:tr w14:paraId="45F96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30A3412D">
            <w:pPr>
              <w:spacing w:after="0" w:line="240" w:lineRule="auto"/>
            </w:pPr>
            <w:r>
              <w:t>3</w:t>
            </w:r>
          </w:p>
        </w:tc>
        <w:tc>
          <w:tcPr>
            <w:tcW w:w="1900" w:type="dxa"/>
          </w:tcPr>
          <w:p w14:paraId="10433DB7">
            <w:pPr>
              <w:spacing w:after="0" w:line="240" w:lineRule="auto"/>
            </w:pPr>
            <w:r>
              <w:t>Dịch vụ email</w:t>
            </w:r>
          </w:p>
        </w:tc>
        <w:tc>
          <w:tcPr>
            <w:tcW w:w="5100" w:type="dxa"/>
          </w:tcPr>
          <w:p w14:paraId="7BBDCFB5">
            <w:pPr>
              <w:spacing w:after="0" w:line="240" w:lineRule="auto"/>
            </w:pPr>
            <w:r>
              <w:t>Hệ thống ngoài gửi email: mã xác minh email khi đăng ký, khôi phục tài khoản, thêm hoặc đổi email (UC01, UC03, UC05, UC08), mã đổi mật khẩu (UC04, BR-31), xác nhận đơn, chứng từ và thông báo chấp nhận trả hàng (UC52) gửi thương lái.</w:t>
            </w:r>
          </w:p>
        </w:tc>
        <w:tc>
          <w:tcPr>
            <w:tcW w:w="1800" w:type="dxa"/>
          </w:tcPr>
          <w:p w14:paraId="1CA49CC4">
            <w:pPr>
              <w:spacing w:after="0" w:line="240" w:lineRule="auto"/>
            </w:pPr>
            <w:r>
              <w:t>UC01, UC03, UC04, UC05, UC06, UC08, UC32, UC48, UC52, UC70, UC71, UC73</w:t>
            </w:r>
          </w:p>
        </w:tc>
      </w:tr>
      <w:tr w14:paraId="739AA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30593D79">
            <w:pPr>
              <w:spacing w:after="0" w:line="240" w:lineRule="auto"/>
            </w:pPr>
            <w:r>
              <w:t>4</w:t>
            </w:r>
          </w:p>
        </w:tc>
        <w:tc>
          <w:tcPr>
            <w:tcW w:w="1900" w:type="dxa"/>
          </w:tcPr>
          <w:p w14:paraId="65665806">
            <w:pPr>
              <w:spacing w:after="0" w:line="240" w:lineRule="auto"/>
            </w:pPr>
            <w:r>
              <w:t>Zalo OA</w:t>
            </w:r>
          </w:p>
        </w:tc>
        <w:tc>
          <w:tcPr>
            <w:tcW w:w="5100" w:type="dxa"/>
          </w:tcPr>
          <w:p w14:paraId="224A3F21">
            <w:pPr>
              <w:spacing w:after="0" w:line="240" w:lineRule="auto"/>
            </w:pPr>
            <w:r>
              <w:t>Kênh liên lạc giữa HTX và thương lái (kể cả chưa đăng ký tài khoản): thương lái gửi yêu cầu mua và lượng cần; HTX gửi thông tin đơn đã xác nhận (sản phẩm, lượng, khu phụ trách, thời gian dự kiến); sau khi cân và chốt giá, gửi QR thanh toán kèm số tiền, gửi hóa đơn khi đã thanh toán hoặc ghi công nợ nếu chưa trả; gửi QR truy xuất.</w:t>
            </w:r>
          </w:p>
        </w:tc>
        <w:tc>
          <w:tcPr>
            <w:tcW w:w="1800" w:type="dxa"/>
          </w:tcPr>
          <w:p w14:paraId="7043CED3">
            <w:pPr>
              <w:spacing w:after="0" w:line="240" w:lineRule="auto"/>
            </w:pPr>
            <w:r>
              <w:t>UC06, UC32, UC43, UC44, UC45, UC48, UC49, UC52, UC70, UC71, UC73</w:t>
            </w:r>
          </w:p>
        </w:tc>
      </w:tr>
      <w:tr w14:paraId="12417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545862F0">
            <w:pPr>
              <w:spacing w:after="0" w:line="240" w:lineRule="auto"/>
            </w:pPr>
            <w:r>
              <w:t>5</w:t>
            </w:r>
          </w:p>
        </w:tc>
        <w:tc>
          <w:tcPr>
            <w:tcW w:w="1900" w:type="dxa"/>
          </w:tcPr>
          <w:p w14:paraId="11B3DF60">
            <w:pPr>
              <w:spacing w:after="0" w:line="240" w:lineRule="auto"/>
            </w:pPr>
            <w:r>
              <w:t>Google Maps</w:t>
            </w:r>
          </w:p>
        </w:tc>
        <w:tc>
          <w:tcPr>
            <w:tcW w:w="5100" w:type="dxa"/>
          </w:tcPr>
          <w:p w14:paraId="02C09842">
            <w:pPr>
              <w:spacing w:after="0" w:line="240" w:lineRule="auto"/>
            </w:pPr>
            <w:r>
              <w:t>Hiển thị vị trí vùng nuôi và bè trên trang truy xuất và trên bản đồ cho Chủ HTX/Quản lý khu.</w:t>
            </w:r>
          </w:p>
        </w:tc>
        <w:tc>
          <w:tcPr>
            <w:tcW w:w="1800" w:type="dxa"/>
          </w:tcPr>
          <w:p w14:paraId="5B867838">
            <w:pPr>
              <w:spacing w:after="0" w:line="240" w:lineRule="auto"/>
            </w:pPr>
            <w:r>
              <w:t>UC15, UC18, UC40, UC73</w:t>
            </w:r>
          </w:p>
        </w:tc>
      </w:tr>
      <w:tr w14:paraId="2E6B2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1529CFDE">
            <w:pPr>
              <w:spacing w:after="0" w:line="240" w:lineRule="auto"/>
            </w:pPr>
            <w:r>
              <w:t>6</w:t>
            </w:r>
          </w:p>
        </w:tc>
        <w:tc>
          <w:tcPr>
            <w:tcW w:w="1900" w:type="dxa"/>
          </w:tcPr>
          <w:p w14:paraId="08AE00F8">
            <w:pPr>
              <w:spacing w:after="0" w:line="240" w:lineRule="auto"/>
            </w:pPr>
            <w:r>
              <w:t>Dịch vụ lưu trữ đám mây</w:t>
            </w:r>
          </w:p>
        </w:tc>
        <w:tc>
          <w:tcPr>
            <w:tcW w:w="5100" w:type="dxa"/>
          </w:tcPr>
          <w:p w14:paraId="15B5667E">
            <w:pPr>
              <w:spacing w:after="0" w:line="240" w:lineRule="auto"/>
            </w:pPr>
            <w:r>
              <w:t>Lưu tệp của HTX: giấy tờ vùng biển và giấy phép nuôi trồng, hóa đơn mua bán, ảnh vùng nuôi, bè, lô hàu (cho trang truy xuất), ảnh máy đo chỉ số nước.</w:t>
            </w:r>
          </w:p>
        </w:tc>
        <w:tc>
          <w:tcPr>
            <w:tcW w:w="1800" w:type="dxa"/>
          </w:tcPr>
          <w:p w14:paraId="27785521">
            <w:pPr>
              <w:spacing w:after="0" w:line="240" w:lineRule="auto"/>
            </w:pPr>
            <w:r>
              <w:t xml:space="preserve">UC15, UC18,</w:t>
            </w:r>
            <w:ins w:id="3246" w:author="Claude" w:date="2026-10-08T00:00:00Z">
              <w:r>
                <w:t xml:space="preserve"> UC23,</w:t>
              </w:r>
            </w:ins>
            <w:r>
              <w:t xml:space="preserve"> UC26, UC31, UC32, UC40, UC48, </w:t>
            </w:r>
            <w:ins w:id="3245" w:author="Claude" w:date="2026-10-08T00:00:00Z">
              <w:r>
                <w:t xml:space="preserve">UC51, </w:t>
              </w:r>
            </w:ins>
            <w:r>
              <w:t xml:space="preserve">UC52, </w:t>
            </w:r>
            <w:del w:id="3243" w:author="Claude" w:date="2026-10-08T00:00:00Z">
              <w:r>
                <w:delText xml:space="preserve">UC73</w:delText>
              </w:r>
            </w:del>
            <w:ins w:id="3244" w:author="Claude" w:date="2026-10-08T00:00:00Z">
              <w:r>
                <w:t xml:space="preserve">UC73, UC76</w:t>
              </w:r>
            </w:ins>
          </w:p>
        </w:tc>
      </w:tr>
      <w:tr w14:paraId="1392A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383267E8">
            <w:pPr>
              <w:spacing w:after="0" w:line="240" w:lineRule="auto"/>
            </w:pPr>
            <w:r>
              <w:t>7</w:t>
            </w:r>
          </w:p>
        </w:tc>
        <w:tc>
          <w:tcPr>
            <w:tcW w:w="1900" w:type="dxa"/>
          </w:tcPr>
          <w:p w14:paraId="7A1D41FC">
            <w:pPr>
              <w:spacing w:after="0" w:line="240" w:lineRule="auto"/>
            </w:pPr>
            <w:r>
              <w:t>Cổng truy xuất quốc gia</w:t>
            </w:r>
          </w:p>
        </w:tc>
        <w:tc>
          <w:tcPr>
            <w:tcW w:w="5100" w:type="dxa"/>
          </w:tcPr>
          <w:p w14:paraId="2A64F2E0">
            <w:pPr>
              <w:spacing w:after="0" w:line="240" w:lineRule="auto"/>
            </w:pPr>
            <w:r>
              <w:t>Nền tảng truy xuất của cơ quan nhà nước; chỉ đồng bộ khi có kết nối và chứng thư chính thức (UC41).</w:t>
            </w:r>
          </w:p>
        </w:tc>
        <w:tc>
          <w:tcPr>
            <w:tcW w:w="1800" w:type="dxa"/>
          </w:tcPr>
          <w:p w14:paraId="009F2012">
            <w:pPr>
              <w:spacing w:after="0" w:line="240" w:lineRule="auto"/>
            </w:pPr>
            <w:r>
              <w:t>UC41, UC73</w:t>
            </w:r>
          </w:p>
        </w:tc>
      </w:tr>
      <w:tr w14:paraId="394B8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40C10C49">
            <w:pPr>
              <w:spacing w:after="0" w:line="240" w:lineRule="auto"/>
            </w:pPr>
            <w:r>
              <w:t>8</w:t>
            </w:r>
          </w:p>
        </w:tc>
        <w:tc>
          <w:tcPr>
            <w:tcW w:w="1900" w:type="dxa"/>
          </w:tcPr>
          <w:p w14:paraId="25ACF548">
            <w:pPr>
              <w:spacing w:after="0" w:line="240" w:lineRule="auto"/>
            </w:pPr>
            <w:r>
              <w:t>Dịch vụ OCR</w:t>
            </w:r>
          </w:p>
        </w:tc>
        <w:tc>
          <w:tcPr>
            <w:tcW w:w="5100" w:type="dxa"/>
          </w:tcPr>
          <w:p w14:paraId="4F3FE231">
            <w:pPr>
              <w:spacing w:after="0" w:line="240" w:lineRule="auto"/>
            </w:pPr>
            <w:r>
              <w:t>Hệ thống ngoài nhận dạng pH, độ mặn và thời điểm từ ảnh máy đo chỉ số nước (UC26), trả giá trị kèm độ tin cậy từng trường. Kết quả chỉ là bản nháp, người dùng phải đối chiếu và xác nhận (BR-06, NFR-05). Chỉ gửi ảnh máy đo; khi mất mạng hoặc dịch vụ lỗi, người dùng nhập tay hoặc giữ ảnh để nhận dạng sau.</w:t>
            </w:r>
          </w:p>
        </w:tc>
        <w:tc>
          <w:tcPr>
            <w:tcW w:w="1800" w:type="dxa"/>
          </w:tcPr>
          <w:p w14:paraId="436E0E38">
            <w:pPr>
              <w:spacing w:after="0" w:line="240" w:lineRule="auto"/>
            </w:pPr>
            <w:r>
              <w:t>UC26, UC73</w:t>
            </w:r>
          </w:p>
        </w:tc>
      </w:tr>
    </w:tbl>
    <w:p w14:paraId="017E1FFA">
      <w:pPr>
        <w:pStyle w:val="3"/>
      </w:pPr>
      <w:bookmarkStart w:id="406" w:name="_Toc19630"/>
      <w:bookmarkStart w:id="407" w:name="_Toc13602"/>
      <w:r>
        <w:t>2. Quality Attributes</w:t>
      </w:r>
      <w:bookmarkEnd w:id="406"/>
      <w:bookmarkEnd w:id="407"/>
    </w:p>
    <w:p w14:paraId="40B09440">
      <w:pPr>
        <w:pStyle w:val="4"/>
      </w:pPr>
      <w:bookmarkStart w:id="408" w:name="_Toc8997"/>
      <w:bookmarkStart w:id="409" w:name="_Toc31437"/>
      <w:r>
        <w:t>2.1 Usability</w:t>
      </w:r>
      <w:bookmarkEnd w:id="408"/>
      <w:bookmarkEnd w:id="409"/>
    </w:p>
    <w:p w14:paraId="5C3F55AC">
      <w:r>
        <w:t>NFR-07: Giao diện tiếng Việt; ngày giờ, đơn vị khối lượng và chỉ số nước hiển thị nhất quán, dùng được trên điện thoại. Thời gian đáp ứng theo NFR-10; thiết bị tối thiểu do nhóm chọn khi thiết kế.</w:t>
      </w:r>
    </w:p>
    <w:p w14:paraId="09C94EB2">
      <w:pPr>
        <w:pStyle w:val="4"/>
      </w:pPr>
      <w:bookmarkStart w:id="410" w:name="_Toc14250"/>
      <w:bookmarkStart w:id="411" w:name="_Toc32234"/>
      <w:r>
        <w:t>2.2 Performance</w:t>
      </w:r>
      <w:bookmarkEnd w:id="410"/>
      <w:bookmarkEnd w:id="411"/>
    </w:p>
    <w:p w14:paraId="47CB6E62">
      <w:r>
        <w:t>NFR-10: Màn hình và thao tác thông thường phản hồi dưới 3 giây trên mạng 4G; trang QR công khai tải dưới 3 giây. Đây là mục tiêu sơ bộ; điều kiện đo (thiết bị, số người dùng đồng thời) ghi ở kế hoạch kiểm thử.</w:t>
      </w:r>
    </w:p>
    <w:p w14:paraId="3DB07CB3">
      <w:pPr>
        <w:pStyle w:val="4"/>
      </w:pPr>
      <w:bookmarkStart w:id="412" w:name="_Toc9743"/>
      <w:bookmarkStart w:id="413" w:name="_Toc27372"/>
      <w:r>
        <w:t>2.3 Security</w:t>
      </w:r>
      <w:bookmarkEnd w:id="412"/>
      <w:bookmarkEnd w:id="413"/>
    </w:p>
    <w:p w14:paraId="4BE98814">
      <w:r>
        <w:t>NFR-01: Mọi thao tác bảo vệ kiểm tài khoản, hành động và phạm vi trên bản ghi; quyền vùng A không mở dữ liệu vùng B. Thời hạn phiên, khóa tạm khi đăng nhập sai, quy tắc mật khẩu và mã xác minh đã chốt 06/10/2026; cơ chế kỹ thuật đặc tả ở SDS.</w:t>
      </w:r>
    </w:p>
    <w:p w14:paraId="4A4E84D8">
      <w:r>
        <w:t>NFR-02: Các thay đổi quyền, nguồn lô, cân/giá, công bố và tiền có người, thời điểm, phiên bản/lý do khi sửa; không xóa im lặng. Sao lưu dữ liệu hằng ngày; dữ liệu nghiệp vụ và nhật ký kiểm toán lưu tối thiểu 5 năm. Mỗi lần chuyển trạng thái của entity có vòng đời (mục I.3.4), mỗi lần sửa phiếu vật tư bè và sửa nhãn danh mục trạng thái được ghi nhật ký kiểm toán.</w:t>
      </w:r>
    </w:p>
    <w:p w14:paraId="13BB304F">
      <w:r>
        <w:t>NFR-03: Trang QR công khai không chứa dữ liệu tài chính, danh tính thương lái, lương hoặc lịch sử trả hàng; thương lái chỉ xem giao dịch của mình. Trường hiển thị trên trang QR công khai theo SCR-24 (UC40); thông tin HTX chỉ tên và địa chỉ (UC09).</w:t>
      </w:r>
    </w:p>
    <w:p w14:paraId="2CE35D1E">
      <w:r>
        <w:t>NFR-11: Chỉ thu thập dữ liệu cá nhân cần cho nghiệp vụ (tên, số điện thoại, CCCD nếu có); dữ liệu cá nhân chỉ hiển thị cho người có quyền. Nghĩa vụ pháp lý về dữ liệu cá nhân cần được rà soát (còn mở); kết quả rà có thể thêm yêu cầu về đồng ý, thời hạn lưu và quyền của chủ thể dữ liệu.</w:t>
      </w:r>
    </w:p>
    <w:p w14:paraId="51207882">
      <w:pPr>
        <w:pStyle w:val="4"/>
      </w:pPr>
      <w:bookmarkStart w:id="414" w:name="_Toc26689"/>
      <w:bookmarkStart w:id="415" w:name="_Toc10441"/>
      <w:r>
        <w:t>2.4 Độ tin cậy, dữ liệu và đồng bộ</w:t>
      </w:r>
      <w:bookmarkEnd w:id="414"/>
      <w:bookmarkEnd w:id="415"/>
    </w:p>
    <w:p w14:paraId="7F243262">
      <w:r>
        <w:t>NFR-04: UC48, UC49, UC54 và lần gửi lại chứng từ chống tạo giao dịch trùng khi bấm lại, mất kết nối hoặc đồng bộ lại. Chi tiết khóa chống trùng do thiết kế kỹ thuật xác định.</w:t>
      </w:r>
    </w:p>
    <w:p w14:paraId="7A274820">
      <w:r>
        <w:t>NFR-05: Bản OCR chưa xác nhận không được dùng cho thống kê/cảnh báo; bản hiệu chỉnh giữ ảnh và kết quả cũ để đối chiếu. Nhận dạng do Dịch vụ OCR bên ngoài thực hiện (API-11); chỉ gửi ảnh máy đo, mất mạng thì nhập tay. Nhà cung cấp, ngưỡng tin cậy OCR và loại ảnh chốt ở SDS; tập ảnh thử ở kế hoạch kiểm thử.</w:t>
      </w:r>
    </w:p>
    <w:p w14:paraId="5599661C">
      <w:r>
        <w:t>NFR-06: Mọi phép tính tiền hiển thị đơn vị, số cân, đơn giá, mức giảm số tiền/%, số gợi ý làm tròn lên nghìn và số tiền cuối người dùng nhập; báo cáo dùng cùng định nghĩa với giao dịch. Độ chính xác khối lượng theo cân tại cảng; số chữ số thập phân lưu và hiển thị chốt ở SDS.</w:t>
      </w:r>
    </w:p>
    <w:p w14:paraId="2B22DBDB">
      <w:r>
        <w:t>NFR-08: Lỗi dịch vụ ngoài hoặc mất mạng không làm ghi bán/thu/hoàn tiền hai lần; trạng thái chưa hoàn tất và khả năng thử lại phải rõ. Làm việc ngoại tuyến theo NFR-09 và UC45.</w:t>
      </w:r>
    </w:p>
    <w:p w14:paraId="1F282074">
      <w:r>
        <w:t xml:space="preserve">NFR-09: Khi đồng bộ gặp xung đột trên cùng một bản ghi, bản của người có quyền cao hơn được giữ </w:t>
      </w:r>
      <w:del w:id="3247" w:author="Claude" w:date="2026-10-08T00:00:00Z">
        <w:r>
          <w:delText xml:space="preserve">(Owner</w:delText>
        </w:r>
      </w:del>
      <w:ins w:id="3248" w:author="Claude" w:date="2026-10-08T00:00:00Z">
        <w:r>
          <w:t xml:space="preserve">(Chủ HTX</w:t>
        </w:r>
      </w:ins>
      <w:r>
        <w:t xml:space="preserve"> &gt; Quản lý khu &gt; Kế toán và nhân viên khác được cấp quyền). Nếu cùng quyền, bản đồng bộ lên server trước được giữ; OMTS không dùng giờ trên thiết bị để xét. Bản bị loại không bị xóa: hệ thống lưu người ghi, thời điểm ghi, thời điểm đồng bộ và lý do bị loại, rồi báo cho người ghi. Chủ HTX xem được bản bị loại và sửa lại qua luồng hiệu chỉnh có lịch sử nếu cần. Khi các bên cùng có mạng, thứ tự quyền không áp dụng: mỗi lần lưu gửi kèm phiên bản bản ghi đang sửa; nếu bản ghi đã có phiên bản mới hơn, hệ thống không lưu, không ghi đè và hiện bản mới cạnh bản đang nhập (</w:t>
        <w:fldChar w:fldCharType="begin"/>
        <w:instrText xml:space="preserve"> HYPERLINK \l "MSG06" \o "MSG06 (Cảnh báo): Dữ liệu vừa được {user_name} cập nhật lúc {time}. Thay đổi của bạn chưa được lưu; vui lòng xem bản mới rồi lưu lại hoặc hủy." </w:instrText>
        <w:fldChar w:fldCharType="separate"/>
        <w:t>MSG06</w:t>
        <w:fldChar w:fldCharType="end"/>
        <w:t>); người lưu sau xem bản mới rồi lưu lại kèm lý do hoặc hủy.</w:t>
      </w:r>
    </w:p>
    <w:p w14:paraId="7D0B4547">
      <w:r>
        <w:t>NFR-12: Khi sự cố, hệ thống khôi phục từ bản sao lưu gần nhất; lượng dữ liệu có thể mất không quá 24 giờ (RPO). Thời gian khôi phục (RTO) chốt ở SDS.</w:t>
      </w:r>
    </w:p>
    <w:p w14:paraId="5C96D638">
      <w:r>
        <w:t>NFR-13: Khi một người đang mở form sửa bản ghi dùng chung (ví dụ phép đo nước ở UC26), người khác mở cùng bản ghi thấy tên người đang sửa và thời điểm bắt đầu (</w:t>
        <w:fldChar w:fldCharType="begin"/>
        <w:instrText xml:space="preserve"> HYPERLINK \l "MSG58" \o "MSG58 (Thông tin): {user_name} đang sửa bản ghi này từ {time}. Bạn có thể đợi hoặc vẫn sửa; nếu lưu sau, bạn sẽ được xem bản mới trước khi lưu." </w:instrText>
        <w:fldChar w:fldCharType="separate"/>
        <w:t>MSG58</w:t>
        <w:fldChar w:fldCharType="end"/>
        <w:t>), kèm lựa chọn đợi hoặc vẫn sửa; hệ thống không khóa bản ghi. Dấu hiệu tự hết khi người kia lưu, hủy hoặc mất tín hiệu khoảng 5 phút. Khi lưu vẫn kiểm tra phiên bản theo NFR-09.</w:t>
      </w:r>
    </w:p>
    <w:p w14:paraId="36CC0F7D">
      <w:pPr>
        <w:pStyle w:val="2"/>
      </w:pPr>
      <w:bookmarkStart w:id="416" w:name="_Toc9691"/>
      <w:bookmarkStart w:id="417" w:name="_Toc26805"/>
      <w:r>
        <w:t>V. Requirement Appendix</w:t>
      </w:r>
      <w:bookmarkEnd w:id="416"/>
      <w:bookmarkEnd w:id="417"/>
    </w:p>
    <w:p w14:paraId="1684F3D7">
      <w:pPr>
        <w:pStyle w:val="3"/>
      </w:pPr>
      <w:bookmarkStart w:id="418" w:name="_Toc16426"/>
      <w:bookmarkStart w:id="419" w:name="_Toc25559"/>
      <w:r>
        <w:t>1. Business Rules</w:t>
      </w:r>
      <w:bookmarkEnd w:id="418"/>
      <w:bookmarkEnd w:id="419"/>
    </w:p>
    <w:p w14:paraId="5CE8FAD8">
      <w:pPr>
        <w:spacing w:after="60"/>
      </w:pPr>
      <w:r>
        <w:t>Cột Applies To liệt kê các UC ghi mã BR đó ở hàng “Business Rules / NFR” của bảng đặc tả (mục II).</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0"/>
        <w:gridCol w:w="2900"/>
        <w:gridCol w:w="1250"/>
        <w:gridCol w:w="2400"/>
        <w:gridCol w:w="1800"/>
      </w:tblGrid>
      <w:tr w14:paraId="4B83E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650" w:type="dxa"/>
            <w:shd w:val="clear" w:color="auto" w:fill="DCE6F1"/>
          </w:tcPr>
          <w:p w14:paraId="35A33E7C">
            <w:pPr>
              <w:spacing w:after="0" w:line="240" w:lineRule="auto"/>
            </w:pPr>
            <w:r>
              <w:rPr>
                <w:b/>
                <w:sz w:val="16"/>
                <w:szCs w:val="16"/>
              </w:rPr>
              <w:t>Rule</w:t>
            </w:r>
          </w:p>
        </w:tc>
        <w:tc>
          <w:tcPr>
            <w:tcW w:w="2900" w:type="dxa"/>
            <w:shd w:val="clear" w:color="auto" w:fill="DCE6F1"/>
          </w:tcPr>
          <w:p w14:paraId="1F6B79C5">
            <w:pPr>
              <w:spacing w:after="0" w:line="240" w:lineRule="auto"/>
            </w:pPr>
            <w:r>
              <w:rPr>
                <w:b/>
                <w:sz w:val="16"/>
                <w:szCs w:val="16"/>
              </w:rPr>
              <w:t>Description</w:t>
            </w:r>
          </w:p>
        </w:tc>
        <w:tc>
          <w:tcPr>
            <w:tcW w:w="1250" w:type="dxa"/>
            <w:shd w:val="clear" w:color="auto" w:fill="DCE6F1"/>
          </w:tcPr>
          <w:p w14:paraId="2E79E046">
            <w:pPr>
              <w:spacing w:after="0" w:line="240" w:lineRule="auto"/>
            </w:pPr>
            <w:r>
              <w:rPr>
                <w:b/>
                <w:sz w:val="16"/>
                <w:szCs w:val="16"/>
              </w:rPr>
              <w:t>Applies To</w:t>
            </w:r>
          </w:p>
        </w:tc>
        <w:tc>
          <w:tcPr>
            <w:tcW w:w="2400" w:type="dxa"/>
            <w:shd w:val="clear" w:color="auto" w:fill="DCE6F1"/>
          </w:tcPr>
          <w:p w14:paraId="48F9575B">
            <w:pPr>
              <w:spacing w:after="0" w:line="240" w:lineRule="auto"/>
            </w:pPr>
            <w:r>
              <w:rPr>
                <w:b/>
                <w:sz w:val="16"/>
                <w:szCs w:val="16"/>
              </w:rPr>
              <w:t>Rationale</w:t>
            </w:r>
          </w:p>
        </w:tc>
        <w:tc>
          <w:tcPr>
            <w:tcW w:w="1800" w:type="dxa"/>
            <w:shd w:val="clear" w:color="auto" w:fill="DCE6F1"/>
          </w:tcPr>
          <w:p w14:paraId="0DCF15C2">
            <w:pPr>
              <w:spacing w:after="0" w:line="240" w:lineRule="auto"/>
            </w:pPr>
            <w:r>
              <w:rPr>
                <w:b/>
                <w:sz w:val="16"/>
                <w:szCs w:val="16"/>
              </w:rPr>
              <w:t>Entity liên quan</w:t>
            </w:r>
          </w:p>
        </w:tc>
      </w:tr>
      <w:tr w14:paraId="177E1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3FF6BB84">
            <w:pPr>
              <w:spacing w:after="0" w:line="240" w:lineRule="auto"/>
            </w:pPr>
            <w:r>
              <w:rPr>
                <w:sz w:val="16"/>
                <w:szCs w:val="16"/>
              </w:rPr>
              <w:t>BR-01</w:t>
            </w:r>
          </w:p>
        </w:tc>
        <w:tc>
          <w:tcPr>
            <w:tcW w:w="2900" w:type="dxa"/>
          </w:tcPr>
          <w:p w14:paraId="23EC6B47">
            <w:pPr>
              <w:spacing w:after="0" w:line="240" w:lineRule="auto"/>
            </w:pPr>
            <w:r>
              <w:rPr>
                <w:sz w:val="16"/>
                <w:szCs w:val="16"/>
              </w:rPr>
              <w:t>Một HTX có nhiều vùng; quyền quản lý bè/lối kế thừa phạm vi vùng, không có grant riêng từng bè.</w:t>
            </w:r>
          </w:p>
        </w:tc>
        <w:tc>
          <w:tcPr>
            <w:tcW w:w="1250" w:type="dxa"/>
          </w:tcPr>
          <w:p w14:paraId="15B4A92B">
            <w:pPr>
              <w:spacing w:after="0" w:line="240" w:lineRule="auto"/>
            </w:pPr>
            <w:r>
              <w:rPr>
                <w:sz w:val="16"/>
                <w:szCs w:val="16"/>
              </w:rPr>
              <w:t>UC11, UC15, UC18</w:t>
            </w:r>
          </w:p>
        </w:tc>
        <w:tc>
          <w:tcPr>
            <w:tcW w:w="2400" w:type="dxa"/>
          </w:tcPr>
          <w:p w14:paraId="49FFD56C">
            <w:pPr>
              <w:spacing w:after="0" w:line="240" w:lineRule="auto"/>
            </w:pPr>
            <w:r>
              <w:rPr>
                <w:sz w:val="16"/>
                <w:szCs w:val="16"/>
              </w:rPr>
              <w:t>Quyền theo vùng giúp phân quyền nhất quán, không cấp riêng từng bè.</w:t>
            </w:r>
          </w:p>
        </w:tc>
        <w:tc>
          <w:tcPr>
            <w:tcW w:w="1800" w:type="dxa"/>
          </w:tcPr>
          <w:p w14:paraId="10E13FCE">
            <w:pPr>
              <w:spacing w:after="0" w:line="240" w:lineRule="auto"/>
            </w:pPr>
            <w:r>
              <w:rPr>
                <w:sz w:val="16"/>
                <w:szCs w:val="16"/>
              </w:rPr>
              <w:t>AccessGrant, Raft</w:t>
            </w:r>
          </w:p>
        </w:tc>
      </w:tr>
      <w:tr w14:paraId="0C622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8A4F6FD">
            <w:pPr>
              <w:spacing w:after="0" w:line="240" w:lineRule="auto"/>
            </w:pPr>
            <w:r>
              <w:rPr>
                <w:sz w:val="16"/>
                <w:szCs w:val="16"/>
              </w:rPr>
              <w:t>BR-02</w:t>
            </w:r>
          </w:p>
        </w:tc>
        <w:tc>
          <w:tcPr>
            <w:tcW w:w="2900" w:type="dxa"/>
          </w:tcPr>
          <w:p w14:paraId="5A84D544">
            <w:pPr>
              <w:spacing w:after="0" w:line="240" w:lineRule="auto"/>
            </w:pPr>
            <w:r>
              <w:rPr>
                <w:sz w:val="16"/>
                <w:szCs w:val="16"/>
              </w:rPr>
              <w:t>Bè có dây chính dọc, dây ngang trợ lực và lối giữa hai dây chính; dây nhỏ treo hàu bị cắt không có mã riêng.</w:t>
            </w:r>
          </w:p>
        </w:tc>
        <w:tc>
          <w:tcPr>
            <w:tcW w:w="1250" w:type="dxa"/>
          </w:tcPr>
          <w:p w14:paraId="68CAF841">
            <w:pPr>
              <w:spacing w:after="0" w:line="240" w:lineRule="auto"/>
            </w:pPr>
            <w:r>
              <w:rPr>
                <w:sz w:val="16"/>
                <w:szCs w:val="16"/>
              </w:rPr>
              <w:t>UC18, UC25</w:t>
            </w:r>
          </w:p>
        </w:tc>
        <w:tc>
          <w:tcPr>
            <w:tcW w:w="2400" w:type="dxa"/>
          </w:tcPr>
          <w:p w14:paraId="3BC8B1FA">
            <w:pPr>
              <w:spacing w:after="0" w:line="240" w:lineRule="auto"/>
            </w:pPr>
            <w:r>
              <w:rPr>
                <w:sz w:val="16"/>
                <w:szCs w:val="16"/>
              </w:rPr>
              <w:t>Giữ đúng cấu trúc thực địa của bè để lối là đơn vị định danh ổn định.</w:t>
            </w:r>
          </w:p>
        </w:tc>
        <w:tc>
          <w:tcPr>
            <w:tcW w:w="1800" w:type="dxa"/>
          </w:tcPr>
          <w:p w14:paraId="3A879FC8">
            <w:pPr>
              <w:spacing w:after="0" w:line="240" w:lineRule="auto"/>
            </w:pPr>
            <w:r>
              <w:rPr>
                <w:sz w:val="16"/>
                <w:szCs w:val="16"/>
              </w:rPr>
              <w:t>RaftLayoutVersion, Lane</w:t>
            </w:r>
          </w:p>
        </w:tc>
      </w:tr>
      <w:tr w14:paraId="13815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63582FEA">
            <w:pPr>
              <w:spacing w:after="0" w:line="240" w:lineRule="auto"/>
            </w:pPr>
            <w:r>
              <w:rPr>
                <w:sz w:val="16"/>
                <w:szCs w:val="16"/>
              </w:rPr>
              <w:t>BR-03</w:t>
            </w:r>
          </w:p>
        </w:tc>
        <w:tc>
          <w:tcPr>
            <w:tcW w:w="2900" w:type="dxa"/>
          </w:tcPr>
          <w:p w14:paraId="51C8503A">
            <w:pPr>
              <w:spacing w:after="0" w:line="240" w:lineRule="auto"/>
            </w:pPr>
            <w:r>
              <w:rPr>
                <w:sz w:val="16"/>
                <w:szCs w:val="16"/>
              </w:rPr>
              <w:t>Phần lối thu hoạch được ghi theo chiều dài/tiến độ và ngày; màu trên ảnh bè là cách nhập tiến độ, không suy ra kg. Các đoạn đã thả, dự kiến thu, đã thu và loại bỏ cùng được ghi từ mốc A/B; không chồng đoạn cùng loại trong một chu kỳ.</w:t>
            </w:r>
          </w:p>
        </w:tc>
        <w:tc>
          <w:tcPr>
            <w:tcW w:w="1250" w:type="dxa"/>
          </w:tcPr>
          <w:p w14:paraId="427E2DB5">
            <w:pPr>
              <w:spacing w:after="0" w:line="240" w:lineRule="auto"/>
            </w:pPr>
            <w:r>
              <w:rPr>
                <w:sz w:val="16"/>
                <w:szCs w:val="16"/>
              </w:rPr>
              <w:t>UC18, UC25, UC27, UC31</w:t>
            </w:r>
          </w:p>
        </w:tc>
        <w:tc>
          <w:tcPr>
            <w:tcW w:w="2400" w:type="dxa"/>
          </w:tcPr>
          <w:p w14:paraId="5D61C311">
            <w:pPr>
              <w:spacing w:after="0" w:line="240" w:lineRule="auto"/>
            </w:pPr>
            <w:r>
              <w:rPr>
                <w:sz w:val="16"/>
                <w:szCs w:val="16"/>
              </w:rPr>
              <w:t>Ghi tiến độ theo chiều dài và ngày thay vì suy ra kg; màu trên ảnh bè chỉ là cách nhập (AC-03).</w:t>
            </w:r>
          </w:p>
        </w:tc>
        <w:tc>
          <w:tcPr>
            <w:tcW w:w="1800" w:type="dxa"/>
          </w:tcPr>
          <w:p w14:paraId="23A6D680">
            <w:pPr>
              <w:spacing w:after="0" w:line="240" w:lineRule="auto"/>
            </w:pPr>
            <w:r>
              <w:rPr>
                <w:sz w:val="16"/>
                <w:szCs w:val="16"/>
              </w:rPr>
              <w:t>RaftLayoutVersion, Lane, LaneSegment, HarvestEvent</w:t>
            </w:r>
          </w:p>
        </w:tc>
      </w:tr>
      <w:tr w14:paraId="47412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582108C5">
            <w:pPr>
              <w:spacing w:after="0" w:line="240" w:lineRule="auto"/>
            </w:pPr>
            <w:r>
              <w:rPr>
                <w:sz w:val="16"/>
                <w:szCs w:val="16"/>
              </w:rPr>
              <w:t>BR-04</w:t>
            </w:r>
          </w:p>
        </w:tc>
        <w:tc>
          <w:tcPr>
            <w:tcW w:w="2900" w:type="dxa"/>
          </w:tcPr>
          <w:p w14:paraId="1F577050">
            <w:pPr>
              <w:spacing w:after="0" w:line="240" w:lineRule="auto"/>
            </w:pPr>
            <w:r>
              <w:rPr>
                <w:sz w:val="16"/>
                <w:szCs w:val="16"/>
              </w:rPr>
              <w:t>Nguồn nhập giống thuộc lần nhận UC23; loại giống UC20 không cố định một địa phương/nhà cung cấp.</w:t>
            </w:r>
          </w:p>
        </w:tc>
        <w:tc>
          <w:tcPr>
            <w:tcW w:w="1250" w:type="dxa"/>
          </w:tcPr>
          <w:p w14:paraId="138880D2">
            <w:pPr>
              <w:spacing w:after="0" w:line="240" w:lineRule="auto"/>
            </w:pPr>
            <w:r>
              <w:rPr>
                <w:sz w:val="16"/>
                <w:szCs w:val="16"/>
              </w:rPr>
              <w:t>UC20, UC22–23, UC25</w:t>
            </w:r>
          </w:p>
        </w:tc>
        <w:tc>
          <w:tcPr>
            <w:tcW w:w="2400" w:type="dxa"/>
          </w:tcPr>
          <w:p w14:paraId="136030F5">
            <w:pPr>
              <w:spacing w:after="0" w:line="240" w:lineRule="auto"/>
            </w:pPr>
            <w:r>
              <w:rPr>
                <w:sz w:val="16"/>
                <w:szCs w:val="16"/>
              </w:rPr>
              <w:t>Nguồn giống thay đổi theo từng lần nhập nên gắn với lần nhận ở UC23, không cố định theo loại giống.</w:t>
            </w:r>
          </w:p>
        </w:tc>
        <w:tc>
          <w:tcPr>
            <w:tcW w:w="1800" w:type="dxa"/>
          </w:tcPr>
          <w:p w14:paraId="3AAF4C45">
            <w:pPr>
              <w:spacing w:after="0" w:line="240" w:lineRule="auto"/>
            </w:pPr>
            <w:r>
              <w:rPr>
                <w:sz w:val="16"/>
                <w:szCs w:val="16"/>
              </w:rPr>
              <w:t>OysterSeedType, SeedReceiptLot</w:t>
            </w:r>
          </w:p>
        </w:tc>
      </w:tr>
      <w:tr w14:paraId="69A90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22B5CD8D">
            <w:pPr>
              <w:spacing w:after="0" w:line="240" w:lineRule="auto"/>
            </w:pPr>
            <w:r>
              <w:rPr>
                <w:sz w:val="16"/>
                <w:szCs w:val="16"/>
              </w:rPr>
              <w:t>BR-05</w:t>
            </w:r>
          </w:p>
        </w:tc>
        <w:tc>
          <w:tcPr>
            <w:tcW w:w="2900" w:type="dxa"/>
          </w:tcPr>
          <w:p w14:paraId="1B7645CA">
            <w:pPr>
              <w:spacing w:after="0" w:line="240" w:lineRule="auto"/>
            </w:pPr>
            <w:r>
              <w:rPr>
                <w:sz w:val="16"/>
                <w:szCs w:val="16"/>
              </w:rPr>
              <w:t>Mốc 8–10 tháng chỉ là thông lệ bắt đầu nhận đơn, không phải điều kiện tự động cho phép/cấm thu.</w:t>
            </w:r>
          </w:p>
        </w:tc>
        <w:tc>
          <w:tcPr>
            <w:tcW w:w="1250" w:type="dxa"/>
          </w:tcPr>
          <w:p w14:paraId="043A613D">
            <w:pPr>
              <w:spacing w:after="0" w:line="240" w:lineRule="auto"/>
            </w:pPr>
            <w:r>
              <w:rPr>
                <w:sz w:val="16"/>
                <w:szCs w:val="16"/>
              </w:rPr>
              <w:t>UC30, UC43–44</w:t>
            </w:r>
          </w:p>
        </w:tc>
        <w:tc>
          <w:tcPr>
            <w:tcW w:w="2400" w:type="dxa"/>
          </w:tcPr>
          <w:p w14:paraId="494343ED">
            <w:pPr>
              <w:spacing w:after="0" w:line="240" w:lineRule="auto"/>
            </w:pPr>
            <w:r>
              <w:rPr>
                <w:sz w:val="16"/>
                <w:szCs w:val="16"/>
              </w:rPr>
              <w:t>Mốc 8–10 tháng là thông lệ của nghề, không phải điều kiện hệ thống cưỡng chế.</w:t>
            </w:r>
          </w:p>
        </w:tc>
        <w:tc>
          <w:tcPr>
            <w:tcW w:w="1800" w:type="dxa"/>
          </w:tcPr>
          <w:p w14:paraId="4AE4C46D">
            <w:pPr>
              <w:spacing w:after="0" w:line="240" w:lineRule="auto"/>
            </w:pPr>
            <w:r>
              <w:rPr>
                <w:sz w:val="16"/>
                <w:szCs w:val="16"/>
              </w:rPr>
              <w:t>Không do hệ thống ép buộc (thông lệ nghề)</w:t>
            </w:r>
          </w:p>
        </w:tc>
      </w:tr>
      <w:tr w14:paraId="6E605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426B68CF">
            <w:pPr>
              <w:spacing w:after="0" w:line="240" w:lineRule="auto"/>
            </w:pPr>
            <w:r>
              <w:rPr>
                <w:sz w:val="16"/>
                <w:szCs w:val="16"/>
              </w:rPr>
              <w:t>BR-06</w:t>
            </w:r>
          </w:p>
        </w:tc>
        <w:tc>
          <w:tcPr>
            <w:tcW w:w="2900" w:type="dxa"/>
          </w:tcPr>
          <w:p w14:paraId="6B978A9A">
            <w:pPr>
              <w:spacing w:after="0" w:line="240" w:lineRule="auto"/>
            </w:pPr>
            <w:r>
              <w:rPr>
                <w:sz w:val="16"/>
                <w:szCs w:val="16"/>
              </w:rPr>
              <w:t>OCR là luồng nhập pH và độ mặn (‰); người dùng phải đối chiếu và xác nhận. Bản OCR nháp không tính thống kê/cảnh báo và có thể đồng bộ sau khi thiết bị có mạng. Chỉ số nước của mỗi vùng được cập nhật vào nhật ký nuôi trồng (UC26) ít nhất mỗi tháng; quá hạn thì gửi thông báo nhắc.</w:t>
            </w:r>
          </w:p>
        </w:tc>
        <w:tc>
          <w:tcPr>
            <w:tcW w:w="1250" w:type="dxa"/>
          </w:tcPr>
          <w:p w14:paraId="04F2E948">
            <w:pPr>
              <w:spacing w:after="0" w:line="240" w:lineRule="auto"/>
            </w:pPr>
            <w:r>
              <w:rPr>
                <w:sz w:val="16"/>
                <w:szCs w:val="16"/>
              </w:rPr>
              <w:t>UC26</w:t>
            </w:r>
          </w:p>
        </w:tc>
        <w:tc>
          <w:tcPr>
            <w:tcW w:w="2400" w:type="dxa"/>
          </w:tcPr>
          <w:p w14:paraId="43D547CD">
            <w:pPr>
              <w:spacing w:after="0" w:line="240" w:lineRule="auto"/>
            </w:pPr>
            <w:r>
              <w:rPr>
                <w:sz w:val="16"/>
                <w:szCs w:val="16"/>
              </w:rPr>
              <w:t>Số đo nước đọc bằng OCR có thể sai nên chỉ tính thống kê, cảnh báo sau khi người dùng xác nhận (AC-04).</w:t>
            </w:r>
          </w:p>
        </w:tc>
        <w:tc>
          <w:tcPr>
            <w:tcW w:w="1800" w:type="dxa"/>
          </w:tcPr>
          <w:p w14:paraId="14975921">
            <w:pPr>
              <w:spacing w:after="0" w:line="240" w:lineRule="auto"/>
            </w:pPr>
            <w:r>
              <w:rPr>
                <w:sz w:val="16"/>
                <w:szCs w:val="16"/>
              </w:rPr>
              <w:t>WaterMeasurement</w:t>
            </w:r>
          </w:p>
        </w:tc>
      </w:tr>
      <w:tr w14:paraId="34C68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53A8078B">
            <w:pPr>
              <w:spacing w:after="0" w:line="240" w:lineRule="auto"/>
            </w:pPr>
            <w:r>
              <w:rPr>
                <w:sz w:val="16"/>
                <w:szCs w:val="16"/>
              </w:rPr>
              <w:t>BR-07</w:t>
            </w:r>
          </w:p>
        </w:tc>
        <w:tc>
          <w:tcPr>
            <w:tcW w:w="2900" w:type="dxa"/>
          </w:tcPr>
          <w:p w14:paraId="639C2543">
            <w:pPr>
              <w:spacing w:after="0" w:line="240" w:lineRule="auto"/>
            </w:pPr>
            <w:r>
              <w:rPr>
                <w:sz w:val="16"/>
                <w:szCs w:val="16"/>
              </w:rPr>
              <w:t>Chủ HTX nhập ngưỡng cố định cho pH và độ mặn (‰). Mỗi cảnh báo giữ bộ ngưỡng đã dùng; Chủ HTX và Quản lý khu được phân quyền tại vùng là người nhận. Ngưỡng hiện hành lưu theo vùng; mỗi phép đo vượt ngưỡng lưu bản chụp ngưỡng đã dùng.</w:t>
            </w:r>
          </w:p>
        </w:tc>
        <w:tc>
          <w:tcPr>
            <w:tcW w:w="1250" w:type="dxa"/>
          </w:tcPr>
          <w:p w14:paraId="0B9F31FA">
            <w:pPr>
              <w:spacing w:after="0" w:line="240" w:lineRule="auto"/>
            </w:pPr>
            <w:r>
              <w:rPr>
                <w:sz w:val="16"/>
                <w:szCs w:val="16"/>
              </w:rPr>
              <w:t>UC26, UC69</w:t>
            </w:r>
          </w:p>
        </w:tc>
        <w:tc>
          <w:tcPr>
            <w:tcW w:w="2400" w:type="dxa"/>
          </w:tcPr>
          <w:p w14:paraId="2E2CE6FE">
            <w:pPr>
              <w:spacing w:after="0" w:line="240" w:lineRule="auto"/>
            </w:pPr>
            <w:r>
              <w:rPr>
                <w:sz w:val="16"/>
                <w:szCs w:val="16"/>
              </w:rPr>
              <w:t>Chủ HTX quyết định ngưỡng; giữ ngưỡng đã dùng để cảnh báo cũ không đổi khi ngưỡng đổi (AC-04).</w:t>
            </w:r>
          </w:p>
        </w:tc>
        <w:tc>
          <w:tcPr>
            <w:tcW w:w="1800" w:type="dxa"/>
          </w:tcPr>
          <w:p w14:paraId="7B53C6A2">
            <w:pPr>
              <w:spacing w:after="0" w:line="240" w:lineRule="auto"/>
            </w:pPr>
            <w:r>
              <w:rPr>
                <w:sz w:val="16"/>
                <w:szCs w:val="16"/>
              </w:rPr>
              <w:t>FarmingZone, WaterMeasurement</w:t>
            </w:r>
          </w:p>
        </w:tc>
      </w:tr>
      <w:tr w14:paraId="1A417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6916F3B8">
            <w:pPr>
              <w:spacing w:after="0" w:line="240" w:lineRule="auto"/>
            </w:pPr>
            <w:r>
              <w:rPr>
                <w:sz w:val="16"/>
                <w:szCs w:val="16"/>
              </w:rPr>
              <w:t>BR-08</w:t>
            </w:r>
          </w:p>
        </w:tc>
        <w:tc>
          <w:tcPr>
            <w:tcW w:w="2900" w:type="dxa"/>
          </w:tcPr>
          <w:p w14:paraId="3C794FE2">
            <w:pPr>
              <w:spacing w:after="0" w:line="240" w:lineRule="auto"/>
            </w:pPr>
            <w:r>
              <w:rPr>
                <w:sz w:val="16"/>
                <w:szCs w:val="16"/>
              </w:rPr>
              <w:t>Mọi lần bán cần đơn/yêu cầu trước. Luồng thường là nhận đơn → thu hoạch → cân/bàn giao cảng → bán; không có kho thành phẩm.</w:t>
            </w:r>
          </w:p>
        </w:tc>
        <w:tc>
          <w:tcPr>
            <w:tcW w:w="1250" w:type="dxa"/>
          </w:tcPr>
          <w:p w14:paraId="1CF5F36B">
            <w:pPr>
              <w:spacing w:after="0" w:line="240" w:lineRule="auto"/>
            </w:pPr>
            <w:r>
              <w:rPr>
                <w:sz w:val="16"/>
                <w:szCs w:val="16"/>
              </w:rPr>
              <w:t>UC30, UC43–46</w:t>
            </w:r>
          </w:p>
        </w:tc>
        <w:tc>
          <w:tcPr>
            <w:tcW w:w="2400" w:type="dxa"/>
          </w:tcPr>
          <w:p w14:paraId="032402F7">
            <w:pPr>
              <w:spacing w:after="0" w:line="240" w:lineRule="auto"/>
            </w:pPr>
            <w:r>
              <w:rPr>
                <w:sz w:val="16"/>
                <w:szCs w:val="16"/>
              </w:rPr>
              <w:t>HTX không có kho thành phẩm nên mọi lần bán phải bắt đầu từ đơn (V.3, ngoài phạm vi).</w:t>
            </w:r>
          </w:p>
        </w:tc>
        <w:tc>
          <w:tcPr>
            <w:tcW w:w="1800" w:type="dxa"/>
          </w:tcPr>
          <w:p w14:paraId="56F07210">
            <w:pPr>
              <w:spacing w:after="0" w:line="240" w:lineRule="auto"/>
            </w:pPr>
            <w:r>
              <w:rPr>
                <w:sz w:val="16"/>
                <w:szCs w:val="16"/>
              </w:rPr>
              <w:t>SalesOrder</w:t>
            </w:r>
          </w:p>
        </w:tc>
      </w:tr>
      <w:tr w14:paraId="00D0E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1163173E">
            <w:pPr>
              <w:spacing w:after="0" w:line="240" w:lineRule="auto"/>
            </w:pPr>
            <w:r>
              <w:rPr>
                <w:sz w:val="16"/>
                <w:szCs w:val="16"/>
              </w:rPr>
              <w:t>BR-09</w:t>
            </w:r>
          </w:p>
        </w:tc>
        <w:tc>
          <w:tcPr>
            <w:tcW w:w="2900" w:type="dxa"/>
          </w:tcPr>
          <w:p w14:paraId="05361C2B">
            <w:pPr>
              <w:spacing w:after="0" w:line="240" w:lineRule="auto"/>
            </w:pPr>
            <w:r>
              <w:rPr>
                <w:sz w:val="16"/>
                <w:szCs w:val="16"/>
              </w:rPr>
              <w:t>Lần bán đầu: một đơn ↔ một lô nguồn mới ↔ một QR. Một vùng là thông lệ, không phải ràng buộc dữ liệu; nếu nguồn thuộc nhiều vùng, hồ sơ truy xuất phải giữ từng vùng và đối chiếu giấy tờ tuân thủ của từng vùng.</w:t>
            </w:r>
          </w:p>
        </w:tc>
        <w:tc>
          <w:tcPr>
            <w:tcW w:w="1250" w:type="dxa"/>
          </w:tcPr>
          <w:p w14:paraId="2BFDC366">
            <w:pPr>
              <w:spacing w:after="0" w:line="240" w:lineRule="auto"/>
            </w:pPr>
            <w:r>
              <w:rPr>
                <w:sz w:val="16"/>
                <w:szCs w:val="16"/>
              </w:rPr>
              <w:t>UC31–32, UC40–41</w:t>
            </w:r>
          </w:p>
        </w:tc>
        <w:tc>
          <w:tcPr>
            <w:tcW w:w="2400" w:type="dxa"/>
          </w:tcPr>
          <w:p w14:paraId="213BBE20">
            <w:pPr>
              <w:spacing w:after="0" w:line="240" w:lineRule="auto"/>
            </w:pPr>
            <w:r>
              <w:rPr>
                <w:sz w:val="16"/>
                <w:szCs w:val="16"/>
              </w:rPr>
              <w:t>Một đơn gom nhiều nguồn vẫn cần một lô và một QR để truy xuất thống nhất (AC-05).</w:t>
            </w:r>
          </w:p>
        </w:tc>
        <w:tc>
          <w:tcPr>
            <w:tcW w:w="1800" w:type="dxa"/>
          </w:tcPr>
          <w:p w14:paraId="491477D2">
            <w:pPr>
              <w:spacing w:after="0" w:line="240" w:lineRule="auto"/>
            </w:pPr>
            <w:r>
              <w:rPr>
                <w:sz w:val="16"/>
                <w:szCs w:val="16"/>
              </w:rPr>
              <w:t>HarvestEvent, TraceabilityLot</w:t>
            </w:r>
          </w:p>
        </w:tc>
      </w:tr>
      <w:tr w14:paraId="68548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442ABFA1">
            <w:pPr>
              <w:spacing w:after="0" w:line="240" w:lineRule="auto"/>
            </w:pPr>
            <w:r>
              <w:rPr>
                <w:sz w:val="16"/>
                <w:szCs w:val="16"/>
              </w:rPr>
              <w:t>BR-10</w:t>
            </w:r>
          </w:p>
        </w:tc>
        <w:tc>
          <w:tcPr>
            <w:tcW w:w="2900" w:type="dxa"/>
          </w:tcPr>
          <w:p w14:paraId="3958A2A0">
            <w:pPr>
              <w:spacing w:after="0" w:line="240" w:lineRule="auto"/>
            </w:pPr>
            <w:r>
              <w:rPr>
                <w:sz w:val="16"/>
                <w:szCs w:val="16"/>
              </w:rPr>
              <w:t>Nếu chỉ cân gộp cho đơn, không gán kg cân đo riêng cho từng bè/lối bằng suy diễn.</w:t>
            </w:r>
          </w:p>
        </w:tc>
        <w:tc>
          <w:tcPr>
            <w:tcW w:w="1250" w:type="dxa"/>
          </w:tcPr>
          <w:p w14:paraId="6D112667">
            <w:pPr>
              <w:spacing w:after="0" w:line="240" w:lineRule="auto"/>
            </w:pPr>
            <w:r>
              <w:rPr>
                <w:sz w:val="16"/>
                <w:szCs w:val="16"/>
              </w:rPr>
              <w:t>UC31, UC36, UC41, UC65</w:t>
            </w:r>
          </w:p>
        </w:tc>
        <w:tc>
          <w:tcPr>
            <w:tcW w:w="2400" w:type="dxa"/>
          </w:tcPr>
          <w:p w14:paraId="28BE4A35">
            <w:pPr>
              <w:spacing w:after="0" w:line="240" w:lineRule="auto"/>
            </w:pPr>
            <w:r>
              <w:rPr>
                <w:sz w:val="16"/>
                <w:szCs w:val="16"/>
              </w:rPr>
              <w:t>Cân gộp tại cảng không cho biết kg từng bè/lối nên không được suy diễn (AC-05).</w:t>
            </w:r>
          </w:p>
        </w:tc>
        <w:tc>
          <w:tcPr>
            <w:tcW w:w="1800" w:type="dxa"/>
          </w:tcPr>
          <w:p w14:paraId="5F58C47B">
            <w:pPr>
              <w:spacing w:after="0" w:line="240" w:lineRule="auto"/>
            </w:pPr>
            <w:r>
              <w:rPr>
                <w:sz w:val="16"/>
                <w:szCs w:val="16"/>
              </w:rPr>
              <w:t>LaneSegment, HarvestEvent, TraceabilityLot</w:t>
            </w:r>
          </w:p>
        </w:tc>
      </w:tr>
      <w:tr w14:paraId="3C57D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9CAC1ED">
            <w:pPr>
              <w:spacing w:after="0" w:line="240" w:lineRule="auto"/>
            </w:pPr>
            <w:r>
              <w:rPr>
                <w:sz w:val="16"/>
                <w:szCs w:val="16"/>
              </w:rPr>
              <w:t>BR-11</w:t>
            </w:r>
          </w:p>
        </w:tc>
        <w:tc>
          <w:tcPr>
            <w:tcW w:w="2900" w:type="dxa"/>
          </w:tcPr>
          <w:p w14:paraId="285C60F0">
            <w:pPr>
              <w:spacing w:after="0" w:line="240" w:lineRule="auto"/>
            </w:pPr>
            <w:r>
              <w:rPr>
                <w:sz w:val="16"/>
                <w:szCs w:val="16"/>
              </w:rPr>
              <w:t>Khối lượng tại bè trong UC31 là ước tính; UC45 ghi số cân cảng do người mua xác nhận, là lượng tính tiền cho chính lần bán. Căn cứ xác nhận phải được lưu cùng phiếu cân.</w:t>
            </w:r>
          </w:p>
        </w:tc>
        <w:tc>
          <w:tcPr>
            <w:tcW w:w="1250" w:type="dxa"/>
          </w:tcPr>
          <w:p w14:paraId="03D1F8CB">
            <w:pPr>
              <w:spacing w:after="0" w:line="240" w:lineRule="auto"/>
            </w:pPr>
            <w:r>
              <w:rPr>
                <w:sz w:val="16"/>
                <w:szCs w:val="16"/>
              </w:rPr>
              <w:t>UC31, UC45, UC48</w:t>
            </w:r>
          </w:p>
        </w:tc>
        <w:tc>
          <w:tcPr>
            <w:tcW w:w="2400" w:type="dxa"/>
          </w:tcPr>
          <w:p w14:paraId="4BDE0C46">
            <w:pPr>
              <w:spacing w:after="0" w:line="240" w:lineRule="auto"/>
            </w:pPr>
            <w:r>
              <w:rPr>
                <w:sz w:val="16"/>
                <w:szCs w:val="16"/>
              </w:rPr>
              <w:t>Khối lượng tại bè chỉ là ước tính; số tính tiền do người mua xác nhận tại cảng.</w:t>
            </w:r>
          </w:p>
        </w:tc>
        <w:tc>
          <w:tcPr>
            <w:tcW w:w="1800" w:type="dxa"/>
          </w:tcPr>
          <w:p w14:paraId="07A67BCE">
            <w:pPr>
              <w:spacing w:after="0" w:line="240" w:lineRule="auto"/>
            </w:pPr>
            <w:r>
              <w:rPr>
                <w:sz w:val="16"/>
                <w:szCs w:val="16"/>
              </w:rPr>
              <w:t>HarvestEvent, PortWeighing, SaleTransaction</w:t>
            </w:r>
          </w:p>
        </w:tc>
      </w:tr>
      <w:tr w14:paraId="2579F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AA343E5">
            <w:pPr>
              <w:spacing w:after="0" w:line="240" w:lineRule="auto"/>
            </w:pPr>
            <w:r>
              <w:rPr>
                <w:sz w:val="16"/>
                <w:szCs w:val="16"/>
              </w:rPr>
              <w:t>BR-12</w:t>
            </w:r>
          </w:p>
        </w:tc>
        <w:tc>
          <w:tcPr>
            <w:tcW w:w="2900" w:type="dxa"/>
          </w:tcPr>
          <w:p w14:paraId="3489EA28">
            <w:pPr>
              <w:spacing w:after="0" w:line="240" w:lineRule="auto"/>
            </w:pPr>
            <w:r>
              <w:rPr>
                <w:sz w:val="16"/>
                <w:szCs w:val="16"/>
              </w:rPr>
              <w:t>Giá theo thị trường được thống nhất sau cân cảng cho từng đơn/lần bán. Đơn vị VND; OMTS gợi ý số tiền làm tròn lên nghìn đồng gần nhất, người dùng nhập/xác nhận số tiền cuối; chỉ lưu bội số 1.000 VND; không có bảng giá tham khảo.</w:t>
            </w:r>
          </w:p>
        </w:tc>
        <w:tc>
          <w:tcPr>
            <w:tcW w:w="1250" w:type="dxa"/>
          </w:tcPr>
          <w:p w14:paraId="1F62882A">
            <w:pPr>
              <w:spacing w:after="0" w:line="240" w:lineRule="auto"/>
            </w:pPr>
            <w:r>
              <w:rPr>
                <w:sz w:val="16"/>
                <w:szCs w:val="16"/>
              </w:rPr>
              <w:t>UC20, UC44–45, UC48, UC66</w:t>
            </w:r>
          </w:p>
        </w:tc>
        <w:tc>
          <w:tcPr>
            <w:tcW w:w="2400" w:type="dxa"/>
          </w:tcPr>
          <w:p w14:paraId="38F0863E">
            <w:pPr>
              <w:spacing w:after="0" w:line="240" w:lineRule="auto"/>
            </w:pPr>
            <w:r>
              <w:rPr>
                <w:sz w:val="16"/>
                <w:szCs w:val="16"/>
              </w:rPr>
              <w:t>Giá chỉ thống nhất sau khi cân nên đơn không gắn bảng giá; tiền tính bằng VND làm tròn nghìn.</w:t>
            </w:r>
          </w:p>
        </w:tc>
        <w:tc>
          <w:tcPr>
            <w:tcW w:w="1800" w:type="dxa"/>
          </w:tcPr>
          <w:p w14:paraId="1BCE5BD7">
            <w:pPr>
              <w:spacing w:after="0" w:line="240" w:lineRule="auto"/>
            </w:pPr>
            <w:r>
              <w:rPr>
                <w:sz w:val="16"/>
                <w:szCs w:val="16"/>
              </w:rPr>
              <w:t>Product, SalesOrder, SaleTransaction</w:t>
            </w:r>
          </w:p>
        </w:tc>
      </w:tr>
      <w:tr w14:paraId="4E93F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41D5CDB4">
            <w:pPr>
              <w:spacing w:after="0" w:line="240" w:lineRule="auto"/>
            </w:pPr>
            <w:r>
              <w:rPr>
                <w:sz w:val="16"/>
                <w:szCs w:val="16"/>
              </w:rPr>
              <w:t>BR-13</w:t>
            </w:r>
          </w:p>
        </w:tc>
        <w:tc>
          <w:tcPr>
            <w:tcW w:w="2900" w:type="dxa"/>
          </w:tcPr>
          <w:p w14:paraId="5DD36AFF">
            <w:pPr>
              <w:spacing w:after="0" w:line="240" w:lineRule="auto"/>
            </w:pPr>
            <w:r>
              <w:rPr>
                <w:sz w:val="16"/>
                <w:szCs w:val="16"/>
              </w:rPr>
              <w:t>Thương lái có thể trả ngay hoặc để công nợ; ghi tiền thực nhận khác ghi giá trị bán.</w:t>
            </w:r>
          </w:p>
        </w:tc>
        <w:tc>
          <w:tcPr>
            <w:tcW w:w="1250" w:type="dxa"/>
          </w:tcPr>
          <w:p w14:paraId="27064741">
            <w:pPr>
              <w:spacing w:after="0" w:line="240" w:lineRule="auto"/>
            </w:pPr>
            <w:r>
              <w:rPr>
                <w:sz w:val="16"/>
                <w:szCs w:val="16"/>
              </w:rPr>
              <w:t>UC48–50</w:t>
            </w:r>
          </w:p>
        </w:tc>
        <w:tc>
          <w:tcPr>
            <w:tcW w:w="2400" w:type="dxa"/>
          </w:tcPr>
          <w:p w14:paraId="1F448608">
            <w:pPr>
              <w:spacing w:after="0" w:line="240" w:lineRule="auto"/>
            </w:pPr>
            <w:r>
              <w:rPr>
                <w:sz w:val="16"/>
                <w:szCs w:val="16"/>
              </w:rPr>
              <w:t>Tiền thực nhận tách khỏi giá trị bán để theo dõi công nợ (AC-07).</w:t>
            </w:r>
          </w:p>
        </w:tc>
        <w:tc>
          <w:tcPr>
            <w:tcW w:w="1800" w:type="dxa"/>
          </w:tcPr>
          <w:p w14:paraId="052B84A1">
            <w:pPr>
              <w:spacing w:after="0" w:line="240" w:lineRule="auto"/>
            </w:pPr>
            <w:r>
              <w:rPr>
                <w:sz w:val="16"/>
                <w:szCs w:val="16"/>
              </w:rPr>
              <w:t>SaleTransaction, CustomerReceipt</w:t>
            </w:r>
          </w:p>
        </w:tc>
      </w:tr>
      <w:tr w14:paraId="144FD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7779110B">
            <w:pPr>
              <w:spacing w:after="0" w:line="240" w:lineRule="auto"/>
            </w:pPr>
            <w:r>
              <w:rPr>
                <w:sz w:val="16"/>
                <w:szCs w:val="16"/>
              </w:rPr>
              <w:t>BR-14</w:t>
            </w:r>
          </w:p>
        </w:tc>
        <w:tc>
          <w:tcPr>
            <w:tcW w:w="2900" w:type="dxa"/>
          </w:tcPr>
          <w:p w14:paraId="4FB1AA6C">
            <w:pPr>
              <w:spacing w:after="0" w:line="240" w:lineRule="auto"/>
            </w:pPr>
            <w:r>
              <w:rPr>
                <w:sz w:val="16"/>
                <w:szCs w:val="16"/>
              </w:rPr>
              <w:t>Khi có mạng, chỉ bàn giao sau khi QR/lô có bản hiện hành do Chủ HTX/Quản lý khu phụ trách đơn rà và công bố. Khi cảng mất mạng, vẫn được bàn giao nếu đã ghi đủ phiếu cân có thương lái xác nhận, giá đã thống nhất và người nhận; có mạng thì đồng bộ, rà UC32, công bố UC32 rồi gửi QR cho thương lái. Nếu rà không đạt, Chủ HTX sửa hồ sơ (UC39) và thông báo thương lái; giao dịch bán giữ nguyên. QR không hiển thị lịch sử trả hàng, người mua hay tài chính; việc đủ điều kiện bán lại là quyết định nội bộ của Chủ HTX. Không bàn giao, kể cả bán lại, khi bản công bố của lô đang Cần rà lại (sau đính chính ở UC39).</w:t>
            </w:r>
          </w:p>
        </w:tc>
        <w:tc>
          <w:tcPr>
            <w:tcW w:w="1250" w:type="dxa"/>
          </w:tcPr>
          <w:p w14:paraId="7D464184">
            <w:pPr>
              <w:spacing w:after="0" w:line="240" w:lineRule="auto"/>
            </w:pPr>
            <w:r>
              <w:rPr>
                <w:sz w:val="16"/>
                <w:szCs w:val="16"/>
              </w:rPr>
              <w:t>UC32, UC45, UC48</w:t>
            </w:r>
          </w:p>
        </w:tc>
        <w:tc>
          <w:tcPr>
            <w:tcW w:w="2400" w:type="dxa"/>
          </w:tcPr>
          <w:p w14:paraId="03C0BFB6">
            <w:pPr>
              <w:spacing w:after="0" w:line="240" w:lineRule="auto"/>
            </w:pPr>
            <w:r>
              <w:rPr>
                <w:sz w:val="16"/>
                <w:szCs w:val="16"/>
              </w:rPr>
              <w:t>QR phải phản ánh hồ sơ đã rà trước bàn giao; khi cảng mất mạng vẫn giao hàng (AC-12).</w:t>
            </w:r>
          </w:p>
        </w:tc>
        <w:tc>
          <w:tcPr>
            <w:tcW w:w="1800" w:type="dxa"/>
          </w:tcPr>
          <w:p w14:paraId="5012AA68">
            <w:pPr>
              <w:spacing w:after="0" w:line="240" w:lineRule="auto"/>
            </w:pPr>
            <w:r>
              <w:rPr>
                <w:sz w:val="16"/>
                <w:szCs w:val="16"/>
              </w:rPr>
              <w:t>PortWeighing, TracePublicationVersion</w:t>
            </w:r>
          </w:p>
        </w:tc>
      </w:tr>
      <w:tr w14:paraId="43851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3917B66C">
            <w:pPr>
              <w:spacing w:after="0" w:line="240" w:lineRule="auto"/>
            </w:pPr>
            <w:r>
              <w:rPr>
                <w:sz w:val="16"/>
                <w:szCs w:val="16"/>
              </w:rPr>
              <w:t>BR-15</w:t>
            </w:r>
          </w:p>
        </w:tc>
        <w:tc>
          <w:tcPr>
            <w:tcW w:w="2900" w:type="dxa"/>
          </w:tcPr>
          <w:p w14:paraId="5329ED43">
            <w:pPr>
              <w:spacing w:after="0" w:line="240" w:lineRule="auto"/>
            </w:pPr>
            <w:r>
              <w:rPr>
                <w:sz w:val="16"/>
                <w:szCs w:val="16"/>
              </w:rPr>
              <w:t xml:space="preserve">Sau nhận hàng, trả hàng vật lý, giảm giá thương mại và hoàn tiền thực tế là các sự kiện khác nhau. Thương lái trả hàng thì trả toàn bộ đơn đã nhận (Đã chốt bán → Yêu cầu trả hàng → Đã chấp nhận trả → Đã nhận hàng trả), chỉ trong 24 giờ kể từ lúc chốt bán và khi đơn chưa </w:t>
            </w:r>
            <w:del w:id="3251" w:author="Claude" w:date="2026-10-08T00:00:00Z">
              <w:r>
                <w:rPr>
                  <w:sz w:val="16"/>
                  <w:szCs w:val="16"/>
                </w:rPr>
                <w:delText xml:space="preserve">được</w:delText>
              </w:r>
            </w:del>
            <w:ins w:id="3252" w:author="Claude" w:date="2026-10-08T00:00:00Z">
              <w:r>
                <w:rPr>
                  <w:sz w:val="16"/>
                  <w:szCs w:val="16"/>
                </w:rPr>
                <w:t xml:space="preserve">có điều chỉnh</w:t>
              </w:r>
            </w:ins>
            <w:r>
              <w:rPr>
                <w:sz w:val="16"/>
                <w:szCs w:val="16"/>
              </w:rPr>
              <w:t xml:space="preserve"> giảm </w:t>
            </w:r>
            <w:del w:id="3249" w:author="Claude" w:date="2026-10-08T00:00:00Z">
              <w:r>
                <w:rPr>
                  <w:sz w:val="16"/>
                  <w:szCs w:val="16"/>
                </w:rPr>
                <w:delText xml:space="preserve">giá;</w:delText>
              </w:r>
            </w:del>
            <w:ins w:id="3250" w:author="Claude" w:date="2026-10-08T00:00:00Z">
              <w:r>
                <w:rPr>
                  <w:sz w:val="16"/>
                  <w:szCs w:val="16"/>
                </w:rPr>
                <w:t xml:space="preserve">giá ở Nháp hoặc Đã duyệt;</w:t>
              </w:r>
            </w:ins>
            <w:r>
              <w:rPr>
                <w:sz w:val="16"/>
                <w:szCs w:val="16"/>
              </w:rPr>
              <w:t xml:space="preserve"> không giảm giá trên đơn đang trả hàng; Chủ HTX hủy chấp nhận trả được trước khi hàng về (đơn về Đã chốt bán).</w:t>
            </w:r>
          </w:p>
        </w:tc>
        <w:tc>
          <w:tcPr>
            <w:tcW w:w="1250" w:type="dxa"/>
          </w:tcPr>
          <w:p w14:paraId="28CCFC59">
            <w:pPr>
              <w:spacing w:after="0" w:line="240" w:lineRule="auto"/>
            </w:pPr>
            <w:r>
              <w:rPr>
                <w:sz w:val="16"/>
                <w:szCs w:val="16"/>
              </w:rPr>
              <w:t>UC51–54, UC67</w:t>
            </w:r>
          </w:p>
        </w:tc>
        <w:tc>
          <w:tcPr>
            <w:tcW w:w="2400" w:type="dxa"/>
          </w:tcPr>
          <w:p w14:paraId="26770441">
            <w:pPr>
              <w:spacing w:after="0" w:line="240" w:lineRule="auto"/>
            </w:pPr>
            <w:r>
              <w:rPr>
                <w:sz w:val="16"/>
                <w:szCs w:val="16"/>
              </w:rPr>
              <w:t>Trả hàng, giảm giá và hoàn tiền là ba sự kiện riêng để không tự trừ nợ khi chỉ nhận hàng (AC-08).</w:t>
            </w:r>
          </w:p>
        </w:tc>
        <w:tc>
          <w:tcPr>
            <w:tcW w:w="1800" w:type="dxa"/>
          </w:tcPr>
          <w:p w14:paraId="34A47A13">
            <w:pPr>
              <w:spacing w:after="0" w:line="240" w:lineRule="auto"/>
            </w:pPr>
            <w:r>
              <w:rPr>
                <w:sz w:val="16"/>
                <w:szCs w:val="16"/>
              </w:rPr>
              <w:t>QualityClaim, SaleAdjustment, PhysicalReturn, CustomerRefund</w:t>
            </w:r>
          </w:p>
        </w:tc>
      </w:tr>
      <w:tr w14:paraId="5D1F3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1EF8F1B3">
            <w:pPr>
              <w:spacing w:after="0" w:line="240" w:lineRule="auto"/>
            </w:pPr>
            <w:r>
              <w:rPr>
                <w:sz w:val="16"/>
                <w:szCs w:val="16"/>
              </w:rPr>
              <w:t>BR-16</w:t>
            </w:r>
          </w:p>
        </w:tc>
        <w:tc>
          <w:tcPr>
            <w:tcW w:w="2900" w:type="dxa"/>
          </w:tcPr>
          <w:p w14:paraId="32FAA085">
            <w:pPr>
              <w:spacing w:after="0" w:line="240" w:lineRule="auto"/>
            </w:pPr>
            <w:r>
              <w:rPr>
                <w:sz w:val="16"/>
                <w:szCs w:val="16"/>
              </w:rPr>
              <w:t>Giảm giá theo số tiền hoặc %, có căn cứ/duyệt; khoản giảm đã duyệt trừ phải thu chưa trả. Không ghi hoàn tiền nếu tiền chưa thực trả.</w:t>
            </w:r>
          </w:p>
        </w:tc>
        <w:tc>
          <w:tcPr>
            <w:tcW w:w="1250" w:type="dxa"/>
          </w:tcPr>
          <w:p w14:paraId="371E3A87">
            <w:pPr>
              <w:spacing w:after="0" w:line="240" w:lineRule="auto"/>
            </w:pPr>
            <w:r>
              <w:rPr>
                <w:sz w:val="16"/>
                <w:szCs w:val="16"/>
              </w:rPr>
              <w:t>UC50, UC53</w:t>
            </w:r>
          </w:p>
        </w:tc>
        <w:tc>
          <w:tcPr>
            <w:tcW w:w="2400" w:type="dxa"/>
          </w:tcPr>
          <w:p w14:paraId="68DF973A">
            <w:pPr>
              <w:spacing w:after="0" w:line="240" w:lineRule="auto"/>
            </w:pPr>
            <w:r>
              <w:rPr>
                <w:sz w:val="16"/>
                <w:szCs w:val="16"/>
              </w:rPr>
              <w:t>Giảm giá cần căn cứ hoặc duyệt và chỉ trừ phải thu chưa trả; không ghi hoàn tiền khi chưa chi (AC-08).</w:t>
            </w:r>
          </w:p>
        </w:tc>
        <w:tc>
          <w:tcPr>
            <w:tcW w:w="1800" w:type="dxa"/>
          </w:tcPr>
          <w:p w14:paraId="106B3CFB">
            <w:pPr>
              <w:spacing w:after="0" w:line="240" w:lineRule="auto"/>
            </w:pPr>
            <w:r>
              <w:rPr>
                <w:sz w:val="16"/>
                <w:szCs w:val="16"/>
              </w:rPr>
              <w:t>SaleAdjustment, CustomerCredit, CustomerRefund</w:t>
            </w:r>
          </w:p>
        </w:tc>
      </w:tr>
      <w:tr w14:paraId="746B1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1B09BFAE">
            <w:pPr>
              <w:spacing w:after="0" w:line="240" w:lineRule="auto"/>
            </w:pPr>
            <w:r>
              <w:rPr>
                <w:sz w:val="16"/>
                <w:szCs w:val="16"/>
              </w:rPr>
              <w:t>BR-17</w:t>
            </w:r>
          </w:p>
        </w:tc>
        <w:tc>
          <w:tcPr>
            <w:tcW w:w="2900" w:type="dxa"/>
          </w:tcPr>
          <w:p w14:paraId="27840D21">
            <w:pPr>
              <w:spacing w:after="0" w:line="240" w:lineRule="auto"/>
            </w:pPr>
            <w:r>
              <w:rPr>
                <w:sz w:val="16"/>
                <w:szCs w:val="16"/>
              </w:rPr>
              <w:t>Hàng trả đủ điều kiện có thể bán cho người mua khác: cần đơn mới, dùng lô nguồn/QR cũ, cân lại và bàn giao tại cảng; không tạo thu hoạch giả.</w:t>
            </w:r>
          </w:p>
        </w:tc>
        <w:tc>
          <w:tcPr>
            <w:tcW w:w="1250" w:type="dxa"/>
          </w:tcPr>
          <w:p w14:paraId="789995D8">
            <w:pPr>
              <w:spacing w:after="0" w:line="240" w:lineRule="auto"/>
            </w:pPr>
            <w:r>
              <w:rPr>
                <w:sz w:val="16"/>
                <w:szCs w:val="16"/>
              </w:rPr>
              <w:t>UC37, UC43–45, UC52</w:t>
            </w:r>
          </w:p>
        </w:tc>
        <w:tc>
          <w:tcPr>
            <w:tcW w:w="2400" w:type="dxa"/>
          </w:tcPr>
          <w:p w14:paraId="6999F60F">
            <w:pPr>
              <w:spacing w:after="0" w:line="240" w:lineRule="auto"/>
            </w:pPr>
            <w:r>
              <w:rPr>
                <w:sz w:val="16"/>
                <w:szCs w:val="16"/>
              </w:rPr>
              <w:t>Hàng trả đủ điều kiện được bán lại mà không tạo thu hoạch giả; cần đơn mới và cân lại (AC-09).</w:t>
            </w:r>
          </w:p>
        </w:tc>
        <w:tc>
          <w:tcPr>
            <w:tcW w:w="1800" w:type="dxa"/>
          </w:tcPr>
          <w:p w14:paraId="3CF070FA">
            <w:pPr>
              <w:spacing w:after="0" w:line="240" w:lineRule="auto"/>
            </w:pPr>
            <w:r>
              <w:rPr>
                <w:sz w:val="16"/>
                <w:szCs w:val="16"/>
              </w:rPr>
              <w:t>SalesOrder, TraceabilityLot, PhysicalReturn</w:t>
            </w:r>
          </w:p>
        </w:tc>
      </w:tr>
      <w:tr w14:paraId="34BB8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3B52D2C7">
            <w:pPr>
              <w:spacing w:after="0" w:line="240" w:lineRule="auto"/>
            </w:pPr>
            <w:r>
              <w:rPr>
                <w:sz w:val="16"/>
                <w:szCs w:val="16"/>
              </w:rPr>
              <w:t>BR-18</w:t>
            </w:r>
          </w:p>
        </w:tc>
        <w:tc>
          <w:tcPr>
            <w:tcW w:w="2900" w:type="dxa"/>
          </w:tcPr>
          <w:p w14:paraId="344C514A">
            <w:pPr>
              <w:spacing w:after="0" w:line="240" w:lineRule="auto"/>
            </w:pPr>
            <w:r>
              <w:rPr>
                <w:sz w:val="16"/>
                <w:szCs w:val="16"/>
              </w:rPr>
              <w:t>Một QR nguồn có thể thuộc nhiều lịch sử bán qua sự kiện trả hàng; mỗi lần bán có cân/giá/người mua riêng, không nhân đôi kg thu hoạch gốc.</w:t>
            </w:r>
          </w:p>
        </w:tc>
        <w:tc>
          <w:tcPr>
            <w:tcW w:w="1250" w:type="dxa"/>
          </w:tcPr>
          <w:p w14:paraId="1CE1C677">
            <w:pPr>
              <w:spacing w:after="0" w:line="240" w:lineRule="auto"/>
            </w:pPr>
            <w:r>
              <w:rPr>
                <w:sz w:val="16"/>
                <w:szCs w:val="16"/>
              </w:rPr>
              <w:t>UC37–38, UC40, UC65</w:t>
            </w:r>
          </w:p>
        </w:tc>
        <w:tc>
          <w:tcPr>
            <w:tcW w:w="2400" w:type="dxa"/>
          </w:tcPr>
          <w:p w14:paraId="6B97E322">
            <w:pPr>
              <w:spacing w:after="0" w:line="240" w:lineRule="auto"/>
            </w:pPr>
            <w:r>
              <w:rPr>
                <w:sz w:val="16"/>
                <w:szCs w:val="16"/>
              </w:rPr>
              <w:t>Một QR nguồn truy được nhiều lần bán qua hàng trả; không nhân đôi kg thu hoạch gốc (AC-11).</w:t>
            </w:r>
          </w:p>
        </w:tc>
        <w:tc>
          <w:tcPr>
            <w:tcW w:w="1800" w:type="dxa"/>
          </w:tcPr>
          <w:p w14:paraId="500AD3B6">
            <w:pPr>
              <w:spacing w:after="0" w:line="240" w:lineRule="auto"/>
            </w:pPr>
            <w:r>
              <w:rPr>
                <w:sz w:val="16"/>
                <w:szCs w:val="16"/>
              </w:rPr>
              <w:t>TraceabilityLot, SaleTransaction, TracePublicationVersion</w:t>
            </w:r>
          </w:p>
        </w:tc>
      </w:tr>
      <w:tr w14:paraId="65779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5592A505">
            <w:pPr>
              <w:spacing w:after="0" w:line="240" w:lineRule="auto"/>
            </w:pPr>
            <w:r>
              <w:rPr>
                <w:sz w:val="16"/>
                <w:szCs w:val="16"/>
              </w:rPr>
              <w:t>BR-19</w:t>
            </w:r>
          </w:p>
        </w:tc>
        <w:tc>
          <w:tcPr>
            <w:tcW w:w="2900" w:type="dxa"/>
          </w:tcPr>
          <w:p w14:paraId="402A2AC3">
            <w:pPr>
              <w:spacing w:after="0" w:line="240" w:lineRule="auto"/>
            </w:pPr>
            <w:r>
              <w:rPr>
                <w:sz w:val="16"/>
                <w:szCs w:val="16"/>
              </w:rPr>
              <w:t>Vai trò do Chủ HTX định nghĩa ở UC12 gồm quyền Tạo/Xem/Sửa/Xóa/khác theo chức năng; UC11 gán cho tài khoản các cặp khu – vai trò. Sửa vai trò áp dụng ngay cho mọi tài khoản giữ vai trò và được ghi audit; thu hồi cặp khu – vai trò không khôi phục ngầm khi cấp lại. Danh mục chức năng và các quyền hỗ trợ do hệ thống định nghĩa.</w:t>
            </w:r>
          </w:p>
        </w:tc>
        <w:tc>
          <w:tcPr>
            <w:tcW w:w="1250" w:type="dxa"/>
          </w:tcPr>
          <w:p w14:paraId="745C608B">
            <w:pPr>
              <w:spacing w:after="0" w:line="240" w:lineRule="auto"/>
            </w:pPr>
            <w:r>
              <w:rPr>
                <w:sz w:val="16"/>
                <w:szCs w:val="16"/>
              </w:rPr>
              <w:t>UC02, UC11–12</w:t>
            </w:r>
          </w:p>
        </w:tc>
        <w:tc>
          <w:tcPr>
            <w:tcW w:w="2400" w:type="dxa"/>
          </w:tcPr>
          <w:p w14:paraId="6CC199C9">
            <w:pPr>
              <w:spacing w:after="0" w:line="240" w:lineRule="auto"/>
            </w:pPr>
            <w:r>
              <w:rPr>
                <w:sz w:val="16"/>
                <w:szCs w:val="16"/>
              </w:rPr>
              <w:t>Chủ HTX tự định nghĩa vai trò và gán theo khu để cấp quyền nhất quán cho nhiều tài khoản (AC-02).</w:t>
            </w:r>
          </w:p>
        </w:tc>
        <w:tc>
          <w:tcPr>
            <w:tcW w:w="1800" w:type="dxa"/>
          </w:tcPr>
          <w:p w14:paraId="44C415C5">
            <w:pPr>
              <w:spacing w:after="0" w:line="240" w:lineRule="auto"/>
            </w:pPr>
            <w:r>
              <w:rPr>
                <w:sz w:val="16"/>
                <w:szCs w:val="16"/>
              </w:rPr>
              <w:t>Role, RolePermission, AccessGrant</w:t>
            </w:r>
          </w:p>
        </w:tc>
      </w:tr>
      <w:tr w14:paraId="1982C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76290759">
            <w:pPr>
              <w:spacing w:after="0" w:line="240" w:lineRule="auto"/>
            </w:pPr>
            <w:r>
              <w:rPr>
                <w:sz w:val="16"/>
                <w:szCs w:val="16"/>
              </w:rPr>
              <w:t>BR-20</w:t>
            </w:r>
          </w:p>
        </w:tc>
        <w:tc>
          <w:tcPr>
            <w:tcW w:w="2900" w:type="dxa"/>
          </w:tcPr>
          <w:p w14:paraId="7ADC7462">
            <w:pPr>
              <w:spacing w:after="0" w:line="240" w:lineRule="auto"/>
            </w:pPr>
            <w:r>
              <w:rPr>
                <w:sz w:val="16"/>
                <w:szCs w:val="16"/>
              </w:rPr>
              <w:t>Nhân viên chính thức hưởng lương tháng theo mức UC58. Thời vụ ghi từng người/ngày. HTX đặt đơn giá công nhật trước; chấm công xác định người làm trong ngày. Kế toán lập bảng, Chủ HTX sửa/duyệt, HTX trả qua người nhận khoán; nhân viên chỉ xem lương của mình. Việc khoán (UC56) có số tiền khoán thỏa thuận trước; nghiệm thu đạt (UC57) thì số tiền khoán thành khoản phải trả cho người nhận khoán (UC59), không chấm công từng người.</w:t>
            </w:r>
          </w:p>
        </w:tc>
        <w:tc>
          <w:tcPr>
            <w:tcW w:w="1250" w:type="dxa"/>
          </w:tcPr>
          <w:p w14:paraId="3B96BC1B">
            <w:pPr>
              <w:spacing w:after="0" w:line="240" w:lineRule="auto"/>
            </w:pPr>
            <w:r>
              <w:rPr>
                <w:sz w:val="16"/>
                <w:szCs w:val="16"/>
              </w:rPr>
              <w:t>UC55–62</w:t>
            </w:r>
          </w:p>
        </w:tc>
        <w:tc>
          <w:tcPr>
            <w:tcW w:w="2400" w:type="dxa"/>
          </w:tcPr>
          <w:p w14:paraId="4A0A5761">
            <w:pPr>
              <w:spacing w:after="0" w:line="240" w:lineRule="auto"/>
            </w:pPr>
            <w:r>
              <w:rPr>
                <w:sz w:val="16"/>
                <w:szCs w:val="16"/>
              </w:rPr>
              <w:t>Nhân viên chính thức hưởng lương tháng; lao động thời vụ tính theo đơn giá công nhật và chấm công từng người/ngày (AC-10).</w:t>
            </w:r>
          </w:p>
        </w:tc>
        <w:tc>
          <w:tcPr>
            <w:tcW w:w="1800" w:type="dxa"/>
          </w:tcPr>
          <w:p w14:paraId="4FF35053">
            <w:pPr>
              <w:spacing w:after="0" w:line="240" w:lineRule="auto"/>
            </w:pPr>
            <w:r>
              <w:rPr>
                <w:sz w:val="16"/>
                <w:szCs w:val="16"/>
              </w:rPr>
              <w:t>Contractor, SeasonalWorker, WorkAssignment, AttendanceRecord, PayRuleVersion, PayLine, LaborSettlement, LaborPayment</w:t>
            </w:r>
          </w:p>
        </w:tc>
      </w:tr>
      <w:tr w14:paraId="7D88F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539EF19D">
            <w:pPr>
              <w:spacing w:after="0" w:line="240" w:lineRule="auto"/>
            </w:pPr>
            <w:r>
              <w:rPr>
                <w:sz w:val="16"/>
                <w:szCs w:val="16"/>
              </w:rPr>
              <w:t>BR-21</w:t>
            </w:r>
          </w:p>
        </w:tc>
        <w:tc>
          <w:tcPr>
            <w:tcW w:w="2900" w:type="dxa"/>
          </w:tcPr>
          <w:p w14:paraId="1C870C95">
            <w:pPr>
              <w:spacing w:after="0" w:line="240" w:lineRule="auto"/>
            </w:pPr>
            <w:r>
              <w:rPr>
                <w:sz w:val="16"/>
                <w:szCs w:val="16"/>
              </w:rPr>
              <w:t>Chu kỳ chỉ đóng (UC27) khi mọi đoạn lối đã thả của bè đều đã thu hết hoặc được ghi “Loại bỏ đoạn lối” (UC26). HTX không đo hao hụt. Chỉ sau đó bè mới được dùng cho chu kỳ mới; không nuôi mới trên một lối khi bè còn hàu cũ.</w:t>
            </w:r>
          </w:p>
        </w:tc>
        <w:tc>
          <w:tcPr>
            <w:tcW w:w="1250" w:type="dxa"/>
          </w:tcPr>
          <w:p w14:paraId="59679C8C">
            <w:pPr>
              <w:spacing w:after="0" w:line="240" w:lineRule="auto"/>
            </w:pPr>
            <w:r>
              <w:rPr>
                <w:sz w:val="16"/>
                <w:szCs w:val="16"/>
              </w:rPr>
              <w:t>UC24, UC26–27</w:t>
            </w:r>
          </w:p>
        </w:tc>
        <w:tc>
          <w:tcPr>
            <w:tcW w:w="2400" w:type="dxa"/>
          </w:tcPr>
          <w:p w14:paraId="42937431">
            <w:pPr>
              <w:spacing w:after="0" w:line="240" w:lineRule="auto"/>
            </w:pPr>
            <w:r>
              <w:rPr>
                <w:sz w:val="16"/>
                <w:szCs w:val="16"/>
              </w:rPr>
              <w:t>Chu kỳ chỉ đóng khi mọi bè đã thu hết hoặc loại bỏ; HTX không đo hao hụt (AC-13).</w:t>
            </w:r>
          </w:p>
        </w:tc>
        <w:tc>
          <w:tcPr>
            <w:tcW w:w="1800" w:type="dxa"/>
          </w:tcPr>
          <w:p w14:paraId="6B3CD3B9">
            <w:pPr>
              <w:spacing w:after="0" w:line="240" w:lineRule="auto"/>
            </w:pPr>
            <w:r>
              <w:rPr>
                <w:sz w:val="16"/>
                <w:szCs w:val="16"/>
              </w:rPr>
              <w:t>CultivationCycle, LaneSegment</w:t>
            </w:r>
          </w:p>
        </w:tc>
      </w:tr>
      <w:tr w14:paraId="3F041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5254F5F3">
            <w:pPr>
              <w:spacing w:after="0" w:line="240" w:lineRule="auto"/>
            </w:pPr>
            <w:r>
              <w:rPr>
                <w:sz w:val="16"/>
                <w:szCs w:val="16"/>
              </w:rPr>
              <w:t>BR-22</w:t>
            </w:r>
          </w:p>
        </w:tc>
        <w:tc>
          <w:tcPr>
            <w:tcW w:w="2900" w:type="dxa"/>
          </w:tcPr>
          <w:p w14:paraId="10E90821">
            <w:pPr>
              <w:spacing w:after="0" w:line="240" w:lineRule="auto"/>
            </w:pPr>
            <w:r>
              <w:rPr>
                <w:sz w:val="16"/>
                <w:szCs w:val="16"/>
              </w:rPr>
              <w:t xml:space="preserve">Chỉ trả hàng không tự tạo tín dụng; tín dụng/hoàn tiền chỉ phát sinh khi Chủ HTX ghi quyết định kèm số tiền. Nơi giữ tạm ghi tay; quá 3 ngày </w:t>
            </w:r>
            <w:ins w:id="3254" w:author="Claude" w:date="2026-10-08T00:00:00Z">
              <w:r>
                <w:rPr>
                  <w:sz w:val="16"/>
                  <w:szCs w:val="16"/>
                </w:rPr>
                <w:t xml:space="preserve">kể từ khi nhận mà hàng trả chưa xử lý xong (còn phần </w:t>
              </w:r>
            </w:ins>
            <w:r>
              <w:rPr>
                <w:sz w:val="16"/>
                <w:szCs w:val="16"/>
              </w:rPr>
              <w:t xml:space="preserve">chưa bán lại</w:t>
            </w:r>
            <w:ins w:id="3253" w:author="Claude" w:date="2026-10-08T00:00:00Z">
              <w:r>
                <w:rPr>
                  <w:sz w:val="16"/>
                  <w:szCs w:val="16"/>
                </w:rPr>
                <w:t xml:space="preserve"> hoặc chưa xử lý khác)</w:t>
              </w:r>
            </w:ins>
            <w:r>
              <w:rPr>
                <w:sz w:val="16"/>
                <w:szCs w:val="16"/>
              </w:rPr>
              <w:t xml:space="preserve"> thì cảnh báo Chủ HTX. Một lần trả có thể chia cho nhiều đơn mới, tổng không vượt lượng được phép bán lại; khi bán lại dùng số cân mới và lưu phần chênh. Đơn bán lại ghi lần trả nguồn và lượng phân bổ; mỗi đơn bán lại lấy hàng từ tối đa một lần trả (đã chốt 07/10/2026).</w:t>
            </w:r>
          </w:p>
        </w:tc>
        <w:tc>
          <w:tcPr>
            <w:tcW w:w="1250" w:type="dxa"/>
          </w:tcPr>
          <w:p w14:paraId="6AEAF843">
            <w:pPr>
              <w:spacing w:after="0" w:line="240" w:lineRule="auto"/>
            </w:pPr>
            <w:r>
              <w:rPr>
                <w:sz w:val="16"/>
                <w:szCs w:val="16"/>
              </w:rPr>
              <w:t>UC47, UC50, UC52, UC54</w:t>
            </w:r>
          </w:p>
        </w:tc>
        <w:tc>
          <w:tcPr>
            <w:tcW w:w="2400" w:type="dxa"/>
          </w:tcPr>
          <w:p w14:paraId="6A0B750C">
            <w:pPr>
              <w:spacing w:after="0" w:line="240" w:lineRule="auto"/>
            </w:pPr>
            <w:r>
              <w:rPr>
                <w:sz w:val="16"/>
                <w:szCs w:val="16"/>
              </w:rPr>
              <w:t>Chốt 30/09: chỉ trả hàng không tự tạo tín dụng; Chủ HTX ghi quyết định kèm số tiền.</w:t>
            </w:r>
          </w:p>
        </w:tc>
        <w:tc>
          <w:tcPr>
            <w:tcW w:w="1800" w:type="dxa"/>
          </w:tcPr>
          <w:p w14:paraId="24EFFCF1">
            <w:pPr>
              <w:spacing w:after="0" w:line="240" w:lineRule="auto"/>
            </w:pPr>
            <w:r>
              <w:rPr>
                <w:sz w:val="16"/>
                <w:szCs w:val="16"/>
              </w:rPr>
              <w:t>SalesOrder, PhysicalReturn, CustomerCredit</w:t>
            </w:r>
          </w:p>
        </w:tc>
      </w:tr>
      <w:tr w14:paraId="32628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38152628">
            <w:pPr>
              <w:spacing w:after="0" w:line="240" w:lineRule="auto"/>
            </w:pPr>
            <w:r>
              <w:rPr>
                <w:sz w:val="16"/>
                <w:szCs w:val="16"/>
              </w:rPr>
              <w:t>BR-23</w:t>
            </w:r>
          </w:p>
        </w:tc>
        <w:tc>
          <w:tcPr>
            <w:tcW w:w="2900" w:type="dxa"/>
          </w:tcPr>
          <w:p w14:paraId="519281F3">
            <w:pPr>
              <w:spacing w:after="0" w:line="240" w:lineRule="auto"/>
            </w:pPr>
            <w:r>
              <w:rPr>
                <w:sz w:val="16"/>
                <w:szCs w:val="16"/>
              </w:rPr>
              <w:t xml:space="preserve">Sửa cân sau bán: thương lái xác nhận lại bằng phiếu cân mới (chữ </w:t>
            </w:r>
            <w:del w:id="3259" w:author="Claude" w:date="2026-10-08T00:00:00Z">
              <w:r>
                <w:rPr>
                  <w:sz w:val="16"/>
                  <w:szCs w:val="16"/>
                </w:rPr>
                <w:delText xml:space="preserve">ký/ảnh</w:delText>
              </w:r>
            </w:del>
            <w:ins w:id="3260" w:author="Claude" w:date="2026-10-08T00:00:00Z">
              <w:r>
                <w:rPr>
                  <w:sz w:val="16"/>
                  <w:szCs w:val="16"/>
                </w:rPr>
                <w:t xml:space="preserve">ký</w:t>
              </w:r>
            </w:ins>
            <w:r>
              <w:rPr>
                <w:sz w:val="16"/>
                <w:szCs w:val="16"/>
              </w:rPr>
              <w:t xml:space="preserve"> hoặc </w:t>
            </w:r>
            <w:del w:id="3257" w:author="Claude" w:date="2026-10-08T00:00:00Z">
              <w:r>
                <w:rPr>
                  <w:sz w:val="16"/>
                  <w:szCs w:val="16"/>
                </w:rPr>
                <w:delText xml:space="preserve">xác nhận trong app);</w:delText>
              </w:r>
            </w:del>
            <w:ins w:id="3258" w:author="Claude" w:date="2026-10-08T00:00:00Z">
              <w:r>
                <w:rPr>
                  <w:sz w:val="16"/>
                  <w:szCs w:val="16"/>
                </w:rPr>
                <w:t xml:space="preserve">ảnh);</w:t>
              </w:r>
            </w:ins>
            <w:r>
              <w:rPr>
                <w:sz w:val="16"/>
                <w:szCs w:val="16"/>
              </w:rPr>
              <w:t xml:space="preserve"> chênh lệch tiền ghi bằng phiếu điều chỉnh tăng/giảm gắn giao dịch </w:t>
            </w:r>
            <w:del w:id="3255" w:author="Claude" w:date="2026-10-08T00:00:00Z">
              <w:r>
                <w:rPr>
                  <w:sz w:val="16"/>
                  <w:szCs w:val="16"/>
                </w:rPr>
                <w:delText xml:space="preserve">gốc,</w:delText>
              </w:r>
            </w:del>
            <w:ins w:id="3256" w:author="Claude" w:date="2026-10-08T00:00:00Z">
              <w:r>
                <w:rPr>
                  <w:sz w:val="16"/>
                  <w:szCs w:val="16"/>
                </w:rPr>
                <w:t xml:space="preserve">gốc ở trạng thái Nháp, chỉ tác động công nợ khi Chủ HTX duyệt;</w:t>
              </w:r>
            </w:ins>
            <w:r>
              <w:rPr>
                <w:sz w:val="16"/>
                <w:szCs w:val="16"/>
              </w:rPr>
              <w:t xml:space="preserve"> giao dịch gốc giữ nguyên.</w:t>
            </w:r>
          </w:p>
        </w:tc>
        <w:tc>
          <w:tcPr>
            <w:tcW w:w="1250" w:type="dxa"/>
          </w:tcPr>
          <w:p w14:paraId="70BA495F">
            <w:pPr>
              <w:spacing w:after="0" w:line="240" w:lineRule="auto"/>
            </w:pPr>
            <w:r>
              <w:rPr>
                <w:sz w:val="16"/>
                <w:szCs w:val="16"/>
              </w:rPr>
              <w:t>UC39</w:t>
            </w:r>
          </w:p>
        </w:tc>
        <w:tc>
          <w:tcPr>
            <w:tcW w:w="2400" w:type="dxa"/>
          </w:tcPr>
          <w:p w14:paraId="27D01B36">
            <w:pPr>
              <w:spacing w:after="0" w:line="240" w:lineRule="auto"/>
            </w:pPr>
            <w:r>
              <w:rPr>
                <w:sz w:val="16"/>
                <w:szCs w:val="16"/>
              </w:rPr>
              <w:t>Chốt 30/09: sửa cân sau bán cần thương lái xác nhận lại và phiếu điều chỉnh gắn giao dịch gốc.</w:t>
            </w:r>
          </w:p>
        </w:tc>
        <w:tc>
          <w:tcPr>
            <w:tcW w:w="1800" w:type="dxa"/>
          </w:tcPr>
          <w:p w14:paraId="3AA7F46C">
            <w:pPr>
              <w:spacing w:after="0" w:line="240" w:lineRule="auto"/>
            </w:pPr>
            <w:r>
              <w:rPr>
                <w:sz w:val="16"/>
                <w:szCs w:val="16"/>
              </w:rPr>
              <w:t>PortWeighing, SaleAdjustment</w:t>
            </w:r>
          </w:p>
        </w:tc>
      </w:tr>
      <w:tr w14:paraId="3B1F6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40874D96">
            <w:pPr>
              <w:spacing w:after="0" w:line="240" w:lineRule="auto"/>
            </w:pPr>
            <w:r>
              <w:rPr>
                <w:sz w:val="16"/>
                <w:szCs w:val="16"/>
              </w:rPr>
              <w:t>BR-24</w:t>
            </w:r>
          </w:p>
        </w:tc>
        <w:tc>
          <w:tcPr>
            <w:tcW w:w="2900" w:type="dxa"/>
          </w:tcPr>
          <w:p w14:paraId="0C3A51DC">
            <w:pPr>
              <w:spacing w:after="0" w:line="240" w:lineRule="auto"/>
            </w:pPr>
            <w:r>
              <w:rPr>
                <w:sz w:val="16"/>
                <w:szCs w:val="16"/>
              </w:rPr>
              <w:t>Tổng giảm giá, tín dụng và hoàn tiền của một giao dịch không vượt giá trị giao dịch. Tiền khách trả chưa gắn đơn được ghi là tiền ứng trước, Kế toán phân bổ sau.</w:t>
            </w:r>
          </w:p>
        </w:tc>
        <w:tc>
          <w:tcPr>
            <w:tcW w:w="1250" w:type="dxa"/>
          </w:tcPr>
          <w:p w14:paraId="23DF22A9">
            <w:pPr>
              <w:spacing w:after="0" w:line="240" w:lineRule="auto"/>
            </w:pPr>
            <w:r>
              <w:rPr>
                <w:sz w:val="16"/>
                <w:szCs w:val="16"/>
              </w:rPr>
              <w:t>UC49–50, UC53–54</w:t>
            </w:r>
          </w:p>
        </w:tc>
        <w:tc>
          <w:tcPr>
            <w:tcW w:w="2400" w:type="dxa"/>
          </w:tcPr>
          <w:p w14:paraId="124ABD3E">
            <w:pPr>
              <w:spacing w:after="0" w:line="240" w:lineRule="auto"/>
            </w:pPr>
            <w:r>
              <w:rPr>
                <w:sz w:val="16"/>
                <w:szCs w:val="16"/>
              </w:rPr>
              <w:t>Chốt 30/09: tổng điều chỉnh không vượt giá trị giao dịch; tiền chưa gắn đơn là tiền ứng trước.</w:t>
            </w:r>
          </w:p>
        </w:tc>
        <w:tc>
          <w:tcPr>
            <w:tcW w:w="1800" w:type="dxa"/>
          </w:tcPr>
          <w:p w14:paraId="288DE204">
            <w:pPr>
              <w:spacing w:after="0" w:line="240" w:lineRule="auto"/>
            </w:pPr>
            <w:r>
              <w:rPr>
                <w:sz w:val="16"/>
                <w:szCs w:val="16"/>
              </w:rPr>
              <w:t>SaleAdjustment, CustomerCredit</w:t>
            </w:r>
          </w:p>
        </w:tc>
      </w:tr>
      <w:tr w14:paraId="06C62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3A352B5">
            <w:pPr>
              <w:spacing w:after="0" w:line="240" w:lineRule="auto"/>
            </w:pPr>
            <w:r>
              <w:rPr>
                <w:sz w:val="16"/>
                <w:szCs w:val="16"/>
              </w:rPr>
              <w:t>BR-25</w:t>
            </w:r>
          </w:p>
        </w:tc>
        <w:tc>
          <w:tcPr>
            <w:tcW w:w="2900" w:type="dxa"/>
          </w:tcPr>
          <w:p w14:paraId="5E07F8DB">
            <w:pPr>
              <w:spacing w:after="0" w:line="240" w:lineRule="auto"/>
            </w:pPr>
            <w:r>
              <w:rPr>
                <w:sz w:val="16"/>
                <w:szCs w:val="16"/>
              </w:rPr>
              <w:t>Không đổi mốc hoặc thứ tự lối khi bè còn chu kỳ chưa đóng.</w:t>
            </w:r>
          </w:p>
        </w:tc>
        <w:tc>
          <w:tcPr>
            <w:tcW w:w="1250" w:type="dxa"/>
          </w:tcPr>
          <w:p w14:paraId="3A803DED">
            <w:pPr>
              <w:spacing w:after="0" w:line="240" w:lineRule="auto"/>
            </w:pPr>
            <w:r>
              <w:rPr>
                <w:sz w:val="16"/>
                <w:szCs w:val="16"/>
              </w:rPr>
              <w:t>UC18</w:t>
            </w:r>
          </w:p>
        </w:tc>
        <w:tc>
          <w:tcPr>
            <w:tcW w:w="2400" w:type="dxa"/>
          </w:tcPr>
          <w:p w14:paraId="4B17728B">
            <w:pPr>
              <w:spacing w:after="0" w:line="240" w:lineRule="auto"/>
            </w:pPr>
            <w:r>
              <w:rPr>
                <w:sz w:val="16"/>
                <w:szCs w:val="16"/>
              </w:rPr>
              <w:t>Chốt 30/09: giữ nguyên cách đọc mốc và thứ tự lối của các đoạn đã thả hoặc đã thu khi chu kỳ chưa đóng.</w:t>
            </w:r>
          </w:p>
        </w:tc>
        <w:tc>
          <w:tcPr>
            <w:tcW w:w="1800" w:type="dxa"/>
          </w:tcPr>
          <w:p w14:paraId="009FB819">
            <w:pPr>
              <w:spacing w:after="0" w:line="240" w:lineRule="auto"/>
            </w:pPr>
            <w:r>
              <w:rPr>
                <w:sz w:val="16"/>
                <w:szCs w:val="16"/>
              </w:rPr>
              <w:t>RaftLayoutVersion, Lane, CultivationCycle</w:t>
            </w:r>
          </w:p>
        </w:tc>
      </w:tr>
      <w:tr w14:paraId="5952D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53A8F64C">
            <w:pPr>
              <w:spacing w:after="0" w:line="240" w:lineRule="auto"/>
            </w:pPr>
            <w:r>
              <w:rPr>
                <w:sz w:val="16"/>
                <w:szCs w:val="16"/>
              </w:rPr>
              <w:t>BR-26</w:t>
            </w:r>
          </w:p>
        </w:tc>
        <w:tc>
          <w:tcPr>
            <w:tcW w:w="2900" w:type="dxa"/>
          </w:tcPr>
          <w:p w14:paraId="1DC733CD">
            <w:pPr>
              <w:spacing w:after="0" w:line="240" w:lineRule="auto"/>
            </w:pPr>
            <w:r>
              <w:rPr>
                <w:sz w:val="16"/>
                <w:szCs w:val="16"/>
              </w:rPr>
              <w:t xml:space="preserve">Mỗi lần gửi chứng từ cho thương lái gắn đúng một chứng từ nguồn: đơn (xác </w:t>
            </w:r>
            <w:ins w:id="3270" w:author="Claude" w:date="2026-10-08T00:00:00Z">
              <w:r>
                <w:rPr>
                  <w:sz w:val="16"/>
                  <w:szCs w:val="16"/>
                </w:rPr>
                <w:t xml:space="preserve">nhận, hủy đơn, chấp </w:t>
              </w:r>
            </w:ins>
            <w:r>
              <w:rPr>
                <w:sz w:val="16"/>
                <w:szCs w:val="16"/>
              </w:rPr>
              <w:t xml:space="preserve">nhận </w:t>
            </w:r>
            <w:del w:id="3268" w:author="Claude" w:date="2026-10-08T00:00:00Z">
              <w:r>
                <w:rPr>
                  <w:sz w:val="16"/>
                  <w:szCs w:val="16"/>
                </w:rPr>
                <w:delText xml:space="preserve">đơn),</w:delText>
              </w:r>
            </w:del>
            <w:ins w:id="3269" w:author="Claude" w:date="2026-10-08T00:00:00Z">
              <w:r>
                <w:rPr>
                  <w:sz w:val="16"/>
                  <w:szCs w:val="16"/>
                </w:rPr>
                <w:t xml:space="preserve">trả),</w:t>
              </w:r>
            </w:ins>
            <w:r>
              <w:rPr>
                <w:sz w:val="16"/>
                <w:szCs w:val="16"/>
              </w:rPr>
              <w:t xml:space="preserve"> giao dịch bán </w:t>
            </w:r>
            <w:del w:id="3266" w:author="Claude" w:date="2026-10-08T00:00:00Z">
              <w:r>
                <w:rPr>
                  <w:sz w:val="16"/>
                  <w:szCs w:val="16"/>
                </w:rPr>
                <w:delText xml:space="preserve">(QR</w:delText>
              </w:r>
            </w:del>
            <w:ins w:id="3267" w:author="Claude" w:date="2026-10-08T00:00:00Z">
              <w:r>
                <w:rPr>
                  <w:sz w:val="16"/>
                  <w:szCs w:val="16"/>
                </w:rPr>
                <w:t xml:space="preserve">(số cân và giá, QR</w:t>
              </w:r>
            </w:ins>
            <w:r>
              <w:rPr>
                <w:sz w:val="16"/>
                <w:szCs w:val="16"/>
              </w:rPr>
              <w:t xml:space="preserve"> thanh toán, biên nhận), phiếu thu, điều chỉnh sau bán hoặc phiên bản công bố QR. Đúng một trong 5 khóa ngoại nguồn có giá trị. Khách nhận là khách của chứng từ nguồn; với phiên bản công bố QR là thương lái của đơn đã nhận lô (UC70 nhánh 1a1); lần gửi lại giữ cùng nguồn và cùng khách với lần gốc.</w:t>
            </w:r>
            <w:ins w:id="3272" w:author="Claude" w:date="2026-10-08T00:00:00Z">
              <w:r>
                <w:rPr>
                  <w:sz w:val="16"/>
                  <w:szCs w:val="16"/>
                </w:rPr>
                <w:t xml:space="preserve"> Tin báo tự động cho thương lái ở UC44, UC45, UC52 cũng ghi lần gửi gắn đơn hoặc giao dịch bán; khách không có tài khoản Zalo thì tin của UC44, UC45 gửi qua SMS.</w:t>
              </w:r>
            </w:ins>
            <w:r>
              <w:rPr>
                <w:sz w:val="16"/>
                <w:szCs w:val="16"/>
              </w:rPr>
              <w:t xml:space="preserve"> Kênh gửi là email, Zalo OA hoặc SMS, chỉ dùng kênh khách có địa chỉ nhận (email, tài khoản Zalo, số điện thoại); tin SMS chỉ mang nội dung tóm tắt (mã chứng từ, số kg, số tiền, thông tin chuyển khoản), kèm liên kết trang công khai khi gửi QR truy xuất; liên kết tới chứng từ riêng tư yêu cầu đăng nhập (UC70 nhánh 2a).</w:t>
            </w:r>
          </w:p>
        </w:tc>
        <w:tc>
          <w:tcPr>
            <w:tcW w:w="1250" w:type="dxa"/>
          </w:tcPr>
          <w:p w14:paraId="238314EE">
            <w:pPr>
              <w:spacing w:after="0" w:line="240" w:lineRule="auto"/>
            </w:pPr>
            <w:ins w:id="3273" w:author="Claude" w:date="2026-10-08T00:00:00Z">
              <w:r>
                <w:rPr>
                  <w:sz w:val="16"/>
                  <w:szCs w:val="16"/>
                </w:rPr>
                <w:t xml:space="preserve">UC44–45, UC52, </w:t>
              </w:r>
            </w:ins>
            <w:r>
              <w:rPr>
                <w:sz w:val="16"/>
                <w:szCs w:val="16"/>
              </w:rPr>
              <w:t>UC70–71</w:t>
            </w:r>
          </w:p>
        </w:tc>
        <w:tc>
          <w:tcPr>
            <w:tcW w:w="2400" w:type="dxa"/>
          </w:tcPr>
          <w:p w14:paraId="240D0ECD">
            <w:pPr>
              <w:spacing w:after="0" w:line="240" w:lineRule="auto"/>
            </w:pPr>
            <w:r>
              <w:rPr>
                <w:sz w:val="16"/>
                <w:szCs w:val="16"/>
              </w:rPr>
              <w:t>Chốt 04/10: mỗi lần gửi phải truy được về đúng chứng từ và khách để gửi lại, đối chiếu mà không tạo giao dịch mới (NFR-04, NFR-08).</w:t>
            </w:r>
          </w:p>
        </w:tc>
        <w:tc>
          <w:tcPr>
            <w:tcW w:w="1800" w:type="dxa"/>
          </w:tcPr>
          <w:p w14:paraId="726AD166">
            <w:pPr>
              <w:spacing w:after="0" w:line="240" w:lineRule="auto"/>
            </w:pPr>
            <w:r>
              <w:rPr>
                <w:sz w:val="16"/>
                <w:szCs w:val="16"/>
              </w:rPr>
              <w:t>MessageDeliveryAttempt</w:t>
            </w:r>
          </w:p>
        </w:tc>
      </w:tr>
      <w:tr w14:paraId="65A2D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8DC7914">
            <w:pPr>
              <w:spacing w:after="0" w:line="240" w:lineRule="auto"/>
            </w:pPr>
            <w:r>
              <w:rPr>
                <w:sz w:val="16"/>
                <w:szCs w:val="16"/>
              </w:rPr>
              <w:t>BR-27</w:t>
            </w:r>
          </w:p>
        </w:tc>
        <w:tc>
          <w:tcPr>
            <w:tcW w:w="2900" w:type="dxa"/>
          </w:tcPr>
          <w:p w14:paraId="454FD6BA">
            <w:pPr>
              <w:spacing w:after="0" w:line="240" w:lineRule="auto"/>
            </w:pPr>
            <w:r>
              <w:rPr>
                <w:sz w:val="16"/>
                <w:szCs w:val="16"/>
              </w:rPr>
              <w:t>Chi phí vật tư bè chỉ phát sinh từ phiếu Tạo bè (đúng một phiếu cho mỗi bè, lập khi thêm bè) hoặc phiếu Thay thế; không có kho, nhập xuất tồn hay sửa chữa vật tư. Mỗi phiếu thuộc đúng một bè, có ít nhất một dòng, số lượng &gt; 0, đơn giá ≥ 0; thành tiền làm tròn nghìn đồng. Sửa phiếu đã lưu phải có lý do và ghi nhật ký kiểm toán.</w:t>
            </w:r>
          </w:p>
        </w:tc>
        <w:tc>
          <w:tcPr>
            <w:tcW w:w="1250" w:type="dxa"/>
          </w:tcPr>
          <w:p w14:paraId="4AE92567">
            <w:pPr>
              <w:spacing w:after="0" w:line="240" w:lineRule="auto"/>
            </w:pPr>
            <w:r>
              <w:rPr>
                <w:sz w:val="16"/>
                <w:szCs w:val="16"/>
              </w:rPr>
              <w:t>UC18, UC76–77</w:t>
            </w:r>
          </w:p>
        </w:tc>
        <w:tc>
          <w:tcPr>
            <w:tcW w:w="2400" w:type="dxa"/>
          </w:tcPr>
          <w:p w14:paraId="35B612AF">
            <w:pPr>
              <w:spacing w:after="0" w:line="240" w:lineRule="auto"/>
            </w:pPr>
            <w:r>
              <w:rPr>
                <w:sz w:val="16"/>
                <w:szCs w:val="16"/>
              </w:rPr>
              <w:t>Chốt 04/10 (yêu cầu giảng viên): HTX không có kho vật tư; chi phí vật tư bè chỉ phát sinh khi tạo bè hoặc thay phao, dây hỏng.</w:t>
            </w:r>
          </w:p>
        </w:tc>
        <w:tc>
          <w:tcPr>
            <w:tcW w:w="1800" w:type="dxa"/>
          </w:tcPr>
          <w:p w14:paraId="37F033CE">
            <w:pPr>
              <w:spacing w:after="0" w:line="240" w:lineRule="auto"/>
            </w:pPr>
            <w:r>
              <w:rPr>
                <w:sz w:val="16"/>
                <w:szCs w:val="16"/>
              </w:rPr>
              <w:t>RaftMaterialRecord, RaftMaterialLine</w:t>
            </w:r>
          </w:p>
        </w:tc>
      </w:tr>
      <w:tr w14:paraId="574FF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7238FD4D">
            <w:pPr>
              <w:spacing w:after="0" w:line="240" w:lineRule="auto"/>
            </w:pPr>
            <w:r>
              <w:rPr>
                <w:sz w:val="16"/>
                <w:szCs w:val="16"/>
              </w:rPr>
              <w:t>BR-28</w:t>
            </w:r>
          </w:p>
        </w:tc>
        <w:tc>
          <w:tcPr>
            <w:tcW w:w="2900" w:type="dxa"/>
          </w:tcPr>
          <w:p w14:paraId="087DA0CD">
            <w:pPr>
              <w:spacing w:after="0" w:line="240" w:lineRule="auto"/>
            </w:pPr>
            <w:r>
              <w:rPr>
                <w:sz w:val="16"/>
                <w:szCs w:val="16"/>
              </w:rPr>
              <w:t>Số phao, dây dọc, dây ngang của bè lấy từ phiếu Tạo bè; bè có N lối thì có N + 1 dây dọc, đánh số 0…N. Phiếu Thay thế không đổi các số này; số lượng thay của mỗi loại không vượt số của bè và vị trí thay phải có trên sơ đồ lối hiện hành.</w:t>
            </w:r>
          </w:p>
        </w:tc>
        <w:tc>
          <w:tcPr>
            <w:tcW w:w="1250" w:type="dxa"/>
          </w:tcPr>
          <w:p w14:paraId="31DED9AD">
            <w:pPr>
              <w:spacing w:after="0" w:line="240" w:lineRule="auto"/>
            </w:pPr>
            <w:r>
              <w:rPr>
                <w:sz w:val="16"/>
                <w:szCs w:val="16"/>
              </w:rPr>
              <w:t>UC76–77</w:t>
            </w:r>
          </w:p>
        </w:tc>
        <w:tc>
          <w:tcPr>
            <w:tcW w:w="2400" w:type="dxa"/>
          </w:tcPr>
          <w:p w14:paraId="0CA7843D">
            <w:pPr>
              <w:spacing w:after="0" w:line="240" w:lineRule="auto"/>
            </w:pPr>
            <w:r>
              <w:rPr>
                <w:sz w:val="16"/>
                <w:szCs w:val="16"/>
              </w:rPr>
              <w:t>Chốt 04/10: bè có N lối thì có N + 1 dây dọc; thay thế chỉ đổi vật tư hỏng nên số vật tư của bè không đổi.</w:t>
            </w:r>
          </w:p>
        </w:tc>
        <w:tc>
          <w:tcPr>
            <w:tcW w:w="1800" w:type="dxa"/>
          </w:tcPr>
          <w:p w14:paraId="1A5B6F1D">
            <w:pPr>
              <w:spacing w:after="0" w:line="240" w:lineRule="auto"/>
            </w:pPr>
            <w:r>
              <w:rPr>
                <w:sz w:val="16"/>
                <w:szCs w:val="16"/>
              </w:rPr>
              <w:t>Raft, RaftMaterialRecord, RaftMaterialLine</w:t>
            </w:r>
          </w:p>
        </w:tc>
      </w:tr>
      <w:tr w14:paraId="0CF68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357D287F">
            <w:pPr>
              <w:spacing w:after="0" w:line="240" w:lineRule="auto"/>
            </w:pPr>
            <w:r>
              <w:rPr>
                <w:sz w:val="16"/>
                <w:szCs w:val="16"/>
              </w:rPr>
              <w:t>BR-29</w:t>
            </w:r>
          </w:p>
        </w:tc>
        <w:tc>
          <w:tcPr>
            <w:tcW w:w="2900" w:type="dxa"/>
          </w:tcPr>
          <w:p w14:paraId="3E6131B5">
            <w:pPr>
              <w:spacing w:after="0" w:line="240" w:lineRule="auto"/>
            </w:pPr>
            <w:r>
              <w:rPr>
                <w:sz w:val="16"/>
                <w:szCs w:val="16"/>
              </w:rPr>
              <w:t>Mọi giá trị trạng thái nằm trong danh mục Status, chia theo nhóm (15 nhóm vòng đời và nhóm USAGE dùng chung, mục 3.4); entity có trạng thái chỉ nhận trạng thái thuộc đúng nhóm của mình. Quản trị hệ thống chỉ sửa tên hiển thị, ý nghĩa, thứ tự, màu; không thêm, xóa mã trạng thái.</w:t>
            </w:r>
          </w:p>
        </w:tc>
        <w:tc>
          <w:tcPr>
            <w:tcW w:w="1250" w:type="dxa"/>
          </w:tcPr>
          <w:p w14:paraId="7E6DDAA9">
            <w:pPr>
              <w:spacing w:after="0" w:line="240" w:lineRule="auto"/>
            </w:pPr>
            <w:r>
              <w:rPr>
                <w:sz w:val="16"/>
                <w:szCs w:val="16"/>
              </w:rPr>
              <w:t>UC18, UC73</w:t>
            </w:r>
          </w:p>
        </w:tc>
        <w:tc>
          <w:tcPr>
            <w:tcW w:w="2400" w:type="dxa"/>
          </w:tcPr>
          <w:p w14:paraId="39D94B2B">
            <w:pPr>
              <w:spacing w:after="0" w:line="240" w:lineRule="auto"/>
            </w:pPr>
            <w:r>
              <w:rPr>
                <w:sz w:val="16"/>
                <w:szCs w:val="16"/>
              </w:rPr>
              <w:t>Chốt 05/10 (yêu cầu giảng viên): mọi giá trị trạng thái được khai báo rõ trong một danh mục, không ghi tự do.</w:t>
            </w:r>
          </w:p>
        </w:tc>
        <w:tc>
          <w:tcPr>
            <w:tcW w:w="1800" w:type="dxa"/>
          </w:tcPr>
          <w:p w14:paraId="2646DDCA">
            <w:pPr>
              <w:spacing w:after="0" w:line="240" w:lineRule="auto"/>
            </w:pPr>
            <w:r>
              <w:rPr>
                <w:sz w:val="16"/>
                <w:szCs w:val="16"/>
              </w:rPr>
              <w:t>Status</w:t>
            </w:r>
          </w:p>
        </w:tc>
      </w:tr>
      <w:tr w14:paraId="7560A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6FACBB15">
            <w:pPr>
              <w:spacing w:after="0" w:line="240" w:lineRule="auto"/>
            </w:pPr>
            <w:r>
              <w:rPr>
                <w:sz w:val="16"/>
                <w:szCs w:val="16"/>
              </w:rPr>
              <w:t>BR-30</w:t>
            </w:r>
          </w:p>
        </w:tc>
        <w:tc>
          <w:tcPr>
            <w:tcW w:w="2900" w:type="dxa"/>
          </w:tcPr>
          <w:p w14:paraId="27F57576">
            <w:pPr>
              <w:spacing w:after="0" w:line="240" w:lineRule="auto"/>
            </w:pPr>
            <w:r>
              <w:rPr>
                <w:sz w:val="16"/>
                <w:szCs w:val="16"/>
              </w:rPr>
              <w:t>Chỉ đổi trạng thái theo các chuyển đã khai báo trong StatusTransition (mục 3.4): đúng UC, đúng người thực hiện và điều kiện; chuyển có cờ bắt buộc lý do phải nhập lý do. Mỗi lần chuyển trạng thái nhóm A được ghi nhật ký kiểm toán.</w:t>
            </w:r>
          </w:p>
        </w:tc>
        <w:tc>
          <w:tcPr>
            <w:tcW w:w="1250" w:type="dxa"/>
          </w:tcPr>
          <w:p w14:paraId="4B65640A">
            <w:pPr>
              <w:spacing w:after="0" w:line="240" w:lineRule="auto"/>
            </w:pPr>
            <w:r>
              <w:rPr>
                <w:sz w:val="16"/>
                <w:szCs w:val="16"/>
              </w:rPr>
              <w:t>UC18, UC44, UC73</w:t>
            </w:r>
          </w:p>
        </w:tc>
        <w:tc>
          <w:tcPr>
            <w:tcW w:w="2400" w:type="dxa"/>
          </w:tcPr>
          <w:p w14:paraId="44DB9398">
            <w:pPr>
              <w:spacing w:after="0" w:line="240" w:lineRule="auto"/>
            </w:pPr>
            <w:r>
              <w:rPr>
                <w:sz w:val="16"/>
                <w:szCs w:val="16"/>
              </w:rPr>
              <w:t>Chốt 05/10: chuyển trạng thái gắn với quy tắc trong UC; chỉ cho các chuyển đã khai báo để dữ liệu không nhảy trạng thái sai.</w:t>
            </w:r>
          </w:p>
        </w:tc>
        <w:tc>
          <w:tcPr>
            <w:tcW w:w="1800" w:type="dxa"/>
          </w:tcPr>
          <w:p w14:paraId="3A72F4AD">
            <w:pPr>
              <w:spacing w:after="0" w:line="240" w:lineRule="auto"/>
            </w:pPr>
            <w:r>
              <w:rPr>
                <w:sz w:val="16"/>
                <w:szCs w:val="16"/>
              </w:rPr>
              <w:t>StatusTransition, AuditEvent</w:t>
            </w:r>
          </w:p>
        </w:tc>
      </w:tr>
      <w:tr w14:paraId="7BF6E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4E8F2949">
            <w:pPr>
              <w:spacing w:after="0" w:line="240" w:lineRule="auto"/>
            </w:pPr>
            <w:r>
              <w:rPr>
                <w:sz w:val="16"/>
                <w:szCs w:val="16"/>
              </w:rPr>
              <w:t>BR-31</w:t>
            </w:r>
          </w:p>
        </w:tc>
        <w:tc>
          <w:tcPr>
            <w:tcW w:w="2900" w:type="dxa"/>
          </w:tcPr>
          <w:p w14:paraId="06A07F63">
            <w:pPr>
              <w:spacing w:after="0" w:line="240" w:lineRule="auto"/>
            </w:pPr>
            <w:r>
              <w:rPr>
                <w:sz w:val="16"/>
                <w:szCs w:val="16"/>
              </w:rPr>
              <w:t>Mã khôi phục gửi tới đúng email hoặc số điện thoại đã xác minh mà người dùng nhập (UC03, UC08); hệ thống không gửi mã khi định danh không có tài khoản hoặc chưa xác minh. Mã đổi mật khẩu khi quên mật khẩu hiện tại gửi qua email đã xác minh (UC04). Email chỉ được dùng nhận mã và đăng nhập sau khi chủ tài khoản nhập đúng mã gửi tới chính email đó (UC01, UC05, UC08).</w:t>
            </w:r>
          </w:p>
        </w:tc>
        <w:tc>
          <w:tcPr>
            <w:tcW w:w="1250" w:type="dxa"/>
          </w:tcPr>
          <w:p w14:paraId="0CF52424">
            <w:pPr>
              <w:spacing w:after="0" w:line="240" w:lineRule="auto"/>
            </w:pPr>
            <w:r>
              <w:rPr>
                <w:sz w:val="16"/>
                <w:szCs w:val="16"/>
              </w:rPr>
              <w:t>UC01, UC03–UC05, UC08</w:t>
            </w:r>
          </w:p>
        </w:tc>
        <w:tc>
          <w:tcPr>
            <w:tcW w:w="2400" w:type="dxa"/>
          </w:tcPr>
          <w:p w14:paraId="3335A02C">
            <w:pPr>
              <w:spacing w:after="0" w:line="240" w:lineRule="auto"/>
            </w:pPr>
            <w:r>
              <w:rPr>
                <w:sz w:val="16"/>
                <w:szCs w:val="16"/>
              </w:rPr>
              <w:t>Chốt 06/10/2026: email không tốn phí như SMS; xác minh trước tránh gửi mã tới địa chỉ nhập sai. Sửa 07/10/2026: gửi đúng kênh người dùng nhập, không gửi khi định danh không có tài khoản hoặc chưa xác minh.</w:t>
            </w:r>
          </w:p>
        </w:tc>
        <w:tc>
          <w:tcPr>
            <w:tcW w:w="1800" w:type="dxa"/>
          </w:tcPr>
          <w:p w14:paraId="4F5892B8">
            <w:pPr>
              <w:spacing w:after="0" w:line="240" w:lineRule="auto"/>
            </w:pPr>
            <w:r>
              <w:rPr>
                <w:sz w:val="16"/>
                <w:szCs w:val="16"/>
              </w:rPr>
              <w:t>Account</w:t>
            </w:r>
          </w:p>
        </w:tc>
      </w:tr>
      <w:tr w14:paraId="6C3DA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7961063E">
            <w:pPr>
              <w:spacing w:after="0" w:line="240" w:lineRule="auto"/>
            </w:pPr>
            <w:r>
              <w:rPr>
                <w:sz w:val="16"/>
                <w:szCs w:val="16"/>
              </w:rPr>
              <w:t>BR-32</w:t>
            </w:r>
          </w:p>
        </w:tc>
        <w:tc>
          <w:tcPr>
            <w:tcW w:w="2900" w:type="dxa"/>
          </w:tcPr>
          <w:p w14:paraId="140CF40C">
            <w:pPr>
              <w:spacing w:after="0" w:line="240" w:lineRule="auto"/>
            </w:pPr>
            <w:r>
              <w:rPr>
                <w:sz w:val="16"/>
                <w:szCs w:val="16"/>
              </w:rPr>
              <w:t>Số điện thoại và email đã xác minh của tài khoản là duy nhất trên toàn hệ thống, không phân biệt loại tài khoản (thương lái, nhân viên, Chủ HTX, Quản trị hệ thống).</w:t>
            </w:r>
          </w:p>
        </w:tc>
        <w:tc>
          <w:tcPr>
            <w:tcW w:w="1250" w:type="dxa"/>
          </w:tcPr>
          <w:p w14:paraId="3C9C53B3">
            <w:pPr>
              <w:spacing w:after="0" w:line="240" w:lineRule="auto"/>
            </w:pPr>
            <w:r>
              <w:rPr>
                <w:sz w:val="16"/>
                <w:szCs w:val="16"/>
              </w:rPr>
              <w:t>UC01, UC02, UC05, UC11</w:t>
            </w:r>
          </w:p>
        </w:tc>
        <w:tc>
          <w:tcPr>
            <w:tcW w:w="2400" w:type="dxa"/>
          </w:tcPr>
          <w:p w14:paraId="5B0A5180">
            <w:pPr>
              <w:spacing w:after="0" w:line="240" w:lineRule="auto"/>
            </w:pPr>
            <w:r>
              <w:rPr>
                <w:sz w:val="16"/>
                <w:szCs w:val="16"/>
              </w:rPr>
              <w:t>Chốt 06/10/2026: số điện thoại là định danh đăng nhập và kênh nhận mã. Email đã xác minh cũng là định danh đăng nhập.</w:t>
            </w:r>
          </w:p>
        </w:tc>
        <w:tc>
          <w:tcPr>
            <w:tcW w:w="1800" w:type="dxa"/>
          </w:tcPr>
          <w:p w14:paraId="5A679D1C">
            <w:pPr>
              <w:spacing w:after="0" w:line="240" w:lineRule="auto"/>
            </w:pPr>
            <w:r>
              <w:rPr>
                <w:sz w:val="16"/>
                <w:szCs w:val="16"/>
              </w:rPr>
              <w:t>Account</w:t>
            </w:r>
          </w:p>
        </w:tc>
      </w:tr>
      <w:tr w14:paraId="64556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2E17BA74">
            <w:pPr>
              <w:spacing w:after="0" w:line="240" w:lineRule="auto"/>
            </w:pPr>
            <w:r>
              <w:rPr>
                <w:sz w:val="16"/>
                <w:szCs w:val="16"/>
              </w:rPr>
              <w:t>BR-33</w:t>
            </w:r>
          </w:p>
        </w:tc>
        <w:tc>
          <w:tcPr>
            <w:tcW w:w="2900" w:type="dxa"/>
          </w:tcPr>
          <w:p w14:paraId="4698F664">
            <w:pPr>
              <w:spacing w:after="0" w:line="240" w:lineRule="auto"/>
            </w:pPr>
            <w:r>
              <w:rPr>
                <w:sz w:val="16"/>
                <w:szCs w:val="16"/>
              </w:rPr>
              <w:t xml:space="preserve">Quản trị hệ thống không sửa hồ sơ cá nhân hay dữ liệu nghiệp vụ của người dùng HTX. Hồ sơ cá nhân do chủ tài khoản tự sửa (UC05); thông tin tài khoản nội bộ do </w:t>
            </w:r>
            <w:del w:id="3279" w:author="Claude" w:date="2026-10-08T00:00:00Z">
              <w:r>
                <w:rPr>
                  <w:sz w:val="16"/>
                  <w:szCs w:val="16"/>
                </w:rPr>
                <w:delText xml:space="preserve">người</w:delText>
              </w:r>
            </w:del>
            <w:ins w:id="3280" w:author="Claude" w:date="2026-10-08T00:00:00Z">
              <w:r>
                <w:rPr>
                  <w:sz w:val="16"/>
                  <w:szCs w:val="16"/>
                </w:rPr>
                <w:t xml:space="preserve">Chủ</w:t>
              </w:r>
            </w:ins>
            <w:r>
              <w:rPr>
                <w:sz w:val="16"/>
                <w:szCs w:val="16"/>
              </w:rPr>
              <w:t xml:space="preserve"> </w:t>
            </w:r>
            <w:del w:id="3277" w:author="Claude" w:date="2026-10-08T00:00:00Z">
              <w:r>
                <w:rPr>
                  <w:sz w:val="16"/>
                  <w:szCs w:val="16"/>
                </w:rPr>
                <w:delText xml:space="preserve">có</w:delText>
              </w:r>
            </w:del>
            <w:ins w:id="3278" w:author="Claude" w:date="2026-10-08T00:00:00Z">
              <w:r>
                <w:rPr>
                  <w:sz w:val="16"/>
                  <w:szCs w:val="16"/>
                </w:rPr>
                <w:t xml:space="preserve">HTX</w:t>
              </w:r>
            </w:ins>
            <w:r>
              <w:rPr>
                <w:sz w:val="16"/>
                <w:szCs w:val="16"/>
              </w:rPr>
              <w:t xml:space="preserve"> </w:t>
            </w:r>
            <w:del w:id="3275" w:author="Claude" w:date="2026-10-08T00:00:00Z">
              <w:r>
                <w:rPr>
                  <w:sz w:val="16"/>
                  <w:szCs w:val="16"/>
                </w:rPr>
                <w:delText xml:space="preserve">quyền</w:delText>
              </w:r>
            </w:del>
            <w:ins w:id="3276" w:author="Claude" w:date="2026-10-08T00:00:00Z">
              <w:r>
                <w:rPr>
                  <w:sz w:val="16"/>
                  <w:szCs w:val="16"/>
                </w:rPr>
                <w:t xml:space="preserve">sửa</w:t>
              </w:r>
            </w:ins>
            <w:r>
              <w:rPr>
                <w:sz w:val="16"/>
                <w:szCs w:val="16"/>
              </w:rPr>
              <w:t xml:space="preserve"> ở UC11</w:t>
            </w:r>
            <w:del w:id="3274" w:author="Claude" w:date="2026-10-08T00:00:00Z">
              <w:r>
                <w:rPr>
                  <w:sz w:val="16"/>
                  <w:szCs w:val="16"/>
                </w:rPr>
                <w:delText xml:space="preserve"> sửa</w:delText>
              </w:r>
            </w:del>
            <w:r>
              <w:rPr>
                <w:sz w:val="16"/>
                <w:szCs w:val="16"/>
              </w:rPr>
              <w:t xml:space="preserve">; Quản trị hệ thống chỉ tạo Chủ HTX ban đầu (UC72) và xử lý trạng thái truy cập (UC74).</w:t>
            </w:r>
          </w:p>
        </w:tc>
        <w:tc>
          <w:tcPr>
            <w:tcW w:w="1250" w:type="dxa"/>
          </w:tcPr>
          <w:p w14:paraId="564DA9AF">
            <w:pPr>
              <w:spacing w:after="0" w:line="240" w:lineRule="auto"/>
            </w:pPr>
            <w:r>
              <w:rPr>
                <w:sz w:val="16"/>
                <w:szCs w:val="16"/>
              </w:rPr>
              <w:t>UC05, UC11, UC72, UC74</w:t>
            </w:r>
          </w:p>
        </w:tc>
        <w:tc>
          <w:tcPr>
            <w:tcW w:w="2400" w:type="dxa"/>
          </w:tcPr>
          <w:p w14:paraId="1ADAD268">
            <w:pPr>
              <w:spacing w:after="0" w:line="240" w:lineRule="auto"/>
            </w:pPr>
            <w:r>
              <w:rPr>
                <w:sz w:val="16"/>
                <w:szCs w:val="16"/>
              </w:rPr>
              <w:t>Góp ý nhóm 06/10/2026: tách quyền kỹ thuật của Quản trị hệ thống khỏi dữ liệu nghiệp vụ HTX.</w:t>
            </w:r>
          </w:p>
        </w:tc>
        <w:tc>
          <w:tcPr>
            <w:tcW w:w="1800" w:type="dxa"/>
          </w:tcPr>
          <w:p w14:paraId="21DBF416">
            <w:pPr>
              <w:spacing w:after="0" w:line="240" w:lineRule="auto"/>
            </w:pPr>
            <w:r>
              <w:rPr>
                <w:sz w:val="16"/>
                <w:szCs w:val="16"/>
              </w:rPr>
              <w:t>Account</w:t>
            </w:r>
          </w:p>
        </w:tc>
      </w:tr>
      <w:tr w14:paraId="5251C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15683B29">
            <w:pPr>
              <w:spacing w:after="0" w:line="240" w:lineRule="auto"/>
            </w:pPr>
            <w:r>
              <w:rPr>
                <w:sz w:val="16"/>
                <w:szCs w:val="16"/>
              </w:rPr>
              <w:t>BR-34</w:t>
            </w:r>
          </w:p>
        </w:tc>
        <w:tc>
          <w:tcPr>
            <w:tcW w:w="2900" w:type="dxa"/>
          </w:tcPr>
          <w:p w14:paraId="68D31866">
            <w:pPr>
              <w:spacing w:after="0" w:line="240" w:lineRule="auto"/>
            </w:pPr>
            <w:r>
              <w:rPr>
                <w:sz w:val="16"/>
                <w:szCs w:val="16"/>
              </w:rPr>
              <w:t>Tài khoản thương lái và nhân viên phải có số điện thoại đã xác minh trước khi dùng chức năng khác của OMTS. Thương lái đăng ký bằng email thêm số điện thoại; nhân viên xác minh số do Chủ HTX nhập ở UC11 hoặc nhập số khác; việc thêm hoặc xác minh làm ngay sau khi đăng nhập, bằng mã gửi qua SMS (UC02 nhánh 3a, UC08). Số do Chủ HTX đổi ở UC11 phải xác minh lại ở lần đăng nhập kế tiếp. Mọi người dùng tự đổi số của chính mình ở UC05 (nhánh 3b); số mới chỉ thay số cũ sau khi nhập đúng mã gửi tới số mới. Khi số của thương lái được xác minh (thêm hoặc đổi), hệ thống tự ghép hồ sơ khách offline khớp duy nhất cùng số; không khớp duy nhất thì Chủ HTX ghép ở UC42; thương lái đã gắn hồ sơ khách mà số mới không khớp hồ sơ nào thì giữ liên kết hiện có và cập nhật số liên hệ của hồ sơ khách. Mỗi tài khoản gắn tối đa một hồ sơ khách và ngược lại.</w:t>
            </w:r>
          </w:p>
        </w:tc>
        <w:tc>
          <w:tcPr>
            <w:tcW w:w="1250" w:type="dxa"/>
          </w:tcPr>
          <w:p w14:paraId="3AB6F717">
            <w:pPr>
              <w:spacing w:after="0" w:line="240" w:lineRule="auto"/>
            </w:pPr>
            <w:r>
              <w:rPr>
                <w:sz w:val="16"/>
                <w:szCs w:val="16"/>
              </w:rPr>
              <w:t>UC02, UC05, UC08, UC11</w:t>
            </w:r>
          </w:p>
        </w:tc>
        <w:tc>
          <w:tcPr>
            <w:tcW w:w="2400" w:type="dxa"/>
          </w:tcPr>
          <w:p w14:paraId="5988966B">
            <w:pPr>
              <w:spacing w:after="0" w:line="240" w:lineRule="auto"/>
            </w:pPr>
            <w:r>
              <w:rPr>
                <w:sz w:val="16"/>
                <w:szCs w:val="16"/>
              </w:rPr>
              <w:t>Quyết định 07/10/2026: mọi tài khoản thương lái, nhân viên có số điện thoại để liên lạc và tự khôi phục.</w:t>
            </w:r>
          </w:p>
        </w:tc>
        <w:tc>
          <w:tcPr>
            <w:tcW w:w="1800" w:type="dxa"/>
          </w:tcPr>
          <w:p w14:paraId="3B98281F">
            <w:pPr>
              <w:spacing w:after="0" w:line="240" w:lineRule="auto"/>
            </w:pPr>
            <w:r>
              <w:rPr>
                <w:sz w:val="16"/>
                <w:szCs w:val="16"/>
              </w:rPr>
              <w:t>Account</w:t>
            </w:r>
          </w:p>
        </w:tc>
      </w:tr>
    </w:tbl>
    <w:p w14:paraId="7BB5D01C"/>
    <w:p w14:paraId="2F6F7B78">
      <w:pPr>
        <w:pStyle w:val="3"/>
      </w:pPr>
      <w:bookmarkStart w:id="420" w:name="_Toc26586"/>
      <w:bookmarkStart w:id="421" w:name="_Toc2926"/>
      <w:r>
        <w:t>2. System Messages</w:t>
      </w:r>
      <w:bookmarkEnd w:id="420"/>
      <w:bookmarkEnd w:id="421"/>
    </w:p>
    <w:p w14:paraId="5C717C50">
      <w:pPr>
        <w:spacing w:after="60"/>
      </w:pPr>
      <w:r>
        <w:t>Thông báo hệ thống chuẩn hóa từ các nhánh thay thế, lỗi trong UC. Tham số dạng {tên} do hệ thống điền khi hiển thị; mã MSG được ghi cạnh nhánh tương ứng trong mục II. Nội dung là lời văn đề xuất, bám nhánh của UC; câu chữ cuối cùng chờ xác nhận khi thiết kế giao diện.</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0"/>
        <w:gridCol w:w="800"/>
        <w:gridCol w:w="900"/>
        <w:gridCol w:w="3000"/>
        <w:gridCol w:w="3850"/>
      </w:tblGrid>
      <w:tr w14:paraId="517A2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50" w:type="dxa"/>
            <w:shd w:val="clear" w:color="auto" w:fill="DCE6F1"/>
          </w:tcPr>
          <w:p w14:paraId="406588B4">
            <w:pPr>
              <w:spacing w:after="0" w:line="240" w:lineRule="auto"/>
              <w:jc w:val="center"/>
            </w:pPr>
            <w:r>
              <w:rPr>
                <w:b/>
                <w:sz w:val="16"/>
                <w:szCs w:val="16"/>
              </w:rPr>
              <w:t>#</w:t>
            </w:r>
          </w:p>
        </w:tc>
        <w:tc>
          <w:tcPr>
            <w:tcW w:w="800" w:type="dxa"/>
            <w:shd w:val="clear" w:color="auto" w:fill="DCE6F1"/>
          </w:tcPr>
          <w:p w14:paraId="0E2F5291">
            <w:pPr>
              <w:spacing w:after="0" w:line="240" w:lineRule="auto"/>
              <w:jc w:val="center"/>
            </w:pPr>
            <w:r>
              <w:rPr>
                <w:b/>
                <w:sz w:val="16"/>
                <w:szCs w:val="16"/>
              </w:rPr>
              <w:t>Mã</w:t>
            </w:r>
          </w:p>
        </w:tc>
        <w:tc>
          <w:tcPr>
            <w:tcW w:w="900" w:type="dxa"/>
            <w:shd w:val="clear" w:color="auto" w:fill="DCE6F1"/>
          </w:tcPr>
          <w:p w14:paraId="2FCE84F7">
            <w:pPr>
              <w:spacing w:after="0" w:line="240" w:lineRule="auto"/>
            </w:pPr>
            <w:r>
              <w:rPr>
                <w:b/>
                <w:sz w:val="16"/>
                <w:szCs w:val="16"/>
              </w:rPr>
              <w:t>Loại</w:t>
            </w:r>
          </w:p>
        </w:tc>
        <w:tc>
          <w:tcPr>
            <w:tcW w:w="3000" w:type="dxa"/>
            <w:shd w:val="clear" w:color="auto" w:fill="DCE6F1"/>
          </w:tcPr>
          <w:p w14:paraId="525C6765">
            <w:pPr>
              <w:spacing w:after="0" w:line="240" w:lineRule="auto"/>
            </w:pPr>
            <w:r>
              <w:rPr>
                <w:b/>
                <w:sz w:val="16"/>
                <w:szCs w:val="16"/>
              </w:rPr>
              <w:t>Ngữ cảnh</w:t>
            </w:r>
          </w:p>
        </w:tc>
        <w:tc>
          <w:tcPr>
            <w:tcW w:w="3850" w:type="dxa"/>
            <w:shd w:val="clear" w:color="auto" w:fill="DCE6F1"/>
          </w:tcPr>
          <w:p w14:paraId="3CCC2505">
            <w:pPr>
              <w:spacing w:after="0" w:line="240" w:lineRule="auto"/>
            </w:pPr>
            <w:r>
              <w:rPr>
                <w:b/>
                <w:sz w:val="16"/>
                <w:szCs w:val="16"/>
              </w:rPr>
              <w:t>Nội dung</w:t>
            </w:r>
          </w:p>
        </w:tc>
      </w:tr>
      <w:tr w14:paraId="4246B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78A68E87">
            <w:pPr>
              <w:spacing w:after="0" w:line="240" w:lineRule="auto"/>
              <w:jc w:val="center"/>
            </w:pPr>
            <w:r>
              <w:rPr>
                <w:sz w:val="16"/>
                <w:szCs w:val="16"/>
              </w:rPr>
              <w:t>1</w:t>
            </w:r>
          </w:p>
        </w:tc>
        <w:tc>
          <w:tcPr>
            <w:tcW w:w="800" w:type="dxa"/>
          </w:tcPr>
          <w:p w14:paraId="5BD3A60B">
            <w:pPr>
              <w:spacing w:after="0" w:line="240" w:lineRule="auto"/>
              <w:jc w:val="center"/>
            </w:pPr>
            <w:bookmarkStart w:id="422" w:name="MSG01"/>
            <w:r>
              <w:rPr>
                <w:sz w:val="16"/>
                <w:szCs w:val="16"/>
              </w:rPr>
              <w:t>MSG01</w:t>
            </w:r>
            <w:bookmarkEnd w:id="422"/>
          </w:p>
        </w:tc>
        <w:tc>
          <w:tcPr>
            <w:tcW w:w="900" w:type="dxa"/>
          </w:tcPr>
          <w:p w14:paraId="2054CC81">
            <w:pPr>
              <w:spacing w:after="0" w:line="240" w:lineRule="auto"/>
            </w:pPr>
            <w:r>
              <w:rPr>
                <w:sz w:val="16"/>
                <w:szCs w:val="16"/>
              </w:rPr>
              <w:t>Lỗi</w:t>
            </w:r>
          </w:p>
        </w:tc>
        <w:tc>
          <w:tcPr>
            <w:tcW w:w="3000" w:type="dxa"/>
          </w:tcPr>
          <w:p w14:paraId="16FAC8C0">
            <w:pPr>
              <w:spacing w:after="0" w:line="240" w:lineRule="auto"/>
            </w:pPr>
            <w:r>
              <w:rPr>
                <w:sz w:val="16"/>
                <w:szCs w:val="16"/>
              </w:rPr>
              <w:t>Không lưu khi thiếu hoặc sai định dạng; chỉ rõ trường cần sửa. (UC01–05, UC09, UC23)</w:t>
            </w:r>
          </w:p>
        </w:tc>
        <w:tc>
          <w:tcPr>
            <w:tcW w:w="3850" w:type="dxa"/>
          </w:tcPr>
          <w:p w14:paraId="5F49307F">
            <w:pPr>
              <w:spacing w:after="0" w:line="240" w:lineRule="auto"/>
            </w:pPr>
            <w:r>
              <w:rPr>
                <w:sz w:val="16"/>
                <w:szCs w:val="16"/>
              </w:rPr>
              <w:t>{field_name} chưa hợp lệ. Vui lòng kiểm tra và nhập lại.</w:t>
            </w:r>
          </w:p>
        </w:tc>
      </w:tr>
      <w:tr w14:paraId="1FDA4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68D414F1">
            <w:pPr>
              <w:spacing w:after="0" w:line="240" w:lineRule="auto"/>
              <w:jc w:val="center"/>
            </w:pPr>
            <w:r>
              <w:rPr>
                <w:sz w:val="16"/>
                <w:szCs w:val="16"/>
              </w:rPr>
              <w:t>2</w:t>
            </w:r>
          </w:p>
        </w:tc>
        <w:tc>
          <w:tcPr>
            <w:tcW w:w="800" w:type="dxa"/>
          </w:tcPr>
          <w:p w14:paraId="16255CE4">
            <w:pPr>
              <w:spacing w:after="0" w:line="240" w:lineRule="auto"/>
              <w:jc w:val="center"/>
            </w:pPr>
            <w:bookmarkStart w:id="423" w:name="MSG02"/>
            <w:r>
              <w:rPr>
                <w:sz w:val="16"/>
                <w:szCs w:val="16"/>
              </w:rPr>
              <w:t>MSG02</w:t>
            </w:r>
            <w:bookmarkEnd w:id="423"/>
          </w:p>
        </w:tc>
        <w:tc>
          <w:tcPr>
            <w:tcW w:w="900" w:type="dxa"/>
          </w:tcPr>
          <w:p w14:paraId="3BC2BB08">
            <w:pPr>
              <w:spacing w:after="0" w:line="240" w:lineRule="auto"/>
            </w:pPr>
            <w:r>
              <w:rPr>
                <w:sz w:val="16"/>
                <w:szCs w:val="16"/>
              </w:rPr>
              <w:t>Lỗi</w:t>
            </w:r>
          </w:p>
        </w:tc>
        <w:tc>
          <w:tcPr>
            <w:tcW w:w="3000" w:type="dxa"/>
          </w:tcPr>
          <w:p w14:paraId="3C12EFC4">
            <w:pPr>
              <w:spacing w:after="0" w:line="240" w:lineRule="auto"/>
            </w:pPr>
            <w:r>
              <w:rPr>
                <w:sz w:val="16"/>
                <w:szCs w:val="16"/>
              </w:rPr>
              <w:t>Người dùng không có quyền với chức năng hoặc bản ghi. (UC09–11, UC32, UC43, UC51, UC68–69, UC77)</w:t>
            </w:r>
          </w:p>
        </w:tc>
        <w:tc>
          <w:tcPr>
            <w:tcW w:w="3850" w:type="dxa"/>
          </w:tcPr>
          <w:p w14:paraId="69A9FA0C">
            <w:pPr>
              <w:spacing w:after="0" w:line="240" w:lineRule="auto"/>
            </w:pPr>
            <w:r>
              <w:rPr>
                <w:sz w:val="16"/>
                <w:szCs w:val="16"/>
              </w:rPr>
              <w:t>Bạn không có quyền thực hiện thao tác này.</w:t>
            </w:r>
          </w:p>
        </w:tc>
      </w:tr>
      <w:tr w14:paraId="7CD4B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7B1B5E47">
            <w:pPr>
              <w:spacing w:after="0" w:line="240" w:lineRule="auto"/>
              <w:jc w:val="center"/>
            </w:pPr>
            <w:r>
              <w:rPr>
                <w:sz w:val="16"/>
                <w:szCs w:val="16"/>
              </w:rPr>
              <w:t>3</w:t>
            </w:r>
          </w:p>
        </w:tc>
        <w:tc>
          <w:tcPr>
            <w:tcW w:w="800" w:type="dxa"/>
          </w:tcPr>
          <w:p w14:paraId="2693FA17">
            <w:pPr>
              <w:spacing w:after="0" w:line="240" w:lineRule="auto"/>
              <w:jc w:val="center"/>
            </w:pPr>
            <w:bookmarkStart w:id="424" w:name="MSG03"/>
            <w:r>
              <w:rPr>
                <w:sz w:val="16"/>
                <w:szCs w:val="16"/>
              </w:rPr>
              <w:t>MSG03</w:t>
            </w:r>
            <w:bookmarkEnd w:id="424"/>
          </w:p>
        </w:tc>
        <w:tc>
          <w:tcPr>
            <w:tcW w:w="900" w:type="dxa"/>
          </w:tcPr>
          <w:p w14:paraId="147F39BE">
            <w:pPr>
              <w:spacing w:after="0" w:line="240" w:lineRule="auto"/>
            </w:pPr>
            <w:r>
              <w:rPr>
                <w:sz w:val="16"/>
                <w:szCs w:val="16"/>
              </w:rPr>
              <w:t>Lỗi</w:t>
            </w:r>
          </w:p>
        </w:tc>
        <w:tc>
          <w:tcPr>
            <w:tcW w:w="3000" w:type="dxa"/>
          </w:tcPr>
          <w:p w14:paraId="508280D5">
            <w:pPr>
              <w:spacing w:after="0" w:line="240" w:lineRule="auto"/>
            </w:pPr>
            <w:r>
              <w:rPr>
                <w:sz w:val="16"/>
                <w:szCs w:val="16"/>
              </w:rPr>
              <w:t>Trùng mã, tên đăng nhập, tham chiếu hoặc kỳ/việc đã chốt. (UC10–11, UC15, UC18, UC22, UC42, UC49, UC51, UC54, UC60–61, UC72, UC76)</w:t>
            </w:r>
          </w:p>
        </w:tc>
        <w:tc>
          <w:tcPr>
            <w:tcW w:w="3850" w:type="dxa"/>
          </w:tcPr>
          <w:p w14:paraId="03CE90C3">
            <w:pPr>
              <w:spacing w:after="0" w:line="240" w:lineRule="auto"/>
            </w:pPr>
            <w:r>
              <w:rPr>
                <w:sz w:val="16"/>
                <w:szCs w:val="16"/>
              </w:rPr>
              <w:t>{object_name} đã tồn tại. Hệ thống mở bản ghi hiện có để bạn kiểm tra, không tạo bản sao.</w:t>
            </w:r>
          </w:p>
        </w:tc>
      </w:tr>
      <w:tr w14:paraId="013DB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1304E927">
            <w:pPr>
              <w:spacing w:after="0" w:line="240" w:lineRule="auto"/>
              <w:jc w:val="center"/>
            </w:pPr>
            <w:r>
              <w:rPr>
                <w:sz w:val="16"/>
                <w:szCs w:val="16"/>
              </w:rPr>
              <w:t>4</w:t>
            </w:r>
          </w:p>
        </w:tc>
        <w:tc>
          <w:tcPr>
            <w:tcW w:w="800" w:type="dxa"/>
          </w:tcPr>
          <w:p w14:paraId="22DEDC78">
            <w:pPr>
              <w:spacing w:after="0" w:line="240" w:lineRule="auto"/>
              <w:jc w:val="center"/>
            </w:pPr>
            <w:bookmarkStart w:id="425" w:name="MSG04"/>
            <w:r>
              <w:rPr>
                <w:sz w:val="16"/>
                <w:szCs w:val="16"/>
              </w:rPr>
              <w:t>MSG04</w:t>
            </w:r>
            <w:bookmarkEnd w:id="425"/>
          </w:p>
        </w:tc>
        <w:tc>
          <w:tcPr>
            <w:tcW w:w="900" w:type="dxa"/>
          </w:tcPr>
          <w:p w14:paraId="3A7A9B5B">
            <w:pPr>
              <w:spacing w:after="0" w:line="240" w:lineRule="auto"/>
            </w:pPr>
            <w:r>
              <w:rPr>
                <w:sz w:val="16"/>
                <w:szCs w:val="16"/>
              </w:rPr>
              <w:t>Lỗi</w:t>
            </w:r>
          </w:p>
        </w:tc>
        <w:tc>
          <w:tcPr>
            <w:tcW w:w="3000" w:type="dxa"/>
          </w:tcPr>
          <w:p w14:paraId="7DEE4B0B">
            <w:pPr>
              <w:spacing w:after="0" w:line="240" w:lineRule="auto"/>
            </w:pPr>
            <w:r>
              <w:rPr>
                <w:sz w:val="16"/>
                <w:szCs w:val="16"/>
              </w:rPr>
              <w:t xml:space="preserve">Dịch vụ OTP, email, Zalo OA, cổng truy xuất hoặc kết nối cấu hình lỗi. </w:t>
            </w:r>
            <w:del w:id="3286" w:author="Claude" w:date="2026-10-08T00:00:00Z">
              <w:r>
                <w:rPr>
                  <w:sz w:val="16"/>
                  <w:szCs w:val="16"/>
                </w:rPr>
                <w:delText xml:space="preserve">(UC05,</w:delText>
              </w:r>
            </w:del>
            <w:ins w:id="3287" w:author="Claude" w:date="2026-10-08T00:00:00Z">
              <w:r>
                <w:rPr>
                  <w:sz w:val="16"/>
                  <w:szCs w:val="16"/>
                </w:rPr>
                <w:t xml:space="preserve">(UC01, UC02, UC05,</w:t>
              </w:r>
            </w:ins>
            <w:r>
              <w:rPr>
                <w:sz w:val="16"/>
                <w:szCs w:val="16"/>
              </w:rPr>
              <w:t xml:space="preserve"> UC08, UC41, UC70, UC73)</w:t>
            </w:r>
          </w:p>
        </w:tc>
        <w:tc>
          <w:tcPr>
            <w:tcW w:w="3850" w:type="dxa"/>
          </w:tcPr>
          <w:p w14:paraId="2348699E">
            <w:pPr>
              <w:spacing w:after="0" w:line="240" w:lineRule="auto"/>
            </w:pPr>
            <w:r>
              <w:rPr>
                <w:sz w:val="16"/>
                <w:szCs w:val="16"/>
              </w:rPr>
              <w:t>Dịch vụ {service_name} hiện chưa phản hồi. Thao tác chưa hoàn tất, dữ liệu trong OMTS giữ nguyên; vui lòng thử lại sau.</w:t>
            </w:r>
          </w:p>
        </w:tc>
      </w:tr>
      <w:tr w14:paraId="0BF26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0375887D">
            <w:pPr>
              <w:spacing w:after="0" w:line="240" w:lineRule="auto"/>
              <w:jc w:val="center"/>
            </w:pPr>
            <w:r>
              <w:rPr>
                <w:sz w:val="16"/>
                <w:szCs w:val="16"/>
              </w:rPr>
              <w:t>5</w:t>
            </w:r>
          </w:p>
        </w:tc>
        <w:tc>
          <w:tcPr>
            <w:tcW w:w="800" w:type="dxa"/>
          </w:tcPr>
          <w:p w14:paraId="684AE018">
            <w:pPr>
              <w:spacing w:after="0" w:line="240" w:lineRule="auto"/>
              <w:jc w:val="center"/>
            </w:pPr>
            <w:bookmarkStart w:id="426" w:name="MSG05"/>
            <w:r>
              <w:rPr>
                <w:sz w:val="16"/>
                <w:szCs w:val="16"/>
              </w:rPr>
              <w:t>MSG05</w:t>
            </w:r>
            <w:bookmarkEnd w:id="426"/>
          </w:p>
        </w:tc>
        <w:tc>
          <w:tcPr>
            <w:tcW w:w="900" w:type="dxa"/>
          </w:tcPr>
          <w:p w14:paraId="67EC58E8">
            <w:pPr>
              <w:spacing w:after="0" w:line="240" w:lineRule="auto"/>
            </w:pPr>
            <w:r>
              <w:rPr>
                <w:sz w:val="16"/>
                <w:szCs w:val="16"/>
              </w:rPr>
              <w:t>Lỗi</w:t>
            </w:r>
          </w:p>
        </w:tc>
        <w:tc>
          <w:tcPr>
            <w:tcW w:w="3000" w:type="dxa"/>
          </w:tcPr>
          <w:p w14:paraId="10E20DFD">
            <w:pPr>
              <w:spacing w:after="0" w:line="240" w:lineRule="auto"/>
            </w:pPr>
            <w:r>
              <w:rPr>
                <w:sz w:val="16"/>
                <w:szCs w:val="16"/>
              </w:rPr>
              <w:t>Tải tệp hoặc tạo tệp thất bại. (UC15, UC68)</w:t>
            </w:r>
          </w:p>
        </w:tc>
        <w:tc>
          <w:tcPr>
            <w:tcW w:w="3850" w:type="dxa"/>
          </w:tcPr>
          <w:p w14:paraId="24A3FFFC">
            <w:pPr>
              <w:spacing w:after="0" w:line="240" w:lineRule="auto"/>
            </w:pPr>
            <w:r>
              <w:rPr>
                <w:sz w:val="16"/>
                <w:szCs w:val="16"/>
              </w:rPr>
              <w:t>Không thể hoàn tất thao tác với tệp. Dữ liệu nguồn không thay đổi; vui lòng thử lại.</w:t>
            </w:r>
          </w:p>
        </w:tc>
      </w:tr>
      <w:tr w14:paraId="2A48B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687E36FF">
            <w:pPr>
              <w:spacing w:after="0" w:line="240" w:lineRule="auto"/>
              <w:jc w:val="center"/>
            </w:pPr>
            <w:r>
              <w:rPr>
                <w:sz w:val="16"/>
                <w:szCs w:val="16"/>
              </w:rPr>
              <w:t>6</w:t>
            </w:r>
          </w:p>
        </w:tc>
        <w:tc>
          <w:tcPr>
            <w:tcW w:w="800" w:type="dxa"/>
          </w:tcPr>
          <w:p w14:paraId="4B9D05CF">
            <w:pPr>
              <w:spacing w:after="0" w:line="240" w:lineRule="auto"/>
              <w:jc w:val="center"/>
            </w:pPr>
            <w:bookmarkStart w:id="427" w:name="MSG06"/>
            <w:r>
              <w:rPr>
                <w:sz w:val="16"/>
                <w:szCs w:val="16"/>
              </w:rPr>
              <w:t>MSG06</w:t>
            </w:r>
            <w:bookmarkEnd w:id="427"/>
          </w:p>
        </w:tc>
        <w:tc>
          <w:tcPr>
            <w:tcW w:w="900" w:type="dxa"/>
          </w:tcPr>
          <w:p w14:paraId="1C26A4EF">
            <w:pPr>
              <w:spacing w:after="0" w:line="240" w:lineRule="auto"/>
            </w:pPr>
            <w:r>
              <w:rPr>
                <w:sz w:val="16"/>
                <w:szCs w:val="16"/>
              </w:rPr>
              <w:t>Cảnh báo</w:t>
            </w:r>
          </w:p>
        </w:tc>
        <w:tc>
          <w:tcPr>
            <w:tcW w:w="3000" w:type="dxa"/>
          </w:tcPr>
          <w:p w14:paraId="0EF90161">
            <w:pPr>
              <w:spacing w:after="0" w:line="240" w:lineRule="auto"/>
            </w:pPr>
            <w:r>
              <w:rPr>
                <w:sz w:val="16"/>
                <w:szCs w:val="16"/>
              </w:rPr>
              <w:t>Khi lưu, bản ghi đã có phiên bản mới hơn bản đang sửa (người khác vừa lưu); hệ thống không ghi đè (NFR-09). (UC05, UC26)</w:t>
            </w:r>
          </w:p>
        </w:tc>
        <w:tc>
          <w:tcPr>
            <w:tcW w:w="3850" w:type="dxa"/>
          </w:tcPr>
          <w:p w14:paraId="7B1D794D">
            <w:pPr>
              <w:spacing w:after="0" w:line="240" w:lineRule="auto"/>
            </w:pPr>
            <w:r>
              <w:rPr>
                <w:sz w:val="16"/>
                <w:szCs w:val="16"/>
              </w:rPr>
              <w:t>Dữ liệu vừa được {user_name} cập nhật lúc {time}. Thay đổi của bạn chưa được lưu; vui lòng xem bản mới rồi lưu lại hoặc hủy.</w:t>
            </w:r>
          </w:p>
        </w:tc>
      </w:tr>
      <w:tr w14:paraId="38870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1C0FAED8">
            <w:pPr>
              <w:spacing w:after="0" w:line="240" w:lineRule="auto"/>
              <w:jc w:val="center"/>
            </w:pPr>
            <w:r>
              <w:rPr>
                <w:sz w:val="16"/>
                <w:szCs w:val="16"/>
              </w:rPr>
              <w:t>7</w:t>
            </w:r>
          </w:p>
        </w:tc>
        <w:tc>
          <w:tcPr>
            <w:tcW w:w="800" w:type="dxa"/>
          </w:tcPr>
          <w:p w14:paraId="56EF8344">
            <w:pPr>
              <w:spacing w:after="0" w:line="240" w:lineRule="auto"/>
              <w:jc w:val="center"/>
            </w:pPr>
            <w:bookmarkStart w:id="428" w:name="MSG07"/>
            <w:r>
              <w:rPr>
                <w:sz w:val="16"/>
                <w:szCs w:val="16"/>
              </w:rPr>
              <w:t>MSG07</w:t>
            </w:r>
            <w:bookmarkEnd w:id="428"/>
          </w:p>
        </w:tc>
        <w:tc>
          <w:tcPr>
            <w:tcW w:w="900" w:type="dxa"/>
          </w:tcPr>
          <w:p w14:paraId="077A6735">
            <w:pPr>
              <w:spacing w:after="0" w:line="240" w:lineRule="auto"/>
            </w:pPr>
            <w:r>
              <w:rPr>
                <w:sz w:val="16"/>
                <w:szCs w:val="16"/>
              </w:rPr>
              <w:t>Cảnh báo</w:t>
            </w:r>
          </w:p>
        </w:tc>
        <w:tc>
          <w:tcPr>
            <w:tcW w:w="3000" w:type="dxa"/>
          </w:tcPr>
          <w:p w14:paraId="0BC01CBC">
            <w:pPr>
              <w:spacing w:after="0" w:line="240" w:lineRule="auto"/>
            </w:pPr>
            <w:r>
              <w:rPr>
                <w:sz w:val="16"/>
                <w:szCs w:val="16"/>
              </w:rPr>
              <w:t>Mất kết nối khi nhập hoặc khi đăng xuất. (UC07, UC26)</w:t>
            </w:r>
          </w:p>
        </w:tc>
        <w:tc>
          <w:tcPr>
            <w:tcW w:w="3850" w:type="dxa"/>
          </w:tcPr>
          <w:p w14:paraId="4084AAE8">
            <w:pPr>
              <w:spacing w:after="0" w:line="240" w:lineRule="auto"/>
            </w:pPr>
            <w:r>
              <w:rPr>
                <w:sz w:val="16"/>
                <w:szCs w:val="16"/>
              </w:rPr>
              <w:t>Không có kết nối. Dữ liệu được giữ tạm trên thiết bị và đồng bộ khi có mạng; dữ liệu bảo vệ không được hiển thị từ bản lưu cục bộ.</w:t>
            </w:r>
          </w:p>
        </w:tc>
      </w:tr>
      <w:tr w14:paraId="4A43D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6E516687">
            <w:pPr>
              <w:spacing w:after="0" w:line="240" w:lineRule="auto"/>
              <w:jc w:val="center"/>
            </w:pPr>
            <w:r>
              <w:rPr>
                <w:sz w:val="16"/>
                <w:szCs w:val="16"/>
              </w:rPr>
              <w:t>8</w:t>
            </w:r>
          </w:p>
        </w:tc>
        <w:tc>
          <w:tcPr>
            <w:tcW w:w="800" w:type="dxa"/>
          </w:tcPr>
          <w:p w14:paraId="7AA6C462">
            <w:pPr>
              <w:spacing w:after="0" w:line="240" w:lineRule="auto"/>
              <w:jc w:val="center"/>
            </w:pPr>
            <w:bookmarkStart w:id="429" w:name="MSG08"/>
            <w:r>
              <w:rPr>
                <w:sz w:val="16"/>
                <w:szCs w:val="16"/>
              </w:rPr>
              <w:t>MSG08</w:t>
            </w:r>
            <w:bookmarkEnd w:id="429"/>
          </w:p>
        </w:tc>
        <w:tc>
          <w:tcPr>
            <w:tcW w:w="900" w:type="dxa"/>
          </w:tcPr>
          <w:p w14:paraId="64BE368E">
            <w:pPr>
              <w:spacing w:after="0" w:line="240" w:lineRule="auto"/>
            </w:pPr>
            <w:r>
              <w:rPr>
                <w:sz w:val="16"/>
                <w:szCs w:val="16"/>
              </w:rPr>
              <w:t>Thông tin</w:t>
            </w:r>
          </w:p>
        </w:tc>
        <w:tc>
          <w:tcPr>
            <w:tcW w:w="3000" w:type="dxa"/>
          </w:tcPr>
          <w:p w14:paraId="561131BA">
            <w:pPr>
              <w:spacing w:after="0" w:line="240" w:lineRule="auto"/>
            </w:pPr>
            <w:r>
              <w:rPr>
                <w:sz w:val="16"/>
                <w:szCs w:val="16"/>
              </w:rPr>
              <w:t>Danh sách hoặc báo cáo chưa có dữ liệu trong phạm vi chọn. (UC47, UC62, UC66)</w:t>
            </w:r>
          </w:p>
        </w:tc>
        <w:tc>
          <w:tcPr>
            <w:tcW w:w="3850" w:type="dxa"/>
          </w:tcPr>
          <w:p w14:paraId="01C4EE51">
            <w:pPr>
              <w:spacing w:after="0" w:line="240" w:lineRule="auto"/>
            </w:pPr>
            <w:r>
              <w:rPr>
                <w:sz w:val="16"/>
                <w:szCs w:val="16"/>
              </w:rPr>
              <w:t>Chưa có dữ liệu cho {object_name} trong phạm vi đã chọn.</w:t>
            </w:r>
          </w:p>
        </w:tc>
      </w:tr>
      <w:tr w14:paraId="113B2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7A6E8CE0">
            <w:pPr>
              <w:spacing w:after="0" w:line="240" w:lineRule="auto"/>
              <w:jc w:val="center"/>
            </w:pPr>
            <w:r>
              <w:rPr>
                <w:sz w:val="16"/>
                <w:szCs w:val="16"/>
              </w:rPr>
              <w:t>9</w:t>
            </w:r>
          </w:p>
        </w:tc>
        <w:tc>
          <w:tcPr>
            <w:tcW w:w="800" w:type="dxa"/>
          </w:tcPr>
          <w:p w14:paraId="77B0AA6C">
            <w:pPr>
              <w:spacing w:after="0" w:line="240" w:lineRule="auto"/>
              <w:jc w:val="center"/>
            </w:pPr>
            <w:bookmarkStart w:id="430" w:name="MSG09"/>
            <w:r>
              <w:rPr>
                <w:sz w:val="16"/>
                <w:szCs w:val="16"/>
              </w:rPr>
              <w:t>MSG09</w:t>
            </w:r>
            <w:bookmarkEnd w:id="430"/>
          </w:p>
        </w:tc>
        <w:tc>
          <w:tcPr>
            <w:tcW w:w="900" w:type="dxa"/>
          </w:tcPr>
          <w:p w14:paraId="0833806E">
            <w:pPr>
              <w:spacing w:after="0" w:line="240" w:lineRule="auto"/>
            </w:pPr>
            <w:r>
              <w:rPr>
                <w:sz w:val="16"/>
                <w:szCs w:val="16"/>
              </w:rPr>
              <w:t>Xác nhận</w:t>
            </w:r>
          </w:p>
        </w:tc>
        <w:tc>
          <w:tcPr>
            <w:tcW w:w="3000" w:type="dxa"/>
          </w:tcPr>
          <w:p w14:paraId="7EA399CB">
            <w:pPr>
              <w:spacing w:after="0" w:line="240" w:lineRule="auto"/>
            </w:pPr>
            <w:r>
              <w:rPr>
                <w:sz w:val="16"/>
                <w:szCs w:val="16"/>
              </w:rPr>
              <w:t>Khóa tài khoản, sửa vai trò đang dùng, rút công bố. (UC11–12, UC32)</w:t>
            </w:r>
          </w:p>
        </w:tc>
        <w:tc>
          <w:tcPr>
            <w:tcW w:w="3850" w:type="dxa"/>
          </w:tcPr>
          <w:p w14:paraId="227EDBDB">
            <w:pPr>
              <w:spacing w:after="0" w:line="240" w:lineRule="auto"/>
            </w:pPr>
            <w:r>
              <w:rPr>
                <w:sz w:val="16"/>
                <w:szCs w:val="16"/>
              </w:rPr>
              <w:t>Bạn có chắc chắn muốn {action}? Thao tác được ghi lại trong nhật ký kiểm toán.</w:t>
            </w:r>
          </w:p>
        </w:tc>
      </w:tr>
      <w:tr w14:paraId="5C2B7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4D5A95A1">
            <w:pPr>
              <w:spacing w:after="0" w:line="240" w:lineRule="auto"/>
              <w:jc w:val="center"/>
            </w:pPr>
            <w:r>
              <w:rPr>
                <w:sz w:val="16"/>
                <w:szCs w:val="16"/>
              </w:rPr>
              <w:t>10</w:t>
            </w:r>
          </w:p>
        </w:tc>
        <w:tc>
          <w:tcPr>
            <w:tcW w:w="800" w:type="dxa"/>
          </w:tcPr>
          <w:p w14:paraId="60188D54">
            <w:pPr>
              <w:spacing w:after="0" w:line="240" w:lineRule="auto"/>
              <w:jc w:val="center"/>
            </w:pPr>
            <w:bookmarkStart w:id="431" w:name="MSG10"/>
            <w:r>
              <w:rPr>
                <w:sz w:val="16"/>
                <w:szCs w:val="16"/>
              </w:rPr>
              <w:t>MSG10</w:t>
            </w:r>
            <w:bookmarkEnd w:id="431"/>
          </w:p>
        </w:tc>
        <w:tc>
          <w:tcPr>
            <w:tcW w:w="900" w:type="dxa"/>
          </w:tcPr>
          <w:p w14:paraId="38809604">
            <w:pPr>
              <w:spacing w:after="0" w:line="240" w:lineRule="auto"/>
            </w:pPr>
            <w:r>
              <w:rPr>
                <w:sz w:val="16"/>
                <w:szCs w:val="16"/>
              </w:rPr>
              <w:t>Thành công</w:t>
            </w:r>
          </w:p>
        </w:tc>
        <w:tc>
          <w:tcPr>
            <w:tcW w:w="3000" w:type="dxa"/>
          </w:tcPr>
          <w:p w14:paraId="70814F42">
            <w:pPr>
              <w:spacing w:after="0" w:line="240" w:lineRule="auto"/>
            </w:pPr>
            <w:r>
              <w:rPr>
                <w:sz w:val="16"/>
                <w:szCs w:val="16"/>
              </w:rPr>
              <w:t xml:space="preserve">Lưu hồ sơ hoặc danh mục thành công. (UC05, UC09–10, UC20, </w:t>
            </w:r>
            <w:del w:id="3288" w:author="Claude" w:date="2026-10-08T00:00:00Z">
              <w:r>
                <w:rPr>
                  <w:sz w:val="16"/>
                  <w:szCs w:val="16"/>
                </w:rPr>
                <w:delText xml:space="preserve">UC22)</w:delText>
              </w:r>
            </w:del>
            <w:ins w:id="3289" w:author="Claude" w:date="2026-10-08T00:00:00Z">
              <w:r>
                <w:rPr>
                  <w:sz w:val="16"/>
                  <w:szCs w:val="16"/>
                </w:rPr>
                <w:t xml:space="preserve">UC22, UC42)</w:t>
              </w:r>
            </w:ins>
          </w:p>
        </w:tc>
        <w:tc>
          <w:tcPr>
            <w:tcW w:w="3850" w:type="dxa"/>
          </w:tcPr>
          <w:p w14:paraId="3AA846AA">
            <w:pPr>
              <w:spacing w:after="0" w:line="240" w:lineRule="auto"/>
            </w:pPr>
            <w:r>
              <w:rPr>
                <w:sz w:val="16"/>
                <w:szCs w:val="16"/>
              </w:rPr>
              <w:t>Đã lưu {object_name}.</w:t>
            </w:r>
          </w:p>
        </w:tc>
      </w:tr>
      <w:tr w14:paraId="11BF6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6D97F8F9">
            <w:pPr>
              <w:spacing w:after="0" w:line="240" w:lineRule="auto"/>
              <w:jc w:val="center"/>
            </w:pPr>
            <w:r>
              <w:rPr>
                <w:sz w:val="16"/>
                <w:szCs w:val="16"/>
              </w:rPr>
              <w:t>11</w:t>
            </w:r>
          </w:p>
        </w:tc>
        <w:tc>
          <w:tcPr>
            <w:tcW w:w="800" w:type="dxa"/>
          </w:tcPr>
          <w:p w14:paraId="6B218E39">
            <w:pPr>
              <w:spacing w:after="0" w:line="240" w:lineRule="auto"/>
              <w:jc w:val="center"/>
            </w:pPr>
            <w:bookmarkStart w:id="432" w:name="MSG11"/>
            <w:r>
              <w:rPr>
                <w:sz w:val="16"/>
                <w:szCs w:val="16"/>
              </w:rPr>
              <w:t>MSG11</w:t>
            </w:r>
            <w:bookmarkEnd w:id="432"/>
          </w:p>
        </w:tc>
        <w:tc>
          <w:tcPr>
            <w:tcW w:w="900" w:type="dxa"/>
          </w:tcPr>
          <w:p w14:paraId="3F18F946">
            <w:pPr>
              <w:spacing w:after="0" w:line="240" w:lineRule="auto"/>
            </w:pPr>
            <w:r>
              <w:rPr>
                <w:sz w:val="16"/>
                <w:szCs w:val="16"/>
              </w:rPr>
              <w:t>Lỗi</w:t>
            </w:r>
          </w:p>
        </w:tc>
        <w:tc>
          <w:tcPr>
            <w:tcW w:w="3000" w:type="dxa"/>
          </w:tcPr>
          <w:p w14:paraId="56715DDC">
            <w:pPr>
              <w:spacing w:after="0" w:line="240" w:lineRule="auto"/>
            </w:pPr>
            <w:r>
              <w:rPr>
                <w:sz w:val="16"/>
                <w:szCs w:val="16"/>
              </w:rPr>
              <w:t xml:space="preserve">Ngừng dùng/đổi cấu trúc khi còn tài khoản, chu kỳ hoặc bản ghi đang dùng. (UC12, UC15, UC18, </w:t>
            </w:r>
            <w:del w:id="3292" w:author="Claude" w:date="2026-10-08T00:00:00Z">
              <w:r>
                <w:rPr>
                  <w:sz w:val="16"/>
                  <w:szCs w:val="16"/>
                </w:rPr>
                <w:delText xml:space="preserve">UC20, UC22, </w:delText>
              </w:r>
            </w:del>
            <w:r>
              <w:rPr>
                <w:sz w:val="16"/>
                <w:szCs w:val="16"/>
              </w:rPr>
              <w:t xml:space="preserve">UC26, </w:t>
            </w:r>
            <w:del w:id="3290" w:author="Claude" w:date="2026-10-08T00:00:00Z">
              <w:r>
                <w:rPr>
                  <w:sz w:val="16"/>
                  <w:szCs w:val="16"/>
                </w:rPr>
                <w:delText xml:space="preserve">UC27)</w:delText>
              </w:r>
            </w:del>
            <w:ins w:id="3291" w:author="Claude" w:date="2026-10-08T00:00:00Z">
              <w:r>
                <w:rPr>
                  <w:sz w:val="16"/>
                  <w:szCs w:val="16"/>
                </w:rPr>
                <w:t xml:space="preserve">UC27, UC42, UC55)</w:t>
              </w:r>
            </w:ins>
          </w:p>
        </w:tc>
        <w:tc>
          <w:tcPr>
            <w:tcW w:w="3850" w:type="dxa"/>
          </w:tcPr>
          <w:p w14:paraId="3588876C">
            <w:pPr>
              <w:spacing w:after="0" w:line="240" w:lineRule="auto"/>
            </w:pPr>
            <w:r>
              <w:rPr>
                <w:sz w:val="16"/>
                <w:szCs w:val="16"/>
              </w:rPr>
              <w:t>Không thể thực hiện vì còn {count} bản ghi đang sử dụng: {related_list}. Vui lòng xử lý các bản ghi này trước.</w:t>
            </w:r>
          </w:p>
        </w:tc>
      </w:tr>
      <w:tr w14:paraId="1B10C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6427C31B">
            <w:pPr>
              <w:spacing w:after="0" w:line="240" w:lineRule="auto"/>
              <w:jc w:val="center"/>
            </w:pPr>
            <w:r>
              <w:rPr>
                <w:sz w:val="16"/>
                <w:szCs w:val="16"/>
              </w:rPr>
              <w:t>12</w:t>
            </w:r>
          </w:p>
        </w:tc>
        <w:tc>
          <w:tcPr>
            <w:tcW w:w="800" w:type="dxa"/>
          </w:tcPr>
          <w:p w14:paraId="16DFC0E3">
            <w:pPr>
              <w:spacing w:after="0" w:line="240" w:lineRule="auto"/>
              <w:jc w:val="center"/>
            </w:pPr>
            <w:bookmarkStart w:id="433" w:name="MSG12"/>
            <w:r>
              <w:rPr>
                <w:sz w:val="16"/>
                <w:szCs w:val="16"/>
              </w:rPr>
              <w:t>MSG12</w:t>
            </w:r>
            <w:bookmarkEnd w:id="433"/>
          </w:p>
        </w:tc>
        <w:tc>
          <w:tcPr>
            <w:tcW w:w="900" w:type="dxa"/>
          </w:tcPr>
          <w:p w14:paraId="040687B2">
            <w:pPr>
              <w:spacing w:after="0" w:line="240" w:lineRule="auto"/>
            </w:pPr>
            <w:r>
              <w:rPr>
                <w:sz w:val="16"/>
                <w:szCs w:val="16"/>
              </w:rPr>
              <w:t>Lỗi</w:t>
            </w:r>
          </w:p>
        </w:tc>
        <w:tc>
          <w:tcPr>
            <w:tcW w:w="3000" w:type="dxa"/>
          </w:tcPr>
          <w:p w14:paraId="7025D10F">
            <w:pPr>
              <w:spacing w:after="0" w:line="240" w:lineRule="auto"/>
            </w:pPr>
            <w:r>
              <w:rPr>
                <w:sz w:val="16"/>
                <w:szCs w:val="16"/>
              </w:rPr>
              <w:t>Sai định danh hoặc mật khẩu; thông báo chung. (UC02)</w:t>
            </w:r>
          </w:p>
        </w:tc>
        <w:tc>
          <w:tcPr>
            <w:tcW w:w="3850" w:type="dxa"/>
          </w:tcPr>
          <w:p w14:paraId="0412F8E1">
            <w:pPr>
              <w:spacing w:after="0" w:line="240" w:lineRule="auto"/>
            </w:pPr>
            <w:r>
              <w:rPr>
                <w:sz w:val="16"/>
                <w:szCs w:val="16"/>
              </w:rPr>
              <w:t>Thông tin đăng nhập không đúng. Vui lòng kiểm tra và thử lại.</w:t>
            </w:r>
          </w:p>
        </w:tc>
      </w:tr>
      <w:tr w14:paraId="6DF76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03C11E53">
            <w:pPr>
              <w:spacing w:after="0" w:line="240" w:lineRule="auto"/>
              <w:jc w:val="center"/>
            </w:pPr>
            <w:r>
              <w:rPr>
                <w:sz w:val="16"/>
                <w:szCs w:val="16"/>
              </w:rPr>
              <w:t>13</w:t>
            </w:r>
          </w:p>
        </w:tc>
        <w:tc>
          <w:tcPr>
            <w:tcW w:w="800" w:type="dxa"/>
          </w:tcPr>
          <w:p w14:paraId="5E32E35C">
            <w:pPr>
              <w:spacing w:after="0" w:line="240" w:lineRule="auto"/>
              <w:jc w:val="center"/>
            </w:pPr>
            <w:bookmarkStart w:id="434" w:name="MSG13"/>
            <w:r>
              <w:rPr>
                <w:sz w:val="16"/>
                <w:szCs w:val="16"/>
              </w:rPr>
              <w:t>MSG13</w:t>
            </w:r>
            <w:bookmarkEnd w:id="434"/>
          </w:p>
        </w:tc>
        <w:tc>
          <w:tcPr>
            <w:tcW w:w="900" w:type="dxa"/>
          </w:tcPr>
          <w:p w14:paraId="1A5428DE">
            <w:pPr>
              <w:spacing w:after="0" w:line="240" w:lineRule="auto"/>
            </w:pPr>
            <w:r>
              <w:rPr>
                <w:sz w:val="16"/>
                <w:szCs w:val="16"/>
              </w:rPr>
              <w:t>Lỗi</w:t>
            </w:r>
          </w:p>
        </w:tc>
        <w:tc>
          <w:tcPr>
            <w:tcW w:w="3000" w:type="dxa"/>
          </w:tcPr>
          <w:p w14:paraId="26FDBD18">
            <w:pPr>
              <w:spacing w:after="0" w:line="240" w:lineRule="auto"/>
            </w:pPr>
            <w:r>
              <w:rPr>
                <w:sz w:val="16"/>
                <w:szCs w:val="16"/>
              </w:rPr>
              <w:t>Tài khoản bị đình chỉ hoặc hết quyền. (UC02)</w:t>
            </w:r>
          </w:p>
        </w:tc>
        <w:tc>
          <w:tcPr>
            <w:tcW w:w="3850" w:type="dxa"/>
          </w:tcPr>
          <w:p w14:paraId="4F5CF8E6">
            <w:pPr>
              <w:spacing w:after="0" w:line="240" w:lineRule="auto"/>
            </w:pPr>
            <w:r>
              <w:rPr>
                <w:sz w:val="16"/>
                <w:szCs w:val="16"/>
              </w:rPr>
              <w:t>Tài khoản hiện không thể sử dụng. Vui lòng liên hệ kênh hỗ trợ.</w:t>
            </w:r>
          </w:p>
        </w:tc>
      </w:tr>
      <w:tr w14:paraId="37D29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73B80BD4">
            <w:pPr>
              <w:spacing w:after="0" w:line="240" w:lineRule="auto"/>
              <w:jc w:val="center"/>
            </w:pPr>
            <w:r>
              <w:rPr>
                <w:sz w:val="16"/>
                <w:szCs w:val="16"/>
              </w:rPr>
              <w:t>14</w:t>
            </w:r>
          </w:p>
        </w:tc>
        <w:tc>
          <w:tcPr>
            <w:tcW w:w="800" w:type="dxa"/>
          </w:tcPr>
          <w:p w14:paraId="04AFF254">
            <w:pPr>
              <w:spacing w:after="0" w:line="240" w:lineRule="auto"/>
              <w:jc w:val="center"/>
            </w:pPr>
            <w:bookmarkStart w:id="435" w:name="MSG14"/>
            <w:r>
              <w:rPr>
                <w:sz w:val="16"/>
                <w:szCs w:val="16"/>
              </w:rPr>
              <w:t>MSG14</w:t>
            </w:r>
            <w:bookmarkEnd w:id="435"/>
          </w:p>
        </w:tc>
        <w:tc>
          <w:tcPr>
            <w:tcW w:w="900" w:type="dxa"/>
          </w:tcPr>
          <w:p w14:paraId="0211FFD7">
            <w:pPr>
              <w:spacing w:after="0" w:line="240" w:lineRule="auto"/>
            </w:pPr>
            <w:r>
              <w:rPr>
                <w:sz w:val="16"/>
                <w:szCs w:val="16"/>
              </w:rPr>
              <w:t>Lỗi</w:t>
            </w:r>
          </w:p>
        </w:tc>
        <w:tc>
          <w:tcPr>
            <w:tcW w:w="3000" w:type="dxa"/>
          </w:tcPr>
          <w:p w14:paraId="7D63831D">
            <w:pPr>
              <w:spacing w:after="0" w:line="240" w:lineRule="auto"/>
            </w:pPr>
            <w:r>
              <w:rPr>
                <w:sz w:val="16"/>
                <w:szCs w:val="16"/>
              </w:rPr>
              <w:t>Email hoặc số điện thoại đã có tài khoản. (UC01)</w:t>
            </w:r>
          </w:p>
        </w:tc>
        <w:tc>
          <w:tcPr>
            <w:tcW w:w="3850" w:type="dxa"/>
          </w:tcPr>
          <w:p w14:paraId="21E9F2D1">
            <w:pPr>
              <w:spacing w:after="0" w:line="240" w:lineRule="auto"/>
            </w:pPr>
            <w:r>
              <w:rPr>
                <w:sz w:val="16"/>
                <w:szCs w:val="16"/>
              </w:rPr>
              <w:t>Không thể đăng ký bằng email hoặc số điện thoại này. Vui lòng đăng nhập hoặc khôi phục tài khoản.</w:t>
            </w:r>
          </w:p>
        </w:tc>
      </w:tr>
      <w:tr w14:paraId="1A631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6427D9BC">
            <w:pPr>
              <w:spacing w:after="0" w:line="240" w:lineRule="auto"/>
              <w:jc w:val="center"/>
            </w:pPr>
            <w:r>
              <w:rPr>
                <w:sz w:val="16"/>
                <w:szCs w:val="16"/>
              </w:rPr>
              <w:t>15</w:t>
            </w:r>
          </w:p>
        </w:tc>
        <w:tc>
          <w:tcPr>
            <w:tcW w:w="800" w:type="dxa"/>
          </w:tcPr>
          <w:p w14:paraId="6E5ADA56">
            <w:pPr>
              <w:spacing w:after="0" w:line="240" w:lineRule="auto"/>
              <w:jc w:val="center"/>
            </w:pPr>
            <w:bookmarkStart w:id="436" w:name="MSG15"/>
            <w:r>
              <w:rPr>
                <w:sz w:val="16"/>
                <w:szCs w:val="16"/>
              </w:rPr>
              <w:t>MSG15</w:t>
            </w:r>
            <w:bookmarkEnd w:id="436"/>
          </w:p>
        </w:tc>
        <w:tc>
          <w:tcPr>
            <w:tcW w:w="900" w:type="dxa"/>
          </w:tcPr>
          <w:p w14:paraId="795F3528">
            <w:pPr>
              <w:spacing w:after="0" w:line="240" w:lineRule="auto"/>
            </w:pPr>
            <w:r>
              <w:rPr>
                <w:sz w:val="16"/>
                <w:szCs w:val="16"/>
              </w:rPr>
              <w:t>Thông tin</w:t>
            </w:r>
          </w:p>
        </w:tc>
        <w:tc>
          <w:tcPr>
            <w:tcW w:w="3000" w:type="dxa"/>
          </w:tcPr>
          <w:p w14:paraId="09103036">
            <w:pPr>
              <w:spacing w:after="0" w:line="240" w:lineRule="auto"/>
            </w:pPr>
            <w:r>
              <w:rPr>
                <w:sz w:val="16"/>
                <w:szCs w:val="16"/>
              </w:rPr>
              <w:t>Phản hồi chung khi khôi phục tài khoản, kể cả khi email hoặc số điện thoại không có tài khoản, chưa xác minh (khi đó không gửi mã) hoặc dịch vụ gửi mã lỗi. (UC03, UC08)</w:t>
            </w:r>
          </w:p>
        </w:tc>
        <w:tc>
          <w:tcPr>
            <w:tcW w:w="3850" w:type="dxa"/>
          </w:tcPr>
          <w:p w14:paraId="03761600">
            <w:pPr>
              <w:spacing w:after="0" w:line="240" w:lineRule="auto"/>
            </w:pPr>
            <w:r>
              <w:rPr>
                <w:sz w:val="16"/>
                <w:szCs w:val="16"/>
              </w:rPr>
              <w:t>Nếu thông tin hợp lệ, mã xác minh sẽ được gửi tới email hoặc số điện thoại bạn vừa nhập.</w:t>
            </w:r>
          </w:p>
        </w:tc>
      </w:tr>
      <w:tr w14:paraId="19070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42F617BB">
            <w:pPr>
              <w:spacing w:after="0" w:line="240" w:lineRule="auto"/>
              <w:jc w:val="center"/>
            </w:pPr>
            <w:r>
              <w:rPr>
                <w:sz w:val="16"/>
                <w:szCs w:val="16"/>
              </w:rPr>
              <w:t>16</w:t>
            </w:r>
          </w:p>
        </w:tc>
        <w:tc>
          <w:tcPr>
            <w:tcW w:w="800" w:type="dxa"/>
          </w:tcPr>
          <w:p w14:paraId="4CF606FD">
            <w:pPr>
              <w:spacing w:after="0" w:line="240" w:lineRule="auto"/>
              <w:jc w:val="center"/>
            </w:pPr>
            <w:bookmarkStart w:id="437" w:name="MSG16"/>
            <w:r>
              <w:rPr>
                <w:sz w:val="16"/>
                <w:szCs w:val="16"/>
              </w:rPr>
              <w:t>MSG16</w:t>
            </w:r>
            <w:bookmarkEnd w:id="437"/>
          </w:p>
        </w:tc>
        <w:tc>
          <w:tcPr>
            <w:tcW w:w="900" w:type="dxa"/>
          </w:tcPr>
          <w:p w14:paraId="22BCA3B6">
            <w:pPr>
              <w:spacing w:after="0" w:line="240" w:lineRule="auto"/>
            </w:pPr>
            <w:r>
              <w:rPr>
                <w:sz w:val="16"/>
                <w:szCs w:val="16"/>
              </w:rPr>
              <w:t>Lỗi</w:t>
            </w:r>
          </w:p>
        </w:tc>
        <w:tc>
          <w:tcPr>
            <w:tcW w:w="3000" w:type="dxa"/>
          </w:tcPr>
          <w:p w14:paraId="67D02AF4">
            <w:pPr>
              <w:spacing w:after="0" w:line="240" w:lineRule="auto"/>
            </w:pPr>
            <w:r>
              <w:rPr>
                <w:sz w:val="16"/>
                <w:szCs w:val="16"/>
              </w:rPr>
              <w:t xml:space="preserve">Mã xác minh sai, hết hạn hoặc vượt giới hạn thử. </w:t>
            </w:r>
            <w:del w:id="3293" w:author="Claude" w:date="2026-10-08T00:00:00Z">
              <w:r>
                <w:rPr>
                  <w:sz w:val="16"/>
                  <w:szCs w:val="16"/>
                </w:rPr>
                <w:delText xml:space="preserve">(UC01–UC03, UC05,</w:delText>
              </w:r>
            </w:del>
            <w:ins w:id="3294" w:author="Claude" w:date="2026-10-08T00:00:00Z">
              <w:r>
                <w:rPr>
                  <w:sz w:val="16"/>
                  <w:szCs w:val="16"/>
                </w:rPr>
                <w:t xml:space="preserve">(UC01–UC05,</w:t>
              </w:r>
            </w:ins>
            <w:r>
              <w:rPr>
                <w:sz w:val="16"/>
                <w:szCs w:val="16"/>
              </w:rPr>
              <w:t xml:space="preserve"> UC08)</w:t>
            </w:r>
          </w:p>
        </w:tc>
        <w:tc>
          <w:tcPr>
            <w:tcW w:w="3850" w:type="dxa"/>
          </w:tcPr>
          <w:p w14:paraId="6730404E">
            <w:pPr>
              <w:spacing w:after="0" w:line="240" w:lineRule="auto"/>
            </w:pPr>
            <w:r>
              <w:rPr>
                <w:sz w:val="16"/>
                <w:szCs w:val="16"/>
              </w:rPr>
              <w:t>Mã xác minh không đúng hoặc đã hết hạn. Bạn có thể nhập lại hoặc yêu cầu mã mới.</w:t>
            </w:r>
          </w:p>
        </w:tc>
      </w:tr>
      <w:tr w14:paraId="0650C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2328C370">
            <w:pPr>
              <w:spacing w:after="0" w:line="240" w:lineRule="auto"/>
              <w:jc w:val="center"/>
            </w:pPr>
            <w:r>
              <w:rPr>
                <w:sz w:val="16"/>
                <w:szCs w:val="16"/>
              </w:rPr>
              <w:t>17</w:t>
            </w:r>
          </w:p>
        </w:tc>
        <w:tc>
          <w:tcPr>
            <w:tcW w:w="800" w:type="dxa"/>
          </w:tcPr>
          <w:p w14:paraId="2C5DC17B">
            <w:pPr>
              <w:spacing w:after="0" w:line="240" w:lineRule="auto"/>
              <w:jc w:val="center"/>
            </w:pPr>
            <w:bookmarkStart w:id="438" w:name="MSG17"/>
            <w:r>
              <w:rPr>
                <w:sz w:val="16"/>
                <w:szCs w:val="16"/>
              </w:rPr>
              <w:t>MSG17</w:t>
            </w:r>
            <w:bookmarkEnd w:id="438"/>
          </w:p>
        </w:tc>
        <w:tc>
          <w:tcPr>
            <w:tcW w:w="900" w:type="dxa"/>
          </w:tcPr>
          <w:p w14:paraId="5F2DDED8">
            <w:pPr>
              <w:spacing w:after="0" w:line="240" w:lineRule="auto"/>
            </w:pPr>
            <w:r>
              <w:rPr>
                <w:sz w:val="16"/>
                <w:szCs w:val="16"/>
              </w:rPr>
              <w:t>Lỗi</w:t>
            </w:r>
          </w:p>
        </w:tc>
        <w:tc>
          <w:tcPr>
            <w:tcW w:w="3000" w:type="dxa"/>
          </w:tcPr>
          <w:p w14:paraId="0B90293F">
            <w:pPr>
              <w:spacing w:after="0" w:line="240" w:lineRule="auto"/>
            </w:pPr>
            <w:r>
              <w:rPr>
                <w:sz w:val="16"/>
                <w:szCs w:val="16"/>
              </w:rPr>
              <w:t>Bằng chứng đổi mật khẩu sai. (UC04)</w:t>
            </w:r>
          </w:p>
        </w:tc>
        <w:tc>
          <w:tcPr>
            <w:tcW w:w="3850" w:type="dxa"/>
          </w:tcPr>
          <w:p w14:paraId="4630E4A0">
            <w:pPr>
              <w:spacing w:after="0" w:line="240" w:lineRule="auto"/>
            </w:pPr>
            <w:r>
              <w:rPr>
                <w:sz w:val="16"/>
                <w:szCs w:val="16"/>
              </w:rPr>
              <w:t>Mật khẩu hiện tại không đúng. Mật khẩu của bạn chưa thay đổi.</w:t>
            </w:r>
          </w:p>
        </w:tc>
      </w:tr>
      <w:tr w14:paraId="4ED5A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03A39351">
            <w:pPr>
              <w:spacing w:after="0" w:line="240" w:lineRule="auto"/>
              <w:jc w:val="center"/>
            </w:pPr>
            <w:r>
              <w:rPr>
                <w:sz w:val="16"/>
                <w:szCs w:val="16"/>
              </w:rPr>
              <w:t>18</w:t>
            </w:r>
          </w:p>
        </w:tc>
        <w:tc>
          <w:tcPr>
            <w:tcW w:w="800" w:type="dxa"/>
          </w:tcPr>
          <w:p w14:paraId="47DA29F7">
            <w:pPr>
              <w:spacing w:after="0" w:line="240" w:lineRule="auto"/>
              <w:jc w:val="center"/>
            </w:pPr>
            <w:bookmarkStart w:id="439" w:name="MSG18"/>
            <w:r>
              <w:rPr>
                <w:sz w:val="16"/>
                <w:szCs w:val="16"/>
              </w:rPr>
              <w:t>MSG18</w:t>
            </w:r>
            <w:bookmarkEnd w:id="439"/>
          </w:p>
        </w:tc>
        <w:tc>
          <w:tcPr>
            <w:tcW w:w="900" w:type="dxa"/>
          </w:tcPr>
          <w:p w14:paraId="1555ECB9">
            <w:pPr>
              <w:spacing w:after="0" w:line="240" w:lineRule="auto"/>
            </w:pPr>
            <w:r>
              <w:rPr>
                <w:sz w:val="16"/>
                <w:szCs w:val="16"/>
              </w:rPr>
              <w:t>Thành công</w:t>
            </w:r>
          </w:p>
        </w:tc>
        <w:tc>
          <w:tcPr>
            <w:tcW w:w="3000" w:type="dxa"/>
          </w:tcPr>
          <w:p w14:paraId="3591E889">
            <w:pPr>
              <w:spacing w:after="0" w:line="240" w:lineRule="auto"/>
            </w:pPr>
            <w:r>
              <w:rPr>
                <w:sz w:val="16"/>
                <w:szCs w:val="16"/>
              </w:rPr>
              <w:t>Đổi mật khẩu thành công. (UC04)</w:t>
            </w:r>
          </w:p>
        </w:tc>
        <w:tc>
          <w:tcPr>
            <w:tcW w:w="3850" w:type="dxa"/>
          </w:tcPr>
          <w:p w14:paraId="2603B7D4">
            <w:pPr>
              <w:spacing w:after="0" w:line="240" w:lineRule="auto"/>
            </w:pPr>
            <w:r>
              <w:rPr>
                <w:sz w:val="16"/>
                <w:szCs w:val="16"/>
              </w:rPr>
              <w:t>Mật khẩu đã được thay đổi.</w:t>
            </w:r>
          </w:p>
        </w:tc>
      </w:tr>
      <w:tr w14:paraId="28B61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4227EF1D">
            <w:pPr>
              <w:spacing w:after="0" w:line="240" w:lineRule="auto"/>
              <w:jc w:val="center"/>
            </w:pPr>
            <w:r>
              <w:rPr>
                <w:sz w:val="16"/>
                <w:szCs w:val="16"/>
              </w:rPr>
              <w:t>19</w:t>
            </w:r>
          </w:p>
        </w:tc>
        <w:tc>
          <w:tcPr>
            <w:tcW w:w="800" w:type="dxa"/>
          </w:tcPr>
          <w:p w14:paraId="0D4371B6">
            <w:pPr>
              <w:spacing w:after="0" w:line="240" w:lineRule="auto"/>
              <w:jc w:val="center"/>
            </w:pPr>
            <w:bookmarkStart w:id="440" w:name="MSG19"/>
            <w:r>
              <w:rPr>
                <w:sz w:val="16"/>
                <w:szCs w:val="16"/>
              </w:rPr>
              <w:t>MSG19</w:t>
            </w:r>
            <w:bookmarkEnd w:id="440"/>
          </w:p>
        </w:tc>
        <w:tc>
          <w:tcPr>
            <w:tcW w:w="900" w:type="dxa"/>
          </w:tcPr>
          <w:p w14:paraId="6EF95361">
            <w:pPr>
              <w:spacing w:after="0" w:line="240" w:lineRule="auto"/>
            </w:pPr>
            <w:r>
              <w:rPr>
                <w:sz w:val="16"/>
                <w:szCs w:val="16"/>
              </w:rPr>
              <w:t>Cảnh báo</w:t>
            </w:r>
          </w:p>
        </w:tc>
        <w:tc>
          <w:tcPr>
            <w:tcW w:w="3000" w:type="dxa"/>
          </w:tcPr>
          <w:p w14:paraId="63D478E9">
            <w:pPr>
              <w:spacing w:after="0" w:line="240" w:lineRule="auto"/>
            </w:pPr>
            <w:r>
              <w:rPr>
                <w:sz w:val="16"/>
                <w:szCs w:val="16"/>
              </w:rPr>
              <w:t>Phiên hết hạn hoặc tài khoản vừa bị khóa khi đang thao tác. (UC04, UC05, UC07)</w:t>
            </w:r>
          </w:p>
        </w:tc>
        <w:tc>
          <w:tcPr>
            <w:tcW w:w="3850" w:type="dxa"/>
          </w:tcPr>
          <w:p w14:paraId="49D4318F">
            <w:pPr>
              <w:spacing w:after="0" w:line="240" w:lineRule="auto"/>
            </w:pPr>
            <w:r>
              <w:rPr>
                <w:sz w:val="16"/>
                <w:szCs w:val="16"/>
              </w:rPr>
              <w:t>Phiên đăng nhập đã hết hạn. Vui lòng đăng nhập lại.</w:t>
            </w:r>
          </w:p>
        </w:tc>
      </w:tr>
      <w:tr w14:paraId="42B7E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14D5702D">
            <w:pPr>
              <w:spacing w:after="0" w:line="240" w:lineRule="auto"/>
              <w:jc w:val="center"/>
            </w:pPr>
            <w:r>
              <w:rPr>
                <w:sz w:val="16"/>
                <w:szCs w:val="16"/>
              </w:rPr>
              <w:t>20</w:t>
            </w:r>
          </w:p>
        </w:tc>
        <w:tc>
          <w:tcPr>
            <w:tcW w:w="800" w:type="dxa"/>
          </w:tcPr>
          <w:p w14:paraId="2BE5C7B9">
            <w:pPr>
              <w:spacing w:after="0" w:line="240" w:lineRule="auto"/>
              <w:jc w:val="center"/>
            </w:pPr>
            <w:bookmarkStart w:id="441" w:name="MSG20"/>
            <w:r>
              <w:rPr>
                <w:sz w:val="16"/>
                <w:szCs w:val="16"/>
              </w:rPr>
              <w:t>MSG20</w:t>
            </w:r>
            <w:bookmarkEnd w:id="441"/>
          </w:p>
        </w:tc>
        <w:tc>
          <w:tcPr>
            <w:tcW w:w="900" w:type="dxa"/>
          </w:tcPr>
          <w:p w14:paraId="73CFAA0B">
            <w:pPr>
              <w:spacing w:after="0" w:line="240" w:lineRule="auto"/>
            </w:pPr>
            <w:r>
              <w:rPr>
                <w:sz w:val="16"/>
                <w:szCs w:val="16"/>
              </w:rPr>
              <w:t>Lỗi</w:t>
            </w:r>
          </w:p>
        </w:tc>
        <w:tc>
          <w:tcPr>
            <w:tcW w:w="3000" w:type="dxa"/>
          </w:tcPr>
          <w:p w14:paraId="41967A87">
            <w:pPr>
              <w:spacing w:after="0" w:line="240" w:lineRule="auto"/>
            </w:pPr>
            <w:r>
              <w:rPr>
                <w:sz w:val="16"/>
                <w:szCs w:val="16"/>
              </w:rPr>
              <w:t>Người dùng sửa tên đăng nhập trong hồ sơ. (UC05)</w:t>
            </w:r>
          </w:p>
        </w:tc>
        <w:tc>
          <w:tcPr>
            <w:tcW w:w="3850" w:type="dxa"/>
          </w:tcPr>
          <w:p w14:paraId="3CAE6F52">
            <w:pPr>
              <w:spacing w:after="0" w:line="240" w:lineRule="auto"/>
            </w:pPr>
            <w:r>
              <w:rPr>
                <w:sz w:val="16"/>
                <w:szCs w:val="16"/>
              </w:rPr>
              <w:t>Không thể tự sửa tên đăng nhập. Vui lòng liên hệ Chủ HTX hoặc kênh hỗ trợ.</w:t>
            </w:r>
          </w:p>
        </w:tc>
      </w:tr>
      <w:tr w14:paraId="3B256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3B5C21DD">
            <w:pPr>
              <w:spacing w:after="0" w:line="240" w:lineRule="auto"/>
              <w:jc w:val="center"/>
            </w:pPr>
            <w:r>
              <w:rPr>
                <w:sz w:val="16"/>
                <w:szCs w:val="16"/>
              </w:rPr>
              <w:t>21</w:t>
            </w:r>
          </w:p>
        </w:tc>
        <w:tc>
          <w:tcPr>
            <w:tcW w:w="800" w:type="dxa"/>
          </w:tcPr>
          <w:p w14:paraId="37C73B7F">
            <w:pPr>
              <w:spacing w:after="0" w:line="240" w:lineRule="auto"/>
              <w:jc w:val="center"/>
            </w:pPr>
            <w:bookmarkStart w:id="442" w:name="MSG21"/>
            <w:r>
              <w:rPr>
                <w:sz w:val="16"/>
                <w:szCs w:val="16"/>
              </w:rPr>
              <w:t>MSG21</w:t>
            </w:r>
            <w:bookmarkEnd w:id="442"/>
          </w:p>
        </w:tc>
        <w:tc>
          <w:tcPr>
            <w:tcW w:w="900" w:type="dxa"/>
          </w:tcPr>
          <w:p w14:paraId="0CB182E4">
            <w:pPr>
              <w:spacing w:after="0" w:line="240" w:lineRule="auto"/>
            </w:pPr>
            <w:r>
              <w:rPr>
                <w:sz w:val="16"/>
                <w:szCs w:val="16"/>
              </w:rPr>
              <w:t>Lỗi</w:t>
            </w:r>
          </w:p>
        </w:tc>
        <w:tc>
          <w:tcPr>
            <w:tcW w:w="3000" w:type="dxa"/>
          </w:tcPr>
          <w:p w14:paraId="2F5CBBF2">
            <w:pPr>
              <w:spacing w:after="0" w:line="240" w:lineRule="auto"/>
            </w:pPr>
            <w:r>
              <w:rPr>
                <w:sz w:val="16"/>
                <w:szCs w:val="16"/>
              </w:rPr>
              <w:t>Kênh email/Zalo chưa cấu hình hoặc liên hệ chưa đủ điều kiện. (UC06, UC70)</w:t>
            </w:r>
          </w:p>
        </w:tc>
        <w:tc>
          <w:tcPr>
            <w:tcW w:w="3850" w:type="dxa"/>
          </w:tcPr>
          <w:p w14:paraId="727D3D7B">
            <w:pPr>
              <w:spacing w:after="0" w:line="240" w:lineRule="auto"/>
            </w:pPr>
            <w:r>
              <w:rPr>
                <w:sz w:val="16"/>
                <w:szCs w:val="16"/>
              </w:rPr>
              <w:t>Kênh {channel_name} chưa được cấu hình hoặc chưa đủ điều kiện nên chưa thể bật.</w:t>
            </w:r>
          </w:p>
        </w:tc>
      </w:tr>
      <w:tr w14:paraId="0D194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17F970E9">
            <w:pPr>
              <w:spacing w:after="0" w:line="240" w:lineRule="auto"/>
              <w:jc w:val="center"/>
            </w:pPr>
            <w:r>
              <w:rPr>
                <w:sz w:val="16"/>
                <w:szCs w:val="16"/>
              </w:rPr>
              <w:t>22</w:t>
            </w:r>
          </w:p>
        </w:tc>
        <w:tc>
          <w:tcPr>
            <w:tcW w:w="800" w:type="dxa"/>
          </w:tcPr>
          <w:p w14:paraId="42654E91">
            <w:pPr>
              <w:spacing w:after="0" w:line="240" w:lineRule="auto"/>
              <w:jc w:val="center"/>
            </w:pPr>
            <w:bookmarkStart w:id="443" w:name="MSG22"/>
            <w:r>
              <w:rPr>
                <w:sz w:val="16"/>
                <w:szCs w:val="16"/>
              </w:rPr>
              <w:t>MSG22</w:t>
            </w:r>
            <w:bookmarkEnd w:id="443"/>
          </w:p>
        </w:tc>
        <w:tc>
          <w:tcPr>
            <w:tcW w:w="900" w:type="dxa"/>
          </w:tcPr>
          <w:p w14:paraId="6D75C122">
            <w:pPr>
              <w:spacing w:after="0" w:line="240" w:lineRule="auto"/>
            </w:pPr>
            <w:r>
              <w:rPr>
                <w:sz w:val="16"/>
                <w:szCs w:val="16"/>
              </w:rPr>
              <w:t>Cảnh báo</w:t>
            </w:r>
          </w:p>
        </w:tc>
        <w:tc>
          <w:tcPr>
            <w:tcW w:w="3000" w:type="dxa"/>
          </w:tcPr>
          <w:p w14:paraId="7A19F155">
            <w:pPr>
              <w:spacing w:after="0" w:line="240" w:lineRule="auto"/>
            </w:pPr>
            <w:r>
              <w:rPr>
                <w:sz w:val="16"/>
                <w:szCs w:val="16"/>
              </w:rPr>
              <w:t>Thiết bị không cấp quyền nhận push. (UC06)</w:t>
            </w:r>
          </w:p>
        </w:tc>
        <w:tc>
          <w:tcPr>
            <w:tcW w:w="3850" w:type="dxa"/>
          </w:tcPr>
          <w:p w14:paraId="68847D4A">
            <w:pPr>
              <w:spacing w:after="0" w:line="240" w:lineRule="auto"/>
            </w:pPr>
            <w:r>
              <w:rPr>
                <w:sz w:val="16"/>
                <w:szCs w:val="16"/>
              </w:rPr>
              <w:t>Thiết bị đã từ chối thông báo đẩy. Các kênh hợp lệ khác vẫn được lưu.</w:t>
            </w:r>
          </w:p>
        </w:tc>
      </w:tr>
      <w:tr w14:paraId="47349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0ADA3AB7">
            <w:pPr>
              <w:spacing w:after="0" w:line="240" w:lineRule="auto"/>
              <w:jc w:val="center"/>
            </w:pPr>
            <w:r>
              <w:rPr>
                <w:sz w:val="16"/>
                <w:szCs w:val="16"/>
              </w:rPr>
              <w:t>23</w:t>
            </w:r>
          </w:p>
        </w:tc>
        <w:tc>
          <w:tcPr>
            <w:tcW w:w="800" w:type="dxa"/>
          </w:tcPr>
          <w:p w14:paraId="25924278">
            <w:pPr>
              <w:spacing w:after="0" w:line="240" w:lineRule="auto"/>
              <w:jc w:val="center"/>
            </w:pPr>
            <w:bookmarkStart w:id="444" w:name="MSG23"/>
            <w:r>
              <w:rPr>
                <w:sz w:val="16"/>
                <w:szCs w:val="16"/>
              </w:rPr>
              <w:t>MSG23</w:t>
            </w:r>
            <w:bookmarkEnd w:id="444"/>
          </w:p>
        </w:tc>
        <w:tc>
          <w:tcPr>
            <w:tcW w:w="900" w:type="dxa"/>
          </w:tcPr>
          <w:p w14:paraId="053C498D">
            <w:pPr>
              <w:spacing w:after="0" w:line="240" w:lineRule="auto"/>
            </w:pPr>
            <w:r>
              <w:rPr>
                <w:sz w:val="16"/>
                <w:szCs w:val="16"/>
              </w:rPr>
              <w:t>Lỗi</w:t>
            </w:r>
          </w:p>
        </w:tc>
        <w:tc>
          <w:tcPr>
            <w:tcW w:w="3000" w:type="dxa"/>
          </w:tcPr>
          <w:p w14:paraId="62008AC3">
            <w:pPr>
              <w:spacing w:after="0" w:line="240" w:lineRule="auto"/>
            </w:pPr>
            <w:r>
              <w:rPr>
                <w:sz w:val="16"/>
                <w:szCs w:val="16"/>
              </w:rPr>
              <w:t>Tắt mục thông báo bắt buộc theo quy trình. (UC06)</w:t>
            </w:r>
          </w:p>
        </w:tc>
        <w:tc>
          <w:tcPr>
            <w:tcW w:w="3850" w:type="dxa"/>
          </w:tcPr>
          <w:p w14:paraId="4C232689">
            <w:pPr>
              <w:spacing w:after="0" w:line="240" w:lineRule="auto"/>
            </w:pPr>
            <w:r>
              <w:rPr>
                <w:sz w:val="16"/>
                <w:szCs w:val="16"/>
              </w:rPr>
              <w:t>Mục thông báo này là bắt buộc nên không thể tắt.</w:t>
            </w:r>
          </w:p>
        </w:tc>
      </w:tr>
      <w:tr w14:paraId="76D06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70FFD01E">
            <w:pPr>
              <w:spacing w:after="0" w:line="240" w:lineRule="auto"/>
              <w:jc w:val="center"/>
            </w:pPr>
            <w:r>
              <w:rPr>
                <w:sz w:val="16"/>
                <w:szCs w:val="16"/>
              </w:rPr>
              <w:t>24</w:t>
            </w:r>
          </w:p>
        </w:tc>
        <w:tc>
          <w:tcPr>
            <w:tcW w:w="800" w:type="dxa"/>
          </w:tcPr>
          <w:p w14:paraId="207D80F4">
            <w:pPr>
              <w:spacing w:after="0" w:line="240" w:lineRule="auto"/>
              <w:jc w:val="center"/>
            </w:pPr>
            <w:bookmarkStart w:id="445" w:name="MSG24"/>
            <w:r>
              <w:rPr>
                <w:sz w:val="16"/>
                <w:szCs w:val="16"/>
              </w:rPr>
              <w:t>MSG24</w:t>
            </w:r>
            <w:bookmarkEnd w:id="445"/>
          </w:p>
        </w:tc>
        <w:tc>
          <w:tcPr>
            <w:tcW w:w="900" w:type="dxa"/>
          </w:tcPr>
          <w:p w14:paraId="0F290482">
            <w:pPr>
              <w:spacing w:after="0" w:line="240" w:lineRule="auto"/>
            </w:pPr>
            <w:r>
              <w:rPr>
                <w:sz w:val="16"/>
                <w:szCs w:val="16"/>
              </w:rPr>
              <w:t>Lỗi</w:t>
            </w:r>
          </w:p>
        </w:tc>
        <w:tc>
          <w:tcPr>
            <w:tcW w:w="3000" w:type="dxa"/>
          </w:tcPr>
          <w:p w14:paraId="0C52A63B">
            <w:pPr>
              <w:spacing w:after="0" w:line="240" w:lineRule="auto"/>
            </w:pPr>
            <w:r>
              <w:rPr>
                <w:sz w:val="16"/>
                <w:szCs w:val="16"/>
              </w:rPr>
              <w:t>Gắn tài khoản cho nhân viên khi đã có nhân viên khác dùng. (UC10)</w:t>
            </w:r>
          </w:p>
        </w:tc>
        <w:tc>
          <w:tcPr>
            <w:tcW w:w="3850" w:type="dxa"/>
          </w:tcPr>
          <w:p w14:paraId="23529CAD">
            <w:pPr>
              <w:spacing w:after="0" w:line="240" w:lineRule="auto"/>
            </w:pPr>
            <w:r>
              <w:rPr>
                <w:sz w:val="16"/>
                <w:szCs w:val="16"/>
              </w:rPr>
              <w:t>Tài khoản này đã được gắn với hồ sơ nhân viên {employee_name}.</w:t>
            </w:r>
          </w:p>
        </w:tc>
      </w:tr>
      <w:tr w14:paraId="232EA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351D8775">
            <w:pPr>
              <w:spacing w:after="0" w:line="240" w:lineRule="auto"/>
              <w:jc w:val="center"/>
            </w:pPr>
            <w:r>
              <w:rPr>
                <w:sz w:val="16"/>
                <w:szCs w:val="16"/>
              </w:rPr>
              <w:t>25</w:t>
            </w:r>
          </w:p>
        </w:tc>
        <w:tc>
          <w:tcPr>
            <w:tcW w:w="800" w:type="dxa"/>
          </w:tcPr>
          <w:p w14:paraId="19AF09EB">
            <w:pPr>
              <w:spacing w:after="0" w:line="240" w:lineRule="auto"/>
              <w:jc w:val="center"/>
            </w:pPr>
            <w:bookmarkStart w:id="446" w:name="MSG25"/>
            <w:r>
              <w:rPr>
                <w:sz w:val="16"/>
                <w:szCs w:val="16"/>
              </w:rPr>
              <w:t>MSG25</w:t>
            </w:r>
            <w:bookmarkEnd w:id="446"/>
          </w:p>
        </w:tc>
        <w:tc>
          <w:tcPr>
            <w:tcW w:w="900" w:type="dxa"/>
          </w:tcPr>
          <w:p w14:paraId="569EDDC5">
            <w:pPr>
              <w:spacing w:after="0" w:line="240" w:lineRule="auto"/>
            </w:pPr>
            <w:r>
              <w:rPr>
                <w:sz w:val="16"/>
                <w:szCs w:val="16"/>
              </w:rPr>
              <w:t>Cảnh báo</w:t>
            </w:r>
          </w:p>
        </w:tc>
        <w:tc>
          <w:tcPr>
            <w:tcW w:w="3000" w:type="dxa"/>
          </w:tcPr>
          <w:p w14:paraId="4768D411">
            <w:pPr>
              <w:spacing w:after="0" w:line="240" w:lineRule="auto"/>
            </w:pPr>
            <w:r>
              <w:rPr>
                <w:sz w:val="16"/>
                <w:szCs w:val="16"/>
              </w:rPr>
              <w:t>Thông báo đẩy cho Chủ HTX và Quản lý khu (còn 30 ngày). (UC15)</w:t>
            </w:r>
          </w:p>
        </w:tc>
        <w:tc>
          <w:tcPr>
            <w:tcW w:w="3850" w:type="dxa"/>
          </w:tcPr>
          <w:p w14:paraId="395AB849">
            <w:pPr>
              <w:spacing w:after="0" w:line="240" w:lineRule="auto"/>
            </w:pPr>
            <w:r>
              <w:rPr>
                <w:sz w:val="16"/>
                <w:szCs w:val="16"/>
              </w:rPr>
              <w:t>Giấy tờ {document_name} của vùng {zone_name} sắp hết hạn sau {days} ngày hoặc đã hết hạn.</w:t>
            </w:r>
          </w:p>
        </w:tc>
      </w:tr>
      <w:tr w14:paraId="0758D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52D1CF43">
            <w:pPr>
              <w:spacing w:after="0" w:line="240" w:lineRule="auto"/>
              <w:jc w:val="center"/>
            </w:pPr>
            <w:r>
              <w:rPr>
                <w:sz w:val="16"/>
                <w:szCs w:val="16"/>
              </w:rPr>
              <w:t>26</w:t>
            </w:r>
          </w:p>
        </w:tc>
        <w:tc>
          <w:tcPr>
            <w:tcW w:w="800" w:type="dxa"/>
          </w:tcPr>
          <w:p w14:paraId="11FB3FB5">
            <w:pPr>
              <w:spacing w:after="0" w:line="240" w:lineRule="auto"/>
              <w:jc w:val="center"/>
            </w:pPr>
            <w:bookmarkStart w:id="447" w:name="MSG26"/>
            <w:r>
              <w:rPr>
                <w:sz w:val="16"/>
                <w:szCs w:val="16"/>
              </w:rPr>
              <w:t>MSG26</w:t>
            </w:r>
            <w:bookmarkEnd w:id="447"/>
          </w:p>
        </w:tc>
        <w:tc>
          <w:tcPr>
            <w:tcW w:w="900" w:type="dxa"/>
          </w:tcPr>
          <w:p w14:paraId="46FD5B31">
            <w:pPr>
              <w:spacing w:after="0" w:line="240" w:lineRule="auto"/>
            </w:pPr>
            <w:r>
              <w:rPr>
                <w:sz w:val="16"/>
                <w:szCs w:val="16"/>
              </w:rPr>
              <w:t>Cảnh báo</w:t>
            </w:r>
          </w:p>
        </w:tc>
        <w:tc>
          <w:tcPr>
            <w:tcW w:w="3000" w:type="dxa"/>
          </w:tcPr>
          <w:p w14:paraId="2E89E174">
            <w:pPr>
              <w:spacing w:after="0" w:line="240" w:lineRule="auto"/>
            </w:pPr>
            <w:r>
              <w:rPr>
                <w:sz w:val="16"/>
                <w:szCs w:val="16"/>
              </w:rPr>
              <w:t>Vùng quá 1 tháng chưa có chỉ số nước đã xác nhận. (UC26)</w:t>
            </w:r>
          </w:p>
        </w:tc>
        <w:tc>
          <w:tcPr>
            <w:tcW w:w="3850" w:type="dxa"/>
          </w:tcPr>
          <w:p w14:paraId="18CC16EE">
            <w:pPr>
              <w:spacing w:after="0" w:line="240" w:lineRule="auto"/>
            </w:pPr>
            <w:r>
              <w:rPr>
                <w:sz w:val="16"/>
                <w:szCs w:val="16"/>
              </w:rPr>
              <w:t>Vùng {zone_name} chưa có chỉ số nước được xác nhận trong hơn 1 tháng. Vui lòng đo và ghi nhận.</w:t>
            </w:r>
          </w:p>
        </w:tc>
      </w:tr>
      <w:tr w14:paraId="28F58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01CF65E6">
            <w:pPr>
              <w:spacing w:after="0" w:line="240" w:lineRule="auto"/>
              <w:jc w:val="center"/>
            </w:pPr>
            <w:r>
              <w:rPr>
                <w:sz w:val="16"/>
                <w:szCs w:val="16"/>
              </w:rPr>
              <w:t>27</w:t>
            </w:r>
          </w:p>
        </w:tc>
        <w:tc>
          <w:tcPr>
            <w:tcW w:w="800" w:type="dxa"/>
          </w:tcPr>
          <w:p w14:paraId="0EF0E2BB">
            <w:pPr>
              <w:spacing w:after="0" w:line="240" w:lineRule="auto"/>
              <w:jc w:val="center"/>
            </w:pPr>
            <w:bookmarkStart w:id="448" w:name="MSG27"/>
            <w:r>
              <w:rPr>
                <w:sz w:val="16"/>
                <w:szCs w:val="16"/>
              </w:rPr>
              <w:t>MSG27</w:t>
            </w:r>
            <w:bookmarkEnd w:id="448"/>
          </w:p>
        </w:tc>
        <w:tc>
          <w:tcPr>
            <w:tcW w:w="900" w:type="dxa"/>
          </w:tcPr>
          <w:p w14:paraId="2941F2FE">
            <w:pPr>
              <w:spacing w:after="0" w:line="240" w:lineRule="auto"/>
            </w:pPr>
            <w:r>
              <w:rPr>
                <w:sz w:val="16"/>
                <w:szCs w:val="16"/>
              </w:rPr>
              <w:t>Cảnh báo</w:t>
            </w:r>
          </w:p>
        </w:tc>
        <w:tc>
          <w:tcPr>
            <w:tcW w:w="3000" w:type="dxa"/>
          </w:tcPr>
          <w:p w14:paraId="58803E57">
            <w:pPr>
              <w:spacing w:after="0" w:line="240" w:lineRule="auto"/>
            </w:pPr>
            <w:r>
              <w:rPr>
                <w:sz w:val="16"/>
                <w:szCs w:val="16"/>
              </w:rPr>
              <w:t>Phép đo đã xác nhận vượt ngưỡng pH hoặc độ mặn của vùng. (UC26)</w:t>
            </w:r>
          </w:p>
        </w:tc>
        <w:tc>
          <w:tcPr>
            <w:tcW w:w="3850" w:type="dxa"/>
          </w:tcPr>
          <w:p w14:paraId="07258039">
            <w:pPr>
              <w:spacing w:after="0" w:line="240" w:lineRule="auto"/>
            </w:pPr>
            <w:r>
              <w:rPr>
                <w:sz w:val="16"/>
                <w:szCs w:val="16"/>
              </w:rPr>
              <w:t>Chỉ số {metric_name} tại vùng {zone_name} vượt ngưỡng đã đặt.</w:t>
            </w:r>
          </w:p>
        </w:tc>
      </w:tr>
      <w:tr w14:paraId="709A3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3429C47C">
            <w:pPr>
              <w:spacing w:after="0" w:line="240" w:lineRule="auto"/>
              <w:jc w:val="center"/>
            </w:pPr>
            <w:r>
              <w:rPr>
                <w:sz w:val="16"/>
                <w:szCs w:val="16"/>
              </w:rPr>
              <w:t>28</w:t>
            </w:r>
          </w:p>
        </w:tc>
        <w:tc>
          <w:tcPr>
            <w:tcW w:w="800" w:type="dxa"/>
          </w:tcPr>
          <w:p w14:paraId="4A2E214D">
            <w:pPr>
              <w:spacing w:after="0" w:line="240" w:lineRule="auto"/>
              <w:jc w:val="center"/>
            </w:pPr>
            <w:bookmarkStart w:id="449" w:name="MSG28"/>
            <w:r>
              <w:rPr>
                <w:sz w:val="16"/>
                <w:szCs w:val="16"/>
              </w:rPr>
              <w:t>MSG28</w:t>
            </w:r>
            <w:bookmarkEnd w:id="449"/>
          </w:p>
        </w:tc>
        <w:tc>
          <w:tcPr>
            <w:tcW w:w="900" w:type="dxa"/>
          </w:tcPr>
          <w:p w14:paraId="1C8596E0">
            <w:pPr>
              <w:spacing w:after="0" w:line="240" w:lineRule="auto"/>
            </w:pPr>
            <w:r>
              <w:rPr>
                <w:sz w:val="16"/>
                <w:szCs w:val="16"/>
              </w:rPr>
              <w:t>Lỗi</w:t>
            </w:r>
          </w:p>
        </w:tc>
        <w:tc>
          <w:tcPr>
            <w:tcW w:w="3000" w:type="dxa"/>
          </w:tcPr>
          <w:p w14:paraId="76FC8ACB">
            <w:pPr>
              <w:spacing w:after="0" w:line="240" w:lineRule="auto"/>
            </w:pPr>
            <w:r>
              <w:rPr>
                <w:sz w:val="16"/>
                <w:szCs w:val="16"/>
              </w:rPr>
              <w:t>Nhập ngưỡng có tối thiểu không nhỏ hơn tối đa. (UC26)</w:t>
            </w:r>
          </w:p>
        </w:tc>
        <w:tc>
          <w:tcPr>
            <w:tcW w:w="3850" w:type="dxa"/>
          </w:tcPr>
          <w:p w14:paraId="66BBFE4F">
            <w:pPr>
              <w:spacing w:after="0" w:line="240" w:lineRule="auto"/>
            </w:pPr>
            <w:r>
              <w:rPr>
                <w:sz w:val="16"/>
                <w:szCs w:val="16"/>
              </w:rPr>
              <w:t>Giá trị tối thiểu phải nhỏ hơn giá trị tối đa.</w:t>
            </w:r>
          </w:p>
        </w:tc>
      </w:tr>
      <w:tr w14:paraId="3EB6A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3EC3BBF5">
            <w:pPr>
              <w:spacing w:after="0" w:line="240" w:lineRule="auto"/>
              <w:jc w:val="center"/>
            </w:pPr>
            <w:r>
              <w:rPr>
                <w:sz w:val="16"/>
                <w:szCs w:val="16"/>
              </w:rPr>
              <w:t>29</w:t>
            </w:r>
          </w:p>
        </w:tc>
        <w:tc>
          <w:tcPr>
            <w:tcW w:w="800" w:type="dxa"/>
          </w:tcPr>
          <w:p w14:paraId="37CC820F">
            <w:pPr>
              <w:spacing w:after="0" w:line="240" w:lineRule="auto"/>
              <w:jc w:val="center"/>
            </w:pPr>
            <w:bookmarkStart w:id="450" w:name="MSG29"/>
            <w:r>
              <w:rPr>
                <w:sz w:val="16"/>
                <w:szCs w:val="16"/>
              </w:rPr>
              <w:t>MSG29</w:t>
            </w:r>
            <w:bookmarkEnd w:id="450"/>
          </w:p>
        </w:tc>
        <w:tc>
          <w:tcPr>
            <w:tcW w:w="900" w:type="dxa"/>
          </w:tcPr>
          <w:p w14:paraId="48633CE2">
            <w:pPr>
              <w:spacing w:after="0" w:line="240" w:lineRule="auto"/>
            </w:pPr>
            <w:r>
              <w:rPr>
                <w:sz w:val="16"/>
                <w:szCs w:val="16"/>
              </w:rPr>
              <w:t>Lỗi</w:t>
            </w:r>
          </w:p>
        </w:tc>
        <w:tc>
          <w:tcPr>
            <w:tcW w:w="3000" w:type="dxa"/>
          </w:tcPr>
          <w:p w14:paraId="1CAFAF1F">
            <w:pPr>
              <w:spacing w:after="0" w:line="240" w:lineRule="auto"/>
            </w:pPr>
            <w:r>
              <w:rPr>
                <w:sz w:val="16"/>
                <w:szCs w:val="16"/>
              </w:rPr>
              <w:t>Bè Ngừng dùng hoặc còn chu kỳ chưa đóng. (UC24)</w:t>
            </w:r>
          </w:p>
        </w:tc>
        <w:tc>
          <w:tcPr>
            <w:tcW w:w="3850" w:type="dxa"/>
          </w:tcPr>
          <w:p w14:paraId="3AADAE02">
            <w:pPr>
              <w:spacing w:after="0" w:line="240" w:lineRule="auto"/>
            </w:pPr>
            <w:r>
              <w:rPr>
                <w:sz w:val="16"/>
                <w:szCs w:val="16"/>
              </w:rPr>
              <w:t>Không thể tạo chu kỳ nuôi: {reason}.</w:t>
            </w:r>
          </w:p>
        </w:tc>
      </w:tr>
      <w:tr w14:paraId="6B84B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49B76A3D">
            <w:pPr>
              <w:spacing w:after="0" w:line="240" w:lineRule="auto"/>
              <w:jc w:val="center"/>
            </w:pPr>
            <w:r>
              <w:rPr>
                <w:sz w:val="16"/>
                <w:szCs w:val="16"/>
              </w:rPr>
              <w:t>30</w:t>
            </w:r>
          </w:p>
        </w:tc>
        <w:tc>
          <w:tcPr>
            <w:tcW w:w="800" w:type="dxa"/>
          </w:tcPr>
          <w:p w14:paraId="79A8D79C">
            <w:pPr>
              <w:spacing w:after="0" w:line="240" w:lineRule="auto"/>
              <w:jc w:val="center"/>
            </w:pPr>
            <w:bookmarkStart w:id="451" w:name="MSG30"/>
            <w:r>
              <w:rPr>
                <w:sz w:val="16"/>
                <w:szCs w:val="16"/>
              </w:rPr>
              <w:t>MSG30</w:t>
            </w:r>
            <w:bookmarkEnd w:id="451"/>
          </w:p>
        </w:tc>
        <w:tc>
          <w:tcPr>
            <w:tcW w:w="900" w:type="dxa"/>
          </w:tcPr>
          <w:p w14:paraId="4B8E5047">
            <w:pPr>
              <w:spacing w:after="0" w:line="240" w:lineRule="auto"/>
            </w:pPr>
            <w:r>
              <w:rPr>
                <w:sz w:val="16"/>
                <w:szCs w:val="16"/>
              </w:rPr>
              <w:t>Cảnh báo</w:t>
            </w:r>
          </w:p>
        </w:tc>
        <w:tc>
          <w:tcPr>
            <w:tcW w:w="3000" w:type="dxa"/>
          </w:tcPr>
          <w:p w14:paraId="3A49B7E7">
            <w:pPr>
              <w:spacing w:after="0" w:line="240" w:lineRule="auto"/>
            </w:pPr>
            <w:r>
              <w:rPr>
                <w:sz w:val="16"/>
                <w:szCs w:val="16"/>
              </w:rPr>
              <w:t>Phần lối thả hoặc thu chồng với phần đã ghi. (UC25, UC31)</w:t>
            </w:r>
          </w:p>
        </w:tc>
        <w:tc>
          <w:tcPr>
            <w:tcW w:w="3850" w:type="dxa"/>
          </w:tcPr>
          <w:p w14:paraId="279109C4">
            <w:pPr>
              <w:spacing w:after="0" w:line="240" w:lineRule="auto"/>
            </w:pPr>
            <w:r>
              <w:rPr>
                <w:sz w:val="16"/>
                <w:szCs w:val="16"/>
              </w:rPr>
              <w:t>Phần lối {segment_range} chồng với bản ghi đã có. Hãy điều chỉnh hoặc dùng quy trình sửa có lịch sử.</w:t>
            </w:r>
          </w:p>
        </w:tc>
      </w:tr>
      <w:tr w14:paraId="42D97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0ABF601D">
            <w:pPr>
              <w:spacing w:after="0" w:line="240" w:lineRule="auto"/>
              <w:jc w:val="center"/>
            </w:pPr>
            <w:r>
              <w:rPr>
                <w:sz w:val="16"/>
                <w:szCs w:val="16"/>
              </w:rPr>
              <w:t>31</w:t>
            </w:r>
          </w:p>
        </w:tc>
        <w:tc>
          <w:tcPr>
            <w:tcW w:w="800" w:type="dxa"/>
          </w:tcPr>
          <w:p w14:paraId="61B4E95C">
            <w:pPr>
              <w:spacing w:after="0" w:line="240" w:lineRule="auto"/>
              <w:jc w:val="center"/>
            </w:pPr>
            <w:bookmarkStart w:id="452" w:name="MSG31"/>
            <w:r>
              <w:rPr>
                <w:sz w:val="16"/>
                <w:szCs w:val="16"/>
              </w:rPr>
              <w:t>MSG31</w:t>
            </w:r>
            <w:bookmarkEnd w:id="452"/>
          </w:p>
        </w:tc>
        <w:tc>
          <w:tcPr>
            <w:tcW w:w="900" w:type="dxa"/>
          </w:tcPr>
          <w:p w14:paraId="55673E21">
            <w:pPr>
              <w:spacing w:after="0" w:line="240" w:lineRule="auto"/>
            </w:pPr>
            <w:r>
              <w:rPr>
                <w:sz w:val="16"/>
                <w:szCs w:val="16"/>
              </w:rPr>
              <w:t>Cảnh báo</w:t>
            </w:r>
          </w:p>
        </w:tc>
        <w:tc>
          <w:tcPr>
            <w:tcW w:w="3000" w:type="dxa"/>
          </w:tcPr>
          <w:p w14:paraId="41E2F997">
            <w:pPr>
              <w:spacing w:after="0" w:line="240" w:lineRule="auto"/>
            </w:pPr>
            <w:r>
              <w:rPr>
                <w:sz w:val="16"/>
                <w:szCs w:val="16"/>
              </w:rPr>
              <w:t>Lô giống thực tế khác giống ghi ở chu kỳ. (UC25)</w:t>
            </w:r>
          </w:p>
        </w:tc>
        <w:tc>
          <w:tcPr>
            <w:tcW w:w="3850" w:type="dxa"/>
          </w:tcPr>
          <w:p w14:paraId="3C3CACE3">
            <w:pPr>
              <w:spacing w:after="0" w:line="240" w:lineRule="auto"/>
            </w:pPr>
            <w:r>
              <w:rPr>
                <w:sz w:val="16"/>
                <w:szCs w:val="16"/>
              </w:rPr>
              <w:t>Lô giống khác giống dự kiến. Vui lòng ghi lý do khác biệt trước khi lưu.</w:t>
            </w:r>
          </w:p>
        </w:tc>
      </w:tr>
      <w:tr w14:paraId="6E13D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40DFAE87">
            <w:pPr>
              <w:spacing w:after="0" w:line="240" w:lineRule="auto"/>
              <w:jc w:val="center"/>
            </w:pPr>
            <w:r>
              <w:rPr>
                <w:sz w:val="16"/>
                <w:szCs w:val="16"/>
              </w:rPr>
              <w:t>32</w:t>
            </w:r>
          </w:p>
        </w:tc>
        <w:tc>
          <w:tcPr>
            <w:tcW w:w="800" w:type="dxa"/>
          </w:tcPr>
          <w:p w14:paraId="004198AE">
            <w:pPr>
              <w:spacing w:after="0" w:line="240" w:lineRule="auto"/>
              <w:jc w:val="center"/>
            </w:pPr>
            <w:bookmarkStart w:id="453" w:name="MSG32"/>
            <w:r>
              <w:rPr>
                <w:sz w:val="16"/>
                <w:szCs w:val="16"/>
              </w:rPr>
              <w:t>MSG32</w:t>
            </w:r>
            <w:bookmarkEnd w:id="453"/>
          </w:p>
        </w:tc>
        <w:tc>
          <w:tcPr>
            <w:tcW w:w="900" w:type="dxa"/>
          </w:tcPr>
          <w:p w14:paraId="533A3B71">
            <w:pPr>
              <w:spacing w:after="0" w:line="240" w:lineRule="auto"/>
            </w:pPr>
            <w:r>
              <w:rPr>
                <w:sz w:val="16"/>
                <w:szCs w:val="16"/>
              </w:rPr>
              <w:t>Thông tin</w:t>
            </w:r>
          </w:p>
        </w:tc>
        <w:tc>
          <w:tcPr>
            <w:tcW w:w="3000" w:type="dxa"/>
          </w:tcPr>
          <w:p w14:paraId="5132F522">
            <w:pPr>
              <w:spacing w:after="0" w:line="240" w:lineRule="auto"/>
            </w:pPr>
            <w:r>
              <w:rPr>
                <w:sz w:val="16"/>
                <w:szCs w:val="16"/>
              </w:rPr>
              <w:t>Chưa có số cân thực; số liệu chỉ là ước tính. (UC31, UC65)</w:t>
            </w:r>
          </w:p>
        </w:tc>
        <w:tc>
          <w:tcPr>
            <w:tcW w:w="3850" w:type="dxa"/>
          </w:tcPr>
          <w:p w14:paraId="40E230B2">
            <w:pPr>
              <w:spacing w:after="0" w:line="240" w:lineRule="auto"/>
            </w:pPr>
            <w:r>
              <w:rPr>
                <w:sz w:val="16"/>
                <w:szCs w:val="16"/>
              </w:rPr>
              <w:t>Chưa có số cân tại cảng; số liệu đang hiển thị là ước tính.</w:t>
            </w:r>
          </w:p>
        </w:tc>
      </w:tr>
      <w:tr w14:paraId="52435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3FBEA463">
            <w:pPr>
              <w:spacing w:after="0" w:line="240" w:lineRule="auto"/>
              <w:jc w:val="center"/>
            </w:pPr>
            <w:r>
              <w:rPr>
                <w:sz w:val="16"/>
                <w:szCs w:val="16"/>
              </w:rPr>
              <w:t>33</w:t>
            </w:r>
          </w:p>
        </w:tc>
        <w:tc>
          <w:tcPr>
            <w:tcW w:w="800" w:type="dxa"/>
          </w:tcPr>
          <w:p w14:paraId="11156944">
            <w:pPr>
              <w:spacing w:after="0" w:line="240" w:lineRule="auto"/>
              <w:jc w:val="center"/>
            </w:pPr>
            <w:bookmarkStart w:id="454" w:name="MSG33"/>
            <w:r>
              <w:rPr>
                <w:sz w:val="16"/>
                <w:szCs w:val="16"/>
              </w:rPr>
              <w:t>MSG33</w:t>
            </w:r>
            <w:bookmarkEnd w:id="454"/>
          </w:p>
        </w:tc>
        <w:tc>
          <w:tcPr>
            <w:tcW w:w="900" w:type="dxa"/>
          </w:tcPr>
          <w:p w14:paraId="79767961">
            <w:pPr>
              <w:spacing w:after="0" w:line="240" w:lineRule="auto"/>
            </w:pPr>
            <w:r>
              <w:rPr>
                <w:sz w:val="16"/>
                <w:szCs w:val="16"/>
              </w:rPr>
              <w:t>Cảnh báo</w:t>
            </w:r>
          </w:p>
        </w:tc>
        <w:tc>
          <w:tcPr>
            <w:tcW w:w="3000" w:type="dxa"/>
          </w:tcPr>
          <w:p w14:paraId="263916C0">
            <w:pPr>
              <w:spacing w:after="0" w:line="240" w:lineRule="auto"/>
            </w:pPr>
            <w:r>
              <w:rPr>
                <w:sz w:val="16"/>
                <w:szCs w:val="16"/>
              </w:rPr>
              <w:t>Kế hoạch thu chưa đủ kg mục tiêu của đơn. (UC30)</w:t>
            </w:r>
          </w:p>
        </w:tc>
        <w:tc>
          <w:tcPr>
            <w:tcW w:w="3850" w:type="dxa"/>
          </w:tcPr>
          <w:p w14:paraId="4887F316">
            <w:pPr>
              <w:spacing w:after="0" w:line="240" w:lineRule="auto"/>
            </w:pPr>
            <w:r>
              <w:rPr>
                <w:sz w:val="16"/>
                <w:szCs w:val="16"/>
              </w:rPr>
              <w:t>Khối lượng ước tính chưa đạt mục tiêu của đơn (thiếu {shortfall_kg} kg).</w:t>
            </w:r>
          </w:p>
        </w:tc>
      </w:tr>
      <w:tr w14:paraId="53CA7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7CAA158D">
            <w:pPr>
              <w:spacing w:after="0" w:line="240" w:lineRule="auto"/>
              <w:jc w:val="center"/>
            </w:pPr>
            <w:r>
              <w:rPr>
                <w:sz w:val="16"/>
                <w:szCs w:val="16"/>
              </w:rPr>
              <w:t>34</w:t>
            </w:r>
          </w:p>
        </w:tc>
        <w:tc>
          <w:tcPr>
            <w:tcW w:w="800" w:type="dxa"/>
          </w:tcPr>
          <w:p w14:paraId="0F7726DA">
            <w:pPr>
              <w:spacing w:after="0" w:line="240" w:lineRule="auto"/>
              <w:jc w:val="center"/>
            </w:pPr>
            <w:bookmarkStart w:id="455" w:name="MSG34"/>
            <w:r>
              <w:rPr>
                <w:sz w:val="16"/>
                <w:szCs w:val="16"/>
              </w:rPr>
              <w:t>MSG34</w:t>
            </w:r>
            <w:bookmarkEnd w:id="455"/>
          </w:p>
        </w:tc>
        <w:tc>
          <w:tcPr>
            <w:tcW w:w="900" w:type="dxa"/>
          </w:tcPr>
          <w:p w14:paraId="4AC90BCF">
            <w:pPr>
              <w:spacing w:after="0" w:line="240" w:lineRule="auto"/>
            </w:pPr>
            <w:r>
              <w:rPr>
                <w:sz w:val="16"/>
                <w:szCs w:val="16"/>
              </w:rPr>
              <w:t>Lỗi</w:t>
            </w:r>
          </w:p>
        </w:tc>
        <w:tc>
          <w:tcPr>
            <w:tcW w:w="3000" w:type="dxa"/>
          </w:tcPr>
          <w:p w14:paraId="6DB776F0">
            <w:pPr>
              <w:spacing w:after="0" w:line="240" w:lineRule="auto"/>
            </w:pPr>
            <w:r>
              <w:rPr>
                <w:sz w:val="16"/>
                <w:szCs w:val="16"/>
              </w:rPr>
              <w:t>Hồ sơ thiếu liên kết, thiếu phiếu cân hoặc dữ liệu đổi sau rà. (UC32, UC45)</w:t>
            </w:r>
          </w:p>
        </w:tc>
        <w:tc>
          <w:tcPr>
            <w:tcW w:w="3850" w:type="dxa"/>
          </w:tcPr>
          <w:p w14:paraId="42620248">
            <w:pPr>
              <w:spacing w:after="0" w:line="240" w:lineRule="auto"/>
            </w:pPr>
            <w:r>
              <w:rPr>
                <w:sz w:val="16"/>
                <w:szCs w:val="16"/>
              </w:rPr>
              <w:t>Hồ sơ truy xuất chưa đạt: {reason}. Vui lòng sửa rồi rà soát lại.</w:t>
            </w:r>
          </w:p>
        </w:tc>
      </w:tr>
      <w:tr w14:paraId="63C1B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26B37689">
            <w:pPr>
              <w:spacing w:after="0" w:line="240" w:lineRule="auto"/>
              <w:jc w:val="center"/>
            </w:pPr>
            <w:r>
              <w:rPr>
                <w:sz w:val="16"/>
                <w:szCs w:val="16"/>
              </w:rPr>
              <w:t>35</w:t>
            </w:r>
          </w:p>
        </w:tc>
        <w:tc>
          <w:tcPr>
            <w:tcW w:w="800" w:type="dxa"/>
          </w:tcPr>
          <w:p w14:paraId="2E222E09">
            <w:pPr>
              <w:spacing w:after="0" w:line="240" w:lineRule="auto"/>
              <w:jc w:val="center"/>
            </w:pPr>
            <w:bookmarkStart w:id="456" w:name="MSG35"/>
            <w:r>
              <w:rPr>
                <w:sz w:val="16"/>
                <w:szCs w:val="16"/>
              </w:rPr>
              <w:t>MSG35</w:t>
            </w:r>
            <w:bookmarkEnd w:id="456"/>
          </w:p>
        </w:tc>
        <w:tc>
          <w:tcPr>
            <w:tcW w:w="900" w:type="dxa"/>
          </w:tcPr>
          <w:p w14:paraId="2154558C">
            <w:pPr>
              <w:spacing w:after="0" w:line="240" w:lineRule="auto"/>
            </w:pPr>
            <w:r>
              <w:rPr>
                <w:sz w:val="16"/>
                <w:szCs w:val="16"/>
              </w:rPr>
              <w:t>Thông tin</w:t>
            </w:r>
          </w:p>
        </w:tc>
        <w:tc>
          <w:tcPr>
            <w:tcW w:w="3000" w:type="dxa"/>
          </w:tcPr>
          <w:p w14:paraId="41DD1BC3">
            <w:pPr>
              <w:spacing w:after="0" w:line="240" w:lineRule="auto"/>
            </w:pPr>
            <w:r>
              <w:rPr>
                <w:sz w:val="16"/>
                <w:szCs w:val="16"/>
              </w:rPr>
              <w:t>Người xem mở QR chưa công bố/đã rút. (UC38, UC40)</w:t>
            </w:r>
          </w:p>
        </w:tc>
        <w:tc>
          <w:tcPr>
            <w:tcW w:w="3850" w:type="dxa"/>
          </w:tcPr>
          <w:p w14:paraId="71E71BA1">
            <w:pPr>
              <w:spacing w:after="0" w:line="240" w:lineRule="auto"/>
            </w:pPr>
            <w:r>
              <w:rPr>
                <w:sz w:val="16"/>
                <w:szCs w:val="16"/>
              </w:rPr>
              <w:t>Hồ sơ truy xuất này chưa được công bố hoặc đã được rút.</w:t>
            </w:r>
          </w:p>
        </w:tc>
      </w:tr>
      <w:tr w14:paraId="35AEC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35FD7FF3">
            <w:pPr>
              <w:spacing w:after="0" w:line="240" w:lineRule="auto"/>
              <w:jc w:val="center"/>
            </w:pPr>
            <w:r>
              <w:rPr>
                <w:sz w:val="16"/>
                <w:szCs w:val="16"/>
              </w:rPr>
              <w:t>36</w:t>
            </w:r>
          </w:p>
        </w:tc>
        <w:tc>
          <w:tcPr>
            <w:tcW w:w="800" w:type="dxa"/>
          </w:tcPr>
          <w:p w14:paraId="12B28C98">
            <w:pPr>
              <w:spacing w:after="0" w:line="240" w:lineRule="auto"/>
              <w:jc w:val="center"/>
            </w:pPr>
            <w:bookmarkStart w:id="457" w:name="MSG36"/>
            <w:r>
              <w:rPr>
                <w:sz w:val="16"/>
                <w:szCs w:val="16"/>
              </w:rPr>
              <w:t>MSG36</w:t>
            </w:r>
            <w:bookmarkEnd w:id="457"/>
          </w:p>
        </w:tc>
        <w:tc>
          <w:tcPr>
            <w:tcW w:w="900" w:type="dxa"/>
          </w:tcPr>
          <w:p w14:paraId="1A6F90BB">
            <w:pPr>
              <w:spacing w:after="0" w:line="240" w:lineRule="auto"/>
            </w:pPr>
            <w:r>
              <w:rPr>
                <w:sz w:val="16"/>
                <w:szCs w:val="16"/>
              </w:rPr>
              <w:t>Lỗi</w:t>
            </w:r>
          </w:p>
        </w:tc>
        <w:tc>
          <w:tcPr>
            <w:tcW w:w="3000" w:type="dxa"/>
          </w:tcPr>
          <w:p w14:paraId="7FFFCB19">
            <w:pPr>
              <w:spacing w:after="0" w:line="240" w:lineRule="auto"/>
            </w:pPr>
            <w:r>
              <w:rPr>
                <w:sz w:val="16"/>
                <w:szCs w:val="16"/>
              </w:rPr>
              <w:t>Không tìm thấy QR. (UC40)</w:t>
            </w:r>
          </w:p>
        </w:tc>
        <w:tc>
          <w:tcPr>
            <w:tcW w:w="3850" w:type="dxa"/>
          </w:tcPr>
          <w:p w14:paraId="384EAED3">
            <w:pPr>
              <w:spacing w:after="0" w:line="240" w:lineRule="auto"/>
            </w:pPr>
            <w:r>
              <w:rPr>
                <w:sz w:val="16"/>
                <w:szCs w:val="16"/>
              </w:rPr>
              <w:t>Mã QR không hợp lệ. Vui lòng kiểm tra lại mã.</w:t>
            </w:r>
          </w:p>
        </w:tc>
      </w:tr>
      <w:tr w14:paraId="5967D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7EF4ADFF">
            <w:pPr>
              <w:spacing w:after="0" w:line="240" w:lineRule="auto"/>
              <w:jc w:val="center"/>
            </w:pPr>
            <w:r>
              <w:rPr>
                <w:sz w:val="16"/>
                <w:szCs w:val="16"/>
              </w:rPr>
              <w:t>37</w:t>
            </w:r>
          </w:p>
        </w:tc>
        <w:tc>
          <w:tcPr>
            <w:tcW w:w="800" w:type="dxa"/>
          </w:tcPr>
          <w:p w14:paraId="70037311">
            <w:pPr>
              <w:spacing w:after="0" w:line="240" w:lineRule="auto"/>
              <w:jc w:val="center"/>
            </w:pPr>
            <w:bookmarkStart w:id="458" w:name="MSG37"/>
            <w:r>
              <w:rPr>
                <w:sz w:val="16"/>
                <w:szCs w:val="16"/>
              </w:rPr>
              <w:t>MSG37</w:t>
            </w:r>
            <w:bookmarkEnd w:id="458"/>
          </w:p>
        </w:tc>
        <w:tc>
          <w:tcPr>
            <w:tcW w:w="900" w:type="dxa"/>
          </w:tcPr>
          <w:p w14:paraId="66BD8D72">
            <w:pPr>
              <w:spacing w:after="0" w:line="240" w:lineRule="auto"/>
            </w:pPr>
            <w:r>
              <w:rPr>
                <w:sz w:val="16"/>
                <w:szCs w:val="16"/>
              </w:rPr>
              <w:t>Cảnh báo</w:t>
            </w:r>
          </w:p>
        </w:tc>
        <w:tc>
          <w:tcPr>
            <w:tcW w:w="3000" w:type="dxa"/>
          </w:tcPr>
          <w:p w14:paraId="08FB277F">
            <w:pPr>
              <w:spacing w:after="0" w:line="240" w:lineRule="auto"/>
            </w:pPr>
            <w:r>
              <w:rPr>
                <w:sz w:val="16"/>
                <w:szCs w:val="16"/>
              </w:rPr>
              <w:t>Truy vết hoặc báo cáo phát hiện lỗ hổng liên kết. (UC36–38)</w:t>
            </w:r>
          </w:p>
        </w:tc>
        <w:tc>
          <w:tcPr>
            <w:tcW w:w="3850" w:type="dxa"/>
          </w:tcPr>
          <w:p w14:paraId="2FDFC775">
            <w:pPr>
              <w:spacing w:after="0" w:line="240" w:lineRule="auto"/>
            </w:pPr>
            <w:r>
              <w:rPr>
                <w:sz w:val="16"/>
                <w:szCs w:val="16"/>
              </w:rPr>
              <w:t>Thiếu liên kết nguồn: {missing_link}. Cần đính chính có lịch sử.</w:t>
            </w:r>
          </w:p>
        </w:tc>
      </w:tr>
      <w:tr w14:paraId="5D52E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01574E70">
            <w:pPr>
              <w:spacing w:after="0" w:line="240" w:lineRule="auto"/>
              <w:jc w:val="center"/>
            </w:pPr>
            <w:r>
              <w:rPr>
                <w:sz w:val="16"/>
                <w:szCs w:val="16"/>
              </w:rPr>
              <w:t>38</w:t>
            </w:r>
          </w:p>
        </w:tc>
        <w:tc>
          <w:tcPr>
            <w:tcW w:w="800" w:type="dxa"/>
          </w:tcPr>
          <w:p w14:paraId="3CC34282">
            <w:pPr>
              <w:spacing w:after="0" w:line="240" w:lineRule="auto"/>
              <w:jc w:val="center"/>
            </w:pPr>
            <w:bookmarkStart w:id="459" w:name="MSG38"/>
            <w:r>
              <w:rPr>
                <w:sz w:val="16"/>
                <w:szCs w:val="16"/>
              </w:rPr>
              <w:t>MSG38</w:t>
            </w:r>
            <w:bookmarkEnd w:id="459"/>
          </w:p>
        </w:tc>
        <w:tc>
          <w:tcPr>
            <w:tcW w:w="900" w:type="dxa"/>
          </w:tcPr>
          <w:p w14:paraId="44391451">
            <w:pPr>
              <w:spacing w:after="0" w:line="240" w:lineRule="auto"/>
            </w:pPr>
            <w:r>
              <w:rPr>
                <w:sz w:val="16"/>
                <w:szCs w:val="16"/>
              </w:rPr>
              <w:t>Lỗi</w:t>
            </w:r>
          </w:p>
        </w:tc>
        <w:tc>
          <w:tcPr>
            <w:tcW w:w="3000" w:type="dxa"/>
          </w:tcPr>
          <w:p w14:paraId="321E4820">
            <w:pPr>
              <w:spacing w:after="0" w:line="240" w:lineRule="auto"/>
            </w:pPr>
            <w:r>
              <w:rPr>
                <w:sz w:val="16"/>
                <w:szCs w:val="16"/>
              </w:rPr>
              <w:t>Sửa cân đã xác nhận mà thiếu căn cứ. (UC39)</w:t>
            </w:r>
          </w:p>
        </w:tc>
        <w:tc>
          <w:tcPr>
            <w:tcW w:w="3850" w:type="dxa"/>
          </w:tcPr>
          <w:p w14:paraId="209E012F">
            <w:pPr>
              <w:spacing w:after="0" w:line="240" w:lineRule="auto"/>
            </w:pPr>
            <w:r>
              <w:rPr>
                <w:sz w:val="16"/>
                <w:szCs w:val="16"/>
              </w:rPr>
              <w:t>Không có căn cứ để sửa số cân đã xác nhận.</w:t>
            </w:r>
          </w:p>
        </w:tc>
      </w:tr>
      <w:tr w14:paraId="1E31F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254DF4E3">
            <w:pPr>
              <w:spacing w:after="0" w:line="240" w:lineRule="auto"/>
              <w:jc w:val="center"/>
            </w:pPr>
            <w:r>
              <w:rPr>
                <w:sz w:val="16"/>
                <w:szCs w:val="16"/>
              </w:rPr>
              <w:t>39</w:t>
            </w:r>
          </w:p>
        </w:tc>
        <w:tc>
          <w:tcPr>
            <w:tcW w:w="800" w:type="dxa"/>
          </w:tcPr>
          <w:p w14:paraId="284FFEFC">
            <w:pPr>
              <w:spacing w:after="0" w:line="240" w:lineRule="auto"/>
              <w:jc w:val="center"/>
            </w:pPr>
            <w:bookmarkStart w:id="460" w:name="MSG39"/>
            <w:r>
              <w:rPr>
                <w:sz w:val="16"/>
                <w:szCs w:val="16"/>
              </w:rPr>
              <w:t>MSG39</w:t>
            </w:r>
            <w:bookmarkEnd w:id="460"/>
          </w:p>
        </w:tc>
        <w:tc>
          <w:tcPr>
            <w:tcW w:w="900" w:type="dxa"/>
          </w:tcPr>
          <w:p w14:paraId="3665782D">
            <w:pPr>
              <w:spacing w:after="0" w:line="240" w:lineRule="auto"/>
            </w:pPr>
            <w:r>
              <w:rPr>
                <w:sz w:val="16"/>
                <w:szCs w:val="16"/>
              </w:rPr>
              <w:t>Lỗi</w:t>
            </w:r>
          </w:p>
        </w:tc>
        <w:tc>
          <w:tcPr>
            <w:tcW w:w="3000" w:type="dxa"/>
          </w:tcPr>
          <w:p w14:paraId="2CAE69C6">
            <w:pPr>
              <w:spacing w:after="0" w:line="240" w:lineRule="auto"/>
            </w:pPr>
            <w:r>
              <w:rPr>
                <w:sz w:val="16"/>
                <w:szCs w:val="16"/>
              </w:rPr>
              <w:t>Dòng yêu cầu mua dùng sản phẩm đã ngừng bán. (UC43)</w:t>
            </w:r>
          </w:p>
        </w:tc>
        <w:tc>
          <w:tcPr>
            <w:tcW w:w="3850" w:type="dxa"/>
          </w:tcPr>
          <w:p w14:paraId="6A090B17">
            <w:pPr>
              <w:spacing w:after="0" w:line="240" w:lineRule="auto"/>
            </w:pPr>
            <w:r>
              <w:rPr>
                <w:sz w:val="16"/>
                <w:szCs w:val="16"/>
              </w:rPr>
              <w:t>Sản phẩm {product_name} đã ngừng bán. Vui lòng chọn sản phẩm đang bán.</w:t>
            </w:r>
          </w:p>
        </w:tc>
      </w:tr>
      <w:tr w14:paraId="1EDC0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1FDD04E0">
            <w:pPr>
              <w:spacing w:after="0" w:line="240" w:lineRule="auto"/>
              <w:jc w:val="center"/>
            </w:pPr>
            <w:r>
              <w:rPr>
                <w:sz w:val="16"/>
                <w:szCs w:val="16"/>
              </w:rPr>
              <w:t>40</w:t>
            </w:r>
          </w:p>
        </w:tc>
        <w:tc>
          <w:tcPr>
            <w:tcW w:w="800" w:type="dxa"/>
          </w:tcPr>
          <w:p w14:paraId="41BF55B3">
            <w:pPr>
              <w:spacing w:after="0" w:line="240" w:lineRule="auto"/>
              <w:jc w:val="center"/>
            </w:pPr>
            <w:bookmarkStart w:id="461" w:name="MSG40"/>
            <w:r>
              <w:rPr>
                <w:sz w:val="16"/>
                <w:szCs w:val="16"/>
              </w:rPr>
              <w:t>MSG40</w:t>
            </w:r>
            <w:bookmarkEnd w:id="461"/>
          </w:p>
        </w:tc>
        <w:tc>
          <w:tcPr>
            <w:tcW w:w="900" w:type="dxa"/>
          </w:tcPr>
          <w:p w14:paraId="7E4931FE">
            <w:pPr>
              <w:spacing w:after="0" w:line="240" w:lineRule="auto"/>
            </w:pPr>
            <w:r>
              <w:rPr>
                <w:sz w:val="16"/>
                <w:szCs w:val="16"/>
              </w:rPr>
              <w:t>Cảnh báo</w:t>
            </w:r>
          </w:p>
        </w:tc>
        <w:tc>
          <w:tcPr>
            <w:tcW w:w="3000" w:type="dxa"/>
          </w:tcPr>
          <w:p w14:paraId="49D65E40">
            <w:pPr>
              <w:spacing w:after="0" w:line="240" w:lineRule="auto"/>
            </w:pPr>
            <w:r>
              <w:rPr>
                <w:sz w:val="16"/>
                <w:szCs w:val="16"/>
              </w:rPr>
              <w:t>Chưa thống nhất giá hoặc thiếu cân chốt. (UC45, UC48)</w:t>
            </w:r>
          </w:p>
        </w:tc>
        <w:tc>
          <w:tcPr>
            <w:tcW w:w="3850" w:type="dxa"/>
          </w:tcPr>
          <w:p w14:paraId="4AFC6C86">
            <w:pPr>
              <w:spacing w:after="0" w:line="240" w:lineRule="auto"/>
            </w:pPr>
            <w:r>
              <w:rPr>
                <w:sz w:val="16"/>
                <w:szCs w:val="16"/>
              </w:rPr>
              <w:t>Chưa có giá hoặc số cân chốt nên chưa thể bàn giao hoặc chốt giao dịch.</w:t>
            </w:r>
          </w:p>
        </w:tc>
      </w:tr>
      <w:tr w14:paraId="266A0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436D4288">
            <w:pPr>
              <w:spacing w:after="0" w:line="240" w:lineRule="auto"/>
              <w:jc w:val="center"/>
            </w:pPr>
            <w:r>
              <w:rPr>
                <w:sz w:val="16"/>
                <w:szCs w:val="16"/>
              </w:rPr>
              <w:t>41</w:t>
            </w:r>
          </w:p>
        </w:tc>
        <w:tc>
          <w:tcPr>
            <w:tcW w:w="800" w:type="dxa"/>
          </w:tcPr>
          <w:p w14:paraId="5011E73A">
            <w:pPr>
              <w:spacing w:after="0" w:line="240" w:lineRule="auto"/>
              <w:jc w:val="center"/>
            </w:pPr>
            <w:bookmarkStart w:id="462" w:name="MSG41"/>
            <w:r>
              <w:rPr>
                <w:sz w:val="16"/>
                <w:szCs w:val="16"/>
              </w:rPr>
              <w:t>MSG41</w:t>
            </w:r>
            <w:bookmarkEnd w:id="462"/>
          </w:p>
        </w:tc>
        <w:tc>
          <w:tcPr>
            <w:tcW w:w="900" w:type="dxa"/>
          </w:tcPr>
          <w:p w14:paraId="3D4AF115">
            <w:pPr>
              <w:spacing w:after="0" w:line="240" w:lineRule="auto"/>
            </w:pPr>
            <w:r>
              <w:rPr>
                <w:sz w:val="16"/>
                <w:szCs w:val="16"/>
              </w:rPr>
              <w:t>Lỗi</w:t>
            </w:r>
          </w:p>
        </w:tc>
        <w:tc>
          <w:tcPr>
            <w:tcW w:w="3000" w:type="dxa"/>
          </w:tcPr>
          <w:p w14:paraId="11A50109">
            <w:pPr>
              <w:spacing w:after="0" w:line="240" w:lineRule="auto"/>
            </w:pPr>
            <w:r>
              <w:rPr>
                <w:sz w:val="16"/>
                <w:szCs w:val="16"/>
              </w:rPr>
              <w:t>Nhập số tiền không làm tròn nghìn đồng. (UC48, UC56)</w:t>
            </w:r>
          </w:p>
        </w:tc>
        <w:tc>
          <w:tcPr>
            <w:tcW w:w="3850" w:type="dxa"/>
          </w:tcPr>
          <w:p w14:paraId="3C4603B4">
            <w:pPr>
              <w:spacing w:after="0" w:line="240" w:lineRule="auto"/>
            </w:pPr>
            <w:r>
              <w:rPr>
                <w:sz w:val="16"/>
                <w:szCs w:val="16"/>
              </w:rPr>
              <w:t>Số tiền phải là bội số của 1.000 VND.</w:t>
            </w:r>
          </w:p>
        </w:tc>
      </w:tr>
      <w:tr w14:paraId="43931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5E50191E">
            <w:pPr>
              <w:spacing w:after="0" w:line="240" w:lineRule="auto"/>
              <w:jc w:val="center"/>
            </w:pPr>
            <w:r>
              <w:rPr>
                <w:sz w:val="16"/>
                <w:szCs w:val="16"/>
              </w:rPr>
              <w:t>42</w:t>
            </w:r>
          </w:p>
        </w:tc>
        <w:tc>
          <w:tcPr>
            <w:tcW w:w="800" w:type="dxa"/>
          </w:tcPr>
          <w:p w14:paraId="64B69CA8">
            <w:pPr>
              <w:spacing w:after="0" w:line="240" w:lineRule="auto"/>
              <w:jc w:val="center"/>
            </w:pPr>
            <w:bookmarkStart w:id="463" w:name="MSG42"/>
            <w:r>
              <w:rPr>
                <w:sz w:val="16"/>
                <w:szCs w:val="16"/>
              </w:rPr>
              <w:t>MSG42</w:t>
            </w:r>
            <w:bookmarkEnd w:id="463"/>
          </w:p>
        </w:tc>
        <w:tc>
          <w:tcPr>
            <w:tcW w:w="900" w:type="dxa"/>
          </w:tcPr>
          <w:p w14:paraId="1A019F2F">
            <w:pPr>
              <w:spacing w:after="0" w:line="240" w:lineRule="auto"/>
            </w:pPr>
            <w:r>
              <w:rPr>
                <w:sz w:val="16"/>
                <w:szCs w:val="16"/>
              </w:rPr>
              <w:t>Lỗi</w:t>
            </w:r>
          </w:p>
        </w:tc>
        <w:tc>
          <w:tcPr>
            <w:tcW w:w="3000" w:type="dxa"/>
          </w:tcPr>
          <w:p w14:paraId="239B4D36">
            <w:pPr>
              <w:spacing w:after="0" w:line="240" w:lineRule="auto"/>
            </w:pPr>
            <w:r>
              <w:rPr>
                <w:sz w:val="16"/>
                <w:szCs w:val="16"/>
              </w:rPr>
              <w:t>Bán lại hàng trả khi chưa có cân cảng mới được xác nhận. (UC48)</w:t>
            </w:r>
          </w:p>
        </w:tc>
        <w:tc>
          <w:tcPr>
            <w:tcW w:w="3850" w:type="dxa"/>
          </w:tcPr>
          <w:p w14:paraId="35639664">
            <w:pPr>
              <w:spacing w:after="0" w:line="240" w:lineRule="auto"/>
            </w:pPr>
            <w:r>
              <w:rPr>
                <w:sz w:val="16"/>
                <w:szCs w:val="16"/>
              </w:rPr>
              <w:t>Chưa có số cân mới được người mua xác nhận nên chưa thể chốt giao dịch.</w:t>
            </w:r>
          </w:p>
        </w:tc>
      </w:tr>
      <w:tr w14:paraId="525AF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7F2B091B">
            <w:pPr>
              <w:spacing w:after="0" w:line="240" w:lineRule="auto"/>
              <w:jc w:val="center"/>
            </w:pPr>
            <w:r>
              <w:rPr>
                <w:sz w:val="16"/>
                <w:szCs w:val="16"/>
              </w:rPr>
              <w:t>43</w:t>
            </w:r>
          </w:p>
        </w:tc>
        <w:tc>
          <w:tcPr>
            <w:tcW w:w="800" w:type="dxa"/>
          </w:tcPr>
          <w:p w14:paraId="4D1CBF3C">
            <w:pPr>
              <w:spacing w:after="0" w:line="240" w:lineRule="auto"/>
              <w:jc w:val="center"/>
            </w:pPr>
            <w:bookmarkStart w:id="464" w:name="MSG43"/>
            <w:r>
              <w:rPr>
                <w:sz w:val="16"/>
                <w:szCs w:val="16"/>
              </w:rPr>
              <w:t>MSG43</w:t>
            </w:r>
            <w:bookmarkEnd w:id="464"/>
          </w:p>
        </w:tc>
        <w:tc>
          <w:tcPr>
            <w:tcW w:w="900" w:type="dxa"/>
          </w:tcPr>
          <w:p w14:paraId="633B1ECA">
            <w:pPr>
              <w:spacing w:after="0" w:line="240" w:lineRule="auto"/>
            </w:pPr>
            <w:r>
              <w:rPr>
                <w:sz w:val="16"/>
                <w:szCs w:val="16"/>
              </w:rPr>
              <w:t>Lỗi</w:t>
            </w:r>
          </w:p>
        </w:tc>
        <w:tc>
          <w:tcPr>
            <w:tcW w:w="3000" w:type="dxa"/>
          </w:tcPr>
          <w:p w14:paraId="2A9AC3B8">
            <w:pPr>
              <w:spacing w:after="0" w:line="240" w:lineRule="auto"/>
            </w:pPr>
            <w:r>
              <w:rPr>
                <w:sz w:val="16"/>
                <w:szCs w:val="16"/>
              </w:rPr>
              <w:t>Sửa cân, nguồn hoặc xóa biên nhận sau bàn giao. (UC48)</w:t>
            </w:r>
          </w:p>
        </w:tc>
        <w:tc>
          <w:tcPr>
            <w:tcW w:w="3850" w:type="dxa"/>
          </w:tcPr>
          <w:p w14:paraId="614C558E">
            <w:pPr>
              <w:spacing w:after="0" w:line="240" w:lineRule="auto"/>
            </w:pPr>
            <w:r>
              <w:rPr>
                <w:sz w:val="16"/>
                <w:szCs w:val="16"/>
              </w:rPr>
              <w:t xml:space="preserve">Đơn đã bàn giao nên không thể sửa lùi. </w:t>
            </w:r>
            <w:del w:id="3298" w:author="Claude" w:date="2026-10-08T00:00:00Z">
              <w:r>
                <w:rPr>
                  <w:sz w:val="16"/>
                  <w:szCs w:val="16"/>
                </w:rPr>
                <w:delText xml:space="preserve">Hãy</w:delText>
              </w:r>
            </w:del>
            <w:ins w:id="3299" w:author="Claude" w:date="2026-10-08T00:00:00Z">
              <w:r>
                <w:rPr>
                  <w:sz w:val="16"/>
                  <w:szCs w:val="16"/>
                </w:rPr>
                <w:t xml:space="preserve">Sửa</w:t>
              </w:r>
            </w:ins>
            <w:r>
              <w:rPr>
                <w:sz w:val="16"/>
                <w:szCs w:val="16"/>
              </w:rPr>
              <w:t xml:space="preserve"> </w:t>
            </w:r>
            <w:del w:id="3296" w:author="Claude" w:date="2026-10-08T00:00:00Z">
              <w:r>
                <w:rPr>
                  <w:sz w:val="16"/>
                  <w:szCs w:val="16"/>
                </w:rPr>
                <w:delText xml:space="preserve">dùng</w:delText>
              </w:r>
            </w:del>
            <w:ins w:id="3297" w:author="Claude" w:date="2026-10-08T00:00:00Z">
              <w:r>
                <w:rPr>
                  <w:sz w:val="16"/>
                  <w:szCs w:val="16"/>
                </w:rPr>
                <w:t xml:space="preserve">cân hoặc nguồn qua Đính chính (UC39); giảm giá hoặc trả hàng qua</w:t>
              </w:r>
            </w:ins>
            <w:r>
              <w:rPr>
                <w:sz w:val="16"/>
                <w:szCs w:val="16"/>
              </w:rPr>
              <w:t xml:space="preserve"> quy trình </w:t>
            </w:r>
            <w:del w:id="3295" w:author="Claude" w:date="2026-10-08T00:00:00Z">
              <w:r>
                <w:rPr>
                  <w:sz w:val="16"/>
                  <w:szCs w:val="16"/>
                </w:rPr>
                <w:delText xml:space="preserve">điều chỉnh </w:delText>
              </w:r>
            </w:del>
            <w:r>
              <w:rPr>
                <w:sz w:val="16"/>
                <w:szCs w:val="16"/>
              </w:rPr>
              <w:t xml:space="preserve">sau bán.</w:t>
            </w:r>
          </w:p>
        </w:tc>
      </w:tr>
      <w:tr w14:paraId="68F19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1363AA99">
            <w:pPr>
              <w:spacing w:after="0" w:line="240" w:lineRule="auto"/>
              <w:jc w:val="center"/>
            </w:pPr>
            <w:r>
              <w:rPr>
                <w:sz w:val="16"/>
                <w:szCs w:val="16"/>
              </w:rPr>
              <w:t>44</w:t>
            </w:r>
          </w:p>
        </w:tc>
        <w:tc>
          <w:tcPr>
            <w:tcW w:w="800" w:type="dxa"/>
          </w:tcPr>
          <w:p w14:paraId="715653E5">
            <w:pPr>
              <w:spacing w:after="0" w:line="240" w:lineRule="auto"/>
              <w:jc w:val="center"/>
            </w:pPr>
            <w:bookmarkStart w:id="465" w:name="MSG44"/>
            <w:r>
              <w:rPr>
                <w:sz w:val="16"/>
                <w:szCs w:val="16"/>
              </w:rPr>
              <w:t>MSG44</w:t>
            </w:r>
            <w:bookmarkEnd w:id="465"/>
          </w:p>
        </w:tc>
        <w:tc>
          <w:tcPr>
            <w:tcW w:w="900" w:type="dxa"/>
          </w:tcPr>
          <w:p w14:paraId="6AEFE438">
            <w:pPr>
              <w:spacing w:after="0" w:line="240" w:lineRule="auto"/>
            </w:pPr>
            <w:r>
              <w:rPr>
                <w:sz w:val="16"/>
                <w:szCs w:val="16"/>
              </w:rPr>
              <w:t>Thông tin</w:t>
            </w:r>
          </w:p>
        </w:tc>
        <w:tc>
          <w:tcPr>
            <w:tcW w:w="3000" w:type="dxa"/>
          </w:tcPr>
          <w:p w14:paraId="4980546B">
            <w:pPr>
              <w:spacing w:after="0" w:line="240" w:lineRule="auto"/>
            </w:pPr>
            <w:r>
              <w:rPr>
                <w:sz w:val="16"/>
                <w:szCs w:val="16"/>
              </w:rPr>
              <w:t>Gọi lặp hoặc mất kết nối khi chốt. (UC48)</w:t>
            </w:r>
          </w:p>
        </w:tc>
        <w:tc>
          <w:tcPr>
            <w:tcW w:w="3850" w:type="dxa"/>
          </w:tcPr>
          <w:p w14:paraId="798083EC">
            <w:pPr>
              <w:spacing w:after="0" w:line="240" w:lineRule="auto"/>
            </w:pPr>
            <w:r>
              <w:rPr>
                <w:sz w:val="16"/>
                <w:szCs w:val="16"/>
              </w:rPr>
              <w:t>Giao dịch này đã được chốt trước đó; hệ thống không tạo biên nhận hoặc khấu trừ thứ hai.</w:t>
            </w:r>
          </w:p>
        </w:tc>
      </w:tr>
      <w:tr w14:paraId="19196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0CEBB867">
            <w:pPr>
              <w:spacing w:after="0" w:line="240" w:lineRule="auto"/>
              <w:jc w:val="center"/>
            </w:pPr>
            <w:r>
              <w:rPr>
                <w:sz w:val="16"/>
                <w:szCs w:val="16"/>
              </w:rPr>
              <w:t>45</w:t>
            </w:r>
          </w:p>
        </w:tc>
        <w:tc>
          <w:tcPr>
            <w:tcW w:w="800" w:type="dxa"/>
          </w:tcPr>
          <w:p w14:paraId="43FD3B93">
            <w:pPr>
              <w:spacing w:after="0" w:line="240" w:lineRule="auto"/>
              <w:jc w:val="center"/>
            </w:pPr>
            <w:bookmarkStart w:id="466" w:name="MSG45"/>
            <w:r>
              <w:rPr>
                <w:sz w:val="16"/>
                <w:szCs w:val="16"/>
              </w:rPr>
              <w:t>MSG45</w:t>
            </w:r>
            <w:bookmarkEnd w:id="466"/>
          </w:p>
        </w:tc>
        <w:tc>
          <w:tcPr>
            <w:tcW w:w="900" w:type="dxa"/>
          </w:tcPr>
          <w:p w14:paraId="0691067F">
            <w:pPr>
              <w:spacing w:after="0" w:line="240" w:lineRule="auto"/>
            </w:pPr>
            <w:r>
              <w:rPr>
                <w:sz w:val="16"/>
                <w:szCs w:val="16"/>
              </w:rPr>
              <w:t>Lỗi</w:t>
            </w:r>
          </w:p>
        </w:tc>
        <w:tc>
          <w:tcPr>
            <w:tcW w:w="3000" w:type="dxa"/>
          </w:tcPr>
          <w:p w14:paraId="6CAE6213">
            <w:pPr>
              <w:spacing w:after="0" w:line="240" w:lineRule="auto"/>
            </w:pPr>
            <w:r>
              <w:rPr>
                <w:sz w:val="16"/>
                <w:szCs w:val="16"/>
              </w:rPr>
              <w:t>Lượng hoặc số tiền đề nghị vượt mức đã nhận/còn được điều chỉnh. (UC51, UC53–54)</w:t>
            </w:r>
          </w:p>
        </w:tc>
        <w:tc>
          <w:tcPr>
            <w:tcW w:w="3850" w:type="dxa"/>
          </w:tcPr>
          <w:p w14:paraId="17867A23">
            <w:pPr>
              <w:spacing w:after="0" w:line="240" w:lineRule="auto"/>
            </w:pPr>
            <w:r>
              <w:rPr>
                <w:sz w:val="16"/>
                <w:szCs w:val="16"/>
              </w:rPr>
              <w:t>{field_name} vượt quá mức cho phép ({limit_value}).</w:t>
            </w:r>
          </w:p>
        </w:tc>
      </w:tr>
      <w:tr w14:paraId="2AB3D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74CE4D57">
            <w:pPr>
              <w:spacing w:after="0" w:line="240" w:lineRule="auto"/>
              <w:jc w:val="center"/>
            </w:pPr>
            <w:r>
              <w:rPr>
                <w:sz w:val="16"/>
                <w:szCs w:val="16"/>
              </w:rPr>
              <w:t>46</w:t>
            </w:r>
          </w:p>
        </w:tc>
        <w:tc>
          <w:tcPr>
            <w:tcW w:w="800" w:type="dxa"/>
          </w:tcPr>
          <w:p w14:paraId="6625D90A">
            <w:pPr>
              <w:spacing w:after="0" w:line="240" w:lineRule="auto"/>
              <w:jc w:val="center"/>
            </w:pPr>
            <w:bookmarkStart w:id="467" w:name="MSG46"/>
            <w:r>
              <w:rPr>
                <w:sz w:val="16"/>
                <w:szCs w:val="16"/>
              </w:rPr>
              <w:t>MSG46</w:t>
            </w:r>
            <w:bookmarkEnd w:id="467"/>
          </w:p>
        </w:tc>
        <w:tc>
          <w:tcPr>
            <w:tcW w:w="900" w:type="dxa"/>
          </w:tcPr>
          <w:p w14:paraId="6CC1EAE2">
            <w:pPr>
              <w:spacing w:after="0" w:line="240" w:lineRule="auto"/>
            </w:pPr>
            <w:r>
              <w:rPr>
                <w:sz w:val="16"/>
                <w:szCs w:val="16"/>
              </w:rPr>
              <w:t>Cảnh báo</w:t>
            </w:r>
          </w:p>
        </w:tc>
        <w:tc>
          <w:tcPr>
            <w:tcW w:w="3000" w:type="dxa"/>
          </w:tcPr>
          <w:p w14:paraId="6F3C2CD1">
            <w:pPr>
              <w:spacing w:after="0" w:line="240" w:lineRule="auto"/>
            </w:pPr>
            <w:r>
              <w:rPr>
                <w:sz w:val="16"/>
                <w:szCs w:val="16"/>
              </w:rPr>
              <w:t>Giảm giá trên đơn đang trả toàn bộ hoặc đã nhận hàng trả. (UC53)</w:t>
            </w:r>
          </w:p>
        </w:tc>
        <w:tc>
          <w:tcPr>
            <w:tcW w:w="3850" w:type="dxa"/>
          </w:tcPr>
          <w:p w14:paraId="7645D15D">
            <w:pPr>
              <w:spacing w:after="0" w:line="240" w:lineRule="auto"/>
            </w:pPr>
            <w:r>
              <w:rPr>
                <w:sz w:val="16"/>
                <w:szCs w:val="16"/>
              </w:rPr>
              <w:t>Đơn này đang hoặc đã được trả toàn bộ nên không áp dụng giảm giá.</w:t>
            </w:r>
          </w:p>
        </w:tc>
      </w:tr>
      <w:tr w14:paraId="0D9E2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1F8DAA74">
            <w:pPr>
              <w:spacing w:after="0" w:line="240" w:lineRule="auto"/>
              <w:jc w:val="center"/>
            </w:pPr>
            <w:r>
              <w:rPr>
                <w:sz w:val="16"/>
                <w:szCs w:val="16"/>
              </w:rPr>
              <w:t>47</w:t>
            </w:r>
          </w:p>
        </w:tc>
        <w:tc>
          <w:tcPr>
            <w:tcW w:w="800" w:type="dxa"/>
          </w:tcPr>
          <w:p w14:paraId="7BF3042D">
            <w:pPr>
              <w:spacing w:after="0" w:line="240" w:lineRule="auto"/>
              <w:jc w:val="center"/>
            </w:pPr>
            <w:bookmarkStart w:id="468" w:name="MSG47"/>
            <w:r>
              <w:rPr>
                <w:sz w:val="16"/>
                <w:szCs w:val="16"/>
              </w:rPr>
              <w:t>MSG47</w:t>
            </w:r>
            <w:bookmarkEnd w:id="468"/>
          </w:p>
        </w:tc>
        <w:tc>
          <w:tcPr>
            <w:tcW w:w="900" w:type="dxa"/>
          </w:tcPr>
          <w:p w14:paraId="113FFC71">
            <w:pPr>
              <w:spacing w:after="0" w:line="240" w:lineRule="auto"/>
            </w:pPr>
            <w:r>
              <w:rPr>
                <w:sz w:val="16"/>
                <w:szCs w:val="16"/>
              </w:rPr>
              <w:t>Lỗi</w:t>
            </w:r>
          </w:p>
        </w:tc>
        <w:tc>
          <w:tcPr>
            <w:tcW w:w="3000" w:type="dxa"/>
          </w:tcPr>
          <w:p w14:paraId="77AD5F4E">
            <w:pPr>
              <w:spacing w:after="0" w:line="240" w:lineRule="auto"/>
            </w:pPr>
            <w:r>
              <w:rPr>
                <w:sz w:val="16"/>
                <w:szCs w:val="16"/>
              </w:rPr>
              <w:t>Mới có lệnh chuyển hoặc mới phê duyệt, tiền chưa đến/ra. (UC49, UC54)</w:t>
            </w:r>
          </w:p>
        </w:tc>
        <w:tc>
          <w:tcPr>
            <w:tcW w:w="3850" w:type="dxa"/>
          </w:tcPr>
          <w:p w14:paraId="66CCB880">
            <w:pPr>
              <w:spacing w:after="0" w:line="240" w:lineRule="auto"/>
            </w:pPr>
            <w:r>
              <w:rPr>
                <w:sz w:val="16"/>
                <w:szCs w:val="16"/>
              </w:rPr>
              <w:t>Chưa thể ghi nhận vì khoản tiền chưa thực nhận hoặc chưa thực chuyển.</w:t>
            </w:r>
          </w:p>
        </w:tc>
      </w:tr>
      <w:tr w14:paraId="5E52B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260FDCD0">
            <w:pPr>
              <w:spacing w:after="0" w:line="240" w:lineRule="auto"/>
              <w:jc w:val="center"/>
            </w:pPr>
            <w:r>
              <w:rPr>
                <w:sz w:val="16"/>
                <w:szCs w:val="16"/>
              </w:rPr>
              <w:t>48</w:t>
            </w:r>
          </w:p>
        </w:tc>
        <w:tc>
          <w:tcPr>
            <w:tcW w:w="800" w:type="dxa"/>
          </w:tcPr>
          <w:p w14:paraId="2609A976">
            <w:pPr>
              <w:spacing w:after="0" w:line="240" w:lineRule="auto"/>
              <w:jc w:val="center"/>
            </w:pPr>
            <w:bookmarkStart w:id="469" w:name="MSG48"/>
            <w:r>
              <w:rPr>
                <w:sz w:val="16"/>
                <w:szCs w:val="16"/>
              </w:rPr>
              <w:t>MSG48</w:t>
            </w:r>
            <w:bookmarkEnd w:id="469"/>
          </w:p>
        </w:tc>
        <w:tc>
          <w:tcPr>
            <w:tcW w:w="900" w:type="dxa"/>
          </w:tcPr>
          <w:p w14:paraId="130543A9">
            <w:pPr>
              <w:spacing w:after="0" w:line="240" w:lineRule="auto"/>
            </w:pPr>
            <w:r>
              <w:rPr>
                <w:sz w:val="16"/>
                <w:szCs w:val="16"/>
              </w:rPr>
              <w:t>Cảnh báo</w:t>
            </w:r>
          </w:p>
        </w:tc>
        <w:tc>
          <w:tcPr>
            <w:tcW w:w="3000" w:type="dxa"/>
          </w:tcPr>
          <w:p w14:paraId="63AC1D3D">
            <w:pPr>
              <w:spacing w:after="0" w:line="240" w:lineRule="auto"/>
            </w:pPr>
            <w:r>
              <w:rPr>
                <w:sz w:val="16"/>
                <w:szCs w:val="16"/>
              </w:rPr>
              <w:t>Thông báo cho Chủ HTX. (UC52)</w:t>
            </w:r>
          </w:p>
        </w:tc>
        <w:tc>
          <w:tcPr>
            <w:tcW w:w="3850" w:type="dxa"/>
          </w:tcPr>
          <w:p w14:paraId="762CCDE1">
            <w:pPr>
              <w:spacing w:after="0" w:line="240" w:lineRule="auto"/>
            </w:pPr>
            <w:r>
              <w:rPr>
                <w:sz w:val="16"/>
                <w:szCs w:val="16"/>
              </w:rPr>
              <w:t>Hàng trả {return_code} đã giữ tạm quá 3 ngày mà chưa bán lại.</w:t>
            </w:r>
          </w:p>
        </w:tc>
      </w:tr>
      <w:tr w14:paraId="296FD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7E07665B">
            <w:pPr>
              <w:spacing w:after="0" w:line="240" w:lineRule="auto"/>
              <w:jc w:val="center"/>
            </w:pPr>
            <w:r>
              <w:rPr>
                <w:sz w:val="16"/>
                <w:szCs w:val="16"/>
              </w:rPr>
              <w:t>49</w:t>
            </w:r>
          </w:p>
        </w:tc>
        <w:tc>
          <w:tcPr>
            <w:tcW w:w="800" w:type="dxa"/>
          </w:tcPr>
          <w:p w14:paraId="29AE05EF">
            <w:pPr>
              <w:spacing w:after="0" w:line="240" w:lineRule="auto"/>
              <w:jc w:val="center"/>
            </w:pPr>
            <w:bookmarkStart w:id="470" w:name="MSG49"/>
            <w:r>
              <w:rPr>
                <w:sz w:val="16"/>
                <w:szCs w:val="16"/>
              </w:rPr>
              <w:t>MSG49</w:t>
            </w:r>
            <w:bookmarkEnd w:id="470"/>
          </w:p>
        </w:tc>
        <w:tc>
          <w:tcPr>
            <w:tcW w:w="900" w:type="dxa"/>
          </w:tcPr>
          <w:p w14:paraId="5EB63A19">
            <w:pPr>
              <w:spacing w:after="0" w:line="240" w:lineRule="auto"/>
            </w:pPr>
            <w:r>
              <w:rPr>
                <w:sz w:val="16"/>
                <w:szCs w:val="16"/>
              </w:rPr>
              <w:t>Cảnh báo</w:t>
            </w:r>
          </w:p>
        </w:tc>
        <w:tc>
          <w:tcPr>
            <w:tcW w:w="3000" w:type="dxa"/>
          </w:tcPr>
          <w:p w14:paraId="21896741">
            <w:pPr>
              <w:spacing w:after="0" w:line="240" w:lineRule="auto"/>
            </w:pPr>
            <w:r>
              <w:rPr>
                <w:sz w:val="16"/>
                <w:szCs w:val="16"/>
              </w:rPr>
              <w:t>Cảnh báo và cho lưu nếu xác nhận. (UC56)</w:t>
            </w:r>
          </w:p>
        </w:tc>
        <w:tc>
          <w:tcPr>
            <w:tcW w:w="3850" w:type="dxa"/>
          </w:tcPr>
          <w:p w14:paraId="789A1371">
            <w:pPr>
              <w:spacing w:after="0" w:line="240" w:lineRule="auto"/>
            </w:pPr>
            <w:r>
              <w:rPr>
                <w:sz w:val="16"/>
                <w:szCs w:val="16"/>
              </w:rPr>
              <w:t>{employee_name} đã được phân công vào ngày {date}. Bạn có muốn tiếp tục lưu?</w:t>
            </w:r>
          </w:p>
        </w:tc>
      </w:tr>
      <w:tr w14:paraId="258E4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5401C8FF">
            <w:pPr>
              <w:spacing w:after="0" w:line="240" w:lineRule="auto"/>
              <w:jc w:val="center"/>
            </w:pPr>
            <w:r>
              <w:rPr>
                <w:sz w:val="16"/>
                <w:szCs w:val="16"/>
              </w:rPr>
              <w:t>50</w:t>
            </w:r>
          </w:p>
        </w:tc>
        <w:tc>
          <w:tcPr>
            <w:tcW w:w="800" w:type="dxa"/>
          </w:tcPr>
          <w:p w14:paraId="27038598">
            <w:pPr>
              <w:spacing w:after="0" w:line="240" w:lineRule="auto"/>
              <w:jc w:val="center"/>
            </w:pPr>
            <w:bookmarkStart w:id="471" w:name="MSG50"/>
            <w:r>
              <w:rPr>
                <w:sz w:val="16"/>
                <w:szCs w:val="16"/>
              </w:rPr>
              <w:t>MSG50</w:t>
            </w:r>
            <w:bookmarkEnd w:id="471"/>
          </w:p>
        </w:tc>
        <w:tc>
          <w:tcPr>
            <w:tcW w:w="900" w:type="dxa"/>
          </w:tcPr>
          <w:p w14:paraId="09EB61F9">
            <w:pPr>
              <w:spacing w:after="0" w:line="240" w:lineRule="auto"/>
            </w:pPr>
            <w:r>
              <w:rPr>
                <w:sz w:val="16"/>
                <w:szCs w:val="16"/>
              </w:rPr>
              <w:t>Cảnh báo</w:t>
            </w:r>
          </w:p>
        </w:tc>
        <w:tc>
          <w:tcPr>
            <w:tcW w:w="3000" w:type="dxa"/>
          </w:tcPr>
          <w:p w14:paraId="444FAF6F">
            <w:pPr>
              <w:spacing w:after="0" w:line="240" w:lineRule="auto"/>
            </w:pPr>
            <w:r>
              <w:rPr>
                <w:sz w:val="16"/>
                <w:szCs w:val="16"/>
              </w:rPr>
              <w:t>Thiếu chấm công hoặc mức lương/đơn giá hiệu lực. (UC59–60)</w:t>
            </w:r>
          </w:p>
        </w:tc>
        <w:tc>
          <w:tcPr>
            <w:tcW w:w="3850" w:type="dxa"/>
          </w:tcPr>
          <w:p w14:paraId="7AC206C6">
            <w:pPr>
              <w:spacing w:after="0" w:line="240" w:lineRule="auto"/>
            </w:pPr>
            <w:r>
              <w:rPr>
                <w:sz w:val="16"/>
                <w:szCs w:val="16"/>
              </w:rPr>
              <w:t>Chưa đủ chấm công hoặc mức lương/đơn giá hiệu lực nên chưa thể chốt.</w:t>
            </w:r>
          </w:p>
        </w:tc>
      </w:tr>
      <w:tr w14:paraId="52DD3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5A68952C">
            <w:pPr>
              <w:spacing w:after="0" w:line="240" w:lineRule="auto"/>
              <w:jc w:val="center"/>
            </w:pPr>
            <w:r>
              <w:rPr>
                <w:sz w:val="16"/>
                <w:szCs w:val="16"/>
              </w:rPr>
              <w:t>51</w:t>
            </w:r>
          </w:p>
        </w:tc>
        <w:tc>
          <w:tcPr>
            <w:tcW w:w="800" w:type="dxa"/>
          </w:tcPr>
          <w:p w14:paraId="5831F0B8">
            <w:pPr>
              <w:spacing w:after="0" w:line="240" w:lineRule="auto"/>
              <w:jc w:val="center"/>
            </w:pPr>
            <w:bookmarkStart w:id="472" w:name="MSG51"/>
            <w:r>
              <w:rPr>
                <w:sz w:val="16"/>
                <w:szCs w:val="16"/>
              </w:rPr>
              <w:t>MSG51</w:t>
            </w:r>
            <w:bookmarkEnd w:id="472"/>
          </w:p>
        </w:tc>
        <w:tc>
          <w:tcPr>
            <w:tcW w:w="900" w:type="dxa"/>
          </w:tcPr>
          <w:p w14:paraId="5EF07D1C">
            <w:pPr>
              <w:spacing w:after="0" w:line="240" w:lineRule="auto"/>
            </w:pPr>
            <w:r>
              <w:rPr>
                <w:sz w:val="16"/>
                <w:szCs w:val="16"/>
              </w:rPr>
              <w:t>Lỗi</w:t>
            </w:r>
          </w:p>
        </w:tc>
        <w:tc>
          <w:tcPr>
            <w:tcW w:w="3000" w:type="dxa"/>
          </w:tcPr>
          <w:p w14:paraId="0C84CA12">
            <w:pPr>
              <w:spacing w:after="0" w:line="240" w:lineRule="auto"/>
            </w:pPr>
            <w:r>
              <w:rPr>
                <w:sz w:val="16"/>
                <w:szCs w:val="16"/>
              </w:rPr>
              <w:t>Tài khoản không gắn rõ một hồ sơ nhân viên. (UC62)</w:t>
            </w:r>
          </w:p>
        </w:tc>
        <w:tc>
          <w:tcPr>
            <w:tcW w:w="3850" w:type="dxa"/>
          </w:tcPr>
          <w:p w14:paraId="1B88A8B7">
            <w:pPr>
              <w:spacing w:after="0" w:line="240" w:lineRule="auto"/>
            </w:pPr>
            <w:r>
              <w:rPr>
                <w:sz w:val="16"/>
                <w:szCs w:val="16"/>
              </w:rPr>
              <w:t>Tài khoản chưa liên kết rõ với hồ sơ nhân viên nên chưa thể hiển thị thông tin cá nhân.</w:t>
            </w:r>
          </w:p>
        </w:tc>
      </w:tr>
      <w:tr w14:paraId="60277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2A3CB956">
            <w:pPr>
              <w:spacing w:after="0" w:line="240" w:lineRule="auto"/>
              <w:jc w:val="center"/>
            </w:pPr>
            <w:r>
              <w:rPr>
                <w:sz w:val="16"/>
                <w:szCs w:val="16"/>
              </w:rPr>
              <w:t>52</w:t>
            </w:r>
          </w:p>
        </w:tc>
        <w:tc>
          <w:tcPr>
            <w:tcW w:w="800" w:type="dxa"/>
          </w:tcPr>
          <w:p w14:paraId="2D78761E">
            <w:pPr>
              <w:spacing w:after="0" w:line="240" w:lineRule="auto"/>
              <w:jc w:val="center"/>
            </w:pPr>
            <w:bookmarkStart w:id="473" w:name="MSG52"/>
            <w:r>
              <w:rPr>
                <w:sz w:val="16"/>
                <w:szCs w:val="16"/>
              </w:rPr>
              <w:t>MSG52</w:t>
            </w:r>
            <w:bookmarkEnd w:id="473"/>
          </w:p>
        </w:tc>
        <w:tc>
          <w:tcPr>
            <w:tcW w:w="900" w:type="dxa"/>
          </w:tcPr>
          <w:p w14:paraId="2376D7AD">
            <w:pPr>
              <w:spacing w:after="0" w:line="240" w:lineRule="auto"/>
            </w:pPr>
            <w:r>
              <w:rPr>
                <w:sz w:val="16"/>
                <w:szCs w:val="16"/>
              </w:rPr>
              <w:t>Thông tin</w:t>
            </w:r>
          </w:p>
        </w:tc>
        <w:tc>
          <w:tcPr>
            <w:tcW w:w="3000" w:type="dxa"/>
          </w:tcPr>
          <w:p w14:paraId="418E1387">
            <w:pPr>
              <w:spacing w:after="0" w:line="240" w:lineRule="auto"/>
            </w:pPr>
            <w:r>
              <w:rPr>
                <w:sz w:val="16"/>
                <w:szCs w:val="16"/>
              </w:rPr>
              <w:t>Kỳ đang diễn ra hoặc nguồn chưa cập nhật. (UC63–64)</w:t>
            </w:r>
          </w:p>
        </w:tc>
        <w:tc>
          <w:tcPr>
            <w:tcW w:w="3850" w:type="dxa"/>
          </w:tcPr>
          <w:p w14:paraId="1C3B24FE">
            <w:pPr>
              <w:spacing w:after="0" w:line="240" w:lineRule="auto"/>
            </w:pPr>
            <w:r>
              <w:rPr>
                <w:sz w:val="16"/>
                <w:szCs w:val="16"/>
              </w:rPr>
              <w:t>Số liệu đang hiển thị là tạm thời, cập nhật đến {data_time}.</w:t>
            </w:r>
          </w:p>
        </w:tc>
      </w:tr>
      <w:tr w14:paraId="1DDD1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6D249452">
            <w:pPr>
              <w:spacing w:after="0" w:line="240" w:lineRule="auto"/>
              <w:jc w:val="center"/>
            </w:pPr>
            <w:r>
              <w:rPr>
                <w:sz w:val="16"/>
                <w:szCs w:val="16"/>
              </w:rPr>
              <w:t>53</w:t>
            </w:r>
          </w:p>
        </w:tc>
        <w:tc>
          <w:tcPr>
            <w:tcW w:w="800" w:type="dxa"/>
          </w:tcPr>
          <w:p w14:paraId="33EE0E15">
            <w:pPr>
              <w:spacing w:after="0" w:line="240" w:lineRule="auto"/>
              <w:jc w:val="center"/>
            </w:pPr>
            <w:bookmarkStart w:id="474" w:name="MSG53"/>
            <w:r>
              <w:rPr>
                <w:sz w:val="16"/>
                <w:szCs w:val="16"/>
              </w:rPr>
              <w:t>MSG53</w:t>
            </w:r>
            <w:bookmarkEnd w:id="474"/>
          </w:p>
        </w:tc>
        <w:tc>
          <w:tcPr>
            <w:tcW w:w="900" w:type="dxa"/>
          </w:tcPr>
          <w:p w14:paraId="6B66BA87">
            <w:pPr>
              <w:spacing w:after="0" w:line="240" w:lineRule="auto"/>
            </w:pPr>
            <w:r>
              <w:rPr>
                <w:sz w:val="16"/>
                <w:szCs w:val="16"/>
              </w:rPr>
              <w:t>Thông tin</w:t>
            </w:r>
          </w:p>
        </w:tc>
        <w:tc>
          <w:tcPr>
            <w:tcW w:w="3000" w:type="dxa"/>
          </w:tcPr>
          <w:p w14:paraId="35101DC3">
            <w:pPr>
              <w:spacing w:after="0" w:line="240" w:lineRule="auto"/>
            </w:pPr>
            <w:r>
              <w:rPr>
                <w:sz w:val="16"/>
                <w:szCs w:val="16"/>
              </w:rPr>
              <w:t>Kỳ gốc bằng 0. (UC64)</w:t>
            </w:r>
          </w:p>
        </w:tc>
        <w:tc>
          <w:tcPr>
            <w:tcW w:w="3850" w:type="dxa"/>
          </w:tcPr>
          <w:p w14:paraId="3E32C066">
            <w:pPr>
              <w:spacing w:after="0" w:line="240" w:lineRule="auto"/>
            </w:pPr>
            <w:r>
              <w:rPr>
                <w:sz w:val="16"/>
                <w:szCs w:val="16"/>
              </w:rPr>
              <w:t>Không tính được tỷ lệ tăng trưởng vì giá trị kỳ gốc bằng 0.</w:t>
            </w:r>
          </w:p>
        </w:tc>
      </w:tr>
      <w:tr w14:paraId="29492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598FA153">
            <w:pPr>
              <w:spacing w:after="0" w:line="240" w:lineRule="auto"/>
              <w:jc w:val="center"/>
            </w:pPr>
            <w:r>
              <w:rPr>
                <w:sz w:val="16"/>
                <w:szCs w:val="16"/>
              </w:rPr>
              <w:t>54</w:t>
            </w:r>
          </w:p>
        </w:tc>
        <w:tc>
          <w:tcPr>
            <w:tcW w:w="800" w:type="dxa"/>
          </w:tcPr>
          <w:p w14:paraId="297C514D">
            <w:pPr>
              <w:spacing w:after="0" w:line="240" w:lineRule="auto"/>
              <w:jc w:val="center"/>
            </w:pPr>
            <w:bookmarkStart w:id="475" w:name="MSG54"/>
            <w:r>
              <w:rPr>
                <w:sz w:val="16"/>
                <w:szCs w:val="16"/>
              </w:rPr>
              <w:t>MSG54</w:t>
            </w:r>
            <w:bookmarkEnd w:id="475"/>
          </w:p>
        </w:tc>
        <w:tc>
          <w:tcPr>
            <w:tcW w:w="900" w:type="dxa"/>
          </w:tcPr>
          <w:p w14:paraId="193BFA30">
            <w:pPr>
              <w:spacing w:after="0" w:line="240" w:lineRule="auto"/>
            </w:pPr>
            <w:r>
              <w:rPr>
                <w:sz w:val="16"/>
                <w:szCs w:val="16"/>
              </w:rPr>
              <w:t>Lỗi</w:t>
            </w:r>
          </w:p>
        </w:tc>
        <w:tc>
          <w:tcPr>
            <w:tcW w:w="3000" w:type="dxa"/>
          </w:tcPr>
          <w:p w14:paraId="052D70BC">
            <w:pPr>
              <w:spacing w:after="0" w:line="240" w:lineRule="auto"/>
            </w:pPr>
            <w:r>
              <w:rPr>
                <w:sz w:val="16"/>
                <w:szCs w:val="16"/>
              </w:rPr>
              <w:t>Lần gửi đang chờ hoặc người nhận không đủ điều kiện. (UC71)</w:t>
            </w:r>
          </w:p>
        </w:tc>
        <w:tc>
          <w:tcPr>
            <w:tcW w:w="3850" w:type="dxa"/>
          </w:tcPr>
          <w:p w14:paraId="6DA378F4">
            <w:pPr>
              <w:spacing w:after="0" w:line="240" w:lineRule="auto"/>
            </w:pPr>
            <w:r>
              <w:rPr>
                <w:sz w:val="16"/>
                <w:szCs w:val="16"/>
              </w:rPr>
              <w:t>Chưa thể gửi lại thông điệp này: {reason}.</w:t>
            </w:r>
          </w:p>
        </w:tc>
      </w:tr>
      <w:tr w14:paraId="7F5D6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05AF9120">
            <w:pPr>
              <w:spacing w:after="0" w:line="240" w:lineRule="auto"/>
              <w:jc w:val="center"/>
            </w:pPr>
            <w:r>
              <w:rPr>
                <w:sz w:val="16"/>
                <w:szCs w:val="16"/>
              </w:rPr>
              <w:t>55</w:t>
            </w:r>
          </w:p>
        </w:tc>
        <w:tc>
          <w:tcPr>
            <w:tcW w:w="800" w:type="dxa"/>
          </w:tcPr>
          <w:p w14:paraId="25FF8BBE">
            <w:pPr>
              <w:spacing w:after="0" w:line="240" w:lineRule="auto"/>
              <w:jc w:val="center"/>
            </w:pPr>
            <w:bookmarkStart w:id="476" w:name="MSG55"/>
            <w:r>
              <w:rPr>
                <w:sz w:val="16"/>
                <w:szCs w:val="16"/>
              </w:rPr>
              <w:t>MSG55</w:t>
            </w:r>
            <w:bookmarkEnd w:id="476"/>
          </w:p>
        </w:tc>
        <w:tc>
          <w:tcPr>
            <w:tcW w:w="900" w:type="dxa"/>
          </w:tcPr>
          <w:p w14:paraId="5A7D0855">
            <w:pPr>
              <w:spacing w:after="0" w:line="240" w:lineRule="auto"/>
            </w:pPr>
            <w:r>
              <w:rPr>
                <w:sz w:val="16"/>
                <w:szCs w:val="16"/>
              </w:rPr>
              <w:t>Lỗi</w:t>
            </w:r>
          </w:p>
        </w:tc>
        <w:tc>
          <w:tcPr>
            <w:tcW w:w="3000" w:type="dxa"/>
          </w:tcPr>
          <w:p w14:paraId="56B1C25E">
            <w:pPr>
              <w:spacing w:after="0" w:line="240" w:lineRule="auto"/>
            </w:pPr>
            <w:r>
              <w:rPr>
                <w:sz w:val="16"/>
                <w:szCs w:val="16"/>
              </w:rPr>
              <w:t>Quản trị hệ thống chưa xác minh được người/HTX hoặc tài khoản cần hỗ trợ. (UC72, UC74)</w:t>
            </w:r>
          </w:p>
        </w:tc>
        <w:tc>
          <w:tcPr>
            <w:tcW w:w="3850" w:type="dxa"/>
          </w:tcPr>
          <w:p w14:paraId="0F47B1E6">
            <w:pPr>
              <w:spacing w:after="0" w:line="240" w:lineRule="auto"/>
            </w:pPr>
            <w:r>
              <w:rPr>
                <w:sz w:val="16"/>
                <w:szCs w:val="16"/>
              </w:rPr>
              <w:t>Chưa xác minh được danh tính nên hệ thống không thực hiện thao tác.</w:t>
            </w:r>
          </w:p>
        </w:tc>
      </w:tr>
      <w:tr w14:paraId="02785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6A2F0F83">
            <w:pPr>
              <w:spacing w:after="0" w:line="240" w:lineRule="auto"/>
              <w:jc w:val="center"/>
            </w:pPr>
            <w:r>
              <w:rPr>
                <w:sz w:val="16"/>
                <w:szCs w:val="16"/>
              </w:rPr>
              <w:t>56</w:t>
            </w:r>
          </w:p>
        </w:tc>
        <w:tc>
          <w:tcPr>
            <w:tcW w:w="800" w:type="dxa"/>
          </w:tcPr>
          <w:p w14:paraId="0A04526C">
            <w:pPr>
              <w:spacing w:after="0" w:line="240" w:lineRule="auto"/>
              <w:jc w:val="center"/>
            </w:pPr>
            <w:bookmarkStart w:id="477" w:name="MSG56"/>
            <w:r>
              <w:rPr>
                <w:sz w:val="16"/>
                <w:szCs w:val="16"/>
              </w:rPr>
              <w:t>MSG56</w:t>
            </w:r>
            <w:bookmarkEnd w:id="477"/>
          </w:p>
        </w:tc>
        <w:tc>
          <w:tcPr>
            <w:tcW w:w="900" w:type="dxa"/>
          </w:tcPr>
          <w:p w14:paraId="497C9658">
            <w:pPr>
              <w:spacing w:after="0" w:line="240" w:lineRule="auto"/>
            </w:pPr>
            <w:r>
              <w:rPr>
                <w:sz w:val="16"/>
                <w:szCs w:val="16"/>
              </w:rPr>
              <w:t>Thông tin</w:t>
            </w:r>
          </w:p>
        </w:tc>
        <w:tc>
          <w:tcPr>
            <w:tcW w:w="3000" w:type="dxa"/>
          </w:tcPr>
          <w:p w14:paraId="22EF6D5C">
            <w:pPr>
              <w:spacing w:after="0" w:line="240" w:lineRule="auto"/>
            </w:pPr>
            <w:r>
              <w:rPr>
                <w:sz w:val="16"/>
                <w:szCs w:val="16"/>
              </w:rPr>
              <w:t>Sự kiện cũ không có giá trị trước-sau. (UC75)</w:t>
            </w:r>
          </w:p>
        </w:tc>
        <w:tc>
          <w:tcPr>
            <w:tcW w:w="3850" w:type="dxa"/>
          </w:tcPr>
          <w:p w14:paraId="6A297CC0">
            <w:pPr>
              <w:spacing w:after="0" w:line="240" w:lineRule="auto"/>
            </w:pPr>
            <w:r>
              <w:rPr>
                <w:sz w:val="16"/>
                <w:szCs w:val="16"/>
              </w:rPr>
              <w:t>Sự kiện này không có giá trị trước-sau; hệ thống chỉ hiển thị phần dữ liệu có sẵn.</w:t>
            </w:r>
          </w:p>
        </w:tc>
      </w:tr>
      <w:tr w14:paraId="50FD2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7C913AC4">
            <w:pPr>
              <w:spacing w:after="0" w:line="240" w:lineRule="auto"/>
              <w:jc w:val="center"/>
            </w:pPr>
            <w:r>
              <w:rPr>
                <w:sz w:val="16"/>
                <w:szCs w:val="16"/>
              </w:rPr>
              <w:t>57</w:t>
            </w:r>
          </w:p>
        </w:tc>
        <w:tc>
          <w:tcPr>
            <w:tcW w:w="800" w:type="dxa"/>
          </w:tcPr>
          <w:p w14:paraId="4D3EE62B">
            <w:pPr>
              <w:spacing w:after="0" w:line="240" w:lineRule="auto"/>
              <w:jc w:val="center"/>
            </w:pPr>
            <w:bookmarkStart w:id="478" w:name="MSG57"/>
            <w:r>
              <w:rPr>
                <w:sz w:val="16"/>
                <w:szCs w:val="16"/>
              </w:rPr>
              <w:t>MSG57</w:t>
            </w:r>
            <w:bookmarkEnd w:id="478"/>
          </w:p>
        </w:tc>
        <w:tc>
          <w:tcPr>
            <w:tcW w:w="900" w:type="dxa"/>
          </w:tcPr>
          <w:p w14:paraId="39424CC1">
            <w:pPr>
              <w:spacing w:after="0" w:line="240" w:lineRule="auto"/>
            </w:pPr>
            <w:r>
              <w:rPr>
                <w:sz w:val="16"/>
                <w:szCs w:val="16"/>
              </w:rPr>
              <w:t>Thông tin</w:t>
            </w:r>
          </w:p>
        </w:tc>
        <w:tc>
          <w:tcPr>
            <w:tcW w:w="3000" w:type="dxa"/>
          </w:tcPr>
          <w:p w14:paraId="7C5186F4">
            <w:pPr>
              <w:spacing w:after="0" w:line="240" w:lineRule="auto"/>
            </w:pPr>
            <w:r>
              <w:rPr>
                <w:sz w:val="16"/>
                <w:szCs w:val="16"/>
              </w:rPr>
              <w:t>Hồ sơ lịch sử chưa ghép chắc chắn với người dùng. (UC01, UC02, UC05, UC46–47)</w:t>
            </w:r>
          </w:p>
        </w:tc>
        <w:tc>
          <w:tcPr>
            <w:tcW w:w="3850" w:type="dxa"/>
          </w:tcPr>
          <w:p w14:paraId="78D3AF4F">
            <w:pPr>
              <w:spacing w:after="0" w:line="240" w:lineRule="auto"/>
            </w:pPr>
            <w:r>
              <w:rPr>
                <w:sz w:val="16"/>
                <w:szCs w:val="16"/>
              </w:rPr>
              <w:t>Chứng từ cũ tạm thời được ẩn cho tới khi xác minh xong danh tính.</w:t>
            </w:r>
          </w:p>
        </w:tc>
      </w:tr>
      <w:tr w14:paraId="30199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0FBB2AC2">
            <w:pPr>
              <w:spacing w:after="0" w:line="240" w:lineRule="auto"/>
              <w:jc w:val="center"/>
            </w:pPr>
            <w:r>
              <w:rPr>
                <w:sz w:val="16"/>
                <w:szCs w:val="16"/>
              </w:rPr>
              <w:t>58</w:t>
            </w:r>
          </w:p>
        </w:tc>
        <w:tc>
          <w:tcPr>
            <w:tcW w:w="800" w:type="dxa"/>
          </w:tcPr>
          <w:p w14:paraId="25634F2B">
            <w:pPr>
              <w:spacing w:after="0" w:line="240" w:lineRule="auto"/>
              <w:jc w:val="center"/>
            </w:pPr>
            <w:bookmarkStart w:id="479" w:name="MSG58"/>
            <w:r>
              <w:rPr>
                <w:sz w:val="16"/>
                <w:szCs w:val="16"/>
              </w:rPr>
              <w:t>MSG58</w:t>
            </w:r>
            <w:bookmarkEnd w:id="479"/>
          </w:p>
        </w:tc>
        <w:tc>
          <w:tcPr>
            <w:tcW w:w="900" w:type="dxa"/>
          </w:tcPr>
          <w:p w14:paraId="08117790">
            <w:pPr>
              <w:spacing w:after="0" w:line="240" w:lineRule="auto"/>
            </w:pPr>
            <w:r>
              <w:rPr>
                <w:sz w:val="16"/>
                <w:szCs w:val="16"/>
              </w:rPr>
              <w:t>Thông tin</w:t>
            </w:r>
          </w:p>
        </w:tc>
        <w:tc>
          <w:tcPr>
            <w:tcW w:w="3000" w:type="dxa"/>
          </w:tcPr>
          <w:p w14:paraId="33FE5D74">
            <w:pPr>
              <w:spacing w:after="0" w:line="240" w:lineRule="auto"/>
            </w:pPr>
            <w:r>
              <w:rPr>
                <w:sz w:val="16"/>
                <w:szCs w:val="16"/>
              </w:rPr>
              <w:t>Người khác đang mở form sửa cùng bản ghi; hệ thống chỉ báo, không khóa (NFR-13). (UC26)</w:t>
            </w:r>
          </w:p>
        </w:tc>
        <w:tc>
          <w:tcPr>
            <w:tcW w:w="3850" w:type="dxa"/>
          </w:tcPr>
          <w:p w14:paraId="18AEC71E">
            <w:pPr>
              <w:spacing w:after="0" w:line="240" w:lineRule="auto"/>
            </w:pPr>
            <w:r>
              <w:rPr>
                <w:sz w:val="16"/>
                <w:szCs w:val="16"/>
              </w:rPr>
              <w:t>{user_name} đang sửa bản ghi này từ {time}. Bạn có thể đợi hoặc vẫn sửa; nếu lưu sau, bạn sẽ được xem bản mới trước khi lưu.</w:t>
            </w:r>
          </w:p>
        </w:tc>
      </w:tr>
      <w:tr w14:paraId="155C4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45D31437">
            <w:pPr>
              <w:spacing w:after="0" w:line="240" w:lineRule="auto"/>
              <w:jc w:val="center"/>
            </w:pPr>
            <w:r>
              <w:rPr>
                <w:sz w:val="16"/>
                <w:szCs w:val="16"/>
              </w:rPr>
              <w:t>59</w:t>
            </w:r>
          </w:p>
        </w:tc>
        <w:tc>
          <w:tcPr>
            <w:tcW w:w="800" w:type="dxa"/>
          </w:tcPr>
          <w:p w14:paraId="3D7C058C">
            <w:pPr>
              <w:spacing w:after="0" w:line="240" w:lineRule="auto"/>
              <w:jc w:val="center"/>
            </w:pPr>
            <w:bookmarkStart w:id="480" w:name="MSG59"/>
            <w:r>
              <w:rPr>
                <w:sz w:val="16"/>
                <w:szCs w:val="16"/>
              </w:rPr>
              <w:t>MSG59</w:t>
            </w:r>
            <w:bookmarkEnd w:id="480"/>
          </w:p>
        </w:tc>
        <w:tc>
          <w:tcPr>
            <w:tcW w:w="900" w:type="dxa"/>
          </w:tcPr>
          <w:p w14:paraId="0559459C">
            <w:pPr>
              <w:spacing w:after="0" w:line="240" w:lineRule="auto"/>
            </w:pPr>
            <w:r>
              <w:rPr>
                <w:sz w:val="16"/>
                <w:szCs w:val="16"/>
              </w:rPr>
              <w:t>Lỗi</w:t>
            </w:r>
          </w:p>
        </w:tc>
        <w:tc>
          <w:tcPr>
            <w:tcW w:w="3000" w:type="dxa"/>
          </w:tcPr>
          <w:p w14:paraId="4F486E8E">
            <w:pPr>
              <w:spacing w:after="0" w:line="240" w:lineRule="auto"/>
            </w:pPr>
            <w:r>
              <w:rPr>
                <w:sz w:val="16"/>
                <w:szCs w:val="16"/>
              </w:rPr>
              <w:t>Dòng vật tư có số lượng ≤ 0 hoặc đơn giá âm (BR-27). (UC76)</w:t>
            </w:r>
          </w:p>
        </w:tc>
        <w:tc>
          <w:tcPr>
            <w:tcW w:w="3850" w:type="dxa"/>
          </w:tcPr>
          <w:p w14:paraId="1640903E">
            <w:pPr>
              <w:spacing w:after="0" w:line="240" w:lineRule="auto"/>
            </w:pPr>
            <w:r>
              <w:rPr>
                <w:sz w:val="16"/>
                <w:szCs w:val="16"/>
              </w:rPr>
              <w:t>Số lượng phải lớn hơn 0 và đơn giá không âm.</w:t>
            </w:r>
          </w:p>
        </w:tc>
      </w:tr>
      <w:tr w14:paraId="3D65B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5EC87BCE">
            <w:pPr>
              <w:spacing w:after="0" w:line="240" w:lineRule="auto"/>
              <w:jc w:val="center"/>
            </w:pPr>
            <w:r>
              <w:rPr>
                <w:sz w:val="16"/>
                <w:szCs w:val="16"/>
              </w:rPr>
              <w:t>60</w:t>
            </w:r>
          </w:p>
        </w:tc>
        <w:tc>
          <w:tcPr>
            <w:tcW w:w="800" w:type="dxa"/>
          </w:tcPr>
          <w:p w14:paraId="6D9E600D">
            <w:pPr>
              <w:spacing w:after="0" w:line="240" w:lineRule="auto"/>
              <w:jc w:val="center"/>
            </w:pPr>
            <w:bookmarkStart w:id="481" w:name="MSG60"/>
            <w:r>
              <w:rPr>
                <w:sz w:val="16"/>
                <w:szCs w:val="16"/>
              </w:rPr>
              <w:t>MSG60</w:t>
            </w:r>
            <w:bookmarkEnd w:id="481"/>
          </w:p>
        </w:tc>
        <w:tc>
          <w:tcPr>
            <w:tcW w:w="900" w:type="dxa"/>
          </w:tcPr>
          <w:p w14:paraId="66745A40">
            <w:pPr>
              <w:spacing w:after="0" w:line="240" w:lineRule="auto"/>
            </w:pPr>
            <w:r>
              <w:rPr>
                <w:sz w:val="16"/>
                <w:szCs w:val="16"/>
              </w:rPr>
              <w:t>Lỗi</w:t>
            </w:r>
          </w:p>
        </w:tc>
        <w:tc>
          <w:tcPr>
            <w:tcW w:w="3000" w:type="dxa"/>
          </w:tcPr>
          <w:p w14:paraId="08FDF63C">
            <w:pPr>
              <w:spacing w:after="0" w:line="240" w:lineRule="auto"/>
            </w:pPr>
            <w:r>
              <w:rPr>
                <w:sz w:val="16"/>
                <w:szCs w:val="16"/>
              </w:rPr>
              <w:t>Số lượng thay vượt số vật tư của bè hoặc vị trí không có trên sơ đồ lối (BR-28). (UC76)</w:t>
            </w:r>
          </w:p>
        </w:tc>
        <w:tc>
          <w:tcPr>
            <w:tcW w:w="3850" w:type="dxa"/>
          </w:tcPr>
          <w:p w14:paraId="1DB48ECF">
            <w:pPr>
              <w:spacing w:after="0" w:line="240" w:lineRule="auto"/>
            </w:pPr>
            <w:r>
              <w:rPr>
                <w:sz w:val="16"/>
                <w:szCs w:val="16"/>
              </w:rPr>
              <w:t>Số lượng hoặc vị trí thay thế không khớp vật tư của bè {raft_code}. Vui lòng kiểm tra lại.</w:t>
            </w:r>
          </w:p>
        </w:tc>
      </w:tr>
      <w:tr w14:paraId="2FEF4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13808544">
            <w:pPr>
              <w:spacing w:after="0" w:line="240" w:lineRule="auto"/>
              <w:jc w:val="center"/>
            </w:pPr>
            <w:r>
              <w:rPr>
                <w:sz w:val="16"/>
                <w:szCs w:val="16"/>
              </w:rPr>
              <w:t>61</w:t>
            </w:r>
          </w:p>
        </w:tc>
        <w:tc>
          <w:tcPr>
            <w:tcW w:w="800" w:type="dxa"/>
          </w:tcPr>
          <w:p w14:paraId="0965254D">
            <w:pPr>
              <w:spacing w:after="0" w:line="240" w:lineRule="auto"/>
              <w:jc w:val="center"/>
            </w:pPr>
            <w:bookmarkStart w:id="482" w:name="MSG61"/>
            <w:r>
              <w:rPr>
                <w:sz w:val="16"/>
                <w:szCs w:val="16"/>
              </w:rPr>
              <w:t>MSG61</w:t>
            </w:r>
            <w:bookmarkEnd w:id="482"/>
          </w:p>
        </w:tc>
        <w:tc>
          <w:tcPr>
            <w:tcW w:w="900" w:type="dxa"/>
          </w:tcPr>
          <w:p w14:paraId="2110B699">
            <w:pPr>
              <w:spacing w:after="0" w:line="240" w:lineRule="auto"/>
            </w:pPr>
            <w:r>
              <w:rPr>
                <w:sz w:val="16"/>
                <w:szCs w:val="16"/>
              </w:rPr>
              <w:t>Lỗi</w:t>
            </w:r>
          </w:p>
        </w:tc>
        <w:tc>
          <w:tcPr>
            <w:tcW w:w="3000" w:type="dxa"/>
          </w:tcPr>
          <w:p w14:paraId="495F3A2E">
            <w:pPr>
              <w:spacing w:after="0" w:line="240" w:lineRule="auto"/>
            </w:pPr>
            <w:r>
              <w:rPr>
                <w:sz w:val="16"/>
                <w:szCs w:val="16"/>
              </w:rPr>
              <w:t xml:space="preserve">Chuyển trạng thái không có trong danh mục, sai người thực hiện hoặc chưa đủ điều kiện (BR-30). (UC18, </w:t>
            </w:r>
            <w:del w:id="3300" w:author="Claude" w:date="2026-10-08T00:00:00Z">
              <w:r>
                <w:rPr>
                  <w:sz w:val="16"/>
                  <w:szCs w:val="16"/>
                </w:rPr>
                <w:delText xml:space="preserve">UC44)</w:delText>
              </w:r>
            </w:del>
            <w:ins w:id="3301" w:author="Claude" w:date="2026-10-08T00:00:00Z">
              <w:r>
                <w:rPr>
                  <w:sz w:val="16"/>
                  <w:szCs w:val="16"/>
                </w:rPr>
                <w:t xml:space="preserve">UC44, UC56, UC57)</w:t>
              </w:r>
            </w:ins>
          </w:p>
        </w:tc>
        <w:tc>
          <w:tcPr>
            <w:tcW w:w="3850" w:type="dxa"/>
          </w:tcPr>
          <w:p w14:paraId="5A8DC695">
            <w:pPr>
              <w:spacing w:after="0" w:line="240" w:lineRule="auto"/>
            </w:pPr>
            <w:r>
              <w:rPr>
                <w:sz w:val="16"/>
                <w:szCs w:val="16"/>
              </w:rPr>
              <w:t>Không thể chuyển {object_name} từ “{current_status}” sang “{new_status}”: {reason}.</w:t>
            </w:r>
          </w:p>
        </w:tc>
      </w:tr>
      <w:tr w14:paraId="46FA7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7BF95A58">
            <w:pPr>
              <w:spacing w:after="0" w:line="240" w:lineRule="auto"/>
              <w:jc w:val="center"/>
            </w:pPr>
            <w:r>
              <w:rPr>
                <w:sz w:val="16"/>
                <w:szCs w:val="16"/>
              </w:rPr>
              <w:t>62</w:t>
            </w:r>
          </w:p>
        </w:tc>
        <w:tc>
          <w:tcPr>
            <w:tcW w:w="800" w:type="dxa"/>
          </w:tcPr>
          <w:p w14:paraId="30DC20DF">
            <w:pPr>
              <w:spacing w:after="0" w:line="240" w:lineRule="auto"/>
              <w:jc w:val="center"/>
            </w:pPr>
            <w:bookmarkStart w:id="483" w:name="MSG62"/>
            <w:r>
              <w:rPr>
                <w:sz w:val="16"/>
                <w:szCs w:val="16"/>
              </w:rPr>
              <w:t>MSG62</w:t>
            </w:r>
            <w:bookmarkEnd w:id="483"/>
          </w:p>
        </w:tc>
        <w:tc>
          <w:tcPr>
            <w:tcW w:w="900" w:type="dxa"/>
          </w:tcPr>
          <w:p w14:paraId="19B68658">
            <w:pPr>
              <w:spacing w:after="0" w:line="240" w:lineRule="auto"/>
            </w:pPr>
            <w:r>
              <w:rPr>
                <w:sz w:val="16"/>
                <w:szCs w:val="16"/>
              </w:rPr>
              <w:t>Thông tin</w:t>
            </w:r>
          </w:p>
        </w:tc>
        <w:tc>
          <w:tcPr>
            <w:tcW w:w="3000" w:type="dxa"/>
          </w:tcPr>
          <w:p w14:paraId="0E3D9820">
            <w:pPr>
              <w:spacing w:after="0" w:line="240" w:lineRule="auto"/>
            </w:pPr>
            <w:r>
              <w:rPr>
                <w:sz w:val="16"/>
                <w:szCs w:val="16"/>
              </w:rPr>
              <w:t>Đã gửi mã xác minh tới email mới hoặc email chưa xác minh. (UC05)</w:t>
            </w:r>
          </w:p>
        </w:tc>
        <w:tc>
          <w:tcPr>
            <w:tcW w:w="3850" w:type="dxa"/>
          </w:tcPr>
          <w:p w14:paraId="15AF748E">
            <w:pPr>
              <w:spacing w:after="0" w:line="240" w:lineRule="auto"/>
            </w:pPr>
            <w:r>
              <w:rPr>
                <w:sz w:val="16"/>
                <w:szCs w:val="16"/>
              </w:rPr>
              <w:t>Mã xác minh đã được gửi tới {masked_email}. Nhập mã để hoàn tất; email cũ vẫn được dùng cho tới khi xác minh xong.</w:t>
            </w:r>
          </w:p>
        </w:tc>
      </w:tr>
      <w:tr w14:paraId="68AAD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236BF70A">
            <w:pPr>
              <w:spacing w:after="0" w:line="240" w:lineRule="auto"/>
              <w:jc w:val="center"/>
            </w:pPr>
            <w:r>
              <w:rPr>
                <w:sz w:val="16"/>
                <w:szCs w:val="16"/>
              </w:rPr>
              <w:t>63</w:t>
            </w:r>
          </w:p>
        </w:tc>
        <w:tc>
          <w:tcPr>
            <w:tcW w:w="800" w:type="dxa"/>
          </w:tcPr>
          <w:p w14:paraId="36B26C8D">
            <w:pPr>
              <w:spacing w:after="0" w:line="240" w:lineRule="auto"/>
              <w:jc w:val="center"/>
            </w:pPr>
            <w:bookmarkStart w:id="484" w:name="MSG63"/>
            <w:r>
              <w:rPr>
                <w:sz w:val="16"/>
                <w:szCs w:val="16"/>
              </w:rPr>
              <w:t>MSG63</w:t>
            </w:r>
            <w:bookmarkEnd w:id="484"/>
          </w:p>
        </w:tc>
        <w:tc>
          <w:tcPr>
            <w:tcW w:w="900" w:type="dxa"/>
          </w:tcPr>
          <w:p w14:paraId="535FB38A">
            <w:pPr>
              <w:spacing w:after="0" w:line="240" w:lineRule="auto"/>
            </w:pPr>
            <w:r>
              <w:rPr>
                <w:sz w:val="16"/>
                <w:szCs w:val="16"/>
              </w:rPr>
              <w:t>Lỗi</w:t>
            </w:r>
          </w:p>
        </w:tc>
        <w:tc>
          <w:tcPr>
            <w:tcW w:w="3000" w:type="dxa"/>
          </w:tcPr>
          <w:p w14:paraId="5587D8FD">
            <w:pPr>
              <w:spacing w:after="0" w:line="240" w:lineRule="auto"/>
            </w:pPr>
            <w:r>
              <w:rPr>
                <w:sz w:val="16"/>
                <w:szCs w:val="16"/>
              </w:rPr>
              <w:t>Bản công bố hiện hành của lô đang Cần rà lại sau đính chính: chặn bàn giao, bán lại, đồng bộ. (UC41, UC45)</w:t>
            </w:r>
          </w:p>
        </w:tc>
        <w:tc>
          <w:tcPr>
            <w:tcW w:w="3850" w:type="dxa"/>
          </w:tcPr>
          <w:p w14:paraId="782FC139">
            <w:pPr>
              <w:spacing w:after="0" w:line="240" w:lineRule="auto"/>
            </w:pPr>
            <w:r>
              <w:rPr>
                <w:sz w:val="16"/>
                <w:szCs w:val="16"/>
              </w:rPr>
              <w:t>Hồ sơ truy xuất của lô {batch_code} đang được cập nhật sau đính chính. Chưa thể {action} cho tới khi bản mới được công bố.</w:t>
            </w:r>
          </w:p>
        </w:tc>
      </w:tr>
      <w:tr w14:paraId="665A9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670F3742">
            <w:pPr>
              <w:spacing w:after="0" w:line="240" w:lineRule="auto"/>
              <w:jc w:val="center"/>
            </w:pPr>
            <w:r>
              <w:rPr>
                <w:sz w:val="16"/>
                <w:szCs w:val="16"/>
              </w:rPr>
              <w:t>64</w:t>
            </w:r>
          </w:p>
        </w:tc>
        <w:tc>
          <w:tcPr>
            <w:tcW w:w="800" w:type="dxa"/>
          </w:tcPr>
          <w:p w14:paraId="7162DDDE">
            <w:pPr>
              <w:spacing w:after="0" w:line="240" w:lineRule="auto"/>
              <w:jc w:val="center"/>
            </w:pPr>
            <w:bookmarkStart w:id="485" w:name="MSG64"/>
            <w:r>
              <w:rPr>
                <w:sz w:val="16"/>
                <w:szCs w:val="16"/>
              </w:rPr>
              <w:t>MSG64</w:t>
            </w:r>
            <w:bookmarkEnd w:id="485"/>
          </w:p>
        </w:tc>
        <w:tc>
          <w:tcPr>
            <w:tcW w:w="900" w:type="dxa"/>
          </w:tcPr>
          <w:p w14:paraId="5A7FB12D">
            <w:pPr>
              <w:spacing w:after="0" w:line="240" w:lineRule="auto"/>
            </w:pPr>
            <w:r>
              <w:rPr>
                <w:sz w:val="16"/>
                <w:szCs w:val="16"/>
              </w:rPr>
              <w:t>Lỗi</w:t>
            </w:r>
          </w:p>
        </w:tc>
        <w:tc>
          <w:tcPr>
            <w:tcW w:w="3000" w:type="dxa"/>
          </w:tcPr>
          <w:p w14:paraId="4C67C009">
            <w:pPr>
              <w:spacing w:after="0" w:line="240" w:lineRule="auto"/>
            </w:pPr>
            <w:r>
              <w:rPr>
                <w:sz w:val="16"/>
                <w:szCs w:val="16"/>
              </w:rPr>
              <w:t>Đề nghị trả hàng khi đã quá 24 giờ kể từ lúc chốt bán hoặc trên đơn đã được giảm giá. (UC51)</w:t>
            </w:r>
          </w:p>
        </w:tc>
        <w:tc>
          <w:tcPr>
            <w:tcW w:w="3850" w:type="dxa"/>
          </w:tcPr>
          <w:p w14:paraId="498172B7">
            <w:pPr>
              <w:spacing w:after="0" w:line="240" w:lineRule="auto"/>
            </w:pPr>
            <w:r>
              <w:rPr>
                <w:sz w:val="16"/>
                <w:szCs w:val="16"/>
              </w:rPr>
              <w:t>Không thể yêu cầu trả hàng cho đơn {order_code}: {reason}. Bạn vẫn có thể gửi yêu cầu chất lượng hoặc giảm giá.</w:t>
            </w:r>
          </w:p>
        </w:tc>
      </w:tr>
      <w:tr w14:paraId="67E40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7594B962">
            <w:pPr>
              <w:spacing w:after="0" w:line="240" w:lineRule="auto"/>
              <w:jc w:val="center"/>
            </w:pPr>
            <w:r>
              <w:rPr>
                <w:sz w:val="16"/>
                <w:szCs w:val="16"/>
              </w:rPr>
              <w:t>65</w:t>
            </w:r>
          </w:p>
        </w:tc>
        <w:tc>
          <w:tcPr>
            <w:tcW w:w="800" w:type="dxa"/>
          </w:tcPr>
          <w:p w14:paraId="1A23C1C4">
            <w:pPr>
              <w:spacing w:after="0" w:line="240" w:lineRule="auto"/>
              <w:jc w:val="center"/>
            </w:pPr>
            <w:bookmarkStart w:id="486" w:name="MSG65"/>
            <w:r>
              <w:rPr>
                <w:sz w:val="16"/>
                <w:szCs w:val="16"/>
              </w:rPr>
              <w:t>MSG65</w:t>
            </w:r>
            <w:bookmarkEnd w:id="486"/>
          </w:p>
        </w:tc>
        <w:tc>
          <w:tcPr>
            <w:tcW w:w="900" w:type="dxa"/>
          </w:tcPr>
          <w:p w14:paraId="2EB6CED5">
            <w:pPr>
              <w:spacing w:after="0" w:line="240" w:lineRule="auto"/>
            </w:pPr>
            <w:r>
              <w:rPr>
                <w:sz w:val="16"/>
                <w:szCs w:val="16"/>
              </w:rPr>
              <w:t>Thông tin</w:t>
            </w:r>
          </w:p>
        </w:tc>
        <w:tc>
          <w:tcPr>
            <w:tcW w:w="3000" w:type="dxa"/>
          </w:tcPr>
          <w:p w14:paraId="53F3F84E">
            <w:pPr>
              <w:spacing w:after="0" w:line="240" w:lineRule="auto"/>
            </w:pPr>
            <w:r>
              <w:rPr>
                <w:sz w:val="16"/>
                <w:szCs w:val="16"/>
              </w:rPr>
              <w:t>Chủ HTX hủy chấp nhận trả hàng; đơn về Đã chốt bán. (UC52)</w:t>
            </w:r>
          </w:p>
        </w:tc>
        <w:tc>
          <w:tcPr>
            <w:tcW w:w="3850" w:type="dxa"/>
          </w:tcPr>
          <w:p w14:paraId="16095E73">
            <w:pPr>
              <w:spacing w:after="0" w:line="240" w:lineRule="auto"/>
            </w:pPr>
            <w:r>
              <w:rPr>
                <w:sz w:val="16"/>
                <w:szCs w:val="16"/>
              </w:rPr>
              <w:t>Đã hủy chấp nhận trả đơn {order_code}. Đơn trở về Đã chốt bán. Lý do: {reason}.</w:t>
            </w:r>
          </w:p>
        </w:tc>
      </w:tr>
      <w:tr w14:paraId="3D7F7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5133B5B7">
            <w:pPr>
              <w:spacing w:after="0" w:line="240" w:lineRule="auto"/>
              <w:jc w:val="center"/>
            </w:pPr>
            <w:r>
              <w:rPr>
                <w:sz w:val="16"/>
                <w:szCs w:val="16"/>
              </w:rPr>
              <w:t>66</w:t>
            </w:r>
          </w:p>
        </w:tc>
        <w:tc>
          <w:tcPr>
            <w:tcW w:w="800" w:type="dxa"/>
          </w:tcPr>
          <w:p w14:paraId="1C8542C1">
            <w:pPr>
              <w:spacing w:after="0" w:line="240" w:lineRule="auto"/>
              <w:jc w:val="center"/>
            </w:pPr>
            <w:bookmarkStart w:id="487" w:name="MSG66"/>
            <w:r>
              <w:rPr>
                <w:sz w:val="16"/>
                <w:szCs w:val="16"/>
              </w:rPr>
              <w:t>MSG66</w:t>
            </w:r>
            <w:bookmarkEnd w:id="487"/>
          </w:p>
        </w:tc>
        <w:tc>
          <w:tcPr>
            <w:tcW w:w="900" w:type="dxa"/>
          </w:tcPr>
          <w:p w14:paraId="3B022B49">
            <w:pPr>
              <w:spacing w:after="0" w:line="240" w:lineRule="auto"/>
            </w:pPr>
            <w:r>
              <w:rPr>
                <w:sz w:val="16"/>
                <w:szCs w:val="16"/>
              </w:rPr>
              <w:t>Thông tin</w:t>
            </w:r>
          </w:p>
        </w:tc>
        <w:tc>
          <w:tcPr>
            <w:tcW w:w="3000" w:type="dxa"/>
          </w:tcPr>
          <w:p w14:paraId="6F7E9905">
            <w:pPr>
              <w:spacing w:after="0" w:line="240" w:lineRule="auto"/>
            </w:pPr>
            <w:r>
              <w:rPr>
                <w:sz w:val="16"/>
                <w:szCs w:val="16"/>
              </w:rPr>
              <w:t>Báo thương lái HTX đã chấp nhận trả toàn bộ đơn, qua Zalo OA, email hoặc SMS. (UC52)</w:t>
            </w:r>
          </w:p>
        </w:tc>
        <w:tc>
          <w:tcPr>
            <w:tcW w:w="3850" w:type="dxa"/>
          </w:tcPr>
          <w:p w14:paraId="712EC00C">
            <w:pPr>
              <w:spacing w:after="0" w:line="240" w:lineRule="auto"/>
            </w:pPr>
            <w:r>
              <w:rPr>
                <w:sz w:val="16"/>
                <w:szCs w:val="16"/>
              </w:rPr>
              <w:t>HTX {coop_name} đã chấp nhận trả toàn bộ đơn {order_code}. Vui lòng liên hệ {contact_phone} để hẹn giao hàng trả.</w:t>
            </w:r>
          </w:p>
        </w:tc>
      </w:tr>
      <w:tr w14:paraId="1C1DD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3AED1429">
            <w:pPr>
              <w:spacing w:after="0" w:line="240" w:lineRule="auto"/>
              <w:jc w:val="center"/>
            </w:pPr>
            <w:r>
              <w:rPr>
                <w:sz w:val="16"/>
                <w:szCs w:val="16"/>
              </w:rPr>
              <w:t>67</w:t>
            </w:r>
          </w:p>
        </w:tc>
        <w:tc>
          <w:tcPr>
            <w:tcW w:w="800" w:type="dxa"/>
          </w:tcPr>
          <w:p w14:paraId="5890E413">
            <w:pPr>
              <w:spacing w:after="0" w:line="240" w:lineRule="auto"/>
              <w:jc w:val="center"/>
            </w:pPr>
            <w:bookmarkStart w:id="488" w:name="MSG67"/>
            <w:r>
              <w:rPr>
                <w:sz w:val="16"/>
                <w:szCs w:val="16"/>
              </w:rPr>
              <w:t>MSG67</w:t>
            </w:r>
            <w:bookmarkEnd w:id="488"/>
          </w:p>
        </w:tc>
        <w:tc>
          <w:tcPr>
            <w:tcW w:w="900" w:type="dxa"/>
          </w:tcPr>
          <w:p w14:paraId="65AF71CD">
            <w:pPr>
              <w:spacing w:after="0" w:line="240" w:lineRule="auto"/>
            </w:pPr>
            <w:r>
              <w:rPr>
                <w:sz w:val="16"/>
                <w:szCs w:val="16"/>
              </w:rPr>
              <w:t>Cảnh báo</w:t>
            </w:r>
          </w:p>
        </w:tc>
        <w:tc>
          <w:tcPr>
            <w:tcW w:w="3000" w:type="dxa"/>
          </w:tcPr>
          <w:p w14:paraId="279ED31F">
            <w:pPr>
              <w:spacing w:after="0" w:line="240" w:lineRule="auto"/>
            </w:pPr>
            <w:r>
              <w:rPr>
                <w:sz w:val="16"/>
                <w:szCs w:val="16"/>
              </w:rPr>
              <w:t>Đăng nhập khi tài khoản thương lái hoặc nhân viên chưa có số điện thoại đã xác minh; bắt buộc thêm hoặc xác minh số trước khi dùng chức năng khác (BR-34). (UC02)</w:t>
            </w:r>
          </w:p>
        </w:tc>
        <w:tc>
          <w:tcPr>
            <w:tcW w:w="3850" w:type="dxa"/>
          </w:tcPr>
          <w:p w14:paraId="1A77E7B9">
            <w:pPr>
              <w:spacing w:after="0" w:line="240" w:lineRule="auto"/>
            </w:pPr>
            <w:r>
              <w:rPr>
                <w:sz w:val="16"/>
                <w:szCs w:val="16"/>
              </w:rPr>
              <w:t>Tài khoản của bạn cần số điện thoại đã xác minh để tiếp tục sử dụng OMTS. Vui lòng nhập hoặc xác nhận số điện thoại và nhập mã xác minh gửi qua SMS.</w:t>
            </w:r>
          </w:p>
        </w:tc>
      </w:tr>
      <w:tr w14:paraId="4E33D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3201AE89">
            <w:pPr>
              <w:spacing w:after="0" w:line="240" w:lineRule="auto"/>
              <w:jc w:val="center"/>
            </w:pPr>
            <w:r>
              <w:rPr>
                <w:sz w:val="16"/>
                <w:szCs w:val="16"/>
              </w:rPr>
              <w:t>68</w:t>
            </w:r>
          </w:p>
        </w:tc>
        <w:tc>
          <w:tcPr>
            <w:tcW w:w="800" w:type="dxa"/>
          </w:tcPr>
          <w:p w14:paraId="006FBE79">
            <w:pPr>
              <w:spacing w:after="0" w:line="240" w:lineRule="auto"/>
              <w:jc w:val="center"/>
            </w:pPr>
            <w:bookmarkStart w:id="489" w:name="MSG68"/>
            <w:r>
              <w:rPr>
                <w:sz w:val="16"/>
                <w:szCs w:val="16"/>
              </w:rPr>
              <w:t>MSG68</w:t>
            </w:r>
            <w:bookmarkEnd w:id="489"/>
          </w:p>
        </w:tc>
        <w:tc>
          <w:tcPr>
            <w:tcW w:w="900" w:type="dxa"/>
          </w:tcPr>
          <w:p w14:paraId="288E3156">
            <w:pPr>
              <w:spacing w:after="0" w:line="240" w:lineRule="auto"/>
            </w:pPr>
            <w:r>
              <w:rPr>
                <w:sz w:val="16"/>
                <w:szCs w:val="16"/>
              </w:rPr>
              <w:t>Lỗi</w:t>
            </w:r>
          </w:p>
        </w:tc>
        <w:tc>
          <w:tcPr>
            <w:tcW w:w="3000" w:type="dxa"/>
          </w:tcPr>
          <w:p w14:paraId="0CF149B1">
            <w:pPr>
              <w:spacing w:after="0" w:line="240" w:lineRule="auto"/>
            </w:pPr>
            <w:r>
              <w:rPr>
                <w:sz w:val="16"/>
                <w:szCs w:val="16"/>
              </w:rPr>
              <w:t>Đăng nhập bằng mật khẩu tạm đã quá 24 giờ. (UC02)</w:t>
            </w:r>
          </w:p>
        </w:tc>
        <w:tc>
          <w:tcPr>
            <w:tcW w:w="3850" w:type="dxa"/>
          </w:tcPr>
          <w:p w14:paraId="7B572E5E">
            <w:pPr>
              <w:spacing w:after="0" w:line="240" w:lineRule="auto"/>
            </w:pPr>
            <w:r>
              <w:rPr>
                <w:sz w:val="16"/>
                <w:szCs w:val="16"/>
              </w:rPr>
              <w:t xml:space="preserve">Mật khẩu tạm đã hết hạn. Vui lòng liên hệ Chủ HTX </w:t>
            </w:r>
            <w:ins w:id="3302" w:author="Claude" w:date="2026-10-08T00:00:00Z">
              <w:r>
                <w:rPr>
                  <w:sz w:val="16"/>
                  <w:szCs w:val="16"/>
                </w:rPr>
                <w:t xml:space="preserve">(tài khoản nhân viên) hoặc Quản trị hệ thống </w:t>
              </w:r>
            </w:ins>
            <w:r>
              <w:rPr>
                <w:sz w:val="16"/>
                <w:szCs w:val="16"/>
              </w:rPr>
              <w:t xml:space="preserve">để đặt lại.</w:t>
            </w:r>
          </w:p>
        </w:tc>
      </w:tr>
      <w:tr w14:paraId="74E73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47B2F4D1">
            <w:pPr>
              <w:spacing w:after="0" w:line="240" w:lineRule="auto"/>
              <w:jc w:val="center"/>
            </w:pPr>
            <w:r>
              <w:rPr>
                <w:sz w:val="16"/>
                <w:szCs w:val="16"/>
              </w:rPr>
              <w:t>69</w:t>
            </w:r>
          </w:p>
        </w:tc>
        <w:tc>
          <w:tcPr>
            <w:tcW w:w="800" w:type="dxa"/>
          </w:tcPr>
          <w:p w14:paraId="3DBA1066">
            <w:pPr>
              <w:spacing w:after="0" w:line="240" w:lineRule="auto"/>
              <w:jc w:val="center"/>
            </w:pPr>
            <w:bookmarkStart w:id="490" w:name="MSG69"/>
            <w:r>
              <w:rPr>
                <w:sz w:val="16"/>
                <w:szCs w:val="16"/>
              </w:rPr>
              <w:t>MSG69</w:t>
            </w:r>
            <w:bookmarkEnd w:id="490"/>
          </w:p>
        </w:tc>
        <w:tc>
          <w:tcPr>
            <w:tcW w:w="900" w:type="dxa"/>
          </w:tcPr>
          <w:p w14:paraId="3ACEFA99">
            <w:pPr>
              <w:spacing w:after="0" w:line="240" w:lineRule="auto"/>
            </w:pPr>
            <w:r>
              <w:rPr>
                <w:sz w:val="16"/>
                <w:szCs w:val="16"/>
              </w:rPr>
              <w:t>Lỗi</w:t>
            </w:r>
          </w:p>
        </w:tc>
        <w:tc>
          <w:tcPr>
            <w:tcW w:w="3000" w:type="dxa"/>
          </w:tcPr>
          <w:p w14:paraId="07A19029">
            <w:pPr>
              <w:spacing w:after="0" w:line="240" w:lineRule="auto"/>
            </w:pPr>
            <w:r>
              <w:rPr>
                <w:sz w:val="16"/>
                <w:szCs w:val="16"/>
              </w:rPr>
              <w:t>Đăng nhập sai 5 lần; tạm khóa 15 phút. (UC02)</w:t>
            </w:r>
          </w:p>
        </w:tc>
        <w:tc>
          <w:tcPr>
            <w:tcW w:w="3850" w:type="dxa"/>
          </w:tcPr>
          <w:p w14:paraId="2D9730C4">
            <w:pPr>
              <w:spacing w:after="0" w:line="240" w:lineRule="auto"/>
            </w:pPr>
            <w:r>
              <w:rPr>
                <w:sz w:val="16"/>
                <w:szCs w:val="16"/>
              </w:rPr>
              <w:t>Bạn đã nhập sai quá số lần cho phép. Vui lòng thử lại sau 15 phút.</w:t>
            </w:r>
          </w:p>
        </w:tc>
      </w:tr>
    </w:tbl>
    <w:p w14:paraId="3B290686">
      <w:pPr>
        <w:pStyle w:val="3"/>
      </w:pPr>
      <w:bookmarkStart w:id="491" w:name="_Toc32032"/>
      <w:bookmarkStart w:id="492" w:name="_Toc11429"/>
      <w:r>
        <w:t>3. Other Requirements</w:t>
      </w:r>
      <w:bookmarkEnd w:id="491"/>
      <w:bookmarkEnd w:id="492"/>
    </w:p>
    <w:p w14:paraId="21ABBED3">
      <w:r>
        <w:t>Trong phạm vi:</w:t>
      </w:r>
    </w:p>
    <w:p w14:paraId="58AF1AA1">
      <w:r>
        <w:t>• Quản lý một HTX với nhiều vùng, mỗi vùng có nhiều bè; lối thao tác là đơn vị định danh trên bè.</w:t>
      </w:r>
    </w:p>
    <w:p w14:paraId="0BB5DC30">
      <w:r>
        <w:t>• Đơn thương lái đi trước thu hoạch; trong lần bán đầu, một đơn tạo một lô nguồn/QR chung dù lấy từ nhiều bè.</w:t>
      </w:r>
    </w:p>
    <w:p w14:paraId="7E7FB918">
      <w:r>
        <w:t>• OCR nhập số đo pH và độ mặn, người dùng xác nhận; cảnh báo dựa trên bộ ngưỡng Chủ HTX nhập tại UC26.</w:t>
      </w:r>
    </w:p>
    <w:p w14:paraId="1180C131">
      <w:r>
        <w:t>• Cân gộp tại cảng, thương lái xác nhận khối lượng, hai bên chốt giá thị trường, bàn giao (kể cả khi mất mạng) và thanh toán ngay hoặc ghi công nợ.</w:t>
      </w:r>
    </w:p>
    <w:p w14:paraId="4DE18D9E">
      <w:r>
        <w:t>• Khiếu nại, giảm giá, trả hàng, bán lại hàng trả theo đơn mới và hoàn tiền thực tế; truy xuất cùng QR nguồn qua nhiều giao dịch.</w:t>
      </w:r>
    </w:p>
    <w:p w14:paraId="4F9966DB">
      <w:r>
        <w:t>• Lương tháng nhân viên chính thức; lao động thời vụ theo ngày và thanh toán qua người nhận khoán trung gian.</w:t>
      </w:r>
    </w:p>
    <w:p w14:paraId="10A60A8B">
      <w:r>
        <w:t>• Khoán việc: giao việc cho người nhận khoán với số tiền khoán, nghiệm thu rồi trả qua người nhận khoán (UC56, UC57, UC59).</w:t>
      </w:r>
    </w:p>
    <w:p w14:paraId="1940889A">
      <w:r>
        <w:t>• Vật tư bè (phao, dây dọc, dây ngang): ghi phiếu khi tạo bè và khi thay thế, xem số vật tư và chi phí theo bè, vùng, chu kỳ (UC76, UC77).</w:t>
      </w:r>
    </w:p>
    <w:p w14:paraId="22857682">
      <w:r>
        <w:t>• Danh mục trạng thái và chuyển trạng thái được phép của các entity (I.3.4); Quản trị hệ thống chỉ sửa nhãn hiển thị.</w:t>
      </w:r>
    </w:p>
    <w:p w14:paraId="62C86202">
      <w:r>
        <w:t>Ngoài phạm vi:</w:t>
      </w:r>
    </w:p>
    <w:p w14:paraId="20283926">
      <w:r>
        <w:t>• Không có kho thành phẩm, phân bổ hàng đã thu sẵn cho đơn hoặc bán không có đơn trước.</w:t>
      </w:r>
    </w:p>
    <w:p w14:paraId="17A05C12">
      <w:r>
        <w:t>• Không quản lý vận chuyển đến địa chỉ thương lái, chuỗi lạnh sau khi nhận tại cảng hoặc tồn kho bán lẻ.</w:t>
      </w:r>
    </w:p>
    <w:p w14:paraId="54783E2A">
      <w:r>
        <w:t>• Không định danh từng dây nhỏ treo hàu; không suy kg của từng bè khi chỉ cân gộp một lần.</w:t>
      </w:r>
    </w:p>
    <w:p w14:paraId="1ECD8836">
      <w:r>
        <w:t>• Không có bảng giá tham khảo, duyệt sẵn sàng thu hoạch riêng, phân loại sản lượng sau thu hoặc bán trực tiếp không có đơn.</w:t>
      </w:r>
    </w:p>
    <w:p w14:paraId="594D7683">
      <w:r>
        <w:t>• Không cam kết đồng bộ thời gian thực với cổng truy xuất quốc gia khi chưa có API/tài khoản được cấp; không phát hành hóa đơn điện tử pháp định hoặc tính thuế/bảo hiểm tiền lương.</w:t>
      </w:r>
    </w:p>
    <w:p w14:paraId="0711AC47">
      <w:r>
        <w:t>• Không có kho vật tư, nhập xuất tồn, đơn mua và duyệt mua, nhà cung cấp vật tư, sửa chữa vật tư, khấu hao hay giá vốn kế toán; công thay thế phao, dây (nếu thuê thời vụ) ghi ở UC56, UC57.</w:t>
      </w:r>
    </w:p>
    <w:p w14:paraId="05E2A5C1">
      <w:r>
        <w:t>Quyết định nghiệp vụ còn mở: rà soát nghĩa vụ pháp lý về dữ liệu cá nhân (NFR-11), các dòng ở V.3.2 ghi người quyết là Chủ HTX hoặc Nhóm và các câu hỏi CX-UC chưa đóng. Dòng ghi “Nhóm quyết khi thiết kế kỹ thuật” là chi tiết thiết kế, chốt ở SDS, không đổi hành vi nghiệp vụ trong SRS.</w:t>
      </w:r>
    </w:p>
    <w:p w14:paraId="107B7930">
      <w:pPr>
        <w:pStyle w:val="4"/>
      </w:pPr>
      <w:bookmarkStart w:id="493" w:name="_Toc22147"/>
      <w:bookmarkStart w:id="494" w:name="_Toc6203"/>
      <w:r>
        <w:t>3.1 Acceptance criteria</w:t>
      </w:r>
      <w:bookmarkEnd w:id="493"/>
      <w:bookmarkEnd w:id="494"/>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25"/>
        <w:gridCol w:w="4525"/>
      </w:tblGrid>
      <w:tr w14:paraId="27859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525" w:type="dxa"/>
          </w:tcPr>
          <w:p w14:paraId="3D5622E8">
            <w:pPr>
              <w:spacing w:after="0" w:line="240" w:lineRule="auto"/>
            </w:pPr>
            <w:r>
              <w:t>ID / phạm vi</w:t>
            </w:r>
          </w:p>
        </w:tc>
        <w:tc>
          <w:tcPr>
            <w:tcW w:w="4525" w:type="dxa"/>
          </w:tcPr>
          <w:p w14:paraId="5CCE9559">
            <w:pPr>
              <w:spacing w:after="0" w:line="240" w:lineRule="auto"/>
            </w:pPr>
            <w:r>
              <w:t>Điều kiện kiểm tra</w:t>
            </w:r>
          </w:p>
        </w:tc>
      </w:tr>
      <w:tr w14:paraId="7B0DB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57A30EA2">
            <w:pPr>
              <w:spacing w:after="0" w:line="240" w:lineRule="auto"/>
            </w:pPr>
            <w:r>
              <w:t>AC-01 / BF-01</w:t>
            </w:r>
          </w:p>
        </w:tc>
        <w:tc>
          <w:tcPr>
            <w:tcW w:w="4525" w:type="dxa"/>
          </w:tcPr>
          <w:p w14:paraId="0A12E8DB">
            <w:pPr>
              <w:spacing w:after="0" w:line="240" w:lineRule="auto"/>
            </w:pPr>
            <w:r>
              <w:t>Từ hệ thống chưa có HTX, Quản trị hệ thống tạo HTX sơ bộ/Chủ HTX UC72; Chủ HTX đăng nhập UC02, hoàn thiện UC09, tạo vùng UC15, định nghĩa vai trò UC12 và tạo tài khoản gán cặp khu – vai trò UC11. Tài khoản chỉ thấy chức năng và dữ liệu của khu được gán; tài khoản có hai cặp (Khu A – Quản lý khu, Khu C – Kế toán) có quyền khác nhau ở hai khu.</w:t>
            </w:r>
          </w:p>
        </w:tc>
      </w:tr>
      <w:tr w14:paraId="65F79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0A0B1FBB">
            <w:pPr>
              <w:spacing w:after="0" w:line="240" w:lineRule="auto"/>
            </w:pPr>
            <w:r>
              <w:t>AC-02 / UC11, UC12</w:t>
            </w:r>
          </w:p>
        </w:tc>
        <w:tc>
          <w:tcPr>
            <w:tcW w:w="4525" w:type="dxa"/>
          </w:tcPr>
          <w:p w14:paraId="253661F9">
            <w:pPr>
              <w:spacing w:after="0" w:line="240" w:lineRule="auto"/>
            </w:pPr>
            <w:r>
              <w:t>Sửa quyền của một vai trò áp dụng ngay cho mọi tài khoản giữ vai trò đó và được ghi audit; thu hồi một cặp khu – vai trò không ảnh hưởng cặp khác; khóa tài khoản vô hiệu các phiên đang mở.</w:t>
            </w:r>
          </w:p>
        </w:tc>
      </w:tr>
      <w:tr w14:paraId="12242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52DE45FA">
            <w:pPr>
              <w:spacing w:after="0" w:line="240" w:lineRule="auto"/>
            </w:pPr>
            <w:r>
              <w:t>AC-03 / UC18, UC31</w:t>
            </w:r>
          </w:p>
        </w:tc>
        <w:tc>
          <w:tcPr>
            <w:tcW w:w="4525" w:type="dxa"/>
          </w:tcPr>
          <w:p w14:paraId="2F7C8721">
            <w:pPr>
              <w:spacing w:after="0" w:line="240" w:lineRule="auto"/>
            </w:pPr>
            <w:r>
              <w:t>Tô một phần lối rồi thu tiếp ngày sau giữ hai lần lịch sử, không tô chồng phạm vi đã thu hoặc tạo kg từ màu.</w:t>
            </w:r>
          </w:p>
        </w:tc>
      </w:tr>
      <w:tr w14:paraId="0E7C8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33A2D172">
            <w:pPr>
              <w:spacing w:after="0" w:line="240" w:lineRule="auto"/>
            </w:pPr>
            <w:r>
              <w:t>AC-04 / UC26</w:t>
            </w:r>
          </w:p>
        </w:tc>
        <w:tc>
          <w:tcPr>
            <w:tcW w:w="4525" w:type="dxa"/>
          </w:tcPr>
          <w:p w14:paraId="074B4CF3">
            <w:pPr>
              <w:spacing w:after="0" w:line="240" w:lineRule="auto"/>
            </w:pPr>
            <w:r>
              <w:t>OCR đọc sai một chỉ số: người dùng sửa và xác nhận; trước xác nhận không xuất hiện trong thống kê/cảnh báo. Chủ HTX đổi ngưỡng không làm đổi cảnh báo cũ. Vùng quá 1 tháng chưa có chỉ số nước đã xác nhận thì có thông báo nhắc.</w:t>
            </w:r>
          </w:p>
        </w:tc>
      </w:tr>
      <w:tr w14:paraId="4C090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101D130B">
            <w:pPr>
              <w:spacing w:after="0" w:line="240" w:lineRule="auto"/>
            </w:pPr>
            <w:r>
              <w:t>AC-05 / UC30, UC31, UC32, UC45</w:t>
            </w:r>
          </w:p>
        </w:tc>
        <w:tc>
          <w:tcPr>
            <w:tcW w:w="4525" w:type="dxa"/>
          </w:tcPr>
          <w:p w14:paraId="403075C6">
            <w:pPr>
              <w:spacing w:after="0" w:line="240" w:lineRule="auto"/>
            </w:pPr>
            <w:r>
              <w:t>Một đơn lấy từ hai bè cùng vùng vẫn tạo một lô nguồn/QR và một số cân cảng gộp, không tự chia kg theo bè.</w:t>
            </w:r>
          </w:p>
        </w:tc>
      </w:tr>
      <w:tr w14:paraId="01F93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503E297F">
            <w:pPr>
              <w:spacing w:after="0" w:line="240" w:lineRule="auto"/>
            </w:pPr>
            <w:r>
              <w:t>AC-06 / UC43–UC45, UC48</w:t>
            </w:r>
          </w:p>
        </w:tc>
        <w:tc>
          <w:tcPr>
            <w:tcW w:w="4525" w:type="dxa"/>
          </w:tcPr>
          <w:p w14:paraId="760C033C">
            <w:pPr>
              <w:spacing w:after="0" w:line="240" w:lineRule="auto"/>
            </w:pPr>
            <w:r>
              <w:t>Đơn có sản phẩm/kg mục tiêu nhưng chưa có giá; sau cân cảng mới nhập giá. Chưa có cân hoặc chưa đồng ý giá thì không chốt bán. Số tiền cuối không phải bội số 1.000 VND bị chặn.</w:t>
            </w:r>
          </w:p>
        </w:tc>
      </w:tr>
      <w:tr w14:paraId="74BD3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6723E969">
            <w:pPr>
              <w:spacing w:after="0" w:line="240" w:lineRule="auto"/>
            </w:pPr>
            <w:r>
              <w:t>AC-07 / UC48–UC50</w:t>
            </w:r>
          </w:p>
        </w:tc>
        <w:tc>
          <w:tcPr>
            <w:tcW w:w="4525" w:type="dxa"/>
          </w:tcPr>
          <w:p w14:paraId="4AD64F91">
            <w:pPr>
              <w:spacing w:after="0" w:line="240" w:lineRule="auto"/>
            </w:pPr>
            <w:r>
              <w:t>Một bàn giao gọi chốt bán hai lần chỉ tạo một giao dịch; trả ngay ghi UC49, chưa trả giữ công nợ.</w:t>
            </w:r>
          </w:p>
        </w:tc>
      </w:tr>
      <w:tr w14:paraId="69AAA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0CDB04D2">
            <w:pPr>
              <w:spacing w:after="0" w:line="240" w:lineRule="auto"/>
            </w:pPr>
            <w:r>
              <w:t>AC-08 / UC51–UC54</w:t>
            </w:r>
          </w:p>
        </w:tc>
        <w:tc>
          <w:tcPr>
            <w:tcW w:w="4525" w:type="dxa"/>
          </w:tcPr>
          <w:p w14:paraId="31752BAE">
            <w:pPr>
              <w:spacing w:after="0" w:line="240" w:lineRule="auto"/>
            </w:pPr>
            <w:r>
              <w:t xml:space="preserve">Giảm 5% trên giao dịch còn </w:t>
            </w:r>
            <w:del w:id="3304" w:author="Claude" w:date="2026-10-08T00:00:00Z">
              <w:r>
                <w:delText xml:space="preserve">nợ</w:delText>
              </w:r>
            </w:del>
            <w:ins w:id="3305" w:author="Claude" w:date="2026-10-08T00:00:00Z">
              <w:r>
                <w:t xml:space="preserve">nợ, sau khi Chủ HTX duyệt,</w:t>
              </w:r>
            </w:ins>
            <w:r>
              <w:t xml:space="preserve"> làm giảm phải thu có chứng từ;</w:t>
            </w:r>
            <w:ins w:id="3303" w:author="Claude" w:date="2026-10-08T00:00:00Z">
              <w:r>
                <w:t xml:space="preserve"> điều chỉnh còn Nháp hoặc bị từ chối không đổi công nợ;</w:t>
              </w:r>
            </w:ins>
            <w:r>
              <w:t xml:space="preserve"> không tạo phiếu hoàn tiền nếu chưa trả tiền.</w:t>
            </w:r>
          </w:p>
        </w:tc>
      </w:tr>
      <w:tr w14:paraId="27C37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64993B68">
            <w:pPr>
              <w:spacing w:after="0" w:line="240" w:lineRule="auto"/>
            </w:pPr>
            <w:r>
              <w:t>AC-09 / UC43–UC45, UC52</w:t>
            </w:r>
          </w:p>
        </w:tc>
        <w:tc>
          <w:tcPr>
            <w:tcW w:w="4525" w:type="dxa"/>
          </w:tcPr>
          <w:p w14:paraId="2C702F97">
            <w:pPr>
              <w:spacing w:after="0" w:line="240" w:lineRule="auto"/>
            </w:pPr>
            <w:r>
              <w:t>Hàng trả bán cho người khác phải có đơn mới, QR cũ, phiếu cân cảng mới; lô thu hoạch gốc không tăng sản lượng; trang QR không hiện cân bán lại.</w:t>
            </w:r>
          </w:p>
        </w:tc>
      </w:tr>
      <w:tr w14:paraId="28011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1AD73164">
            <w:pPr>
              <w:spacing w:after="0" w:line="240" w:lineRule="auto"/>
            </w:pPr>
            <w:r>
              <w:t>AC-10 / UC55–UC61</w:t>
            </w:r>
          </w:p>
        </w:tc>
        <w:tc>
          <w:tcPr>
            <w:tcW w:w="4525" w:type="dxa"/>
          </w:tcPr>
          <w:p w14:paraId="6D490DDF">
            <w:pPr>
              <w:spacing w:after="0" w:line="240" w:lineRule="auto"/>
            </w:pPr>
            <w:r>
              <w:t>Hai người thời vụ cùng một ngày dưới một người nhận khoán có hai dòng tiền công; HTX thanh toán một khoản cho trung gian mà không đánh dấu đã chuyển trực tiếp cho từng người. Việc khoán 2.000.000 VND nghiệm thu đạt tạo một khoản phải trả 2.000.000 VND cho người nhận khoán, không có dòng chấm công từng người.</w:t>
            </w:r>
          </w:p>
        </w:tc>
      </w:tr>
      <w:tr w14:paraId="35639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291C193E">
            <w:pPr>
              <w:spacing w:after="0" w:line="240" w:lineRule="auto"/>
            </w:pPr>
            <w:r>
              <w:t>AC-11 / UC32–UC37, UC40</w:t>
            </w:r>
          </w:p>
        </w:tc>
        <w:tc>
          <w:tcPr>
            <w:tcW w:w="4525" w:type="dxa"/>
          </w:tcPr>
          <w:p w14:paraId="5027F654">
            <w:pPr>
              <w:spacing w:after="0" w:line="240" w:lineRule="auto"/>
            </w:pPr>
            <w:r>
              <w:t>Một QR nguồn truy nội bộ được cả người mua đầu, trả hàng và người mua sau; trang QR công khai không lộ tên, giá, công nợ hoặc lịch sử trả hàng.</w:t>
            </w:r>
          </w:p>
        </w:tc>
      </w:tr>
      <w:tr w14:paraId="241F0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7AFABF63">
            <w:pPr>
              <w:spacing w:after="0" w:line="240" w:lineRule="auto"/>
            </w:pPr>
            <w:r>
              <w:t>AC-12 / UC45, UC48, UC32, UC70</w:t>
            </w:r>
          </w:p>
        </w:tc>
        <w:tc>
          <w:tcPr>
            <w:tcW w:w="4525" w:type="dxa"/>
          </w:tcPr>
          <w:p w14:paraId="4236E180">
            <w:pPr>
              <w:spacing w:after="0" w:line="240" w:lineRule="auto"/>
            </w:pPr>
            <w:r>
              <w:t>Cảng mất mạng: bàn giao và chốt sale trên thiết bị; khi có mạng, đồng bộ chỉ tạo một sale, rồi rà, công bố và gửi QR cho thương lái.</w:t>
            </w:r>
          </w:p>
        </w:tc>
      </w:tr>
      <w:tr w14:paraId="43BD8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25BECDD7">
            <w:pPr>
              <w:spacing w:after="0" w:line="240" w:lineRule="auto"/>
            </w:pPr>
            <w:r>
              <w:t>AC-13 / UC26, UC27</w:t>
            </w:r>
          </w:p>
        </w:tc>
        <w:tc>
          <w:tcPr>
            <w:tcW w:w="4525" w:type="dxa"/>
          </w:tcPr>
          <w:p w14:paraId="61CA0FED">
            <w:pPr>
              <w:spacing w:after="0" w:line="240" w:lineRule="auto"/>
            </w:pPr>
            <w:r>
              <w:t>Một đoạn lối bị ghi “Loại bỏ đoạn lối”, các đoạn còn lại đã thu hết: chu kỳ đóng được; nếu còn đoạn chưa thu và chưa loại bỏ thì bị chặn.</w:t>
            </w:r>
          </w:p>
        </w:tc>
      </w:tr>
    </w:tbl>
    <w:p w14:paraId="0EEC6435"/>
    <w:p w14:paraId="11C372A4">
      <w:pPr>
        <w:pStyle w:val="4"/>
      </w:pPr>
      <w:bookmarkStart w:id="495" w:name="_Toc9591"/>
      <w:bookmarkStart w:id="496" w:name="_Toc25143"/>
      <w:r>
        <w:t>3.2 Điểm cần xác nhận trong đặc tả UC</w:t>
      </w:r>
      <w:bookmarkEnd w:id="495"/>
      <w:bookmarkEnd w:id="496"/>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25"/>
        <w:gridCol w:w="4525"/>
      </w:tblGrid>
      <w:tr w14:paraId="7ABF9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525" w:type="dxa"/>
          </w:tcPr>
          <w:p w14:paraId="09037262">
            <w:pPr>
              <w:spacing w:after="0" w:line="240" w:lineRule="auto"/>
            </w:pPr>
            <w:r>
              <w:t>UC</w:t>
            </w:r>
          </w:p>
        </w:tc>
        <w:tc>
          <w:tcPr>
            <w:tcW w:w="4525" w:type="dxa"/>
          </w:tcPr>
          <w:p w14:paraId="413BF02B">
            <w:pPr>
              <w:spacing w:after="0" w:line="240" w:lineRule="auto"/>
            </w:pPr>
            <w:r>
              <w:t>Nội dung cần xác nhận / người quyết</w:t>
            </w:r>
          </w:p>
        </w:tc>
      </w:tr>
      <w:tr w14:paraId="71A11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7F5D0F84">
            <w:pPr>
              <w:spacing w:after="0" w:line="240" w:lineRule="auto"/>
            </w:pPr>
            <w:r>
              <w:t>UC02</w:t>
            </w:r>
          </w:p>
        </w:tc>
        <w:tc>
          <w:tcPr>
            <w:tcW w:w="4525" w:type="dxa"/>
          </w:tcPr>
          <w:p w14:paraId="3E330F76">
            <w:pPr>
              <w:spacing w:after="0" w:line="240" w:lineRule="auto"/>
            </w:pPr>
            <w:r>
              <w:t xml:space="preserve">Đã chốt 06/10/2026: tài khoản nội bộ đăng nhập bằng tên đăng nhập hoặc số điện thoại; thời hạn phiên và khóa tạm khi sai mật khẩu đã chốt, chi tiết ở SDS. 07/10/2026: thêm email đã xác minh làm định danh đăng nhập; nhân viên quên mật khẩu tự khôi phục ở UC03 như thương lái, Chủ HTX. 07/10/2026: tài khoản thương lái, nhân viên chưa có số điện thoại đã xác minh phải thêm hoặc xác minh số ngay sau khi đăng nhập (nhánh 3a, </w:t>
              <w:fldChar w:fldCharType="begin"/>
              <w:instrText xml:space="preserve"> HYPERLINK \l "MSG67" \o "MSG67 (Cảnh báo): Tài khoản của bạn cần số điện thoại đã xác minh để tiếp tục sử dụng OMTS. Vui lòng nhập hoặc xác nhận số điện thoại và nhập mã xác minh gửi qua SMS." </w:instrText>
              <w:fldChar w:fldCharType="separate"/>
              <w:t>MSG67</w:t>
              <w:fldChar w:fldCharType="end"/>
              <w:t>).</w:t>
            </w:r>
          </w:p>
        </w:tc>
      </w:tr>
      <w:tr w14:paraId="29D0A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14329570">
            <w:pPr>
              <w:spacing w:after="0" w:line="240" w:lineRule="auto"/>
            </w:pPr>
            <w:r>
              <w:t>UC07</w:t>
            </w:r>
          </w:p>
        </w:tc>
        <w:tc>
          <w:tcPr>
            <w:tcW w:w="4525" w:type="dxa"/>
          </w:tcPr>
          <w:p w14:paraId="625DC8CB">
            <w:pPr>
              <w:spacing w:after="0" w:line="240" w:lineRule="auto"/>
            </w:pPr>
            <w:r>
              <w:t>Nhóm quyết khi thiết kế kỹ thuật: Cách vô hiệu hóa phiên máy chủ khi thiết bị offline cần đặc tả bảo mật kỹ thuật.</w:t>
            </w:r>
          </w:p>
        </w:tc>
      </w:tr>
      <w:tr w14:paraId="71C08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31DD552D">
            <w:pPr>
              <w:spacing w:after="0" w:line="240" w:lineRule="auto"/>
            </w:pPr>
            <w:r>
              <w:t>UC08</w:t>
            </w:r>
          </w:p>
        </w:tc>
        <w:tc>
          <w:tcPr>
            <w:tcW w:w="4525" w:type="dxa"/>
          </w:tcPr>
          <w:p w14:paraId="6612BEF4">
            <w:pPr>
              <w:spacing w:after="0" w:line="240" w:lineRule="auto"/>
            </w:pPr>
            <w:r>
              <w:t>Đã chốt 06/10/2026: mã 6 chữ số, hiệu lực 5 phút, tối đa 5 lần nhập sai, 3 lần gửi, cách nhau ít nhất 60 giây. Còn chọn: nhà cung cấp SMS, email. 07/10/2026: UC08 xác minh cả email; mã gửi qua email dùng cùng tham số với mã SMS; UC08 mở rộng UC02 để xác minh số điện thoại sau đăng nhập.</w:t>
            </w:r>
          </w:p>
        </w:tc>
      </w:tr>
      <w:tr w14:paraId="7D25A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64EA351C">
            <w:pPr>
              <w:spacing w:after="0" w:line="240" w:lineRule="auto"/>
            </w:pPr>
            <w:r>
              <w:t>UC68</w:t>
            </w:r>
          </w:p>
        </w:tc>
        <w:tc>
          <w:tcPr>
            <w:tcW w:w="4525" w:type="dxa"/>
          </w:tcPr>
          <w:p w14:paraId="3DB68133">
            <w:pPr>
              <w:spacing w:after="0" w:line="240" w:lineRule="auto"/>
            </w:pPr>
            <w:r>
              <w:t>Nhóm quyết khi thiết kế kỹ thuật: SRS không ấn định lưu tệp xuất bao lâu và có ghi sự kiện xuất vào audit hay không.</w:t>
            </w:r>
          </w:p>
        </w:tc>
      </w:tr>
      <w:tr w14:paraId="22389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74E57F05">
            <w:pPr>
              <w:spacing w:after="0" w:line="240" w:lineRule="auto"/>
            </w:pPr>
            <w:r>
              <w:t>UC69</w:t>
            </w:r>
          </w:p>
        </w:tc>
        <w:tc>
          <w:tcPr>
            <w:tcW w:w="4525" w:type="dxa"/>
          </w:tcPr>
          <w:p w14:paraId="6DA079C7">
            <w:pPr>
              <w:spacing w:after="0" w:line="240" w:lineRule="auto"/>
            </w:pPr>
            <w:r>
              <w:t>Nhóm quyết khi thiết kế kỹ thuật: Lịch chạy nhắc đo nước/hết hạn và quy tắc gom trùng thông báo chưa được SRS mô tả.</w:t>
            </w:r>
          </w:p>
        </w:tc>
      </w:tr>
      <w:tr w14:paraId="7B1F4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15CF9032">
            <w:pPr>
              <w:spacing w:after="0" w:line="240" w:lineRule="auto"/>
            </w:pPr>
            <w:r>
              <w:t>UC70</w:t>
            </w:r>
          </w:p>
        </w:tc>
        <w:tc>
          <w:tcPr>
            <w:tcW w:w="4525" w:type="dxa"/>
          </w:tcPr>
          <w:p w14:paraId="3807DA74">
            <w:pPr>
              <w:spacing w:after="0" w:line="240" w:lineRule="auto"/>
            </w:pPr>
            <w:r>
              <w:t>Nhóm quyết khi thiết kế kỹ thuật: Điều kiện đủ để gửi Zalo OA và mẫu chứng từ cụ thể phụ thuộc cấu hình/chính sách chưa chốt; email được xác minh ở UC05 (BR-31).</w:t>
            </w:r>
          </w:p>
        </w:tc>
      </w:tr>
      <w:tr w14:paraId="3ECFB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7F3C3F81">
            <w:pPr>
              <w:spacing w:after="0" w:line="240" w:lineRule="auto"/>
            </w:pPr>
            <w:r>
              <w:t>UC71</w:t>
            </w:r>
          </w:p>
        </w:tc>
        <w:tc>
          <w:tcPr>
            <w:tcW w:w="4525" w:type="dxa"/>
          </w:tcPr>
          <w:p w14:paraId="02105BFF">
            <w:pPr>
              <w:spacing w:after="0" w:line="240" w:lineRule="auto"/>
            </w:pPr>
            <w:r>
              <w:t>Nhóm quyết khi thiết kế kỹ thuật: SRS chưa định nghĩa trạng thái chuẩn của từng nhà cung cấp hoặc số lần/thời gian retry; phải ánh xạ theo khả năng thực tế.</w:t>
            </w:r>
          </w:p>
        </w:tc>
      </w:tr>
      <w:tr w14:paraId="1BC72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7DD388AF">
            <w:pPr>
              <w:spacing w:after="0" w:line="240" w:lineRule="auto"/>
            </w:pPr>
            <w:r>
              <w:t>UC73</w:t>
            </w:r>
          </w:p>
        </w:tc>
        <w:tc>
          <w:tcPr>
            <w:tcW w:w="4525" w:type="dxa"/>
          </w:tcPr>
          <w:p w14:paraId="13C557CD">
            <w:pPr>
              <w:spacing w:after="0" w:line="240" w:lineRule="auto"/>
            </w:pPr>
            <w:r>
              <w:t>Nhóm quyết khi thiết kế kỹ thuật: Bộ tham số cụ thể, cách lưu secret và cơ chế rollback cấu hình chưa được SRS quy định.</w:t>
            </w:r>
          </w:p>
        </w:tc>
      </w:tr>
      <w:tr w14:paraId="033EE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296C87C7">
            <w:pPr>
              <w:spacing w:after="0" w:line="240" w:lineRule="auto"/>
            </w:pPr>
            <w:r>
              <w:t>UC75</w:t>
            </w:r>
          </w:p>
        </w:tc>
        <w:tc>
          <w:tcPr>
            <w:tcW w:w="4525" w:type="dxa"/>
          </w:tcPr>
          <w:p w14:paraId="65A5C3AA">
            <w:pPr>
              <w:spacing w:after="0" w:line="240" w:lineRule="auto"/>
            </w:pPr>
            <w:r>
              <w:t>Nhóm quyết khi thiết kế kỹ thuật: Thời gian lưu nhật ký theo NFR-02 (tối thiểu 5 năm); mức che dữ liệu nhạy cảm và hành động bắt buộc audit ngoài danh sách ở NFR-02 chốt ở SDS.</w:t>
            </w:r>
          </w:p>
        </w:tc>
      </w:tr>
      <w:tr w14:paraId="0379F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4DF5C2D8">
            <w:pPr>
              <w:spacing w:after="0" w:line="240" w:lineRule="auto"/>
            </w:pPr>
            <w:r>
              <w:t>UC10</w:t>
            </w:r>
          </w:p>
        </w:tc>
        <w:tc>
          <w:tcPr>
            <w:tcW w:w="4525" w:type="dxa"/>
          </w:tcPr>
          <w:p w14:paraId="29C5E63D">
            <w:pPr>
              <w:spacing w:after="0" w:line="240" w:lineRule="auto"/>
            </w:pPr>
            <w:del w:id="3312" w:author="Claude" w:date="2026-10-08T00:00:00Z">
              <w:r>
                <w:delText xml:space="preserve">Nhóm/Chủ</w:delText>
              </w:r>
            </w:del>
            <w:ins w:id="3313" w:author="Claude" w:date="2026-10-08T00:00:00Z">
              <w:r>
                <w:t xml:space="preserve">Đã</w:t>
              </w:r>
            </w:ins>
            <w:r>
              <w:t xml:space="preserve"> </w:t>
            </w:r>
            <w:del w:id="3310" w:author="Claude" w:date="2026-10-08T00:00:00Z">
              <w:r>
                <w:delText xml:space="preserve">HTX:</w:delText>
              </w:r>
            </w:del>
            <w:ins w:id="3311" w:author="Claude" w:date="2026-10-08T00:00:00Z">
              <w:r>
                <w:t xml:space="preserve">chốt:</w:t>
              </w:r>
            </w:ins>
            <w:r>
              <w:t xml:space="preserve"> danh mục tình trạng làm </w:t>
            </w:r>
            <w:del w:id="3308" w:author="Claude" w:date="2026-10-08T00:00:00Z">
              <w:r>
                <w:delText xml:space="preserve">việc.</w:delText>
              </w:r>
            </w:del>
            <w:ins w:id="3309" w:author="Claude" w:date="2026-10-08T00:00:00Z">
              <w:r>
                <w:t xml:space="preserve">việc gồm Đang làm,</w:t>
              </w:r>
            </w:ins>
            <w:r>
              <w:t xml:space="preserve"> Đã </w:t>
            </w:r>
            <w:del w:id="3306" w:author="Claude" w:date="2026-10-08T00:00:00Z">
              <w:r>
                <w:delText xml:space="preserve">chốt</w:delText>
              </w:r>
            </w:del>
            <w:ins w:id="3307" w:author="Claude" w:date="2026-10-08T00:00:00Z">
              <w:r>
                <w:t xml:space="preserve">nghỉ (mục 3.4).</w:t>
              </w:r>
            </w:ins>
            <w:r>
              <w:t xml:space="preserve"> 07/10/2026: mọi nhân viên có số điện thoại đã xác minh.</w:t>
            </w:r>
          </w:p>
        </w:tc>
      </w:tr>
      <w:tr w14:paraId="4F953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588F9906">
            <w:pPr>
              <w:spacing w:after="0" w:line="240" w:lineRule="auto"/>
            </w:pPr>
            <w:r>
              <w:t>UC11</w:t>
            </w:r>
          </w:p>
        </w:tc>
        <w:tc>
          <w:tcPr>
            <w:tcW w:w="4525" w:type="dxa"/>
          </w:tcPr>
          <w:p w14:paraId="7ADC66FF">
            <w:pPr>
              <w:spacing w:after="0" w:line="240" w:lineRule="auto"/>
            </w:pPr>
            <w:r>
              <w:t>Đã chốt 06/10/2026: một khu có thể có nhiều tài khoản cùng vai trò Quản lý khu; mật khẩu tạm 10 ký tự, hiệu lực 24 giờ, buộc đổi khi đăng nhập. 07/10/2026: nhân viên xác minh số do Chủ HTX nhập bằng mã SMS ở lần đăng nhập đầu.</w:t>
            </w:r>
          </w:p>
        </w:tc>
      </w:tr>
      <w:tr w14:paraId="1BAB1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1AA0A3B4">
            <w:pPr>
              <w:spacing w:after="0" w:line="240" w:lineRule="auto"/>
            </w:pPr>
            <w:r>
              <w:t>UC12</w:t>
            </w:r>
          </w:p>
        </w:tc>
        <w:tc>
          <w:tcPr>
            <w:tcW w:w="4525" w:type="dxa"/>
          </w:tcPr>
          <w:p w14:paraId="39B4B800">
            <w:pPr>
              <w:spacing w:after="0" w:line="240" w:lineRule="auto"/>
            </w:pPr>
            <w:r>
              <w:t>Đã chốt 06/10/2026: Xem bắt buộc khi có Tạo/Sửa/Xóa/khác; danh mục chức năng nhóm Xác thực và Hợp tác xã theo SDS v1.1, các nhóm khác bổ sung khi thiết kế.</w:t>
            </w:r>
          </w:p>
        </w:tc>
      </w:tr>
      <w:tr w14:paraId="7173A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275F6829">
            <w:pPr>
              <w:spacing w:after="0" w:line="240" w:lineRule="auto"/>
            </w:pPr>
            <w:r>
              <w:t>UC26</w:t>
            </w:r>
          </w:p>
        </w:tc>
        <w:tc>
          <w:tcPr>
            <w:tcW w:w="4525" w:type="dxa"/>
          </w:tcPr>
          <w:p w14:paraId="029550F8">
            <w:pPr>
              <w:spacing w:after="0" w:line="240" w:lineRule="auto"/>
            </w:pPr>
            <w:r>
              <w:t>Nhóm: ngày trong tháng bắt đầu tính quá hạn đo nước. Đã chốt 04/10/2026: OCR dùng dịch vụ ngoài (Dịch vụ OCR, API-11).</w:t>
            </w:r>
          </w:p>
        </w:tc>
      </w:tr>
      <w:tr w14:paraId="088EC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72D994F0">
            <w:pPr>
              <w:spacing w:after="0" w:line="240" w:lineRule="auto"/>
            </w:pPr>
            <w:r>
              <w:t>UC44</w:t>
            </w:r>
          </w:p>
        </w:tc>
        <w:tc>
          <w:tcPr>
            <w:tcW w:w="4525" w:type="dxa"/>
          </w:tcPr>
          <w:p w14:paraId="7CF5D905">
            <w:pPr>
              <w:spacing w:after="0" w:line="240" w:lineRule="auto"/>
            </w:pPr>
            <w:r>
              <w:t>Chủ HTX: mỗi đơn có đúng một khu phụ trách (giả định trong ERD) để giới hạn quyền bán hàng theo khu.</w:t>
            </w:r>
          </w:p>
        </w:tc>
      </w:tr>
      <w:tr w14:paraId="23420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085025C9">
            <w:pPr>
              <w:spacing w:after="0" w:line="240" w:lineRule="auto"/>
            </w:pPr>
            <w:r>
              <w:t>UC43–UC48</w:t>
            </w:r>
          </w:p>
        </w:tc>
        <w:tc>
          <w:tcPr>
            <w:tcW w:w="4525" w:type="dxa"/>
          </w:tcPr>
          <w:p w14:paraId="726D1078">
            <w:pPr>
              <w:spacing w:after="0" w:line="240" w:lineRule="auto"/>
            </w:pPr>
            <w:r>
              <w:t>Nhóm: điều kiện tài khoản Zalo OA, mẫu tin gửi thông tin đơn đã xác nhận và QR thanh toán. QR thanh toán do OMTS tạo theo chuẩn VietQR, không dùng cổng thanh toán.</w:t>
            </w:r>
          </w:p>
        </w:tc>
      </w:tr>
      <w:tr w14:paraId="138F1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387F7351">
            <w:pPr>
              <w:spacing w:after="0" w:line="240" w:lineRule="auto"/>
            </w:pPr>
            <w:r>
              <w:t>UC08, UC73</w:t>
            </w:r>
          </w:p>
        </w:tc>
        <w:tc>
          <w:tcPr>
            <w:tcW w:w="4525" w:type="dxa"/>
          </w:tcPr>
          <w:p w14:paraId="6E4FDDB2">
            <w:pPr>
              <w:spacing w:after="0" w:line="240" w:lineRule="auto"/>
            </w:pPr>
            <w:r>
              <w:t>Giảng viên/nhóm: chấp nhận đặc tả phiên đăng nhập, OTP và cấu hình nền tảng ở SDS thay vì trong mô hình khái niệm của SRS.</w:t>
            </w:r>
          </w:p>
        </w:tc>
      </w:tr>
    </w:tbl>
    <w:p w14:paraId="2AD5732A"/>
    <w:p w14:paraId="731A70B5">
      <w:pPr>
        <w:keepNext/>
        <w:spacing w:before="120" w:after="40"/>
      </w:pPr>
      <w:r>
        <w:rPr>
          <w:b/>
        </w:rPr>
        <w:t>Bổ sung 03/10/2026 đến 06/10/2026</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0"/>
        <w:gridCol w:w="2000"/>
        <w:gridCol w:w="5900"/>
      </w:tblGrid>
      <w:tr w14:paraId="1971A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100" w:type="dxa"/>
            <w:shd w:val="clear" w:color="auto" w:fill="DCE6F1"/>
          </w:tcPr>
          <w:p w14:paraId="3373AB65">
            <w:pPr>
              <w:spacing w:after="0" w:line="240" w:lineRule="auto"/>
            </w:pPr>
            <w:r>
              <w:rPr>
                <w:b/>
                <w:sz w:val="17"/>
                <w:szCs w:val="17"/>
              </w:rPr>
              <w:t>Mã</w:t>
            </w:r>
          </w:p>
        </w:tc>
        <w:tc>
          <w:tcPr>
            <w:tcW w:w="2000" w:type="dxa"/>
            <w:shd w:val="clear" w:color="auto" w:fill="DCE6F1"/>
          </w:tcPr>
          <w:p w14:paraId="6F855A9B">
            <w:pPr>
              <w:spacing w:after="0" w:line="240" w:lineRule="auto"/>
            </w:pPr>
            <w:r>
              <w:rPr>
                <w:b/>
                <w:sz w:val="17"/>
                <w:szCs w:val="17"/>
              </w:rPr>
              <w:t>Nội dung</w:t>
            </w:r>
          </w:p>
        </w:tc>
        <w:tc>
          <w:tcPr>
            <w:tcW w:w="5900" w:type="dxa"/>
            <w:shd w:val="clear" w:color="auto" w:fill="DCE6F1"/>
          </w:tcPr>
          <w:p w14:paraId="3309EC06">
            <w:pPr>
              <w:spacing w:after="0" w:line="240" w:lineRule="auto"/>
            </w:pPr>
            <w:r>
              <w:rPr>
                <w:b/>
                <w:sz w:val="17"/>
                <w:szCs w:val="17"/>
              </w:rPr>
              <w:t>Cần xác nhận</w:t>
            </w:r>
          </w:p>
        </w:tc>
      </w:tr>
      <w:tr w14:paraId="64370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0" w:type="dxa"/>
          </w:tcPr>
          <w:p w14:paraId="08A11A37">
            <w:pPr>
              <w:spacing w:after="0" w:line="240" w:lineRule="auto"/>
            </w:pPr>
            <w:r>
              <w:rPr>
                <w:sz w:val="17"/>
                <w:szCs w:val="17"/>
              </w:rPr>
              <w:t>CX-UC-01</w:t>
            </w:r>
          </w:p>
        </w:tc>
        <w:tc>
          <w:tcPr>
            <w:tcW w:w="2000" w:type="dxa"/>
          </w:tcPr>
          <w:p w14:paraId="1DB64D08">
            <w:pPr>
              <w:spacing w:after="0" w:line="240" w:lineRule="auto"/>
            </w:pPr>
            <w:r>
              <w:rPr>
                <w:sz w:val="17"/>
                <w:szCs w:val="17"/>
              </w:rPr>
              <w:t>Form đặc tả UC</w:t>
            </w:r>
          </w:p>
        </w:tc>
        <w:tc>
          <w:tcPr>
            <w:tcW w:w="5900" w:type="dxa"/>
          </w:tcPr>
          <w:p w14:paraId="2A01B68D">
            <w:pPr>
              <w:spacing w:after="0" w:line="240" w:lineRule="auto"/>
            </w:pPr>
            <w:r>
              <w:rPr>
                <w:sz w:val="17"/>
                <w:szCs w:val="17"/>
              </w:rPr>
              <w:t>Bảng UC thêm 4 hàng so với mẫu Report 3 gốc: Trigger, Priority, Exception Flows, Business Rules / NFR (và Include / Extend khi có). Cần giảng viên xác nhận dùng form mở rộng.</w:t>
            </w:r>
          </w:p>
        </w:tc>
      </w:tr>
      <w:tr w14:paraId="01098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0" w:type="dxa"/>
          </w:tcPr>
          <w:p w14:paraId="25275392">
            <w:pPr>
              <w:spacing w:after="0" w:line="240" w:lineRule="auto"/>
            </w:pPr>
            <w:r>
              <w:rPr>
                <w:sz w:val="17"/>
                <w:szCs w:val="17"/>
              </w:rPr>
              <w:t>CX-UC-02</w:t>
            </w:r>
          </w:p>
        </w:tc>
        <w:tc>
          <w:tcPr>
            <w:tcW w:w="2000" w:type="dxa"/>
          </w:tcPr>
          <w:p w14:paraId="2D056835">
            <w:pPr>
              <w:spacing w:after="0" w:line="240" w:lineRule="auto"/>
            </w:pPr>
            <w:r>
              <w:rPr>
                <w:sz w:val="17"/>
                <w:szCs w:val="17"/>
              </w:rPr>
              <w:t>Priority</w:t>
            </w:r>
          </w:p>
        </w:tc>
        <w:tc>
          <w:tcPr>
            <w:tcW w:w="5900" w:type="dxa"/>
          </w:tcPr>
          <w:p w14:paraId="4A42B394">
            <w:pPr>
              <w:spacing w:after="0" w:line="240" w:lineRule="auto"/>
            </w:pPr>
            <w:r>
              <w:rPr>
                <w:sz w:val="17"/>
                <w:szCs w:val="17"/>
              </w:rPr>
              <w:t>Mức MoSCoW của 66 UC là đề xuất của nhóm soạn thảo theo vai trò của UC trong luồng chính; chờ nhóm và Chủ HTX duyệt khi chia sprint. Tới khi duyệt, Priority ở bảng UC ghi kèm “(đề xuất)”.</w:t>
            </w:r>
          </w:p>
        </w:tc>
      </w:tr>
      <w:tr w14:paraId="7DAE4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0" w:type="dxa"/>
          </w:tcPr>
          <w:p w14:paraId="0DD3734D">
            <w:pPr>
              <w:spacing w:after="0" w:line="240" w:lineRule="auto"/>
            </w:pPr>
            <w:r>
              <w:rPr>
                <w:sz w:val="17"/>
                <w:szCs w:val="17"/>
              </w:rPr>
              <w:t>CX-UC-03</w:t>
            </w:r>
          </w:p>
        </w:tc>
        <w:tc>
          <w:tcPr>
            <w:tcW w:w="2000" w:type="dxa"/>
          </w:tcPr>
          <w:p w14:paraId="38436E48">
            <w:pPr>
              <w:spacing w:after="0" w:line="240" w:lineRule="auto"/>
            </w:pPr>
            <w:r>
              <w:rPr>
                <w:sz w:val="17"/>
                <w:szCs w:val="17"/>
              </w:rPr>
              <w:t>UC06 cho Quản trị hệ thống (đã đóng)</w:t>
            </w:r>
          </w:p>
        </w:tc>
        <w:tc>
          <w:tcPr>
            <w:tcW w:w="5900" w:type="dxa"/>
          </w:tcPr>
          <w:p w14:paraId="4C0F965E">
            <w:pPr>
              <w:spacing w:after="0" w:line="240" w:lineRule="auto"/>
            </w:pPr>
            <w:r>
              <w:rPr>
                <w:sz w:val="17"/>
                <w:szCs w:val="17"/>
              </w:rPr>
              <w:t>Ma trận cho Quản trị hệ thống chỉnh tùy chọn thông báo của chính mình (UC06, †) vì UC06 nối trực tiếp với Quản trị hệ thống; cần xác nhận. Đã đóng 07/10/2026: giữ theo ma trận quyền hiện hành.</w:t>
            </w:r>
          </w:p>
        </w:tc>
      </w:tr>
      <w:tr w14:paraId="3C241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0" w:type="dxa"/>
          </w:tcPr>
          <w:p w14:paraId="083921E7">
            <w:pPr>
              <w:spacing w:after="0" w:line="240" w:lineRule="auto"/>
            </w:pPr>
            <w:r>
              <w:rPr>
                <w:sz w:val="17"/>
                <w:szCs w:val="17"/>
              </w:rPr>
              <w:t>CX-UC-04</w:t>
            </w:r>
          </w:p>
        </w:tc>
        <w:tc>
          <w:tcPr>
            <w:tcW w:w="2000" w:type="dxa"/>
          </w:tcPr>
          <w:p w14:paraId="39D49A81">
            <w:pPr>
              <w:spacing w:after="0" w:line="240" w:lineRule="auto"/>
            </w:pPr>
            <w:r>
              <w:rPr>
                <w:sz w:val="17"/>
                <w:szCs w:val="17"/>
              </w:rPr>
              <w:t>UC60 chỉ Chủ HTX (đã đóng)</w:t>
            </w:r>
          </w:p>
        </w:tc>
        <w:tc>
          <w:tcPr>
            <w:tcW w:w="5900" w:type="dxa"/>
          </w:tcPr>
          <w:p w14:paraId="761C7834">
            <w:pPr>
              <w:spacing w:after="0" w:line="240" w:lineRule="auto"/>
            </w:pPr>
            <w:r>
              <w:rPr>
                <w:sz w:val="17"/>
                <w:szCs w:val="17"/>
              </w:rPr>
              <w:t>Kế toán lập bảng ở UC59; chốt quyết toán UC60 chỉ do Chủ HTX. Cần xác nhận không có vai trò nào khác được chốt thay. Đã đóng 07/10/2026: giữ theo ma trận quyền hiện hành, chỉ Chủ HTX chốt UC60.</w:t>
            </w:r>
          </w:p>
        </w:tc>
      </w:tr>
      <w:tr w14:paraId="5207B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0" w:type="dxa"/>
          </w:tcPr>
          <w:p w14:paraId="3147635C">
            <w:pPr>
              <w:spacing w:after="0" w:line="240" w:lineRule="auto"/>
            </w:pPr>
            <w:r>
              <w:rPr>
                <w:sz w:val="17"/>
                <w:szCs w:val="17"/>
              </w:rPr>
              <w:t>CX-UC-05</w:t>
            </w:r>
          </w:p>
        </w:tc>
        <w:tc>
          <w:tcPr>
            <w:tcW w:w="2000" w:type="dxa"/>
          </w:tcPr>
          <w:p w14:paraId="48AFEB7F">
            <w:pPr>
              <w:spacing w:after="0" w:line="240" w:lineRule="auto"/>
            </w:pPr>
            <w:r>
              <w:rPr>
                <w:sz w:val="17"/>
                <w:szCs w:val="17"/>
              </w:rPr>
              <w:t>Thu ngân (đã đóng)</w:t>
            </w:r>
          </w:p>
        </w:tc>
        <w:tc>
          <w:tcPr>
            <w:tcW w:w="5900" w:type="dxa"/>
          </w:tcPr>
          <w:p w14:paraId="210E2865">
            <w:pPr>
              <w:spacing w:after="0" w:line="240" w:lineRule="auto"/>
            </w:pPr>
            <w:r>
              <w:rPr>
                <w:sz w:val="17"/>
                <w:szCs w:val="17"/>
              </w:rPr>
              <w:t xml:space="preserve">Vai trò mẫu Thu ngân (I.4.1) là ví dụ cấu hình; danh sách vai trò mẫu cuối cùng do Chủ HTX quyết định ở UC12. Đã chốt 07/10/2026: HTX không có thu ngân; bỏ vai trò mẫu Thu ngân, UC49</w:t>
            </w:r>
            <w:del w:id="3316" w:author="Claude" w:date="2026-10-08T00:00:00Z">
              <w:r>
                <w:rPr>
                  <w:sz w:val="17"/>
                  <w:szCs w:val="17"/>
                </w:rPr>
                <w:delText xml:space="preserve"> và UC70</w:delText>
              </w:r>
            </w:del>
            <w:r>
              <w:rPr>
                <w:sz w:val="17"/>
                <w:szCs w:val="17"/>
              </w:rPr>
              <w:t xml:space="preserve"> do Kế </w:t>
            </w:r>
            <w:del w:id="3314" w:author="Claude" w:date="2026-10-08T00:00:00Z">
              <w:r>
                <w:rPr>
                  <w:sz w:val="17"/>
                  <w:szCs w:val="17"/>
                </w:rPr>
                <w:delText xml:space="preserve">toán.</w:delText>
              </w:r>
            </w:del>
            <w:ins w:id="3315" w:author="Claude" w:date="2026-10-08T00:00:00Z">
              <w:r>
                <w:rPr>
                  <w:sz w:val="17"/>
                  <w:szCs w:val="17"/>
                </w:rPr>
                <w:t xml:space="preserve">toán (và Chủ HTX); UC70 theo ma trận quyền.</w:t>
              </w:r>
            </w:ins>
          </w:p>
        </w:tc>
      </w:tr>
      <w:tr w14:paraId="07F09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0" w:type="dxa"/>
          </w:tcPr>
          <w:p w14:paraId="774099A7">
            <w:pPr>
              <w:spacing w:after="0" w:line="240" w:lineRule="auto"/>
            </w:pPr>
            <w:r>
              <w:rPr>
                <w:sz w:val="17"/>
                <w:szCs w:val="17"/>
              </w:rPr>
              <w:t>CX-UC-06</w:t>
            </w:r>
          </w:p>
        </w:tc>
        <w:tc>
          <w:tcPr>
            <w:tcW w:w="2000" w:type="dxa"/>
          </w:tcPr>
          <w:p w14:paraId="5FB6A676">
            <w:pPr>
              <w:spacing w:after="0" w:line="240" w:lineRule="auto"/>
            </w:pPr>
            <w:r>
              <w:rPr>
                <w:sz w:val="17"/>
                <w:szCs w:val="17"/>
              </w:rPr>
              <w:t>Dịch vụ OCR (04/10/2026)</w:t>
            </w:r>
          </w:p>
        </w:tc>
        <w:tc>
          <w:tcPr>
            <w:tcW w:w="5900" w:type="dxa"/>
          </w:tcPr>
          <w:p w14:paraId="31EDFD5F">
            <w:pPr>
              <w:spacing w:after="0" w:line="240" w:lineRule="auto"/>
            </w:pPr>
            <w:r>
              <w:rPr>
                <w:sz w:val="17"/>
                <w:szCs w:val="17"/>
              </w:rPr>
              <w:t>Đã chốt dùng dịch vụ ngoài (API-11). Còn chọn: nhà cung cấp, ngưỡng tin cậy, điều khoản lưu giữ ảnh gửi đi.</w:t>
            </w:r>
          </w:p>
        </w:tc>
      </w:tr>
      <w:tr w14:paraId="562CD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0" w:type="dxa"/>
          </w:tcPr>
          <w:p w14:paraId="265F607E">
            <w:pPr>
              <w:spacing w:after="0" w:line="240" w:lineRule="auto"/>
            </w:pPr>
            <w:r>
              <w:rPr>
                <w:sz w:val="17"/>
                <w:szCs w:val="17"/>
              </w:rPr>
              <w:t>CX-UC-07</w:t>
            </w:r>
          </w:p>
        </w:tc>
        <w:tc>
          <w:tcPr>
            <w:tcW w:w="2000" w:type="dxa"/>
          </w:tcPr>
          <w:p w14:paraId="509084C8">
            <w:pPr>
              <w:spacing w:after="0" w:line="240" w:lineRule="auto"/>
            </w:pPr>
            <w:r>
              <w:rPr>
                <w:sz w:val="17"/>
                <w:szCs w:val="17"/>
              </w:rPr>
              <w:t>Thông báo đang có người sửa (NFR-13)</w:t>
            </w:r>
          </w:p>
        </w:tc>
        <w:tc>
          <w:tcPr>
            <w:tcW w:w="5900" w:type="dxa"/>
          </w:tcPr>
          <w:p w14:paraId="36319043">
            <w:pPr>
              <w:spacing w:after="0" w:line="240" w:lineRule="auto"/>
            </w:pPr>
            <w:r>
              <w:rPr>
                <w:sz w:val="17"/>
                <w:szCs w:val="17"/>
              </w:rPr>
              <w:t>Thời gian tự hết dấu hiệu (đề xuất 5 phút) và danh sách form áp dụng chốt khi thiết kế (SDS).</w:t>
            </w:r>
          </w:p>
        </w:tc>
      </w:tr>
      <w:tr w14:paraId="75069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0" w:type="dxa"/>
          </w:tcPr>
          <w:p w14:paraId="2F8FF8E4">
            <w:pPr>
              <w:spacing w:after="0" w:line="240" w:lineRule="auto"/>
            </w:pPr>
            <w:r>
              <w:rPr>
                <w:sz w:val="17"/>
                <w:szCs w:val="17"/>
              </w:rPr>
              <w:t>CX-UC-08</w:t>
            </w:r>
          </w:p>
        </w:tc>
        <w:tc>
          <w:tcPr>
            <w:tcW w:w="2000" w:type="dxa"/>
          </w:tcPr>
          <w:p w14:paraId="2449BCF7">
            <w:pPr>
              <w:spacing w:after="0" w:line="240" w:lineRule="auto"/>
            </w:pPr>
            <w:r>
              <w:rPr>
                <w:sz w:val="17"/>
                <w:szCs w:val="17"/>
              </w:rPr>
              <w:t>Vật tư bè (05/10/2026)</w:t>
            </w:r>
          </w:p>
        </w:tc>
        <w:tc>
          <w:tcPr>
            <w:tcW w:w="5900" w:type="dxa"/>
          </w:tcPr>
          <w:p w14:paraId="3E7833B8">
            <w:pPr>
              <w:spacing w:after="0" w:line="240" w:lineRule="auto"/>
            </w:pPr>
            <w:r>
              <w:rPr>
                <w:sz w:val="17"/>
                <w:szCs w:val="17"/>
              </w:rPr>
              <w:t>Đơn vị dây (sợi hay mét) và việc ghi công thay thế: SRS ghi theo sợi, công thay thế nếu thuê thời vụ ghi ở UC56, UC57. Cần nhóm xác nhận.</w:t>
            </w:r>
          </w:p>
        </w:tc>
      </w:tr>
      <w:tr w14:paraId="17D14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0" w:type="dxa"/>
          </w:tcPr>
          <w:p w14:paraId="72FDD3C3">
            <w:pPr>
              <w:spacing w:after="0" w:line="240" w:lineRule="auto"/>
            </w:pPr>
            <w:r>
              <w:rPr>
                <w:sz w:val="17"/>
                <w:szCs w:val="17"/>
              </w:rPr>
              <w:t>CX-UC-09</w:t>
            </w:r>
          </w:p>
        </w:tc>
        <w:tc>
          <w:tcPr>
            <w:tcW w:w="2000" w:type="dxa"/>
          </w:tcPr>
          <w:p w14:paraId="7E740B46">
            <w:pPr>
              <w:spacing w:after="0" w:line="240" w:lineRule="auto"/>
            </w:pPr>
            <w:r>
              <w:rPr>
                <w:sz w:val="17"/>
                <w:szCs w:val="17"/>
              </w:rPr>
              <w:t>Danh mục trạng thái (05/10/2026)</w:t>
            </w:r>
          </w:p>
        </w:tc>
        <w:tc>
          <w:tcPr>
            <w:tcW w:w="5900" w:type="dxa"/>
          </w:tcPr>
          <w:p w14:paraId="6A3C24CE">
            <w:pPr>
              <w:spacing w:after="0" w:line="240" w:lineRule="auto"/>
            </w:pPr>
            <w:r>
              <w:rPr>
                <w:sz w:val="17"/>
                <w:szCs w:val="17"/>
              </w:rPr>
              <w:t>Giá trị nhóm A đã duyệt 05/10. OysterSeedType được thêm vào nhóm USAGE (đề xuất ghi 8 entity) vì UC20 cho ngừng dùng giống như sản phẩm; điều kiện chặn Ngừng dùng của nhóm B (3.4.3) là đề xuất, cần xác nhận.</w:t>
            </w:r>
          </w:p>
        </w:tc>
      </w:tr>
      <w:tr w14:paraId="558A2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0" w:type="dxa"/>
          </w:tcPr>
          <w:p w14:paraId="2AF6F720">
            <w:pPr>
              <w:spacing w:after="0" w:line="240" w:lineRule="auto"/>
            </w:pPr>
            <w:r>
              <w:rPr>
                <w:sz w:val="17"/>
                <w:szCs w:val="17"/>
              </w:rPr>
              <w:t>CX-UC-10</w:t>
            </w:r>
          </w:p>
        </w:tc>
        <w:tc>
          <w:tcPr>
            <w:tcW w:w="2000" w:type="dxa"/>
          </w:tcPr>
          <w:p w14:paraId="35FE4C80">
            <w:pPr>
              <w:spacing w:after="0" w:line="240" w:lineRule="auto"/>
            </w:pPr>
            <w:r>
              <w:rPr>
                <w:sz w:val="17"/>
                <w:szCs w:val="17"/>
              </w:rPr>
              <w:t>Quyết định 06/10/2026</w:t>
            </w:r>
          </w:p>
        </w:tc>
        <w:tc>
          <w:tcPr>
            <w:tcW w:w="5900" w:type="dxa"/>
          </w:tcPr>
          <w:p w14:paraId="3F3A3D33">
            <w:pPr>
              <w:spacing w:after="0" w:line="240" w:lineRule="auto"/>
            </w:pPr>
            <w:r>
              <w:rPr>
                <w:sz w:val="17"/>
                <w:szCs w:val="17"/>
              </w:rPr>
              <w:t xml:space="preserve">Đã áp dụng vào UC02–UC05, UC08, UC10–UC12, BR-31, BR-32, </w:t>
            </w:r>
            <w:r>
              <w:fldChar w:fldCharType="begin"/>
              <w:instrText xml:space="preserve"> HYPERLINK \l "MSG62" \o "MSG62 (Thông tin): Mã xác minh đã được gửi tới {masked_email}. Nhập mã để hoàn tất; email cũ vẫn được dùng cho tới khi xác minh xong." </w:instrText>
              <w:fldChar w:fldCharType="separate"/>
            </w:r>
            <w:r>
              <w:rPr>
                <w:sz w:val="17"/>
                <w:szCs w:val="17"/>
              </w:rPr>
              <w:t>MSG62</w:t>
              <w:fldChar w:fldCharType="end"/>
              <w:t>. Còn mở: nhà cung cấp SMS, email, thông báo đẩy; tên miền triển khai.</w:t>
            </w:r>
          </w:p>
        </w:tc>
      </w:tr>
      <w:tr w14:paraId="26331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0" w:type="dxa"/>
          </w:tcPr>
          <w:p w14:paraId="6A4B9F36">
            <w:pPr>
              <w:spacing w:after="0" w:line="240" w:lineRule="auto"/>
            </w:pPr>
            <w:r>
              <w:rPr>
                <w:sz w:val="17"/>
                <w:szCs w:val="17"/>
              </w:rPr>
              <w:t>CX-UC-11</w:t>
            </w:r>
          </w:p>
        </w:tc>
        <w:tc>
          <w:tcPr>
            <w:tcW w:w="2000" w:type="dxa"/>
          </w:tcPr>
          <w:p w14:paraId="1DC5E16F">
            <w:pPr>
              <w:spacing w:after="0" w:line="240" w:lineRule="auto"/>
            </w:pPr>
            <w:r>
              <w:rPr>
                <w:sz w:val="17"/>
                <w:szCs w:val="17"/>
              </w:rPr>
              <w:t>Tham số mã xác minh qua email (07/10/2026) (đã đóng)</w:t>
            </w:r>
          </w:p>
        </w:tc>
        <w:tc>
          <w:tcPr>
            <w:tcW w:w="5900" w:type="dxa"/>
          </w:tcPr>
          <w:p w14:paraId="5D434E92">
            <w:pPr>
              <w:spacing w:after="0" w:line="240" w:lineRule="auto"/>
            </w:pPr>
            <w:r>
              <w:rPr>
                <w:sz w:val="17"/>
                <w:szCs w:val="17"/>
              </w:rPr>
              <w:t>UC08 dùng chung cho email và SMS. Đề xuất mã gửi qua email dùng cùng tham số mã SMS (6 chữ số, hiệu lực 5 phút, 5 lần nhập sai, 3 lần gửi, cách nhau 60 giây); cần nhóm xác nhận. Đã chốt 07/10/2026: dùng cùng tham số mã SMS.</w:t>
            </w:r>
          </w:p>
        </w:tc>
      </w:tr>
      <w:tr w14:paraId="04506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0" w:type="dxa"/>
          </w:tcPr>
          <w:p w14:paraId="700BC8F4">
            <w:pPr>
              <w:spacing w:after="0" w:line="240" w:lineRule="auto"/>
            </w:pPr>
            <w:r>
              <w:rPr>
                <w:sz w:val="17"/>
                <w:szCs w:val="17"/>
              </w:rPr>
              <w:t>CX-UC-12</w:t>
            </w:r>
          </w:p>
        </w:tc>
        <w:tc>
          <w:tcPr>
            <w:tcW w:w="2000" w:type="dxa"/>
          </w:tcPr>
          <w:p w14:paraId="325CFB4F">
            <w:pPr>
              <w:spacing w:after="0" w:line="240" w:lineRule="auto"/>
            </w:pPr>
            <w:r>
              <w:rPr>
                <w:sz w:val="17"/>
                <w:szCs w:val="17"/>
              </w:rPr>
              <w:t>Số điện thoại của thương lái (07/10/2026) (đã đóng)</w:t>
            </w:r>
          </w:p>
        </w:tc>
        <w:tc>
          <w:tcPr>
            <w:tcW w:w="5900" w:type="dxa"/>
          </w:tcPr>
          <w:p w14:paraId="28E679D9">
            <w:pPr>
              <w:spacing w:after="0" w:line="240" w:lineRule="auto"/>
            </w:pPr>
            <w:r>
              <w:rPr>
                <w:sz w:val="17"/>
                <w:szCs w:val="17"/>
              </w:rPr>
              <w:t xml:space="preserve">Thương lái đăng ký bằng email chưa có số điện thoại; UC05 không cho tự sửa số điện thoại. Cần xác nhận cách thêm hoặc đổi số điện thoại của thương lái (tự thêm qua UC08 hay nhờ hỗ trợ). Đã chốt 07/10/2026: thương lái đăng ký bằng email phải thêm và xác minh số điện thoại ngay sau khi đăng nhập (UC02 nhánh 3a, </w:t>
            </w:r>
            <w:r>
              <w:fldChar w:fldCharType="begin"/>
              <w:instrText xml:space="preserve"> HYPERLINK \l "MSG67" \o "MSG67 (Cảnh báo): Tài khoản của bạn cần số điện thoại đã xác minh để tiếp tục sử dụng OMTS. Vui lòng nhập hoặc xác nhận số điện thoại và nhập mã xác minh gửi qua SMS." </w:instrText>
              <w:fldChar w:fldCharType="separate"/>
            </w:r>
            <w:r>
              <w:rPr>
                <w:sz w:val="17"/>
                <w:szCs w:val="17"/>
              </w:rPr>
              <w:t>MSG67</w:t>
              <w:fldChar w:fldCharType="end"/>
              <w:t>); mọi người dùng tự đổi số của chính mình ở UC05 nhánh 3b bằng mã SMS gửi tới số mới.</w:t>
            </w:r>
          </w:p>
        </w:tc>
      </w:tr>
      <w:tr w14:paraId="5C7EB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0" w:type="dxa"/>
          </w:tcPr>
          <w:p w14:paraId="288C6A23">
            <w:pPr>
              <w:spacing w:after="0" w:line="240" w:lineRule="auto"/>
            </w:pPr>
            <w:r>
              <w:rPr>
                <w:sz w:val="17"/>
                <w:szCs w:val="17"/>
              </w:rPr>
              <w:t>CX-UC-13</w:t>
            </w:r>
          </w:p>
        </w:tc>
        <w:tc>
          <w:tcPr>
            <w:tcW w:w="2000" w:type="dxa"/>
          </w:tcPr>
          <w:p w14:paraId="269CF4C2">
            <w:pPr>
              <w:spacing w:after="0" w:line="240" w:lineRule="auto"/>
            </w:pPr>
            <w:r>
              <w:rPr>
                <w:sz w:val="17"/>
                <w:szCs w:val="17"/>
              </w:rPr>
              <w:t>Actor của UC10, UC11, UC52, UC53 (đã đóng)</w:t>
            </w:r>
          </w:p>
        </w:tc>
        <w:tc>
          <w:tcPr>
            <w:tcW w:w="5900" w:type="dxa"/>
          </w:tcPr>
          <w:p w14:paraId="37E294CA">
            <w:pPr>
              <w:spacing w:after="0" w:line="240" w:lineRule="auto"/>
            </w:pPr>
            <w:r>
              <w:rPr>
                <w:sz w:val="17"/>
                <w:szCs w:val="17"/>
              </w:rPr>
              <w:t>Đã chốt 07/10/2026: UC10, UC11 chỉ Chủ HTX thực hiện; ghi hàng trả thực nhận ở UC52 do Quản lý khu phụ trách đơn (Chủ HTX vẫn làm được), quyết định và đánh giá bán lại do Chủ HTX; UC53 do Kế toán. Vai trò Nhân viên chỉ dùng UC02–UC08, UC62, UC69.</w:t>
            </w:r>
          </w:p>
        </w:tc>
      </w:tr>
    </w:tbl>
    <w:p w14:paraId="3207323A">
      <w:pPr>
        <w:pStyle w:val="4"/>
      </w:pPr>
      <w:bookmarkStart w:id="497" w:name="_Toc20482"/>
      <w:bookmarkStart w:id="498" w:name="_Toc11964"/>
      <w:r>
        <w:t>3.3 Bảng ánh xạ mã UC (bản 29/09 → bản 30/09)</w:t>
      </w:r>
      <w:bookmarkEnd w:id="497"/>
      <w:bookmarkEnd w:id="498"/>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25"/>
        <w:gridCol w:w="4525"/>
      </w:tblGrid>
      <w:tr w14:paraId="7C9C8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525" w:type="dxa"/>
          </w:tcPr>
          <w:p w14:paraId="51D74C18">
            <w:pPr>
              <w:spacing w:after="0" w:line="240" w:lineRule="auto"/>
            </w:pPr>
            <w:r>
              <w:t>Mã cũ → mã mới</w:t>
            </w:r>
          </w:p>
        </w:tc>
        <w:tc>
          <w:tcPr>
            <w:tcW w:w="4525" w:type="dxa"/>
          </w:tcPr>
          <w:p w14:paraId="581C00AD">
            <w:pPr>
              <w:spacing w:after="0" w:line="240" w:lineRule="auto"/>
            </w:pPr>
            <w:r>
              <w:t>Ghi chú</w:t>
            </w:r>
          </w:p>
        </w:tc>
      </w:tr>
      <w:tr w14:paraId="4ED28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4F5C0580">
            <w:pPr>
              <w:spacing w:after="0" w:line="240" w:lineRule="auto"/>
            </w:pPr>
            <w:r>
              <w:t>UC01–UC26 → UC01–UC26</w:t>
            </w:r>
          </w:p>
        </w:tc>
        <w:tc>
          <w:tcPr>
            <w:tcW w:w="4525" w:type="dxa"/>
          </w:tcPr>
          <w:p w14:paraId="451AE890">
            <w:pPr>
              <w:spacing w:after="0" w:line="240" w:lineRule="auto"/>
            </w:pPr>
            <w:r>
              <w:t>Không đổi mã.</w:t>
            </w:r>
          </w:p>
        </w:tc>
      </w:tr>
      <w:tr w14:paraId="2D841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1E73FDD2">
            <w:pPr>
              <w:spacing w:after="0" w:line="240" w:lineRule="auto"/>
            </w:pPr>
            <w:r>
              <w:t>UC27, UC28 → UC27</w:t>
            </w:r>
          </w:p>
        </w:tc>
        <w:tc>
          <w:tcPr>
            <w:tcW w:w="4525" w:type="dxa"/>
          </w:tcPr>
          <w:p w14:paraId="5EF41674">
            <w:pPr>
              <w:spacing w:after="0" w:line="240" w:lineRule="auto"/>
            </w:pPr>
            <w:r>
              <w:t>Gộp thành “Theo dõi tiến độ và hoàn tất chu kỳ nuôi” (góp ý nhóm: UC hoàn tất quá ngắn).</w:t>
            </w:r>
          </w:p>
        </w:tc>
      </w:tr>
      <w:tr w14:paraId="47286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0A58A6B5">
            <w:pPr>
              <w:spacing w:after="0" w:line="240" w:lineRule="auto"/>
            </w:pPr>
            <w:r>
              <w:t>UC29–UC48 → UC28–UC47</w:t>
            </w:r>
          </w:p>
        </w:tc>
        <w:tc>
          <w:tcPr>
            <w:tcW w:w="4525" w:type="dxa"/>
          </w:tcPr>
          <w:p w14:paraId="2AEE896A">
            <w:pPr>
              <w:spacing w:after="0" w:line="240" w:lineRule="auto"/>
            </w:pPr>
            <w:r>
              <w:t>Lùi 1 mã, nội dung giữ nguyên trừ các sửa đổi trong Change Log.</w:t>
            </w:r>
          </w:p>
        </w:tc>
      </w:tr>
      <w:tr w14:paraId="70B80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7CCA3EEE">
            <w:pPr>
              <w:spacing w:after="0" w:line="240" w:lineRule="auto"/>
            </w:pPr>
            <w:r>
              <w:t>UC49, UC50 → UC48</w:t>
            </w:r>
          </w:p>
        </w:tc>
        <w:tc>
          <w:tcPr>
            <w:tcW w:w="4525" w:type="dxa"/>
          </w:tcPr>
          <w:p w14:paraId="41BE1F96">
            <w:pPr>
              <w:spacing w:after="0" w:line="240" w:lineRule="auto"/>
            </w:pPr>
            <w:r>
              <w:t>Gộp thành “Sửa và chốt giao dịch” (góp ý nhóm).</w:t>
            </w:r>
          </w:p>
        </w:tc>
      </w:tr>
      <w:tr w14:paraId="051D7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47346433">
            <w:pPr>
              <w:spacing w:after="0" w:line="240" w:lineRule="auto"/>
            </w:pPr>
            <w:r>
              <w:t>UC51–UC53 → UC49–UC51</w:t>
            </w:r>
          </w:p>
        </w:tc>
        <w:tc>
          <w:tcPr>
            <w:tcW w:w="4525" w:type="dxa"/>
          </w:tcPr>
          <w:p w14:paraId="05AD71BA">
            <w:pPr>
              <w:spacing w:after="0" w:line="240" w:lineRule="auto"/>
            </w:pPr>
            <w:r>
              <w:t>Lùi 2 mã.</w:t>
            </w:r>
          </w:p>
        </w:tc>
      </w:tr>
      <w:tr w14:paraId="2216E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633E57E8">
            <w:pPr>
              <w:spacing w:after="0" w:line="240" w:lineRule="auto"/>
            </w:pPr>
            <w:r>
              <w:t>UC54, UC56, UC57 → UC52</w:t>
            </w:r>
          </w:p>
        </w:tc>
        <w:tc>
          <w:tcPr>
            <w:tcW w:w="4525" w:type="dxa"/>
          </w:tcPr>
          <w:p w14:paraId="06986DDA">
            <w:pPr>
              <w:spacing w:after="0" w:line="240" w:lineRule="auto"/>
            </w:pPr>
            <w:r>
              <w:t>Gộp thành “Xử lý yêu cầu chất lượng và hoàn hàng” (góp ý nhóm).</w:t>
            </w:r>
          </w:p>
        </w:tc>
      </w:tr>
      <w:tr w14:paraId="12CF2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03235397">
            <w:pPr>
              <w:spacing w:after="0" w:line="240" w:lineRule="auto"/>
            </w:pPr>
            <w:r>
              <w:t>UC55 → UC53</w:t>
            </w:r>
          </w:p>
        </w:tc>
        <w:tc>
          <w:tcPr>
            <w:tcW w:w="4525" w:type="dxa"/>
          </w:tcPr>
          <w:p w14:paraId="731A6A34">
            <w:pPr>
              <w:spacing w:after="0" w:line="240" w:lineRule="auto"/>
            </w:pPr>
            <w:r>
              <w:t>Áp dụng giảm giá sau bán.</w:t>
            </w:r>
          </w:p>
        </w:tc>
      </w:tr>
      <w:tr w14:paraId="49C81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31AB6E78">
            <w:pPr>
              <w:spacing w:after="0" w:line="240" w:lineRule="auto"/>
            </w:pPr>
            <w:r>
              <w:t>UC58 → UC54</w:t>
            </w:r>
          </w:p>
        </w:tc>
        <w:tc>
          <w:tcPr>
            <w:tcW w:w="4525" w:type="dxa"/>
          </w:tcPr>
          <w:p w14:paraId="2965AF5E">
            <w:pPr>
              <w:spacing w:after="0" w:line="240" w:lineRule="auto"/>
            </w:pPr>
            <w:r>
              <w:t>Ghi nhận hoàn tiền khách hàng.</w:t>
            </w:r>
          </w:p>
        </w:tc>
      </w:tr>
      <w:tr w14:paraId="708D2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2377026C">
            <w:pPr>
              <w:spacing w:after="0" w:line="240" w:lineRule="auto"/>
            </w:pPr>
            <w:r>
              <w:t>UC59 → UC55</w:t>
            </w:r>
          </w:p>
        </w:tc>
        <w:tc>
          <w:tcPr>
            <w:tcW w:w="4525" w:type="dxa"/>
          </w:tcPr>
          <w:p w14:paraId="237AFA46">
            <w:pPr>
              <w:spacing w:after="0" w:line="240" w:lineRule="auto"/>
            </w:pPr>
            <w:r>
              <w:t>Quản lý lao động thời vụ và người nhận khoán.</w:t>
            </w:r>
          </w:p>
        </w:tc>
      </w:tr>
      <w:tr w14:paraId="39BED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1288325C">
            <w:pPr>
              <w:spacing w:after="0" w:line="240" w:lineRule="auto"/>
            </w:pPr>
            <w:r>
              <w:t>UC60 → UC56</w:t>
            </w:r>
          </w:p>
        </w:tc>
        <w:tc>
          <w:tcPr>
            <w:tcW w:w="4525" w:type="dxa"/>
          </w:tcPr>
          <w:p w14:paraId="3956BBC3">
            <w:pPr>
              <w:spacing w:after="0" w:line="240" w:lineRule="auto"/>
            </w:pPr>
            <w:r>
              <w:t>Thu gọn thành “Phân công việc lao động”, không chứa tiền.</w:t>
            </w:r>
          </w:p>
        </w:tc>
      </w:tr>
      <w:tr w14:paraId="4DDDB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0FB7E214">
            <w:pPr>
              <w:spacing w:after="0" w:line="240" w:lineRule="auto"/>
            </w:pPr>
            <w:r>
              <w:t>UC61 → (bỏ)</w:t>
            </w:r>
          </w:p>
        </w:tc>
        <w:tc>
          <w:tcPr>
            <w:tcW w:w="4525" w:type="dxa"/>
          </w:tcPr>
          <w:p w14:paraId="07C44128">
            <w:pPr>
              <w:spacing w:after="0" w:line="240" w:lineRule="auto"/>
            </w:pPr>
            <w:r>
              <w:t>Ghi nhận hoàn thành công việc: không cần khi trả công nhật.</w:t>
            </w:r>
          </w:p>
        </w:tc>
      </w:tr>
      <w:tr w14:paraId="6DC9A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388A41A4">
            <w:pPr>
              <w:spacing w:after="0" w:line="240" w:lineRule="auto"/>
            </w:pPr>
            <w:r>
              <w:t>UC62–UC80 → UC57–UC75</w:t>
            </w:r>
          </w:p>
        </w:tc>
        <w:tc>
          <w:tcPr>
            <w:tcW w:w="4525" w:type="dxa"/>
          </w:tcPr>
          <w:p w14:paraId="6F7F7222">
            <w:pPr>
              <w:spacing w:after="0" w:line="240" w:lineRule="auto"/>
            </w:pPr>
            <w:r>
              <w:t>Lùi 5 mã.</w:t>
            </w:r>
          </w:p>
        </w:tc>
      </w:tr>
    </w:tbl>
    <w:p w14:paraId="60A5D3DD">
      <w:pPr>
        <w:pStyle w:val="4"/>
      </w:pPr>
      <w:bookmarkStart w:id="499" w:name="_Toc734"/>
      <w:bookmarkStart w:id="500" w:name="_Toc6061"/>
      <w:r>
        <w:t>3.4 Bảng ánh xạ mã UC (bản 30/09 → bản 01/10/2026)</w:t>
      </w:r>
      <w:bookmarkEnd w:id="499"/>
      <w:bookmarkEnd w:id="500"/>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25"/>
        <w:gridCol w:w="4525"/>
      </w:tblGrid>
      <w:tr w14:paraId="489AD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525" w:type="dxa"/>
          </w:tcPr>
          <w:p w14:paraId="4847B4D9">
            <w:pPr>
              <w:spacing w:after="0" w:line="240" w:lineRule="auto"/>
            </w:pPr>
            <w:r>
              <w:t>Mã cũ → mã mới</w:t>
            </w:r>
          </w:p>
        </w:tc>
        <w:tc>
          <w:tcPr>
            <w:tcW w:w="4525" w:type="dxa"/>
          </w:tcPr>
          <w:p w14:paraId="0033F43A">
            <w:pPr>
              <w:spacing w:after="0" w:line="240" w:lineRule="auto"/>
            </w:pPr>
            <w:r>
              <w:t>Ghi chú</w:t>
            </w:r>
          </w:p>
        </w:tc>
      </w:tr>
      <w:tr w14:paraId="722F8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5241192C">
            <w:pPr>
              <w:spacing w:after="0" w:line="240" w:lineRule="auto"/>
            </w:pPr>
            <w:r>
              <w:t>UC10 → UC10</w:t>
            </w:r>
          </w:p>
        </w:tc>
        <w:tc>
          <w:tcPr>
            <w:tcW w:w="4525" w:type="dxa"/>
          </w:tcPr>
          <w:p w14:paraId="59434C41">
            <w:pPr>
              <w:spacing w:after="0" w:line="240" w:lineRule="auto"/>
            </w:pPr>
            <w:r>
              <w:t>Viết lại: Quản lý hồ sơ nhân viên (tách khỏi tài khoản và phân quyền).</w:t>
            </w:r>
          </w:p>
        </w:tc>
      </w:tr>
      <w:tr w14:paraId="2D8D0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0D3A4A82">
            <w:pPr>
              <w:spacing w:after="0" w:line="240" w:lineRule="auto"/>
            </w:pPr>
            <w:r>
              <w:t>UC11, UC13, UC14 → UC11</w:t>
            </w:r>
          </w:p>
        </w:tc>
        <w:tc>
          <w:tcPr>
            <w:tcW w:w="4525" w:type="dxa"/>
          </w:tcPr>
          <w:p w14:paraId="5DB48A09">
            <w:pPr>
              <w:spacing w:after="0" w:line="240" w:lineRule="auto"/>
            </w:pPr>
            <w:r>
              <w:t>Gộp: Quản lý tài khoản người dùng và phân quyền theo khu (tạo/sửa/khóa tài khoản, gán cặp khu – vai trò).</w:t>
            </w:r>
          </w:p>
        </w:tc>
      </w:tr>
      <w:tr w14:paraId="1F70D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49C720AD">
            <w:pPr>
              <w:spacing w:after="0" w:line="240" w:lineRule="auto"/>
            </w:pPr>
            <w:r>
              <w:t>UC12 → UC12</w:t>
            </w:r>
          </w:p>
        </w:tc>
        <w:tc>
          <w:tcPr>
            <w:tcW w:w="4525" w:type="dxa"/>
          </w:tcPr>
          <w:p w14:paraId="659DD031">
            <w:pPr>
              <w:spacing w:after="0" w:line="240" w:lineRule="auto"/>
            </w:pPr>
            <w:r>
              <w:t>Viết lại: Quản lý vai trò và quyền hạn (ma trận Tạo/Xem/Sửa/Xóa/khác), bỏ mẫu quyền có phiên bản.</w:t>
            </w:r>
          </w:p>
        </w:tc>
      </w:tr>
      <w:tr w14:paraId="6829E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23BFD4F3">
            <w:pPr>
              <w:spacing w:after="0" w:line="240" w:lineRule="auto"/>
            </w:pPr>
            <w:r>
              <w:t>UC15, UC16, UC17 → UC15</w:t>
            </w:r>
          </w:p>
        </w:tc>
        <w:tc>
          <w:tcPr>
            <w:tcW w:w="4525" w:type="dxa"/>
          </w:tcPr>
          <w:p w14:paraId="76BCC2C9">
            <w:pPr>
              <w:spacing w:after="0" w:line="240" w:lineRule="auto"/>
            </w:pPr>
            <w:r>
              <w:t>Gộp: Quản lý vùng nuôi và giấy tờ vùng nuôi.</w:t>
            </w:r>
          </w:p>
        </w:tc>
      </w:tr>
      <w:tr w14:paraId="0C80F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5A310455">
            <w:pPr>
              <w:spacing w:after="0" w:line="240" w:lineRule="auto"/>
            </w:pPr>
            <w:r>
              <w:t>UC18, UC19 → UC18</w:t>
            </w:r>
          </w:p>
        </w:tc>
        <w:tc>
          <w:tcPr>
            <w:tcW w:w="4525" w:type="dxa"/>
          </w:tcPr>
          <w:p w14:paraId="5499E85D">
            <w:pPr>
              <w:spacing w:after="0" w:line="240" w:lineRule="auto"/>
            </w:pPr>
            <w:r>
              <w:t>Gộp: Quản lý bè (cấu hình, tình trạng và lịch sử).</w:t>
            </w:r>
          </w:p>
        </w:tc>
      </w:tr>
      <w:tr w14:paraId="79EEA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25BBD413">
            <w:pPr>
              <w:spacing w:after="0" w:line="240" w:lineRule="auto"/>
            </w:pPr>
            <w:r>
              <w:t>UC20, UC21 → UC20</w:t>
            </w:r>
          </w:p>
        </w:tc>
        <w:tc>
          <w:tcPr>
            <w:tcW w:w="4525" w:type="dxa"/>
          </w:tcPr>
          <w:p w14:paraId="68507C02">
            <w:pPr>
              <w:spacing w:after="0" w:line="240" w:lineRule="auto"/>
            </w:pPr>
            <w:r>
              <w:t>Gộp: Quản lý danh mục giống hàu và sản phẩm.</w:t>
            </w:r>
          </w:p>
        </w:tc>
      </w:tr>
      <w:tr w14:paraId="26E59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799A1590">
            <w:pPr>
              <w:spacing w:after="0" w:line="240" w:lineRule="auto"/>
            </w:pPr>
            <w:r>
              <w:t>UC26, UC28, UC29 → UC26</w:t>
            </w:r>
          </w:p>
        </w:tc>
        <w:tc>
          <w:tcPr>
            <w:tcW w:w="4525" w:type="dxa"/>
          </w:tcPr>
          <w:p w14:paraId="1E6DC2D3">
            <w:pPr>
              <w:spacing w:after="0" w:line="240" w:lineRule="auto"/>
            </w:pPr>
            <w:r>
              <w:t>Gộp: Ghi nhật ký nuôi trồng và chỉ số nước (cập nhật ít nhất mỗi tháng).</w:t>
            </w:r>
          </w:p>
        </w:tc>
      </w:tr>
      <w:tr w14:paraId="65D39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4CBCA95D">
            <w:pPr>
              <w:spacing w:after="0" w:line="240" w:lineRule="auto"/>
            </w:pPr>
            <w:r>
              <w:t>UC32, UC33, UC34, UC35 → UC32</w:t>
            </w:r>
          </w:p>
        </w:tc>
        <w:tc>
          <w:tcPr>
            <w:tcW w:w="4525" w:type="dxa"/>
          </w:tcPr>
          <w:p w14:paraId="0AB05D87">
            <w:pPr>
              <w:spacing w:after="0" w:line="240" w:lineRule="auto"/>
            </w:pPr>
            <w:r>
              <w:t>Gộp: Quản lý hồ sơ truy xuất và QR (rà soát, công bố, rút công bố, phát hành nhãn, gửi QR).</w:t>
            </w:r>
          </w:p>
        </w:tc>
      </w:tr>
      <w:tr w14:paraId="5D197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6B1FF216">
            <w:pPr>
              <w:spacing w:after="0" w:line="240" w:lineRule="auto"/>
            </w:pPr>
            <w:r>
              <w:t>Các UC còn lại</w:t>
            </w:r>
          </w:p>
        </w:tc>
        <w:tc>
          <w:tcPr>
            <w:tcW w:w="4525" w:type="dxa"/>
          </w:tcPr>
          <w:p w14:paraId="74EFC757">
            <w:pPr>
              <w:spacing w:after="0" w:line="240" w:lineRule="auto"/>
            </w:pPr>
            <w:r>
              <w:t>Giữ nguyên mã; không đánh số lại để giữ tham chiếu của nhóm.</w:t>
            </w:r>
          </w:p>
        </w:tc>
      </w:tr>
    </w:tbl>
    <w:p w14:paraId="584B6A35"/>
    <w:sectPr>
      <w:footerReference r:id="rId29" w:type="default"/>
      <w:pgSz w:w="11906" w:h="16838"/>
      <w:pgMar w:top="1440" w:right="1416" w:bottom="1440" w:left="1440" w:header="708" w:footer="708"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MS Mincho">
    <w:altName w:val="Yu Gothic UI"/>
    <w:panose1 w:val="02020609040205080304"/>
    <w:charset w:val="80"/>
    <w:family w:val="modern"/>
    <w:pitch w:val="default"/>
    <w:sig w:usb0="00000000" w:usb1="00000000" w:usb2="08000012" w:usb3="00000000" w:csb0="0002009F" w:csb1="00000000"/>
  </w:font>
  <w:font w:name="Tahoma">
    <w:panose1 w:val="020B0604030504040204"/>
    <w:charset w:val="00"/>
    <w:family w:val="swiss"/>
    <w:pitch w:val="default"/>
    <w:sig w:usb0="E1002EFF" w:usb1="C000605B" w:usb2="00000029" w:usb3="00000000" w:csb0="200101FF" w:csb1="20280000"/>
  </w:font>
  <w:font w:name="Helvetica">
    <w:altName w:val="Arial"/>
    <w:panose1 w:val="020B0604020202020204"/>
    <w:charset w:val="00"/>
    <w:family w:val="auto"/>
    <w:pitch w:val="default"/>
    <w:sig w:usb0="00000000" w:usb1="00000000" w:usb2="00000000" w:usb3="00000000" w:csb0="0000019F" w:csb1="00000000"/>
  </w:font>
  <w:font w:name="Segoe">
    <w:altName w:val="Segoe UI"/>
    <w:panose1 w:val="00000000000000000000"/>
    <w:charset w:val="00"/>
    <w:family w:val="swiss"/>
    <w:pitch w:val="default"/>
    <w:sig w:usb0="00000000" w:usb1="00000000" w:usb2="00000000" w:usb3="00000000" w:csb0="0000009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6E256B">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462241BE">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129E780E">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64706010">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2B410080">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77BCE63E">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E6BE35">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59ABBBE3">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5975D5DF">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53B47E53">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51A4EF3C">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0C13EC6A">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86EB4E">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61BBBA36">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30B21328">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19BE3FE7">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4E6C57F0">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50D54F53">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908B93">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26FC1415">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67D25ADF">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13638E29">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3ECDE29D">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7C4CF196">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F012E5">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5D3085DA">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548CFA9C">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7D5FD386">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4F435BBA">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5D87B77F">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238016">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7F895821">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30FFEDBF">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5A9E170A">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72EF62C0">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221382FB">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0084EE">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0B903F6C">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71FC8505">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7EDB9E87">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3A8F29BB">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4814D510">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4F6B9D">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551705BA">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4B05F927">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1EC259D4">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7E1E9EDE">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6B8BAE4E">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E8D7AA">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58B9C954">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1D734579">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05A64E86">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0C4F1CBA">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3023E411">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FA98C">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1F52D086">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09D7424A">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6F959F9E">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4DE5ACC8">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7BC4421B">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165648">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75A6F191">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79CB1F06">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7EC93F82">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35EBB9B5">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64B9D9FF">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EA6F48">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0822BE81">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6BDCEBF7">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3F138BE1">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25699EC5">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254F6CE4">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EDFE3">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54C279F4">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109F1B82">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2A58C8B1">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12DBF949">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3F68AD57">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1379E1">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799CD947">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65785474">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3FD817CB">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7B387C8F">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20A86D93">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6B9B8A">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79D6DFA7">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54611C8A">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770680B7">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08FF7017">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4E839A6D">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940C46">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53DB6D6D">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69FF3DCD">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18DF3942">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6136A7F5">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360037C2">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C929B">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0F52E215">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3B66ECFB">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52E7573B">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1BAA97A4">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5F5188E8">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00330E">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71D3E6A3">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3A27C99A">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11321F1E">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407B8546">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1AFA1EDE">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FE7825">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3C9EB703">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17FF4BAD">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09888904">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0701063B">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666333E7">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91CDCA">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18DAE76C">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23C47C91">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42ECFF36">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0F8AE86F">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0246C098">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9F1A9F">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3457CC1E">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0EBA665E">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4EDC59EE">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36DB92EA">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0430E92B">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A1683D">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56BB75EC">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61886C52">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61169F29">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5CAAAB9F">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685925F7">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411465">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22A31AE0">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5C510CCE">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5CADCBE1">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37CDDECD">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48301674">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8DD788">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14354D9E">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4771E437">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1CBF8AC2">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5EA1E2AA">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20F30B49">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87B83">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773902C2">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0CFDAD8B">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32885DDC">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5E6F8FBC">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3FA253B5">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0535"/>
    <w:rsid w:val="0007036E"/>
    <w:rsid w:val="0007699F"/>
    <w:rsid w:val="000855FC"/>
    <w:rsid w:val="00087B77"/>
    <w:rsid w:val="00090BC8"/>
    <w:rsid w:val="0009739C"/>
    <w:rsid w:val="000B57A2"/>
    <w:rsid w:val="000C34C8"/>
    <w:rsid w:val="000C72EE"/>
    <w:rsid w:val="000D57F3"/>
    <w:rsid w:val="000F7878"/>
    <w:rsid w:val="00103492"/>
    <w:rsid w:val="0012153B"/>
    <w:rsid w:val="0012211B"/>
    <w:rsid w:val="00144E96"/>
    <w:rsid w:val="0016420C"/>
    <w:rsid w:val="001A2DDC"/>
    <w:rsid w:val="001A47DC"/>
    <w:rsid w:val="001B2E35"/>
    <w:rsid w:val="001C3A66"/>
    <w:rsid w:val="001C4F1B"/>
    <w:rsid w:val="001D159F"/>
    <w:rsid w:val="001F272A"/>
    <w:rsid w:val="001F4426"/>
    <w:rsid w:val="002035A4"/>
    <w:rsid w:val="00222960"/>
    <w:rsid w:val="002300B7"/>
    <w:rsid w:val="00233E9D"/>
    <w:rsid w:val="00242F7E"/>
    <w:rsid w:val="00243447"/>
    <w:rsid w:val="00292BEB"/>
    <w:rsid w:val="002963B9"/>
    <w:rsid w:val="00296DE9"/>
    <w:rsid w:val="002A435A"/>
    <w:rsid w:val="002B0AEB"/>
    <w:rsid w:val="002B45D2"/>
    <w:rsid w:val="002E4D94"/>
    <w:rsid w:val="002F0FD0"/>
    <w:rsid w:val="003011DA"/>
    <w:rsid w:val="0032537A"/>
    <w:rsid w:val="00331E0E"/>
    <w:rsid w:val="00332FB6"/>
    <w:rsid w:val="00336E76"/>
    <w:rsid w:val="003421A4"/>
    <w:rsid w:val="00383D9B"/>
    <w:rsid w:val="00383FF6"/>
    <w:rsid w:val="00391EE5"/>
    <w:rsid w:val="00395204"/>
    <w:rsid w:val="00395515"/>
    <w:rsid w:val="003A340A"/>
    <w:rsid w:val="003B6833"/>
    <w:rsid w:val="00413B63"/>
    <w:rsid w:val="00414507"/>
    <w:rsid w:val="00414B09"/>
    <w:rsid w:val="00430A49"/>
    <w:rsid w:val="0043340E"/>
    <w:rsid w:val="004362CF"/>
    <w:rsid w:val="00457F53"/>
    <w:rsid w:val="00467237"/>
    <w:rsid w:val="00474AC6"/>
    <w:rsid w:val="00477839"/>
    <w:rsid w:val="00483AEF"/>
    <w:rsid w:val="004843F0"/>
    <w:rsid w:val="004940D9"/>
    <w:rsid w:val="004B44A0"/>
    <w:rsid w:val="004C1896"/>
    <w:rsid w:val="004C593B"/>
    <w:rsid w:val="00501FC6"/>
    <w:rsid w:val="00505EE8"/>
    <w:rsid w:val="00516E6C"/>
    <w:rsid w:val="00527A74"/>
    <w:rsid w:val="00553047"/>
    <w:rsid w:val="00582C98"/>
    <w:rsid w:val="005965E3"/>
    <w:rsid w:val="005A6CAE"/>
    <w:rsid w:val="005C4485"/>
    <w:rsid w:val="005C4BC7"/>
    <w:rsid w:val="005F2402"/>
    <w:rsid w:val="006013BD"/>
    <w:rsid w:val="0060499F"/>
    <w:rsid w:val="00623ECE"/>
    <w:rsid w:val="0063347C"/>
    <w:rsid w:val="00650535"/>
    <w:rsid w:val="00654F46"/>
    <w:rsid w:val="006714A5"/>
    <w:rsid w:val="00686415"/>
    <w:rsid w:val="00693412"/>
    <w:rsid w:val="006A64EB"/>
    <w:rsid w:val="006A73C6"/>
    <w:rsid w:val="006D3744"/>
    <w:rsid w:val="006F3A47"/>
    <w:rsid w:val="006F680A"/>
    <w:rsid w:val="00710738"/>
    <w:rsid w:val="00733E0F"/>
    <w:rsid w:val="00747753"/>
    <w:rsid w:val="0075090B"/>
    <w:rsid w:val="00756629"/>
    <w:rsid w:val="00774A52"/>
    <w:rsid w:val="00775E2B"/>
    <w:rsid w:val="007A2311"/>
    <w:rsid w:val="00815865"/>
    <w:rsid w:val="00833F51"/>
    <w:rsid w:val="00861D8D"/>
    <w:rsid w:val="0086516C"/>
    <w:rsid w:val="008C0D11"/>
    <w:rsid w:val="008C2E73"/>
    <w:rsid w:val="008D3EF6"/>
    <w:rsid w:val="008D4EE6"/>
    <w:rsid w:val="00924B36"/>
    <w:rsid w:val="00926ED0"/>
    <w:rsid w:val="0096124D"/>
    <w:rsid w:val="00964F78"/>
    <w:rsid w:val="00974255"/>
    <w:rsid w:val="009775D4"/>
    <w:rsid w:val="00994022"/>
    <w:rsid w:val="009A34A7"/>
    <w:rsid w:val="009B25D0"/>
    <w:rsid w:val="009B54A6"/>
    <w:rsid w:val="009D014F"/>
    <w:rsid w:val="009D5D80"/>
    <w:rsid w:val="009E2A3F"/>
    <w:rsid w:val="009F579D"/>
    <w:rsid w:val="00A12C7D"/>
    <w:rsid w:val="00A2759B"/>
    <w:rsid w:val="00A53C0C"/>
    <w:rsid w:val="00A80681"/>
    <w:rsid w:val="00A85648"/>
    <w:rsid w:val="00A87FB6"/>
    <w:rsid w:val="00AB08D0"/>
    <w:rsid w:val="00AE1835"/>
    <w:rsid w:val="00AF3A30"/>
    <w:rsid w:val="00B035A7"/>
    <w:rsid w:val="00B05304"/>
    <w:rsid w:val="00B161B0"/>
    <w:rsid w:val="00B23D9D"/>
    <w:rsid w:val="00B515F8"/>
    <w:rsid w:val="00B52ADE"/>
    <w:rsid w:val="00B679EA"/>
    <w:rsid w:val="00B72120"/>
    <w:rsid w:val="00B77225"/>
    <w:rsid w:val="00B838E5"/>
    <w:rsid w:val="00BA0144"/>
    <w:rsid w:val="00BA29A1"/>
    <w:rsid w:val="00BB0612"/>
    <w:rsid w:val="00BB5FD4"/>
    <w:rsid w:val="00BD741B"/>
    <w:rsid w:val="00BE667D"/>
    <w:rsid w:val="00BF2FCF"/>
    <w:rsid w:val="00BF569A"/>
    <w:rsid w:val="00C03F93"/>
    <w:rsid w:val="00C04D0B"/>
    <w:rsid w:val="00C17623"/>
    <w:rsid w:val="00C265F7"/>
    <w:rsid w:val="00C417B0"/>
    <w:rsid w:val="00C422B2"/>
    <w:rsid w:val="00C50282"/>
    <w:rsid w:val="00C90D12"/>
    <w:rsid w:val="00C927AF"/>
    <w:rsid w:val="00C928C6"/>
    <w:rsid w:val="00CA591B"/>
    <w:rsid w:val="00CA78A9"/>
    <w:rsid w:val="00CB0123"/>
    <w:rsid w:val="00CB21CF"/>
    <w:rsid w:val="00CB6569"/>
    <w:rsid w:val="00CD5D7F"/>
    <w:rsid w:val="00D00E49"/>
    <w:rsid w:val="00D02C14"/>
    <w:rsid w:val="00D172CC"/>
    <w:rsid w:val="00D208A4"/>
    <w:rsid w:val="00D22D4F"/>
    <w:rsid w:val="00D23271"/>
    <w:rsid w:val="00D30C01"/>
    <w:rsid w:val="00D51164"/>
    <w:rsid w:val="00D555C3"/>
    <w:rsid w:val="00D803E5"/>
    <w:rsid w:val="00DB1D8F"/>
    <w:rsid w:val="00DD53F5"/>
    <w:rsid w:val="00DE418F"/>
    <w:rsid w:val="00DF3BF5"/>
    <w:rsid w:val="00DF5CD4"/>
    <w:rsid w:val="00E04122"/>
    <w:rsid w:val="00E0632F"/>
    <w:rsid w:val="00E06A5E"/>
    <w:rsid w:val="00E405B3"/>
    <w:rsid w:val="00E4131C"/>
    <w:rsid w:val="00E52FA3"/>
    <w:rsid w:val="00E5662A"/>
    <w:rsid w:val="00E82530"/>
    <w:rsid w:val="00E855DB"/>
    <w:rsid w:val="00E91882"/>
    <w:rsid w:val="00EA58FA"/>
    <w:rsid w:val="00EC0B73"/>
    <w:rsid w:val="00ED5D00"/>
    <w:rsid w:val="00ED6EE3"/>
    <w:rsid w:val="00ED71FD"/>
    <w:rsid w:val="00EE2226"/>
    <w:rsid w:val="00EE2984"/>
    <w:rsid w:val="00F06160"/>
    <w:rsid w:val="00F063BD"/>
    <w:rsid w:val="00F06BE9"/>
    <w:rsid w:val="00F350F8"/>
    <w:rsid w:val="00F6149C"/>
    <w:rsid w:val="00F902C5"/>
    <w:rsid w:val="00FA637C"/>
    <w:rsid w:val="00FC0737"/>
    <w:rsid w:val="00FE4FC0"/>
    <w:rsid w:val="00FF71B2"/>
    <w:rsid w:val="00FF737C"/>
    <w:rsid w:val="118D79FF"/>
    <w:rsid w:val="33EE3844"/>
    <w:rsid w:val="56410A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GB" w:eastAsia="en-US" w:bidi="ar-SA"/>
    </w:rPr>
  </w:style>
  <w:style w:type="paragraph" w:styleId="2">
    <w:name w:val="heading 1"/>
    <w:basedOn w:val="1"/>
    <w:next w:val="1"/>
    <w:link w:val="28"/>
    <w:qFormat/>
    <w:uiPriority w:val="9"/>
    <w:pPr>
      <w:keepNext/>
      <w:keepLines/>
      <w:spacing w:before="240" w:after="0"/>
      <w:outlineLvl w:val="0"/>
    </w:pPr>
    <w:rPr>
      <w:rFonts w:asciiTheme="majorHAnsi" w:hAnsiTheme="majorHAnsi" w:eastAsiaTheme="majorEastAsia" w:cstheme="majorBidi"/>
      <w:b/>
      <w:color w:val="C00000"/>
      <w:sz w:val="32"/>
      <w:szCs w:val="32"/>
    </w:rPr>
  </w:style>
  <w:style w:type="paragraph" w:styleId="3">
    <w:name w:val="heading 2"/>
    <w:basedOn w:val="1"/>
    <w:next w:val="1"/>
    <w:link w:val="29"/>
    <w:unhideWhenUsed/>
    <w:qFormat/>
    <w:uiPriority w:val="9"/>
    <w:pPr>
      <w:keepNext/>
      <w:keepLines/>
      <w:spacing w:before="40" w:after="0"/>
      <w:outlineLvl w:val="1"/>
    </w:pPr>
    <w:rPr>
      <w:rFonts w:asciiTheme="majorHAnsi" w:hAnsiTheme="majorHAnsi" w:eastAsiaTheme="majorEastAsia" w:cstheme="majorBidi"/>
      <w:b/>
      <w:sz w:val="26"/>
      <w:szCs w:val="26"/>
    </w:rPr>
  </w:style>
  <w:style w:type="paragraph" w:styleId="4">
    <w:name w:val="heading 3"/>
    <w:basedOn w:val="1"/>
    <w:next w:val="1"/>
    <w:link w:val="30"/>
    <w:unhideWhenUsed/>
    <w:qFormat/>
    <w:uiPriority w:val="9"/>
    <w:pPr>
      <w:keepNext/>
      <w:keepLines/>
      <w:spacing w:before="40" w:after="0"/>
      <w:outlineLvl w:val="2"/>
    </w:pPr>
    <w:rPr>
      <w:rFonts w:asciiTheme="majorHAnsi" w:hAnsiTheme="majorHAnsi" w:eastAsiaTheme="majorEastAsia" w:cstheme="majorBidi"/>
      <w:b/>
      <w:color w:val="1F4E79" w:themeColor="accent1" w:themeShade="80"/>
      <w:sz w:val="24"/>
      <w:szCs w:val="24"/>
    </w:rPr>
  </w:style>
  <w:style w:type="paragraph" w:styleId="5">
    <w:name w:val="heading 4"/>
    <w:basedOn w:val="1"/>
    <w:next w:val="1"/>
    <w:link w:val="35"/>
    <w:autoRedefine/>
    <w:unhideWhenUsed/>
    <w:qFormat/>
    <w:uiPriority w:val="9"/>
    <w:pPr>
      <w:keepNext/>
      <w:keepLines/>
      <w:spacing w:before="60" w:after="60" w:line="240" w:lineRule="auto"/>
      <w:outlineLvl w:val="3"/>
    </w:pPr>
    <w:rPr>
      <w:rFonts w:asciiTheme="majorHAnsi" w:hAnsiTheme="majorHAnsi" w:eastAsiaTheme="majorEastAsia" w:cstheme="majorBidi"/>
      <w:b/>
      <w:i/>
      <w:iCs/>
    </w:rPr>
  </w:style>
  <w:style w:type="paragraph" w:styleId="6">
    <w:name w:val="heading 5"/>
    <w:basedOn w:val="1"/>
    <w:next w:val="1"/>
    <w:link w:val="44"/>
    <w:unhideWhenUsed/>
    <w:qFormat/>
    <w:uiPriority w:val="9"/>
    <w:pPr>
      <w:keepNext/>
      <w:keepLines/>
      <w:spacing w:before="40" w:after="0"/>
      <w:outlineLvl w:val="4"/>
    </w:pPr>
    <w:rPr>
      <w:rFonts w:asciiTheme="majorHAnsi" w:hAnsiTheme="majorHAnsi" w:eastAsiaTheme="majorEastAsia" w:cstheme="majorBidi"/>
      <w:b/>
      <w:color w:val="2E75B6" w:themeColor="accent1" w:themeShade="BF"/>
    </w:rPr>
  </w:style>
  <w:style w:type="paragraph" w:styleId="7">
    <w:name w:val="heading 6"/>
    <w:basedOn w:val="1"/>
    <w:next w:val="1"/>
    <w:link w:val="57"/>
    <w:semiHidden/>
    <w:unhideWhenUsed/>
    <w:qFormat/>
    <w:uiPriority w:val="9"/>
    <w:pPr>
      <w:keepNext/>
      <w:keepLines/>
      <w:spacing w:before="40" w:after="0"/>
      <w:outlineLvl w:val="5"/>
    </w:pPr>
    <w:rPr>
      <w:rFonts w:asciiTheme="majorHAnsi" w:hAnsiTheme="majorHAnsi" w:eastAsiaTheme="majorEastAsia" w:cstheme="majorBidi"/>
      <w:color w:val="1F4E79" w:themeColor="accent1" w:themeShade="80"/>
    </w:rPr>
  </w:style>
  <w:style w:type="paragraph" w:styleId="8">
    <w:name w:val="heading 7"/>
    <w:basedOn w:val="1"/>
    <w:next w:val="1"/>
    <w:link w:val="34"/>
    <w:semiHidden/>
    <w:unhideWhenUsed/>
    <w:qFormat/>
    <w:uiPriority w:val="9"/>
    <w:pPr>
      <w:keepNext/>
      <w:keepLines/>
      <w:spacing w:before="40" w:after="0"/>
      <w:outlineLvl w:val="6"/>
    </w:pPr>
    <w:rPr>
      <w:rFonts w:asciiTheme="majorHAnsi" w:hAnsiTheme="majorHAnsi" w:eastAsiaTheme="majorEastAsia" w:cstheme="majorBidi"/>
      <w:i/>
      <w:iCs/>
      <w:color w:val="1F4E79" w:themeColor="accent1" w:themeShade="80"/>
    </w:rPr>
  </w:style>
  <w:style w:type="character" w:default="1" w:styleId="9">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11">
    <w:name w:val="Body Text"/>
    <w:basedOn w:val="1"/>
    <w:link w:val="52"/>
    <w:qFormat/>
    <w:uiPriority w:val="0"/>
    <w:pPr>
      <w:spacing w:after="60" w:line="240" w:lineRule="auto"/>
      <w:jc w:val="both"/>
    </w:pPr>
    <w:rPr>
      <w:rFonts w:ascii="Times New Roman" w:hAnsi="Times New Roman" w:eastAsia="Times New Roman" w:cs="Times New Roman"/>
      <w:sz w:val="24"/>
      <w:szCs w:val="24"/>
      <w:lang w:val="en-AU"/>
    </w:rPr>
  </w:style>
  <w:style w:type="paragraph" w:styleId="12">
    <w:name w:val="caption"/>
    <w:basedOn w:val="1"/>
    <w:next w:val="1"/>
    <w:unhideWhenUsed/>
    <w:qFormat/>
    <w:uiPriority w:val="35"/>
    <w:pPr>
      <w:spacing w:before="60" w:after="200" w:line="360" w:lineRule="auto"/>
      <w:jc w:val="center"/>
    </w:pPr>
    <w:rPr>
      <w:rFonts w:ascii="Arial" w:hAnsi="Arial" w:eastAsia="Times New Roman" w:cs="Times New Roman"/>
      <w:b/>
      <w:iCs/>
      <w:color w:val="44546A" w:themeColor="text2"/>
      <w:sz w:val="18"/>
      <w:szCs w:val="18"/>
      <w:lang w:eastAsia="en-GB"/>
      <w14:textFill>
        <w14:solidFill>
          <w14:schemeClr w14:val="tx2"/>
        </w14:solidFill>
      </w14:textFill>
    </w:rPr>
  </w:style>
  <w:style w:type="character" w:styleId="13">
    <w:name w:val="Emphasis"/>
    <w:basedOn w:val="9"/>
    <w:qFormat/>
    <w:uiPriority w:val="20"/>
    <w:rPr>
      <w:i/>
      <w:iCs/>
    </w:rPr>
  </w:style>
  <w:style w:type="character" w:styleId="14">
    <w:name w:val="FollowedHyperlink"/>
    <w:basedOn w:val="9"/>
    <w:semiHidden/>
    <w:unhideWhenUsed/>
    <w:qFormat/>
    <w:uiPriority w:val="99"/>
    <w:rPr>
      <w:color w:val="954F72" w:themeColor="followedHyperlink"/>
      <w:u w:val="single"/>
      <w14:textFill>
        <w14:solidFill>
          <w14:schemeClr w14:val="folHlink"/>
        </w14:solidFill>
      </w14:textFill>
    </w:rPr>
  </w:style>
  <w:style w:type="paragraph" w:styleId="15">
    <w:name w:val="footer"/>
    <w:basedOn w:val="1"/>
    <w:link w:val="39"/>
    <w:unhideWhenUsed/>
    <w:qFormat/>
    <w:uiPriority w:val="99"/>
    <w:pPr>
      <w:tabs>
        <w:tab w:val="center" w:pos="4513"/>
        <w:tab w:val="right" w:pos="9026"/>
      </w:tabs>
      <w:spacing w:after="0" w:line="240" w:lineRule="auto"/>
    </w:pPr>
  </w:style>
  <w:style w:type="paragraph" w:styleId="16">
    <w:name w:val="header"/>
    <w:basedOn w:val="1"/>
    <w:link w:val="38"/>
    <w:unhideWhenUsed/>
    <w:qFormat/>
    <w:uiPriority w:val="99"/>
    <w:pPr>
      <w:tabs>
        <w:tab w:val="center" w:pos="4513"/>
        <w:tab w:val="right" w:pos="9026"/>
      </w:tabs>
      <w:spacing w:after="0" w:line="240" w:lineRule="auto"/>
    </w:pPr>
  </w:style>
  <w:style w:type="character" w:styleId="17">
    <w:name w:val="Hyperlink"/>
    <w:basedOn w:val="9"/>
    <w:unhideWhenUsed/>
    <w:qFormat/>
    <w:uiPriority w:val="99"/>
    <w:rPr>
      <w:color w:val="0563C1" w:themeColor="hyperlink"/>
      <w:u w:val="single"/>
      <w14:textFill>
        <w14:solidFill>
          <w14:schemeClr w14:val="hlink"/>
        </w14:solidFill>
      </w14:textFill>
    </w:rPr>
  </w:style>
  <w:style w:type="paragraph" w:styleId="18">
    <w:name w:val="List"/>
    <w:basedOn w:val="1"/>
    <w:semiHidden/>
    <w:qFormat/>
    <w:uiPriority w:val="0"/>
    <w:pPr>
      <w:spacing w:after="120" w:line="240" w:lineRule="exact"/>
      <w:ind w:left="1353" w:hanging="806"/>
    </w:pPr>
    <w:rPr>
      <w:rFonts w:ascii="Times New Roman" w:hAnsi="Times New Roman" w:eastAsia="Times New Roman" w:cs="Times New Roman"/>
      <w:sz w:val="24"/>
      <w:szCs w:val="20"/>
      <w:lang w:val="en-US"/>
    </w:rPr>
  </w:style>
  <w:style w:type="paragraph" w:styleId="19">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20">
    <w:name w:val="Strong"/>
    <w:basedOn w:val="9"/>
    <w:qFormat/>
    <w:uiPriority w:val="22"/>
    <w:rPr>
      <w:b/>
      <w:bCs/>
    </w:rPr>
  </w:style>
  <w:style w:type="paragraph" w:styleId="2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22">
    <w:name w:val="Table Grid"/>
    <w:basedOn w:val="10"/>
    <w:qFormat/>
    <w:uiPriority w:val="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3">
    <w:name w:val="Title"/>
    <w:basedOn w:val="1"/>
    <w:next w:val="1"/>
    <w:qFormat/>
    <w:uiPriority w:val="10"/>
    <w:pPr>
      <w:keepNext/>
      <w:keepLines/>
      <w:spacing w:before="480" w:after="120"/>
    </w:pPr>
    <w:rPr>
      <w:b/>
      <w:sz w:val="72"/>
      <w:szCs w:val="72"/>
    </w:rPr>
  </w:style>
  <w:style w:type="paragraph" w:styleId="24">
    <w:name w:val="toc 1"/>
    <w:basedOn w:val="1"/>
    <w:next w:val="1"/>
    <w:autoRedefine/>
    <w:unhideWhenUsed/>
    <w:qFormat/>
    <w:uiPriority w:val="39"/>
    <w:pPr>
      <w:spacing w:after="100"/>
    </w:pPr>
  </w:style>
  <w:style w:type="paragraph" w:styleId="25">
    <w:name w:val="toc 2"/>
    <w:basedOn w:val="1"/>
    <w:next w:val="1"/>
    <w:autoRedefine/>
    <w:unhideWhenUsed/>
    <w:qFormat/>
    <w:uiPriority w:val="39"/>
    <w:pPr>
      <w:spacing w:after="100"/>
      <w:ind w:left="220"/>
    </w:pPr>
  </w:style>
  <w:style w:type="paragraph" w:styleId="26">
    <w:name w:val="toc 3"/>
    <w:basedOn w:val="1"/>
    <w:next w:val="1"/>
    <w:autoRedefine/>
    <w:unhideWhenUsed/>
    <w:qFormat/>
    <w:uiPriority w:val="39"/>
    <w:pPr>
      <w:spacing w:after="100"/>
      <w:ind w:left="440"/>
    </w:pPr>
  </w:style>
  <w:style w:type="paragraph" w:styleId="27">
    <w:name w:val="List Paragraph"/>
    <w:basedOn w:val="1"/>
    <w:link w:val="36"/>
    <w:qFormat/>
    <w:uiPriority w:val="0"/>
    <w:pPr>
      <w:ind w:left="720"/>
      <w:contextualSpacing/>
    </w:pPr>
  </w:style>
  <w:style w:type="character" w:customStyle="1" w:styleId="28">
    <w:name w:val="Heading 1 Char"/>
    <w:basedOn w:val="9"/>
    <w:link w:val="2"/>
    <w:qFormat/>
    <w:uiPriority w:val="9"/>
    <w:rPr>
      <w:rFonts w:asciiTheme="majorHAnsi" w:hAnsiTheme="majorHAnsi" w:eastAsiaTheme="majorEastAsia" w:cstheme="majorBidi"/>
      <w:b/>
      <w:color w:val="C00000"/>
      <w:sz w:val="32"/>
      <w:szCs w:val="32"/>
    </w:rPr>
  </w:style>
  <w:style w:type="character" w:customStyle="1" w:styleId="29">
    <w:name w:val="Heading 2 Char"/>
    <w:basedOn w:val="9"/>
    <w:link w:val="3"/>
    <w:qFormat/>
    <w:uiPriority w:val="9"/>
    <w:rPr>
      <w:rFonts w:asciiTheme="majorHAnsi" w:hAnsiTheme="majorHAnsi" w:eastAsiaTheme="majorEastAsia" w:cstheme="majorBidi"/>
      <w:b/>
      <w:sz w:val="26"/>
      <w:szCs w:val="26"/>
    </w:rPr>
  </w:style>
  <w:style w:type="character" w:customStyle="1" w:styleId="30">
    <w:name w:val="Heading 3 Char"/>
    <w:basedOn w:val="9"/>
    <w:link w:val="4"/>
    <w:qFormat/>
    <w:uiPriority w:val="9"/>
    <w:rPr>
      <w:rFonts w:asciiTheme="majorHAnsi" w:hAnsiTheme="majorHAnsi" w:eastAsiaTheme="majorEastAsia" w:cstheme="majorBidi"/>
      <w:b/>
      <w:color w:val="1F4E79" w:themeColor="accent1" w:themeShade="80"/>
      <w:sz w:val="24"/>
      <w:szCs w:val="24"/>
    </w:rPr>
  </w:style>
  <w:style w:type="table" w:customStyle="1" w:styleId="31">
    <w:name w:val="Kiểu2"/>
    <w:basedOn w:val="10"/>
    <w:qFormat/>
    <w:uiPriority w:val="99"/>
    <w:pPr>
      <w:spacing w:after="0" w:line="240" w:lineRule="auto"/>
    </w:pPr>
    <w:rPr>
      <w:rFonts w:ascii="Times New Roman" w:hAnsi="Times New Roman" w:eastAsiaTheme="minorEastAsia"/>
      <w:sz w:val="24"/>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vAlign w:val="center"/>
    </w:tcPr>
    <w:tblStylePr w:type="firstRow">
      <w:rPr>
        <w:rFonts w:ascii="Times New Roman" w:hAnsi="Times New Roman"/>
        <w:b w:val="0"/>
        <w:i w:val="0"/>
        <w:sz w:val="24"/>
        <w:u w:val="none"/>
      </w:rPr>
      <w:tcPr>
        <w:shd w:val="clear" w:color="auto" w:fill="BDD6EE" w:themeFill="accent1" w:themeFillTint="66"/>
      </w:tcPr>
    </w:tblStylePr>
  </w:style>
  <w:style w:type="paragraph" w:customStyle="1" w:styleId="32">
    <w:name w:val="bang"/>
    <w:basedOn w:val="1"/>
    <w:autoRedefine/>
    <w:qFormat/>
    <w:uiPriority w:val="0"/>
    <w:pPr>
      <w:autoSpaceDE w:val="0"/>
      <w:autoSpaceDN w:val="0"/>
      <w:spacing w:before="80" w:after="80" w:line="240" w:lineRule="auto"/>
    </w:pPr>
    <w:rPr>
      <w:rFonts w:ascii="Times New Roman" w:hAnsi="Times New Roman" w:eastAsia="MS Mincho" w:cs="Times New Roman"/>
      <w:sz w:val="24"/>
      <w:szCs w:val="24"/>
      <w:shd w:val="clear" w:color="auto" w:fill="FFFFFF"/>
      <w:lang w:val="en-US" w:eastAsia="ja-JP"/>
    </w:rPr>
  </w:style>
  <w:style w:type="paragraph" w:customStyle="1" w:styleId="33">
    <w:name w:val="Bangheader"/>
    <w:basedOn w:val="8"/>
    <w:autoRedefine/>
    <w:qFormat/>
    <w:uiPriority w:val="0"/>
    <w:pPr>
      <w:keepNext w:val="0"/>
      <w:keepLines w:val="0"/>
      <w:autoSpaceDE w:val="0"/>
      <w:autoSpaceDN w:val="0"/>
      <w:spacing w:before="80" w:after="80" w:line="240" w:lineRule="auto"/>
      <w:jc w:val="center"/>
    </w:pPr>
    <w:rPr>
      <w:rFonts w:ascii="Arial" w:hAnsi="Arial" w:eastAsia="MS Mincho" w:cs="Tahoma"/>
      <w:b/>
      <w:i w:val="0"/>
      <w:iCs w:val="0"/>
      <w:color w:val="auto"/>
      <w:sz w:val="16"/>
      <w:szCs w:val="16"/>
      <w:lang w:val="en-US" w:eastAsia="ja-JP"/>
    </w:rPr>
  </w:style>
  <w:style w:type="character" w:customStyle="1" w:styleId="34">
    <w:name w:val="Heading 7 Char"/>
    <w:basedOn w:val="9"/>
    <w:link w:val="8"/>
    <w:semiHidden/>
    <w:qFormat/>
    <w:uiPriority w:val="9"/>
    <w:rPr>
      <w:rFonts w:asciiTheme="majorHAnsi" w:hAnsiTheme="majorHAnsi" w:eastAsiaTheme="majorEastAsia" w:cstheme="majorBidi"/>
      <w:i/>
      <w:iCs/>
      <w:color w:val="1F4E79" w:themeColor="accent1" w:themeShade="80"/>
    </w:rPr>
  </w:style>
  <w:style w:type="character" w:customStyle="1" w:styleId="35">
    <w:name w:val="Heading 4 Char"/>
    <w:basedOn w:val="9"/>
    <w:link w:val="5"/>
    <w:qFormat/>
    <w:uiPriority w:val="9"/>
    <w:rPr>
      <w:rFonts w:asciiTheme="majorHAnsi" w:hAnsiTheme="majorHAnsi" w:eastAsiaTheme="majorEastAsia" w:cstheme="majorBidi"/>
      <w:b/>
      <w:i/>
      <w:iCs/>
    </w:rPr>
  </w:style>
  <w:style w:type="character" w:customStyle="1" w:styleId="36">
    <w:name w:val="List Paragraph Char"/>
    <w:basedOn w:val="9"/>
    <w:link w:val="27"/>
    <w:qFormat/>
    <w:uiPriority w:val="34"/>
  </w:style>
  <w:style w:type="character" w:customStyle="1" w:styleId="37">
    <w:name w:val="fontstyle01"/>
    <w:basedOn w:val="9"/>
    <w:qFormat/>
    <w:uiPriority w:val="0"/>
    <w:rPr>
      <w:rFonts w:hint="default" w:ascii="Helvetica" w:hAnsi="Helvetica"/>
      <w:color w:val="000000"/>
      <w:sz w:val="14"/>
      <w:szCs w:val="14"/>
    </w:rPr>
  </w:style>
  <w:style w:type="character" w:customStyle="1" w:styleId="38">
    <w:name w:val="Header Char"/>
    <w:basedOn w:val="9"/>
    <w:link w:val="16"/>
    <w:qFormat/>
    <w:uiPriority w:val="99"/>
  </w:style>
  <w:style w:type="character" w:customStyle="1" w:styleId="39">
    <w:name w:val="Footer Char"/>
    <w:basedOn w:val="9"/>
    <w:link w:val="15"/>
    <w:qFormat/>
    <w:uiPriority w:val="99"/>
  </w:style>
  <w:style w:type="paragraph" w:customStyle="1" w:styleId="40">
    <w:name w:val="template"/>
    <w:basedOn w:val="1"/>
    <w:qFormat/>
    <w:uiPriority w:val="0"/>
    <w:pPr>
      <w:spacing w:after="0" w:line="240" w:lineRule="exact"/>
    </w:pPr>
    <w:rPr>
      <w:rFonts w:ascii="Arial" w:hAnsi="Arial" w:eastAsia="Times New Roman" w:cs="Times New Roman"/>
      <w:i/>
      <w:szCs w:val="20"/>
      <w:lang w:val="en-US"/>
    </w:rPr>
  </w:style>
  <w:style w:type="paragraph" w:customStyle="1" w:styleId="41">
    <w:name w:val="Table Text"/>
    <w:basedOn w:val="1"/>
    <w:qFormat/>
    <w:uiPriority w:val="0"/>
    <w:pPr>
      <w:spacing w:before="40" w:after="40" w:line="240" w:lineRule="auto"/>
      <w:ind w:left="72" w:right="72"/>
    </w:pPr>
    <w:rPr>
      <w:rFonts w:ascii="Times New Roman" w:hAnsi="Times New Roman" w:eastAsia="Times New Roman" w:cs="Times New Roman"/>
      <w:szCs w:val="20"/>
      <w:lang w:val="en-US"/>
    </w:rPr>
  </w:style>
  <w:style w:type="character" w:customStyle="1" w:styleId="42">
    <w:name w:val="Italic"/>
    <w:qFormat/>
    <w:uiPriority w:val="4"/>
    <w:rPr>
      <w:rFonts w:ascii="Segoe" w:hAnsi="Segoe"/>
      <w:i/>
      <w:iCs/>
    </w:rPr>
  </w:style>
  <w:style w:type="paragraph" w:customStyle="1" w:styleId="43">
    <w:name w:val="Table Head"/>
    <w:basedOn w:val="4"/>
    <w:next w:val="41"/>
    <w:qFormat/>
    <w:uiPriority w:val="0"/>
    <w:pPr>
      <w:keepNext w:val="0"/>
      <w:keepLines w:val="0"/>
      <w:spacing w:before="300" w:after="60" w:line="240" w:lineRule="exact"/>
      <w:outlineLvl w:val="9"/>
    </w:pPr>
    <w:rPr>
      <w:rFonts w:ascii="Arial" w:hAnsi="Arial" w:eastAsia="Times New Roman" w:cs="Times New Roman"/>
      <w:i/>
      <w:color w:val="auto"/>
      <w:szCs w:val="20"/>
      <w:lang w:val="en-US"/>
    </w:rPr>
  </w:style>
  <w:style w:type="character" w:customStyle="1" w:styleId="44">
    <w:name w:val="Heading 5 Char"/>
    <w:basedOn w:val="9"/>
    <w:link w:val="6"/>
    <w:qFormat/>
    <w:uiPriority w:val="9"/>
    <w:rPr>
      <w:rFonts w:asciiTheme="majorHAnsi" w:hAnsiTheme="majorHAnsi" w:eastAsiaTheme="majorEastAsia" w:cstheme="majorBidi"/>
      <w:b/>
      <w:color w:val="2E75B6" w:themeColor="accent1" w:themeShade="BF"/>
    </w:rPr>
  </w:style>
  <w:style w:type="paragraph" w:customStyle="1" w:styleId="45">
    <w:name w:val="Normal (unindented)"/>
    <w:basedOn w:val="1"/>
    <w:qFormat/>
    <w:uiPriority w:val="0"/>
    <w:pPr>
      <w:widowControl w:val="0"/>
      <w:autoSpaceDE w:val="0"/>
      <w:autoSpaceDN w:val="0"/>
      <w:adjustRightInd w:val="0"/>
      <w:spacing w:after="140" w:line="260" w:lineRule="exact"/>
      <w:ind w:left="475"/>
      <w:textAlignment w:val="baseline"/>
    </w:pPr>
    <w:rPr>
      <w:rFonts w:ascii="Segoe" w:hAnsi="Segoe" w:eastAsia="Times New Roman" w:cs="Segoe"/>
      <w:color w:val="000000"/>
      <w:sz w:val="18"/>
      <w:szCs w:val="19"/>
      <w:lang w:val="en-US"/>
    </w:rPr>
  </w:style>
  <w:style w:type="paragraph" w:customStyle="1" w:styleId="46">
    <w:name w:val="Table Text indent"/>
    <w:basedOn w:val="41"/>
    <w:qFormat/>
    <w:uiPriority w:val="0"/>
    <w:pPr>
      <w:ind w:left="1782" w:hanging="1350"/>
    </w:pPr>
  </w:style>
  <w:style w:type="paragraph" w:customStyle="1" w:styleId="47">
    <w:name w:val="Table Text indent 2"/>
    <w:basedOn w:val="46"/>
    <w:qFormat/>
    <w:uiPriority w:val="0"/>
    <w:pPr>
      <w:ind w:hanging="990"/>
    </w:pPr>
  </w:style>
  <w:style w:type="paragraph" w:customStyle="1" w:styleId="48">
    <w:name w:val="Fig-Graphic"/>
    <w:basedOn w:val="1"/>
    <w:next w:val="1"/>
    <w:qFormat/>
    <w:uiPriority w:val="0"/>
    <w:pPr>
      <w:widowControl w:val="0"/>
      <w:suppressAutoHyphens/>
      <w:autoSpaceDE w:val="0"/>
      <w:autoSpaceDN w:val="0"/>
      <w:adjustRightInd w:val="0"/>
      <w:spacing w:before="180" w:after="80" w:line="240" w:lineRule="atLeast"/>
      <w:ind w:left="480"/>
      <w:textAlignment w:val="baseline"/>
    </w:pPr>
    <w:rPr>
      <w:rFonts w:ascii="Segoe" w:hAnsi="Segoe" w:eastAsia="Times New Roman" w:cs="Segoe"/>
      <w:iCs/>
      <w:color w:val="000000"/>
      <w:sz w:val="18"/>
      <w:szCs w:val="19"/>
      <w:lang w:val="en-US"/>
    </w:rPr>
  </w:style>
  <w:style w:type="paragraph" w:customStyle="1" w:styleId="49">
    <w:name w:val="Table Text small"/>
    <w:basedOn w:val="1"/>
    <w:uiPriority w:val="0"/>
    <w:pPr>
      <w:spacing w:after="20" w:line="240" w:lineRule="exact"/>
      <w:ind w:left="-14"/>
    </w:pPr>
    <w:rPr>
      <w:rFonts w:ascii="Arial" w:hAnsi="Arial" w:eastAsia="Times New Roman" w:cs="Times New Roman"/>
      <w:sz w:val="20"/>
      <w:szCs w:val="20"/>
      <w:lang w:val="en-US"/>
    </w:rPr>
  </w:style>
  <w:style w:type="paragraph" w:customStyle="1" w:styleId="50">
    <w:name w:val="level 5"/>
    <w:basedOn w:val="1"/>
    <w:qFormat/>
    <w:uiPriority w:val="0"/>
    <w:pPr>
      <w:tabs>
        <w:tab w:val="left" w:pos="2520"/>
      </w:tabs>
      <w:spacing w:after="0" w:line="240" w:lineRule="exact"/>
      <w:ind w:left="1350"/>
    </w:pPr>
    <w:rPr>
      <w:rFonts w:ascii="Times New Roman" w:hAnsi="Times New Roman" w:eastAsia="Times New Roman" w:cs="Times New Roman"/>
      <w:sz w:val="24"/>
      <w:szCs w:val="20"/>
      <w:lang w:val="en-US"/>
    </w:rPr>
  </w:style>
  <w:style w:type="paragraph" w:customStyle="1" w:styleId="51">
    <w:name w:val="level 4 text"/>
    <w:basedOn w:val="1"/>
    <w:qFormat/>
    <w:uiPriority w:val="0"/>
    <w:pPr>
      <w:spacing w:after="120" w:line="240" w:lineRule="exact"/>
      <w:ind w:left="2160" w:hanging="806"/>
    </w:pPr>
    <w:rPr>
      <w:rFonts w:ascii="Times New Roman" w:hAnsi="Times New Roman" w:eastAsia="Times New Roman" w:cs="Times New Roman"/>
      <w:sz w:val="24"/>
      <w:szCs w:val="20"/>
      <w:lang w:val="en-US"/>
    </w:rPr>
  </w:style>
  <w:style w:type="character" w:customStyle="1" w:styleId="52">
    <w:name w:val="Body Text Char"/>
    <w:basedOn w:val="9"/>
    <w:link w:val="11"/>
    <w:qFormat/>
    <w:uiPriority w:val="0"/>
    <w:rPr>
      <w:rFonts w:ascii="Times New Roman" w:hAnsi="Times New Roman" w:eastAsia="Times New Roman" w:cs="Times New Roman"/>
      <w:sz w:val="24"/>
      <w:szCs w:val="24"/>
      <w:lang w:val="en-AU"/>
    </w:rPr>
  </w:style>
  <w:style w:type="paragraph" w:customStyle="1" w:styleId="53">
    <w:name w:val="InfoBlue"/>
    <w:basedOn w:val="1"/>
    <w:next w:val="11"/>
    <w:autoRedefine/>
    <w:uiPriority w:val="0"/>
    <w:pPr>
      <w:widowControl w:val="0"/>
      <w:spacing w:after="0" w:line="240" w:lineRule="auto"/>
      <w:jc w:val="both"/>
    </w:pPr>
    <w:rPr>
      <w:rFonts w:ascii="Tahoma" w:hAnsi="Tahoma" w:eastAsia="Times New Roman" w:cs="Tahoma"/>
      <w:i/>
      <w:color w:val="0000FF"/>
      <w:sz w:val="20"/>
      <w:szCs w:val="20"/>
      <w:lang w:val="en-US"/>
    </w:rPr>
  </w:style>
  <w:style w:type="paragraph" w:customStyle="1" w:styleId="54">
    <w:name w:val="TOC Heading"/>
    <w:basedOn w:val="2"/>
    <w:next w:val="1"/>
    <w:unhideWhenUsed/>
    <w:qFormat/>
    <w:uiPriority w:val="39"/>
    <w:pPr>
      <w:outlineLvl w:val="9"/>
    </w:pPr>
    <w:rPr>
      <w:b w:val="0"/>
      <w:color w:val="2E75B6" w:themeColor="accent1" w:themeShade="BF"/>
      <w:lang w:val="en-US"/>
    </w:rPr>
  </w:style>
  <w:style w:type="paragraph" w:customStyle="1" w:styleId="55">
    <w:name w:val="Bang"/>
    <w:basedOn w:val="1"/>
    <w:autoRedefine/>
    <w:uiPriority w:val="0"/>
    <w:pPr>
      <w:spacing w:before="80" w:after="80" w:line="240" w:lineRule="auto"/>
    </w:pPr>
    <w:rPr>
      <w:rFonts w:ascii="Tahoma" w:hAnsi="Tahoma" w:eastAsia="Times New Roman" w:cs="Tahoma"/>
      <w:sz w:val="18"/>
      <w:szCs w:val="18"/>
      <w:lang w:val="en-US"/>
    </w:rPr>
  </w:style>
  <w:style w:type="paragraph" w:customStyle="1" w:styleId="56">
    <w:name w:val="Heading Lv1"/>
    <w:basedOn w:val="1"/>
    <w:autoRedefine/>
    <w:uiPriority w:val="0"/>
    <w:pPr>
      <w:widowControl w:val="0"/>
      <w:spacing w:before="120" w:after="60" w:line="240" w:lineRule="auto"/>
      <w:jc w:val="center"/>
    </w:pPr>
    <w:rPr>
      <w:rFonts w:ascii="Tahoma" w:hAnsi="Tahoma" w:eastAsia="Times New Roman" w:cs="Tahoma"/>
      <w:b/>
      <w:snapToGrid w:val="0"/>
      <w:color w:val="6E2500"/>
      <w:sz w:val="20"/>
      <w:szCs w:val="20"/>
      <w:lang w:val="en-US"/>
    </w:rPr>
  </w:style>
  <w:style w:type="character" w:customStyle="1" w:styleId="57">
    <w:name w:val="Heading 6 Char"/>
    <w:basedOn w:val="9"/>
    <w:link w:val="7"/>
    <w:qFormat/>
    <w:uiPriority w:val="9"/>
    <w:rPr>
      <w:rFonts w:asciiTheme="majorHAnsi" w:hAnsiTheme="majorHAnsi" w:eastAsiaTheme="majorEastAsia" w:cstheme="majorBidi"/>
      <w:color w:val="1F4E79" w:themeColor="accent1" w:themeShade="80"/>
    </w:rPr>
  </w:style>
  <w:style w:type="table" w:customStyle="1" w:styleId="58">
    <w:name w:val="_Style 56"/>
    <w:basedOn w:val="10"/>
    <w:uiPriority w:val="0"/>
    <w:tblPr>
      <w:tblCellMar>
        <w:left w:w="80" w:type="dxa"/>
        <w:right w:w="80" w:type="dxa"/>
      </w:tblCellMar>
    </w:tblPr>
  </w:style>
  <w:style w:type="table" w:customStyle="1" w:styleId="59">
    <w:name w:val="_Style 57"/>
    <w:basedOn w:val="10"/>
    <w:uiPriority w:val="0"/>
    <w:tblPr>
      <w:tblCellMar>
        <w:left w:w="115" w:type="dxa"/>
        <w:right w:w="115" w:type="dxa"/>
      </w:tblCellMar>
    </w:tblPr>
  </w:style>
  <w:style w:type="table" w:customStyle="1" w:styleId="60">
    <w:name w:val="_Style 58"/>
    <w:basedOn w:val="10"/>
    <w:uiPriority w:val="0"/>
    <w:tblPr>
      <w:tblCellMar>
        <w:left w:w="115" w:type="dxa"/>
        <w:right w:w="115" w:type="dxa"/>
      </w:tblCellMar>
    </w:tblPr>
  </w:style>
  <w:style w:type="table" w:customStyle="1" w:styleId="61">
    <w:name w:val="_Style 59"/>
    <w:basedOn w:val="10"/>
    <w:uiPriority w:val="0"/>
    <w:tblPr>
      <w:tblCellMar>
        <w:left w:w="115" w:type="dxa"/>
        <w:right w:w="115" w:type="dxa"/>
      </w:tblCellMar>
    </w:tblPr>
  </w:style>
  <w:style w:type="table" w:customStyle="1" w:styleId="62">
    <w:name w:val="_Style 60"/>
    <w:basedOn w:val="10"/>
    <w:qFormat/>
    <w:uiPriority w:val="0"/>
    <w:tblPr>
      <w:tblCellMar>
        <w:left w:w="115" w:type="dxa"/>
        <w:right w:w="115" w:type="dxa"/>
      </w:tblCellMar>
    </w:tblPr>
  </w:style>
  <w:style w:type="table" w:customStyle="1" w:styleId="63">
    <w:name w:val="_Style 61"/>
    <w:basedOn w:val="10"/>
    <w:qFormat/>
    <w:uiPriority w:val="0"/>
    <w:tblPr>
      <w:tblCellMar>
        <w:left w:w="115" w:type="dxa"/>
        <w:right w:w="115" w:type="dxa"/>
      </w:tblCellMar>
    </w:tblPr>
  </w:style>
  <w:style w:type="table" w:customStyle="1" w:styleId="64">
    <w:name w:val="_Style 62"/>
    <w:basedOn w:val="10"/>
    <w:qFormat/>
    <w:uiPriority w:val="0"/>
    <w:pPr>
      <w:spacing w:after="0" w:line="240" w:lineRule="auto"/>
    </w:pPr>
    <w:rPr>
      <w:rFonts w:ascii="Times New Roman" w:hAnsi="Times New Roman" w:eastAsia="Times New Roman" w:cs="Times New Roman"/>
      <w:sz w:val="24"/>
      <w:szCs w:val="24"/>
    </w:rPr>
    <w:tblPr>
      <w:tblCellMar>
        <w:left w:w="115" w:type="dxa"/>
        <w:right w:w="115" w:type="dxa"/>
      </w:tblCellMar>
    </w:tblPr>
    <w:tcPr>
      <w:vAlign w:val="center"/>
    </w:tcPr>
  </w:style>
  <w:style w:type="table" w:customStyle="1" w:styleId="65">
    <w:name w:val="_Style 63"/>
    <w:basedOn w:val="10"/>
    <w:qFormat/>
    <w:uiPriority w:val="0"/>
    <w:tblPr>
      <w:tblCellMar>
        <w:left w:w="0" w:type="dxa"/>
        <w:right w:w="0" w:type="dxa"/>
      </w:tblCellMar>
    </w:tblPr>
  </w:style>
  <w:style w:type="table" w:customStyle="1" w:styleId="66">
    <w:name w:val="_Style 64"/>
    <w:basedOn w:val="10"/>
    <w:qFormat/>
    <w:uiPriority w:val="0"/>
    <w:pPr>
      <w:spacing w:after="0" w:line="240" w:lineRule="auto"/>
    </w:pPr>
    <w:rPr>
      <w:rFonts w:ascii="Times New Roman" w:hAnsi="Times New Roman" w:eastAsia="Times New Roman" w:cs="Times New Roman"/>
      <w:sz w:val="24"/>
      <w:szCs w:val="24"/>
    </w:rPr>
    <w:tblPr>
      <w:tblCellMar>
        <w:left w:w="115" w:type="dxa"/>
        <w:right w:w="115" w:type="dxa"/>
      </w:tblCellMar>
    </w:tblPr>
    <w:tcPr>
      <w:vAlign w:val="center"/>
    </w:tcPr>
  </w:style>
  <w:style w:type="table" w:customStyle="1" w:styleId="67">
    <w:name w:val="_Style 65"/>
    <w:basedOn w:val="10"/>
    <w:qFormat/>
    <w:uiPriority w:val="0"/>
    <w:pPr>
      <w:spacing w:after="0" w:line="240" w:lineRule="auto"/>
    </w:pPr>
    <w:rPr>
      <w:rFonts w:ascii="Times New Roman" w:hAnsi="Times New Roman" w:eastAsia="Times New Roman" w:cs="Times New Roman"/>
      <w:sz w:val="24"/>
      <w:szCs w:val="24"/>
    </w:rPr>
    <w:tblPr>
      <w:tblCellMar>
        <w:left w:w="115" w:type="dxa"/>
        <w:right w:w="115" w:type="dxa"/>
      </w:tblCellMar>
    </w:tblPr>
    <w:tcPr>
      <w:vAlign w:val="center"/>
    </w:tc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5" Type="http://schemas.openxmlformats.org/officeDocument/2006/relationships/fontTable" Target="fontTable.xml"/><Relationship Id="rId74" Type="http://schemas.openxmlformats.org/officeDocument/2006/relationships/customXml" Target="../customXml/item2.xml"/><Relationship Id="rId73" Type="http://schemas.openxmlformats.org/officeDocument/2006/relationships/customXml" Target="../customXml/item1.xml"/><Relationship Id="rId72" Type="http://schemas.openxmlformats.org/officeDocument/2006/relationships/image" Target="media/image42.png"/><Relationship Id="rId71" Type="http://schemas.openxmlformats.org/officeDocument/2006/relationships/image" Target="media/image41.png"/><Relationship Id="rId70" Type="http://schemas.openxmlformats.org/officeDocument/2006/relationships/image" Target="media/image40.png"/><Relationship Id="rId7" Type="http://schemas.openxmlformats.org/officeDocument/2006/relationships/footer" Target="footer3.xml"/><Relationship Id="rId69" Type="http://schemas.openxmlformats.org/officeDocument/2006/relationships/image" Target="media/image39.png"/><Relationship Id="rId68" Type="http://schemas.openxmlformats.org/officeDocument/2006/relationships/image" Target="media/image38.png"/><Relationship Id="rId67" Type="http://schemas.openxmlformats.org/officeDocument/2006/relationships/image" Target="media/image37.png"/><Relationship Id="rId66" Type="http://schemas.openxmlformats.org/officeDocument/2006/relationships/image" Target="media/image36.png"/><Relationship Id="rId65" Type="http://schemas.openxmlformats.org/officeDocument/2006/relationships/image" Target="media/image35.png"/><Relationship Id="rId64" Type="http://schemas.openxmlformats.org/officeDocument/2006/relationships/image" Target="media/image34.png"/><Relationship Id="rId63" Type="http://schemas.openxmlformats.org/officeDocument/2006/relationships/image" Target="media/image33.png"/><Relationship Id="rId62" Type="http://schemas.openxmlformats.org/officeDocument/2006/relationships/image" Target="media/image32.png"/><Relationship Id="rId61" Type="http://schemas.openxmlformats.org/officeDocument/2006/relationships/image" Target="media/image31.png"/><Relationship Id="rId60" Type="http://schemas.openxmlformats.org/officeDocument/2006/relationships/image" Target="media/image30.png"/><Relationship Id="rId6" Type="http://schemas.openxmlformats.org/officeDocument/2006/relationships/footer" Target="footer2.xml"/><Relationship Id="rId59" Type="http://schemas.openxmlformats.org/officeDocument/2006/relationships/image" Target="media/image29.png"/><Relationship Id="rId58" Type="http://schemas.openxmlformats.org/officeDocument/2006/relationships/image" Target="media/image28.png"/><Relationship Id="rId57" Type="http://schemas.openxmlformats.org/officeDocument/2006/relationships/image" Target="media/image27.png"/><Relationship Id="rId56" Type="http://schemas.openxmlformats.org/officeDocument/2006/relationships/image" Target="media/image26.png"/><Relationship Id="rId55" Type="http://schemas.openxmlformats.org/officeDocument/2006/relationships/image" Target="media/image25.png"/><Relationship Id="rId54" Type="http://schemas.openxmlformats.org/officeDocument/2006/relationships/image" Target="media/image24.png"/><Relationship Id="rId53" Type="http://schemas.openxmlformats.org/officeDocument/2006/relationships/image" Target="media/image23.png"/><Relationship Id="rId52" Type="http://schemas.openxmlformats.org/officeDocument/2006/relationships/image" Target="media/image22.png"/><Relationship Id="rId51" Type="http://schemas.openxmlformats.org/officeDocument/2006/relationships/image" Target="media/image21.png"/><Relationship Id="rId50" Type="http://schemas.openxmlformats.org/officeDocument/2006/relationships/image" Target="media/image20.png"/><Relationship Id="rId5" Type="http://schemas.openxmlformats.org/officeDocument/2006/relationships/footer" Target="footer1.xml"/><Relationship Id="rId49" Type="http://schemas.openxmlformats.org/officeDocument/2006/relationships/image" Target="media/image19.png"/><Relationship Id="rId48" Type="http://schemas.openxmlformats.org/officeDocument/2006/relationships/image" Target="media/image18.png"/><Relationship Id="rId47" Type="http://schemas.openxmlformats.org/officeDocument/2006/relationships/image" Target="media/image17.png"/><Relationship Id="rId46" Type="http://schemas.openxmlformats.org/officeDocument/2006/relationships/image" Target="media/image16.png"/><Relationship Id="rId45" Type="http://schemas.openxmlformats.org/officeDocument/2006/relationships/image" Target="media/image15.png"/><Relationship Id="rId44" Type="http://schemas.openxmlformats.org/officeDocument/2006/relationships/image" Target="media/image14.png"/><Relationship Id="rId43" Type="http://schemas.openxmlformats.org/officeDocument/2006/relationships/image" Target="media/image13.png"/><Relationship Id="rId42" Type="http://schemas.openxmlformats.org/officeDocument/2006/relationships/image" Target="media/image12.png"/><Relationship Id="rId41" Type="http://schemas.openxmlformats.org/officeDocument/2006/relationships/image" Target="media/image11.png"/><Relationship Id="rId40" Type="http://schemas.openxmlformats.org/officeDocument/2006/relationships/image" Target="media/image10.png"/><Relationship Id="rId4" Type="http://schemas.openxmlformats.org/officeDocument/2006/relationships/endnotes" Target="endnotes.xml"/><Relationship Id="rId39" Type="http://schemas.openxmlformats.org/officeDocument/2006/relationships/image" Target="media/image9.png"/><Relationship Id="rId38" Type="http://schemas.openxmlformats.org/officeDocument/2006/relationships/image" Target="media/image8.png"/><Relationship Id="rId37" Type="http://schemas.openxmlformats.org/officeDocument/2006/relationships/image" Target="media/image7.png"/><Relationship Id="rId36" Type="http://schemas.openxmlformats.org/officeDocument/2006/relationships/image" Target="media/image6.png"/><Relationship Id="rId35" Type="http://schemas.openxmlformats.org/officeDocument/2006/relationships/image" Target="media/image5.png"/><Relationship Id="rId34" Type="http://schemas.openxmlformats.org/officeDocument/2006/relationships/image" Target="media/image4.png"/><Relationship Id="rId33" Type="http://schemas.openxmlformats.org/officeDocument/2006/relationships/image" Target="media/image3.png"/><Relationship Id="rId32" Type="http://schemas.openxmlformats.org/officeDocument/2006/relationships/image" Target="media/image2.png"/><Relationship Id="rId31" Type="http://schemas.openxmlformats.org/officeDocument/2006/relationships/image" Target="media/image1.png"/><Relationship Id="rId30" Type="http://schemas.openxmlformats.org/officeDocument/2006/relationships/theme" Target="theme/theme1.xml"/><Relationship Id="rId3" Type="http://schemas.openxmlformats.org/officeDocument/2006/relationships/footnotes" Target="footnotes.xml"/><Relationship Id="rId29" Type="http://schemas.openxmlformats.org/officeDocument/2006/relationships/footer" Target="footer25.xml"/><Relationship Id="rId28" Type="http://schemas.openxmlformats.org/officeDocument/2006/relationships/footer" Target="footer24.xml"/><Relationship Id="rId27" Type="http://schemas.openxmlformats.org/officeDocument/2006/relationships/footer" Target="footer23.xml"/><Relationship Id="rId26" Type="http://schemas.openxmlformats.org/officeDocument/2006/relationships/footer" Target="footer22.xml"/><Relationship Id="rId25" Type="http://schemas.openxmlformats.org/officeDocument/2006/relationships/footer" Target="footer21.xml"/><Relationship Id="rId24" Type="http://schemas.openxmlformats.org/officeDocument/2006/relationships/footer" Target="footer20.xml"/><Relationship Id="rId23" Type="http://schemas.openxmlformats.org/officeDocument/2006/relationships/footer" Target="footer19.xml"/><Relationship Id="rId22" Type="http://schemas.openxmlformats.org/officeDocument/2006/relationships/footer" Target="footer18.xml"/><Relationship Id="rId21" Type="http://schemas.openxmlformats.org/officeDocument/2006/relationships/footer" Target="footer17.xml"/><Relationship Id="rId20" Type="http://schemas.openxmlformats.org/officeDocument/2006/relationships/footer" Target="footer16.xml"/><Relationship Id="rId2" Type="http://schemas.openxmlformats.org/officeDocument/2006/relationships/settings" Target="settings.xml"/><Relationship Id="rId19" Type="http://schemas.openxmlformats.org/officeDocument/2006/relationships/footer" Target="footer15.xml"/><Relationship Id="rId18" Type="http://schemas.openxmlformats.org/officeDocument/2006/relationships/footer" Target="footer14.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80Z7cPEF9hh2lEzfiPR5ooHBO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4AHIhMVhwN2d0Xzh6ZlFJaXNnZ3RmRTJSbjQyV25vNXpxVTd5</go:docsCustomData>
</go:gDocsCustomXmlDataStorage>
</file>

<file path=customXml/itemProps1.xml><?xml version="1.0" encoding="utf-8"?>
<ds:datastoreItem xmlns:ds="http://schemas.openxmlformats.org/officeDocument/2006/customXml" ds:itemID="{688A5370-04CE-45B1-ACA8-7F8C94EE6F2F}">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251</Pages>
  <Words>4054</Words>
  <Characters>23109</Characters>
  <Lines>192</Lines>
  <Paragraphs>54</Paragraphs>
  <TotalTime>0</TotalTime>
  <ScaleCrop>false</ScaleCrop>
  <LinksUpToDate>false</LinksUpToDate>
  <CharactersWithSpaces>27109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OMTS project team</dc:creator>
  <cp:lastModifiedBy>ADMIN</cp:lastModifiedBy>
  <dcterms:modified xsi:type="dcterms:W3CDTF">2026-10-07T17:39:07Z</dcterms:modified>
  <dc:subject>Reviewed 29 September 2026; 80 active UCs; port flow and references corrected</dc:subject>
  <dc:title>OMTS SRS Report 3 - reviewed use cases and entities</dc:title>
  <cp:revision>197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DFF8E9033D9241FD9848B154979B1AA3_12</vt:lpwstr>
  </property>
</Properties>
</file>